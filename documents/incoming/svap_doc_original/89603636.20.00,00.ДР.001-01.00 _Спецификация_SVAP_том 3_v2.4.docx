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578" w:type="dxa"/>
        <w:tblInd w:w="142" w:type="dxa"/>
        <w:tblLayout w:type="fixed"/>
        <w:tblLook w:val="0000" w:firstRow="0" w:lastRow="0" w:firstColumn="0" w:lastColumn="0" w:noHBand="0" w:noVBand="0"/>
      </w:tblPr>
      <w:tblGrid>
        <w:gridCol w:w="4578"/>
      </w:tblGrid>
      <w:tr w:rsidR="005E57EB" w:rsidRPr="005C6BDA" w14:paraId="3785395E" w14:textId="77777777" w:rsidTr="005E57EB">
        <w:trPr>
          <w:trHeight w:val="20"/>
        </w:trPr>
        <w:tc>
          <w:tcPr>
            <w:tcW w:w="4578" w:type="dxa"/>
          </w:tcPr>
          <w:p w14:paraId="59ED471B" w14:textId="77777777" w:rsidR="005E57EB" w:rsidRPr="005C6BDA" w:rsidRDefault="005E57EB" w:rsidP="006B675E">
            <w:pPr>
              <w:pStyle w:val="GOSTTitul0"/>
            </w:pPr>
            <w:r w:rsidRPr="00A97805">
              <w:rPr>
                <w:sz w:val="24"/>
              </w:rPr>
              <w:br w:type="page"/>
            </w:r>
            <w:r w:rsidRPr="005C6BDA">
              <w:t>УТВЕРЖДАЮ</w:t>
            </w:r>
          </w:p>
          <w:p w14:paraId="7ECDC82C" w14:textId="398D22F8" w:rsidR="005E57EB" w:rsidRPr="005C6BDA" w:rsidRDefault="005E57EB" w:rsidP="006B675E">
            <w:pPr>
              <w:pStyle w:val="GOSTTitul0"/>
            </w:pPr>
            <w:r w:rsidRPr="005C6BDA">
              <w:t>От Федерального казначейства</w:t>
            </w:r>
          </w:p>
        </w:tc>
      </w:tr>
      <w:tr w:rsidR="005E57EB" w:rsidRPr="005C6BDA" w14:paraId="22D3743C" w14:textId="77777777" w:rsidTr="005E57EB">
        <w:trPr>
          <w:trHeight w:val="20"/>
        </w:trPr>
        <w:tc>
          <w:tcPr>
            <w:tcW w:w="4578" w:type="dxa"/>
          </w:tcPr>
          <w:p w14:paraId="3324B8D4" w14:textId="77777777" w:rsidR="005E57EB" w:rsidRPr="005C6BDA" w:rsidRDefault="005E57EB" w:rsidP="00F50BAF">
            <w:pPr>
              <w:pStyle w:val="GOSTTitul0"/>
              <w:rPr>
                <w:rStyle w:val="afffb"/>
              </w:rPr>
            </w:pPr>
          </w:p>
        </w:tc>
      </w:tr>
      <w:tr w:rsidR="005E57EB" w:rsidRPr="005C6BDA" w14:paraId="0CAD0294" w14:textId="77777777" w:rsidTr="005E57EB">
        <w:trPr>
          <w:trHeight w:val="20"/>
        </w:trPr>
        <w:tc>
          <w:tcPr>
            <w:tcW w:w="4578" w:type="dxa"/>
            <w:vAlign w:val="bottom"/>
          </w:tcPr>
          <w:p w14:paraId="003BAEC9" w14:textId="77777777" w:rsidR="005E57EB" w:rsidRPr="005C6BDA" w:rsidRDefault="005E57EB" w:rsidP="001A5048">
            <w:pPr>
              <w:pStyle w:val="-"/>
            </w:pPr>
          </w:p>
        </w:tc>
      </w:tr>
      <w:tr w:rsidR="005E57EB" w:rsidRPr="005C6BDA" w14:paraId="6AC66B0C" w14:textId="77777777" w:rsidTr="005E57EB">
        <w:trPr>
          <w:trHeight w:val="20"/>
        </w:trPr>
        <w:tc>
          <w:tcPr>
            <w:tcW w:w="4578" w:type="dxa"/>
            <w:vAlign w:val="bottom"/>
          </w:tcPr>
          <w:p w14:paraId="36796938" w14:textId="76AA00A1" w:rsidR="005E57EB" w:rsidRPr="005C6BDA" w:rsidRDefault="005E57EB" w:rsidP="001A5048">
            <w:pPr>
              <w:pStyle w:val="-"/>
            </w:pPr>
            <w:r w:rsidRPr="005C6BDA">
              <w:rPr>
                <w:rStyle w:val="afffb"/>
              </w:rPr>
              <w:t xml:space="preserve">                              /                      </w:t>
            </w:r>
            <w:r w:rsidRPr="005C6BDA">
              <w:t xml:space="preserve"> /</w:t>
            </w:r>
          </w:p>
        </w:tc>
      </w:tr>
      <w:tr w:rsidR="005E57EB" w:rsidRPr="005C6BDA" w14:paraId="29D1F0B5" w14:textId="77777777" w:rsidTr="005E57EB">
        <w:trPr>
          <w:trHeight w:val="20"/>
        </w:trPr>
        <w:tc>
          <w:tcPr>
            <w:tcW w:w="4578" w:type="dxa"/>
            <w:vAlign w:val="bottom"/>
          </w:tcPr>
          <w:p w14:paraId="3796A8AE" w14:textId="77777777" w:rsidR="005E57EB" w:rsidRPr="005C6BDA" w:rsidRDefault="005E57EB" w:rsidP="001A5048">
            <w:pPr>
              <w:pStyle w:val="-"/>
            </w:pPr>
          </w:p>
        </w:tc>
      </w:tr>
      <w:tr w:rsidR="005E57EB" w:rsidRPr="005C6BDA" w14:paraId="1E07ADC8" w14:textId="77777777" w:rsidTr="005E57EB">
        <w:trPr>
          <w:trHeight w:val="20"/>
        </w:trPr>
        <w:tc>
          <w:tcPr>
            <w:tcW w:w="4578" w:type="dxa"/>
            <w:vAlign w:val="bottom"/>
          </w:tcPr>
          <w:p w14:paraId="0526012C" w14:textId="3F40F418" w:rsidR="005E57EB" w:rsidRPr="005C6BDA" w:rsidRDefault="005E57EB" w:rsidP="001A5048">
            <w:pPr>
              <w:pStyle w:val="-"/>
            </w:pPr>
            <w:r w:rsidRPr="005C6BDA">
              <w:t>«</w:t>
            </w:r>
            <w:r w:rsidRPr="005C6BDA">
              <w:rPr>
                <w:rStyle w:val="afffb"/>
              </w:rPr>
              <w:t xml:space="preserve">         </w:t>
            </w:r>
            <w:r w:rsidRPr="005C6BDA">
              <w:t>»</w:t>
            </w:r>
            <w:r w:rsidRPr="005C6BDA">
              <w:rPr>
                <w:rStyle w:val="afffb"/>
              </w:rPr>
              <w:t xml:space="preserve">                                    </w:t>
            </w:r>
            <w:r w:rsidRPr="005C6BDA">
              <w:t>20</w:t>
            </w:r>
            <w:r w:rsidRPr="005C6BDA">
              <w:rPr>
                <w:rStyle w:val="afffb"/>
              </w:rPr>
              <w:t xml:space="preserve">     </w:t>
            </w:r>
            <w:r w:rsidRPr="005C6BDA">
              <w:t>г.</w:t>
            </w:r>
          </w:p>
        </w:tc>
      </w:tr>
    </w:tbl>
    <w:p w14:paraId="24C84DC3" w14:textId="51C1562C" w:rsidR="00D87F00" w:rsidRPr="005C6BDA" w:rsidRDefault="00D87F00" w:rsidP="00D87F00">
      <w:pPr>
        <w:pStyle w:val="GOSTTitul1"/>
      </w:pPr>
    </w:p>
    <w:p w14:paraId="335BF44D" w14:textId="6ABA6144" w:rsidR="00D87F00" w:rsidRPr="006B675E" w:rsidRDefault="7D0ACBF4" w:rsidP="006B675E">
      <w:pPr>
        <w:pStyle w:val="GOSTTitul1"/>
      </w:pPr>
      <w:r w:rsidRPr="006B675E">
        <w:t>Государственная интегрированная информационная система управления общественными финансами «Электронный бюджет»</w:t>
      </w:r>
    </w:p>
    <w:p w14:paraId="69B80C3B" w14:textId="77777777" w:rsidR="00D87F00" w:rsidRPr="003E7D32" w:rsidRDefault="00D87F00" w:rsidP="00D87F00">
      <w:pPr>
        <w:pStyle w:val="GOSTTitul1"/>
      </w:pPr>
    </w:p>
    <w:p w14:paraId="217D8F29" w14:textId="77777777" w:rsidR="00F50BAF" w:rsidRPr="005C6BDA" w:rsidRDefault="00F50BAF" w:rsidP="00D87F00">
      <w:pPr>
        <w:pStyle w:val="afff9"/>
      </w:pPr>
    </w:p>
    <w:p w14:paraId="2304F8CF" w14:textId="7B15AD7A" w:rsidR="009439F9" w:rsidRDefault="0016478B" w:rsidP="006B675E">
      <w:pPr>
        <w:pStyle w:val="GOSTTitul2"/>
      </w:pPr>
      <w:r w:rsidRPr="005C6BDA">
        <w:t xml:space="preserve">Требования к взаимодействию </w:t>
      </w:r>
      <w:r w:rsidR="00E0779C">
        <w:t xml:space="preserve">расчетно-финансовой платформы </w:t>
      </w:r>
      <w:r w:rsidR="00E0779C" w:rsidRPr="00BF4F90">
        <w:t>SmartVista Accounting Platform</w:t>
      </w:r>
      <w:r w:rsidR="006B675E">
        <w:t xml:space="preserve"> </w:t>
      </w:r>
      <w:r w:rsidRPr="00B9499D">
        <w:t xml:space="preserve">с </w:t>
      </w:r>
      <w:r w:rsidR="001A7195" w:rsidRPr="00B9499D">
        <w:t>ф</w:t>
      </w:r>
      <w:r w:rsidRPr="00B9499D">
        <w:t>ункциональными подсистемами</w:t>
      </w:r>
    </w:p>
    <w:p w14:paraId="63C90247" w14:textId="492D4FE6" w:rsidR="00D87F00" w:rsidRPr="00B9499D" w:rsidRDefault="7D0ACBF4" w:rsidP="7D0ACBF4">
      <w:pPr>
        <w:pStyle w:val="afff9"/>
        <w:rPr>
          <w:b/>
          <w:bCs/>
          <w:color w:val="auto"/>
          <w:sz w:val="36"/>
          <w:szCs w:val="36"/>
        </w:rPr>
      </w:pPr>
      <w:r w:rsidRPr="7D0ACBF4">
        <w:rPr>
          <w:b/>
          <w:bCs/>
          <w:color w:val="auto"/>
          <w:sz w:val="36"/>
          <w:szCs w:val="36"/>
        </w:rPr>
        <w:t>Версия 2.</w:t>
      </w:r>
      <w:r w:rsidR="005D4E14">
        <w:rPr>
          <w:b/>
          <w:bCs/>
          <w:color w:val="auto"/>
          <w:sz w:val="36"/>
          <w:szCs w:val="36"/>
        </w:rPr>
        <w:t>4</w:t>
      </w:r>
    </w:p>
    <w:p w14:paraId="31695C0C" w14:textId="273923C1" w:rsidR="00D87F00" w:rsidRPr="006B675E" w:rsidRDefault="0CA53A56" w:rsidP="006B675E">
      <w:pPr>
        <w:pStyle w:val="GOSTTitul1"/>
      </w:pPr>
      <w:r w:rsidRPr="006B675E">
        <w:t>Лист утверждения</w:t>
      </w:r>
    </w:p>
    <w:p w14:paraId="31FD14AC" w14:textId="4904B2FC" w:rsidR="00D87F00" w:rsidRPr="00B9499D" w:rsidRDefault="00D87F00" w:rsidP="006B675E">
      <w:pPr>
        <w:pStyle w:val="GOSTTitul0"/>
      </w:pPr>
      <w:r w:rsidRPr="00B9499D">
        <w:t xml:space="preserve">Код документа: </w:t>
      </w:r>
      <w:bookmarkStart w:id="0" w:name="kod_doc"/>
      <w:r w:rsidR="006B675E">
        <w:fldChar w:fldCharType="begin"/>
      </w:r>
      <w:r w:rsidR="006B675E">
        <w:instrText xml:space="preserve"> DOCPROPERTY  DocCode  \* MERGEFORMAT </w:instrText>
      </w:r>
      <w:r w:rsidR="006B675E">
        <w:fldChar w:fldCharType="separate"/>
      </w:r>
      <w:r w:rsidR="001C3732">
        <w:t>89603636.43.01,00.ДР.001-01.00 1(4,8)</w:t>
      </w:r>
      <w:r w:rsidR="006B675E">
        <w:fldChar w:fldCharType="end"/>
      </w:r>
      <w:r w:rsidRPr="00B9499D">
        <w:t>-ЛУ</w:t>
      </w:r>
      <w:bookmarkEnd w:id="0"/>
    </w:p>
    <w:p w14:paraId="550EDBEE" w14:textId="3D43C5C5" w:rsidR="00D87F00" w:rsidRPr="005C6BDA" w:rsidRDefault="00D87F00" w:rsidP="006B675E">
      <w:pPr>
        <w:pStyle w:val="GOSTTitul0"/>
      </w:pPr>
      <w:r w:rsidRPr="00B9499D">
        <w:t xml:space="preserve">Государственный контракт </w:t>
      </w:r>
      <w:r w:rsidR="009F2007" w:rsidRPr="00B9499D">
        <w:t xml:space="preserve">от </w:t>
      </w:r>
      <w:r w:rsidR="00E0779C">
        <w:t>30.09</w:t>
      </w:r>
      <w:r w:rsidR="005E57EB" w:rsidRPr="003E7D32">
        <w:t>.2022</w:t>
      </w:r>
      <w:r w:rsidR="005E57EB">
        <w:t xml:space="preserve"> </w:t>
      </w:r>
      <w:r w:rsidR="005E57EB" w:rsidRPr="003E7D32">
        <w:t>№ </w:t>
      </w:r>
      <w:r w:rsidR="00E0779C" w:rsidRPr="000F44A2">
        <w:t>ФКУ0502/09</w:t>
      </w:r>
      <w:r w:rsidR="005E57EB" w:rsidRPr="003E7D32">
        <w:t>/2022/</w:t>
      </w:r>
      <w:r w:rsidR="00E0779C" w:rsidRPr="000F44A2">
        <w:t>ЭГИС</w:t>
      </w:r>
    </w:p>
    <w:p w14:paraId="3618244F" w14:textId="77777777" w:rsidR="00D87F00" w:rsidRPr="005C6BDA" w:rsidRDefault="00D87F00" w:rsidP="00D87F00">
      <w:pPr>
        <w:pStyle w:val="afff9"/>
      </w:pPr>
    </w:p>
    <w:p w14:paraId="44DE7283" w14:textId="77777777" w:rsidR="00D87F00" w:rsidRPr="00B9499D" w:rsidRDefault="00D87F00" w:rsidP="00D87F00">
      <w:pPr>
        <w:pStyle w:val="afff9"/>
      </w:pPr>
    </w:p>
    <w:p w14:paraId="24DBE222" w14:textId="2E81F765" w:rsidR="00D87F00" w:rsidRPr="00B9499D" w:rsidRDefault="00D87F00" w:rsidP="00D87F00">
      <w:pPr>
        <w:pStyle w:val="afff9"/>
      </w:pPr>
    </w:p>
    <w:tbl>
      <w:tblPr>
        <w:tblW w:w="9889" w:type="dxa"/>
        <w:jc w:val="center"/>
        <w:tblLayout w:type="fixed"/>
        <w:tblLook w:val="0000" w:firstRow="0" w:lastRow="0" w:firstColumn="0" w:lastColumn="0" w:noHBand="0" w:noVBand="0"/>
      </w:tblPr>
      <w:tblGrid>
        <w:gridCol w:w="4360"/>
        <w:gridCol w:w="951"/>
        <w:gridCol w:w="4578"/>
      </w:tblGrid>
      <w:tr w:rsidR="00D87F00" w:rsidRPr="00B9499D" w14:paraId="4244DB44" w14:textId="77777777" w:rsidTr="001A5048">
        <w:trPr>
          <w:trHeight w:val="20"/>
          <w:jc w:val="center"/>
        </w:trPr>
        <w:tc>
          <w:tcPr>
            <w:tcW w:w="4360" w:type="dxa"/>
          </w:tcPr>
          <w:p w14:paraId="227F0453" w14:textId="77777777" w:rsidR="00D87F00" w:rsidRPr="00B9499D" w:rsidRDefault="00D87F00" w:rsidP="006B675E">
            <w:pPr>
              <w:pStyle w:val="GOSTTitul0"/>
            </w:pPr>
            <w:r w:rsidRPr="00B9499D">
              <w:t>СОГЛАСОВАНО</w:t>
            </w:r>
          </w:p>
        </w:tc>
        <w:tc>
          <w:tcPr>
            <w:tcW w:w="951" w:type="dxa"/>
          </w:tcPr>
          <w:p w14:paraId="7DD5B30C" w14:textId="77777777" w:rsidR="00D87F00" w:rsidRPr="00B9499D" w:rsidRDefault="00D87F00" w:rsidP="006B675E">
            <w:pPr>
              <w:pStyle w:val="GOSTTitul0"/>
            </w:pPr>
          </w:p>
        </w:tc>
        <w:tc>
          <w:tcPr>
            <w:tcW w:w="4578" w:type="dxa"/>
          </w:tcPr>
          <w:p w14:paraId="0A42DDD5" w14:textId="77777777" w:rsidR="00D87F00" w:rsidRPr="00B9499D" w:rsidRDefault="00D87F00" w:rsidP="006B675E">
            <w:pPr>
              <w:pStyle w:val="GOSTTitul0"/>
            </w:pPr>
            <w:r w:rsidRPr="00B9499D">
              <w:t>СОГЛАСОВАНО</w:t>
            </w:r>
          </w:p>
        </w:tc>
      </w:tr>
      <w:tr w:rsidR="00D87F00" w:rsidRPr="00B9499D" w14:paraId="00298679" w14:textId="77777777" w:rsidTr="001A5048">
        <w:trPr>
          <w:trHeight w:val="20"/>
          <w:jc w:val="center"/>
        </w:trPr>
        <w:tc>
          <w:tcPr>
            <w:tcW w:w="4360" w:type="dxa"/>
          </w:tcPr>
          <w:p w14:paraId="669CA3F5" w14:textId="77777777" w:rsidR="00D87F00" w:rsidRPr="00B9499D" w:rsidRDefault="00D87F00" w:rsidP="006B675E">
            <w:pPr>
              <w:pStyle w:val="GOSTTitul0"/>
            </w:pPr>
            <w:r w:rsidRPr="00B9499D">
              <w:t>От Федерального казначейства</w:t>
            </w:r>
          </w:p>
        </w:tc>
        <w:tc>
          <w:tcPr>
            <w:tcW w:w="951" w:type="dxa"/>
          </w:tcPr>
          <w:p w14:paraId="224AC932" w14:textId="77777777" w:rsidR="00D87F00" w:rsidRPr="00B9499D" w:rsidRDefault="00D87F00" w:rsidP="006B675E">
            <w:pPr>
              <w:pStyle w:val="GOSTTitul0"/>
            </w:pPr>
          </w:p>
        </w:tc>
        <w:tc>
          <w:tcPr>
            <w:tcW w:w="4578" w:type="dxa"/>
          </w:tcPr>
          <w:p w14:paraId="2A1538D0" w14:textId="0B68B065" w:rsidR="00D87F00" w:rsidRPr="00B9499D" w:rsidRDefault="00D87F00" w:rsidP="006B675E">
            <w:pPr>
              <w:pStyle w:val="GOSTTitul0"/>
            </w:pPr>
            <w:r w:rsidRPr="00B9499D">
              <w:t>От ООО «</w:t>
            </w:r>
            <w:r w:rsidR="001A7195" w:rsidRPr="00B9499D">
              <w:rPr>
                <w:szCs w:val="24"/>
              </w:rPr>
              <w:t>БП</w:t>
            </w:r>
            <w:r w:rsidR="001A7195" w:rsidRPr="00B9499D">
              <w:rPr>
                <w:szCs w:val="24"/>
                <w:lang w:val="en-US"/>
              </w:rPr>
              <w:t>C</w:t>
            </w:r>
            <w:r w:rsidR="001A7195" w:rsidRPr="00B9499D">
              <w:rPr>
                <w:szCs w:val="24"/>
              </w:rPr>
              <w:t xml:space="preserve"> Инновационные программные решения</w:t>
            </w:r>
            <w:r w:rsidRPr="00B9499D">
              <w:t>»</w:t>
            </w:r>
          </w:p>
          <w:p w14:paraId="0B315F81" w14:textId="77777777" w:rsidR="00D87F00" w:rsidRPr="00B9499D" w:rsidRDefault="00D87F00" w:rsidP="006B675E">
            <w:pPr>
              <w:pStyle w:val="GOSTTitul0"/>
            </w:pPr>
          </w:p>
        </w:tc>
      </w:tr>
      <w:tr w:rsidR="00D87F00" w:rsidRPr="00B9499D" w14:paraId="0B0049EA" w14:textId="77777777" w:rsidTr="001A5048">
        <w:trPr>
          <w:trHeight w:val="20"/>
          <w:jc w:val="center"/>
        </w:trPr>
        <w:tc>
          <w:tcPr>
            <w:tcW w:w="4360" w:type="dxa"/>
            <w:vAlign w:val="bottom"/>
          </w:tcPr>
          <w:p w14:paraId="541882AF" w14:textId="77777777" w:rsidR="00D87F00" w:rsidRPr="00B9499D" w:rsidRDefault="00D87F00" w:rsidP="001A5048">
            <w:pPr>
              <w:pStyle w:val="-"/>
            </w:pPr>
          </w:p>
        </w:tc>
        <w:tc>
          <w:tcPr>
            <w:tcW w:w="951" w:type="dxa"/>
            <w:vAlign w:val="bottom"/>
          </w:tcPr>
          <w:p w14:paraId="4B5A4C4A" w14:textId="77777777" w:rsidR="00D87F00" w:rsidRPr="00B9499D" w:rsidRDefault="00D87F00" w:rsidP="001A5048">
            <w:pPr>
              <w:pStyle w:val="-"/>
            </w:pPr>
          </w:p>
        </w:tc>
        <w:tc>
          <w:tcPr>
            <w:tcW w:w="4578" w:type="dxa"/>
            <w:vAlign w:val="bottom"/>
          </w:tcPr>
          <w:p w14:paraId="622D9D81" w14:textId="77777777" w:rsidR="00D87F00" w:rsidRPr="00B9499D" w:rsidRDefault="00D87F00" w:rsidP="001A5048">
            <w:pPr>
              <w:pStyle w:val="-"/>
            </w:pPr>
          </w:p>
        </w:tc>
      </w:tr>
      <w:tr w:rsidR="00D87F00" w:rsidRPr="00B9499D" w14:paraId="2D17A352" w14:textId="77777777" w:rsidTr="001A5048">
        <w:trPr>
          <w:trHeight w:val="20"/>
          <w:jc w:val="center"/>
        </w:trPr>
        <w:tc>
          <w:tcPr>
            <w:tcW w:w="4360" w:type="dxa"/>
            <w:vAlign w:val="bottom"/>
          </w:tcPr>
          <w:p w14:paraId="252046A3" w14:textId="0C55D810" w:rsidR="00D87F00" w:rsidRPr="00B9499D" w:rsidRDefault="00D87F00" w:rsidP="001A5048">
            <w:pPr>
              <w:pStyle w:val="-"/>
            </w:pPr>
            <w:r w:rsidRPr="00B9499D">
              <w:rPr>
                <w:rStyle w:val="afffb"/>
              </w:rPr>
              <w:t xml:space="preserve">                             </w:t>
            </w:r>
            <w:r w:rsidRPr="00B9499D">
              <w:t xml:space="preserve">/ </w:t>
            </w:r>
            <w:r w:rsidR="00F50BAF" w:rsidRPr="00B9499D">
              <w:rPr>
                <w:rStyle w:val="afffb"/>
              </w:rPr>
              <w:t xml:space="preserve">               </w:t>
            </w:r>
            <w:r w:rsidR="00A97805" w:rsidRPr="00B9499D">
              <w:rPr>
                <w:rStyle w:val="afffb"/>
              </w:rPr>
              <w:t xml:space="preserve">    </w:t>
            </w:r>
            <w:r w:rsidR="00F50BAF" w:rsidRPr="00B9499D">
              <w:rPr>
                <w:rStyle w:val="afffb"/>
              </w:rPr>
              <w:t xml:space="preserve">      </w:t>
            </w:r>
            <w:r w:rsidRPr="00B9499D">
              <w:t>/</w:t>
            </w:r>
          </w:p>
        </w:tc>
        <w:tc>
          <w:tcPr>
            <w:tcW w:w="951" w:type="dxa"/>
            <w:vAlign w:val="bottom"/>
          </w:tcPr>
          <w:p w14:paraId="6242B0A2" w14:textId="77777777" w:rsidR="00D87F00" w:rsidRPr="00B9499D" w:rsidRDefault="00D87F00" w:rsidP="001A5048">
            <w:pPr>
              <w:pStyle w:val="-"/>
            </w:pPr>
          </w:p>
        </w:tc>
        <w:tc>
          <w:tcPr>
            <w:tcW w:w="4578" w:type="dxa"/>
            <w:vAlign w:val="bottom"/>
          </w:tcPr>
          <w:p w14:paraId="337F1364" w14:textId="77777777" w:rsidR="00D87F00" w:rsidRPr="00B9499D" w:rsidRDefault="00D87F00" w:rsidP="001A5048">
            <w:pPr>
              <w:pStyle w:val="-"/>
            </w:pPr>
            <w:r w:rsidRPr="00B9499D">
              <w:rPr>
                <w:rStyle w:val="afffb"/>
              </w:rPr>
              <w:t xml:space="preserve">                             / </w:t>
            </w:r>
            <w:r w:rsidRPr="00B9499D">
              <w:t>Д.В. Бубнов/</w:t>
            </w:r>
          </w:p>
        </w:tc>
      </w:tr>
      <w:tr w:rsidR="00D87F00" w:rsidRPr="00B9499D" w14:paraId="51EFCD80" w14:textId="77777777" w:rsidTr="001A5048">
        <w:trPr>
          <w:trHeight w:val="20"/>
          <w:jc w:val="center"/>
        </w:trPr>
        <w:tc>
          <w:tcPr>
            <w:tcW w:w="4360" w:type="dxa"/>
            <w:vAlign w:val="bottom"/>
          </w:tcPr>
          <w:p w14:paraId="7EE138E8" w14:textId="77777777" w:rsidR="00D87F00" w:rsidRPr="00B9499D" w:rsidRDefault="00D87F00" w:rsidP="001A5048">
            <w:pPr>
              <w:pStyle w:val="-"/>
            </w:pPr>
          </w:p>
        </w:tc>
        <w:tc>
          <w:tcPr>
            <w:tcW w:w="951" w:type="dxa"/>
            <w:vAlign w:val="bottom"/>
          </w:tcPr>
          <w:p w14:paraId="21511E5C" w14:textId="77777777" w:rsidR="00D87F00" w:rsidRPr="00B9499D" w:rsidRDefault="00D87F00" w:rsidP="001A5048">
            <w:pPr>
              <w:pStyle w:val="-"/>
            </w:pPr>
          </w:p>
        </w:tc>
        <w:tc>
          <w:tcPr>
            <w:tcW w:w="4578" w:type="dxa"/>
            <w:vAlign w:val="bottom"/>
          </w:tcPr>
          <w:p w14:paraId="40066F7C" w14:textId="77777777" w:rsidR="00D87F00" w:rsidRPr="00B9499D" w:rsidRDefault="00D87F00" w:rsidP="001A5048">
            <w:pPr>
              <w:pStyle w:val="-"/>
            </w:pPr>
          </w:p>
        </w:tc>
      </w:tr>
      <w:tr w:rsidR="00D87F00" w:rsidRPr="00B9499D" w14:paraId="75565437" w14:textId="77777777" w:rsidTr="001A5048">
        <w:trPr>
          <w:trHeight w:val="20"/>
          <w:jc w:val="center"/>
        </w:trPr>
        <w:tc>
          <w:tcPr>
            <w:tcW w:w="4360" w:type="dxa"/>
            <w:vAlign w:val="bottom"/>
          </w:tcPr>
          <w:p w14:paraId="77AB7F17" w14:textId="5C393341" w:rsidR="00D87F00" w:rsidRPr="00B9499D" w:rsidRDefault="00D87F00" w:rsidP="001A5048">
            <w:pPr>
              <w:pStyle w:val="-"/>
            </w:pPr>
            <w:r w:rsidRPr="00B9499D">
              <w:t>«</w:t>
            </w:r>
            <w:r w:rsidRPr="00B9499D">
              <w:rPr>
                <w:rStyle w:val="afffb"/>
              </w:rPr>
              <w:t xml:space="preserve">         </w:t>
            </w:r>
            <w:r w:rsidRPr="00B9499D">
              <w:t>»</w:t>
            </w:r>
            <w:r w:rsidRPr="00B9499D">
              <w:rPr>
                <w:rStyle w:val="afffb"/>
              </w:rPr>
              <w:t xml:space="preserve">                                  </w:t>
            </w:r>
            <w:r w:rsidRPr="00B9499D">
              <w:t>20</w:t>
            </w:r>
            <w:r w:rsidRPr="00B9499D">
              <w:rPr>
                <w:rStyle w:val="afffb"/>
                <w:u w:val="none"/>
              </w:rPr>
              <w:t>2</w:t>
            </w:r>
            <w:r w:rsidR="00AA6712" w:rsidRPr="00B9499D">
              <w:rPr>
                <w:rStyle w:val="afffb"/>
                <w:u w:val="none"/>
              </w:rPr>
              <w:t>2</w:t>
            </w:r>
            <w:r w:rsidRPr="00B9499D">
              <w:rPr>
                <w:rStyle w:val="afffb"/>
                <w:u w:val="none"/>
              </w:rPr>
              <w:t xml:space="preserve"> </w:t>
            </w:r>
            <w:r w:rsidRPr="00B9499D">
              <w:t>г.</w:t>
            </w:r>
          </w:p>
        </w:tc>
        <w:tc>
          <w:tcPr>
            <w:tcW w:w="951" w:type="dxa"/>
            <w:vAlign w:val="bottom"/>
          </w:tcPr>
          <w:p w14:paraId="09377C29" w14:textId="77777777" w:rsidR="00D87F00" w:rsidRPr="00B9499D" w:rsidRDefault="00D87F00" w:rsidP="001A5048">
            <w:pPr>
              <w:pStyle w:val="-"/>
            </w:pPr>
          </w:p>
        </w:tc>
        <w:tc>
          <w:tcPr>
            <w:tcW w:w="4578" w:type="dxa"/>
            <w:vAlign w:val="bottom"/>
          </w:tcPr>
          <w:p w14:paraId="30A2EC77" w14:textId="01A2A7E6" w:rsidR="00D87F00" w:rsidRPr="00B9499D" w:rsidRDefault="00D87F00" w:rsidP="001A5048">
            <w:pPr>
              <w:pStyle w:val="-"/>
            </w:pPr>
            <w:r w:rsidRPr="00B9499D">
              <w:t>«</w:t>
            </w:r>
            <w:r w:rsidRPr="00B9499D">
              <w:rPr>
                <w:rStyle w:val="afffb"/>
              </w:rPr>
              <w:t xml:space="preserve">         </w:t>
            </w:r>
            <w:r w:rsidRPr="00B9499D">
              <w:t>»</w:t>
            </w:r>
            <w:r w:rsidRPr="00B9499D">
              <w:rPr>
                <w:rStyle w:val="afffb"/>
              </w:rPr>
              <w:t xml:space="preserve">                                     </w:t>
            </w:r>
            <w:r w:rsidRPr="00B9499D">
              <w:t>202</w:t>
            </w:r>
            <w:r w:rsidR="00AA6712" w:rsidRPr="00B9499D">
              <w:t>2</w:t>
            </w:r>
            <w:r w:rsidRPr="00B9499D">
              <w:t xml:space="preserve"> г.</w:t>
            </w:r>
          </w:p>
        </w:tc>
      </w:tr>
    </w:tbl>
    <w:p w14:paraId="4CCAA30D" w14:textId="5014ADE0" w:rsidR="00D87F00" w:rsidRPr="00B9499D" w:rsidRDefault="00D87F00">
      <w:r w:rsidRPr="00B9499D">
        <w:br w:type="page"/>
      </w:r>
    </w:p>
    <w:tbl>
      <w:tblPr>
        <w:tblW w:w="4965" w:type="pct"/>
        <w:tblInd w:w="-74" w:type="dxa"/>
        <w:tblLook w:val="0000" w:firstRow="0" w:lastRow="0" w:firstColumn="0" w:lastColumn="0" w:noHBand="0" w:noVBand="0"/>
      </w:tblPr>
      <w:tblGrid>
        <w:gridCol w:w="6066"/>
        <w:gridCol w:w="3505"/>
      </w:tblGrid>
      <w:tr w:rsidR="00606F3C" w:rsidRPr="00B9499D" w14:paraId="4715DD2B" w14:textId="77777777" w:rsidTr="00F16B36">
        <w:trPr>
          <w:trHeight w:val="2098"/>
        </w:trPr>
        <w:tc>
          <w:tcPr>
            <w:tcW w:w="3169" w:type="pct"/>
          </w:tcPr>
          <w:p w14:paraId="76940BA4" w14:textId="176A0CFC" w:rsidR="00606F3C" w:rsidRPr="00B9499D" w:rsidRDefault="005E57EB" w:rsidP="006B675E">
            <w:pPr>
              <w:pStyle w:val="GOSTTitul0"/>
            </w:pPr>
            <w:r w:rsidRPr="00B9499D">
              <w:lastRenderedPageBreak/>
              <w:t>УТВЕРЖДЕН</w:t>
            </w:r>
          </w:p>
          <w:p w14:paraId="288F7928" w14:textId="1B065066" w:rsidR="00F16B36" w:rsidRDefault="00041A39" w:rsidP="006B675E">
            <w:pPr>
              <w:pStyle w:val="GOSTTitul0"/>
            </w:pPr>
            <w:fldSimple w:instr=" DOCPROPERTY  DocCode  \* MERGEFORMAT ">
              <w:r w:rsidR="001C3732">
                <w:t>89603636.43.01,00.ДР.001-01.00 1(4,8)</w:t>
              </w:r>
            </w:fldSimple>
            <w:r w:rsidR="00606F3C" w:rsidRPr="00B9499D">
              <w:t>-ЛУ</w:t>
            </w:r>
          </w:p>
          <w:p w14:paraId="62370752" w14:textId="3AA3F8F1" w:rsidR="00606F3C" w:rsidRPr="00F16B36" w:rsidRDefault="00606F3C" w:rsidP="006B675E">
            <w:pPr>
              <w:pStyle w:val="GOSTTitul0"/>
            </w:pPr>
          </w:p>
        </w:tc>
        <w:tc>
          <w:tcPr>
            <w:tcW w:w="1831" w:type="pct"/>
          </w:tcPr>
          <w:p w14:paraId="2327C0A2" w14:textId="77777777" w:rsidR="00606F3C" w:rsidRPr="00B9499D" w:rsidRDefault="00606F3C">
            <w:pPr>
              <w:pStyle w:val="GOSTTitul0"/>
            </w:pPr>
          </w:p>
        </w:tc>
      </w:tr>
      <w:tr w:rsidR="00B44F3A" w:rsidRPr="00B9499D" w14:paraId="45B06BDC" w14:textId="77777777" w:rsidTr="00F16B36">
        <w:trPr>
          <w:trHeight w:val="1293"/>
        </w:trPr>
        <w:tc>
          <w:tcPr>
            <w:tcW w:w="5000" w:type="pct"/>
            <w:gridSpan w:val="2"/>
            <w:vAlign w:val="center"/>
          </w:tcPr>
          <w:p w14:paraId="34052D87" w14:textId="7C8D08B0" w:rsidR="00B44F3A" w:rsidRPr="006B675E" w:rsidRDefault="0026652C" w:rsidP="006B675E">
            <w:pPr>
              <w:pStyle w:val="GOSTTitul1"/>
            </w:pPr>
            <w:r w:rsidRPr="006B675E">
              <w:t>Государственная интегрированная информационная система управления общественными финансами «Э</w:t>
            </w:r>
            <w:r w:rsidR="00E67B62" w:rsidRPr="006B675E">
              <w:t>лектронный бюджет»</w:t>
            </w:r>
          </w:p>
        </w:tc>
      </w:tr>
      <w:tr w:rsidR="00B44F3A" w:rsidRPr="00B9499D" w14:paraId="12AB8246" w14:textId="77777777" w:rsidTr="00F16B36">
        <w:trPr>
          <w:trHeight w:val="68"/>
        </w:trPr>
        <w:tc>
          <w:tcPr>
            <w:tcW w:w="5000" w:type="pct"/>
            <w:gridSpan w:val="2"/>
            <w:vAlign w:val="center"/>
          </w:tcPr>
          <w:p w14:paraId="1C26AC45" w14:textId="2CD564B5" w:rsidR="00F16B36" w:rsidRPr="00B9499D" w:rsidRDefault="00F16B36" w:rsidP="00E67B62">
            <w:pPr>
              <w:pStyle w:val="GOSTTitul1"/>
              <w:jc w:val="both"/>
            </w:pPr>
          </w:p>
        </w:tc>
      </w:tr>
      <w:tr w:rsidR="002F5B7D" w:rsidRPr="00B9499D" w14:paraId="2BDD3B3F" w14:textId="77777777" w:rsidTr="00F16B36">
        <w:tc>
          <w:tcPr>
            <w:tcW w:w="5000" w:type="pct"/>
            <w:gridSpan w:val="2"/>
            <w:vAlign w:val="bottom"/>
          </w:tcPr>
          <w:p w14:paraId="253461F7" w14:textId="3C895248" w:rsidR="009439F9" w:rsidRDefault="001A7195" w:rsidP="006B675E">
            <w:pPr>
              <w:pStyle w:val="GOSTTitul2"/>
            </w:pPr>
            <w:r w:rsidRPr="00B9499D">
              <w:t xml:space="preserve">Требования к взаимодействию </w:t>
            </w:r>
            <w:r w:rsidR="00E0779C">
              <w:t xml:space="preserve">расчетно-финансовой платформы </w:t>
            </w:r>
            <w:r w:rsidR="00E0779C" w:rsidRPr="00BF4F90">
              <w:t>SmartVista Accounting Platform</w:t>
            </w:r>
            <w:r w:rsidR="006B675E" w:rsidRPr="006B675E">
              <w:t xml:space="preserve"> </w:t>
            </w:r>
            <w:r w:rsidRPr="00B9499D">
              <w:t>с функциональными подсистемами</w:t>
            </w:r>
          </w:p>
          <w:p w14:paraId="1A4D9432" w14:textId="5B9F9FD4" w:rsidR="00E67B62" w:rsidRPr="000F52F5" w:rsidRDefault="008675F3" w:rsidP="006B675E">
            <w:pPr>
              <w:pStyle w:val="GOSTTitulnamedoc"/>
            </w:pPr>
            <w:r w:rsidRPr="000F52F5">
              <w:t>Том 3</w:t>
            </w:r>
          </w:p>
          <w:p w14:paraId="58B17B8A" w14:textId="186C77F0" w:rsidR="002F5B7D" w:rsidRPr="00E67B62" w:rsidRDefault="008675F3" w:rsidP="006B675E">
            <w:pPr>
              <w:pStyle w:val="GOSTTitulnamedoc"/>
            </w:pPr>
            <w:r w:rsidRPr="000F52F5">
              <w:t>Требования к передаче данных для отражения в учете операций со средствами поступлений, являющихся источниками формирования доходов бюджетов бюджетной системы Российской Федерации</w:t>
            </w:r>
          </w:p>
        </w:tc>
      </w:tr>
      <w:tr w:rsidR="00D45C06" w:rsidRPr="00B9499D" w14:paraId="068F1F26" w14:textId="77777777" w:rsidTr="00F16B36">
        <w:tc>
          <w:tcPr>
            <w:tcW w:w="5000" w:type="pct"/>
            <w:gridSpan w:val="2"/>
            <w:vAlign w:val="center"/>
          </w:tcPr>
          <w:p w14:paraId="0D07E68D" w14:textId="77777777" w:rsidR="006B675E" w:rsidRDefault="006B675E" w:rsidP="006B675E">
            <w:pPr>
              <w:pStyle w:val="GOSTTitul0"/>
            </w:pPr>
            <w:r>
              <w:t>Версия 2.4</w:t>
            </w:r>
          </w:p>
          <w:p w14:paraId="613698C1" w14:textId="23153572" w:rsidR="00F16B36" w:rsidRPr="00B9499D" w:rsidRDefault="00F16B36">
            <w:pPr>
              <w:pStyle w:val="GOSTTitul0"/>
            </w:pPr>
          </w:p>
        </w:tc>
      </w:tr>
      <w:tr w:rsidR="00D45C06" w:rsidRPr="00B9499D" w14:paraId="1E7C5305" w14:textId="77777777" w:rsidTr="00F16B36">
        <w:tc>
          <w:tcPr>
            <w:tcW w:w="5000" w:type="pct"/>
            <w:gridSpan w:val="2"/>
            <w:vAlign w:val="center"/>
          </w:tcPr>
          <w:p w14:paraId="3BAAB206" w14:textId="308CC2FB" w:rsidR="00D45C06" w:rsidRPr="006B675E" w:rsidRDefault="00D45C06" w:rsidP="006B675E">
            <w:pPr>
              <w:pStyle w:val="GOSTTitul0"/>
            </w:pPr>
            <w:r w:rsidRPr="006B675E">
              <w:t xml:space="preserve">Код документа: </w:t>
            </w:r>
            <w:fldSimple w:instr=" DOCPROPERTY  DocCode  \* MERGEFORMAT ">
              <w:r w:rsidR="001C3732">
                <w:t>89603636.43.01,00.ДР.001-01.00 1(4,8)</w:t>
              </w:r>
            </w:fldSimple>
          </w:p>
        </w:tc>
      </w:tr>
      <w:tr w:rsidR="00D45C06" w:rsidRPr="00B9499D" w14:paraId="14137F5E" w14:textId="77777777" w:rsidTr="00F16B36">
        <w:tc>
          <w:tcPr>
            <w:tcW w:w="5000" w:type="pct"/>
            <w:gridSpan w:val="2"/>
            <w:vAlign w:val="center"/>
          </w:tcPr>
          <w:p w14:paraId="22899B32" w14:textId="77777777" w:rsidR="00D45C06" w:rsidRPr="00B9499D" w:rsidRDefault="00D45C06" w:rsidP="00124067">
            <w:pPr>
              <w:pStyle w:val="GOSTTitul0"/>
            </w:pPr>
          </w:p>
        </w:tc>
      </w:tr>
      <w:tr w:rsidR="00D45C06" w:rsidRPr="00B9499D" w14:paraId="5ACC997F" w14:textId="77777777" w:rsidTr="00F16B36">
        <w:tc>
          <w:tcPr>
            <w:tcW w:w="5000" w:type="pct"/>
            <w:gridSpan w:val="2"/>
            <w:vAlign w:val="center"/>
          </w:tcPr>
          <w:p w14:paraId="4B0A0773" w14:textId="556BF98A" w:rsidR="00D45C06" w:rsidRPr="006B675E" w:rsidRDefault="00D45C06" w:rsidP="006B675E">
            <w:pPr>
              <w:pStyle w:val="GOSTTitul0"/>
            </w:pPr>
            <w:r w:rsidRPr="006B675E">
              <w:t xml:space="preserve">Листов: </w:t>
            </w:r>
            <w:fldSimple w:instr=" DOCPROPERTY  Pages  \* MERGEFORMAT ">
              <w:r w:rsidR="001C3732">
                <w:t>189</w:t>
              </w:r>
            </w:fldSimple>
          </w:p>
        </w:tc>
      </w:tr>
      <w:tr w:rsidR="00D45C06" w:rsidRPr="00B9499D" w14:paraId="004A6969" w14:textId="77777777" w:rsidTr="00F16B36">
        <w:tc>
          <w:tcPr>
            <w:tcW w:w="5000" w:type="pct"/>
            <w:gridSpan w:val="2"/>
          </w:tcPr>
          <w:p w14:paraId="7ABEAEF2" w14:textId="5D3DA3FF" w:rsidR="00F16B36" w:rsidRPr="00B9499D" w:rsidRDefault="00F16B36" w:rsidP="00E67B62">
            <w:pPr>
              <w:pStyle w:val="GOSTTitul0"/>
              <w:jc w:val="both"/>
            </w:pPr>
          </w:p>
        </w:tc>
      </w:tr>
    </w:tbl>
    <w:p w14:paraId="41BA9F69" w14:textId="77777777" w:rsidR="00D45C06" w:rsidRPr="00B9499D" w:rsidRDefault="00D45C06">
      <w:pPr>
        <w:sectPr w:rsidR="00D45C06" w:rsidRPr="00B9499D" w:rsidSect="00902685">
          <w:headerReference w:type="default" r:id="rId11"/>
          <w:footerReference w:type="default" r:id="rId12"/>
          <w:headerReference w:type="first" r:id="rId13"/>
          <w:footerReference w:type="first" r:id="rId14"/>
          <w:pgSz w:w="11906" w:h="16838" w:code="9"/>
          <w:pgMar w:top="1134" w:right="567" w:bottom="851" w:left="1701" w:header="567" w:footer="284" w:gutter="0"/>
          <w:cols w:space="708"/>
          <w:docGrid w:linePitch="360"/>
        </w:sectPr>
      </w:pPr>
    </w:p>
    <w:p w14:paraId="2F8256D0" w14:textId="77777777" w:rsidR="00C97134" w:rsidRPr="00B9499D" w:rsidRDefault="009A3C13" w:rsidP="0090097B">
      <w:pPr>
        <w:pStyle w:val="GOSTSign"/>
      </w:pPr>
      <w:bookmarkStart w:id="1" w:name="_Toc176584673"/>
      <w:bookmarkStart w:id="2" w:name="_Toc176584802"/>
      <w:bookmarkStart w:id="3" w:name="_Toc180297702"/>
      <w:bookmarkStart w:id="4" w:name="_Toc180308527"/>
      <w:r w:rsidRPr="00B9499D">
        <w:lastRenderedPageBreak/>
        <w:t>Аннотация</w:t>
      </w:r>
    </w:p>
    <w:p w14:paraId="607B8758" w14:textId="4C8BF974" w:rsidR="00E0779C" w:rsidRPr="00FC090F" w:rsidRDefault="00E0779C" w:rsidP="00E0779C">
      <w:pPr>
        <w:pStyle w:val="GOSTNormal"/>
      </w:pPr>
      <w:r w:rsidRPr="00B9499D">
        <w:t xml:space="preserve">Настоящий документ представляет собой требования к взаимодействию </w:t>
      </w:r>
      <w:r>
        <w:t>расчетно-финансовой</w:t>
      </w:r>
      <w:r w:rsidRPr="00BF4F90">
        <w:t xml:space="preserve"> платформы SmartVista Accounting Platform</w:t>
      </w:r>
      <w:r w:rsidRPr="00B9499D">
        <w:t xml:space="preserve"> с функциональными подсистемами</w:t>
      </w:r>
      <w:r>
        <w:t xml:space="preserve"> государственной </w:t>
      </w:r>
      <w:r w:rsidRPr="00B9499D">
        <w:t>интегрир</w:t>
      </w:r>
      <w:r>
        <w:t xml:space="preserve">ованной информационной системы </w:t>
      </w:r>
      <w:r w:rsidRPr="00B9499D">
        <w:t>управления общественными финансами «Электронный бюджет»</w:t>
      </w:r>
      <w:r>
        <w:t xml:space="preserve">, оператором которых является </w:t>
      </w:r>
      <w:r w:rsidRPr="000F44A2">
        <w:t>Федерально</w:t>
      </w:r>
      <w:r w:rsidR="009439F9">
        <w:t>е</w:t>
      </w:r>
      <w:r w:rsidRPr="000F44A2">
        <w:t xml:space="preserve"> </w:t>
      </w:r>
      <w:r w:rsidRPr="00FC090F">
        <w:t>казначейств</w:t>
      </w:r>
      <w:r w:rsidR="009439F9" w:rsidRPr="00FC090F">
        <w:t>о</w:t>
      </w:r>
      <w:r w:rsidRPr="00FC090F">
        <w:t>.</w:t>
      </w:r>
    </w:p>
    <w:p w14:paraId="30EDBEB1" w14:textId="04AA7725" w:rsidR="00E67B62" w:rsidRPr="005C6BDA" w:rsidRDefault="00E67B62" w:rsidP="00E0779C">
      <w:pPr>
        <w:pStyle w:val="GOSTNormal"/>
      </w:pPr>
      <w:r w:rsidRPr="00FC090F">
        <w:t>Т</w:t>
      </w:r>
      <w:r w:rsidR="00000BB8" w:rsidRPr="00FC090F">
        <w:t xml:space="preserve">ом </w:t>
      </w:r>
      <w:r w:rsidR="008675F3" w:rsidRPr="00FC090F">
        <w:t>3</w:t>
      </w:r>
      <w:r w:rsidR="00000BB8" w:rsidRPr="00FC090F">
        <w:t>.</w:t>
      </w:r>
      <w:r w:rsidR="00F16B36" w:rsidRPr="00FC090F">
        <w:t xml:space="preserve"> </w:t>
      </w:r>
      <w:r w:rsidR="008675F3" w:rsidRPr="00FC090F">
        <w:t>Требования к передаче данных для отражения в учете операций со средствами поступлений, являющихся источниками формирования доходов бюджетов бюджетной системы Российской Федерации.</w:t>
      </w:r>
    </w:p>
    <w:p w14:paraId="4494FCD2" w14:textId="78852A8C" w:rsidR="00673D52" w:rsidRPr="006104DE" w:rsidRDefault="00673D52" w:rsidP="00673D52">
      <w:pPr>
        <w:pStyle w:val="GOSTNormal"/>
      </w:pPr>
      <w:r w:rsidRPr="006104DE">
        <w:t xml:space="preserve">Документ </w:t>
      </w:r>
      <w:r w:rsidR="00E0779C">
        <w:t>разработан (</w:t>
      </w:r>
      <w:r w:rsidRPr="006104DE">
        <w:t>актуализирован</w:t>
      </w:r>
      <w:r w:rsidR="00E0779C">
        <w:t>)</w:t>
      </w:r>
      <w:r w:rsidRPr="006104DE">
        <w:t xml:space="preserve"> на основании Государственного контракта №</w:t>
      </w:r>
      <w:r w:rsidR="000F44A2">
        <w:t xml:space="preserve"> </w:t>
      </w:r>
      <w:r w:rsidR="000F44A2" w:rsidRPr="000F44A2">
        <w:t>ФКУ0502/09/2022/ЭГИС</w:t>
      </w:r>
      <w:r w:rsidR="000F44A2">
        <w:t xml:space="preserve"> от </w:t>
      </w:r>
      <w:r w:rsidR="007E5A12">
        <w:t xml:space="preserve">30.09.2022 </w:t>
      </w:r>
      <w:r w:rsidR="000F44A2">
        <w:t>(</w:t>
      </w:r>
      <w:r w:rsidR="000F44A2" w:rsidRPr="000F44A2">
        <w:t>на оказание услуг по предоставлению права использования на условиях простой (неисключительной) лицензии программного обеспечения транзакционно-информационной платформы для нужд Федерального казначейства</w:t>
      </w:r>
      <w:r w:rsidR="000F44A2">
        <w:t>)</w:t>
      </w:r>
      <w:r w:rsidRPr="007E5A12">
        <w:t>.</w:t>
      </w:r>
    </w:p>
    <w:p w14:paraId="22B3CD59" w14:textId="2FB77C4A" w:rsidR="00673D52" w:rsidRPr="006104DE" w:rsidRDefault="00673D52" w:rsidP="00673D52">
      <w:pPr>
        <w:pStyle w:val="GOSTNormal"/>
      </w:pPr>
      <w:r w:rsidRPr="006104DE">
        <w:t>Перечень подсистем (компонентов, модулей) информационной системы, д</w:t>
      </w:r>
      <w:r w:rsidR="00C23C14">
        <w:t>ля которой был создан документ:</w:t>
      </w:r>
    </w:p>
    <w:p w14:paraId="42BB81FE" w14:textId="6962D830" w:rsidR="005265E0" w:rsidRPr="006104DE" w:rsidRDefault="005265E0" w:rsidP="00581EDB">
      <w:pPr>
        <w:pStyle w:val="GOSTNormal"/>
        <w:numPr>
          <w:ilvl w:val="0"/>
          <w:numId w:val="31"/>
        </w:numPr>
      </w:pPr>
      <w:r w:rsidRPr="006104DE">
        <w:t>01,00 – документ предназначен для обслуживания б</w:t>
      </w:r>
      <w:r w:rsidRPr="006104DE">
        <w:rPr>
          <w:szCs w:val="24"/>
        </w:rPr>
        <w:t>азового программного обеспечения</w:t>
      </w:r>
      <w:r w:rsidR="00F5095F">
        <w:rPr>
          <w:szCs w:val="24"/>
        </w:rPr>
        <w:t>.</w:t>
      </w:r>
    </w:p>
    <w:p w14:paraId="2E76D3DB" w14:textId="0200BE78" w:rsidR="00673D52" w:rsidRPr="006104DE" w:rsidRDefault="00673D52" w:rsidP="00673D52">
      <w:pPr>
        <w:pStyle w:val="GOSTNormal"/>
      </w:pPr>
      <w:r w:rsidRPr="006104DE">
        <w:t>Перечень обл</w:t>
      </w:r>
      <w:r w:rsidR="003478F1">
        <w:t>астей применения документа:</w:t>
      </w:r>
    </w:p>
    <w:p w14:paraId="593E2DB3" w14:textId="134DA9EF" w:rsidR="00673D52" w:rsidRPr="005C6BDA" w:rsidRDefault="00673D52" w:rsidP="00581EDB">
      <w:pPr>
        <w:pStyle w:val="GOSTNormal"/>
        <w:numPr>
          <w:ilvl w:val="0"/>
          <w:numId w:val="31"/>
        </w:numPr>
      </w:pPr>
      <w:r w:rsidRPr="005C6BDA">
        <w:t xml:space="preserve">1 – </w:t>
      </w:r>
      <w:r w:rsidRPr="00F5095F">
        <w:t>Центральный аппарат Федерального казначейства</w:t>
      </w:r>
      <w:r w:rsidR="00F5095F">
        <w:t>;</w:t>
      </w:r>
    </w:p>
    <w:p w14:paraId="1FAA363A" w14:textId="7700540D" w:rsidR="005265E0" w:rsidRPr="006104DE" w:rsidRDefault="005265E0" w:rsidP="00581EDB">
      <w:pPr>
        <w:pStyle w:val="GOSTNormal"/>
        <w:numPr>
          <w:ilvl w:val="0"/>
          <w:numId w:val="31"/>
        </w:numPr>
      </w:pPr>
      <w:r w:rsidRPr="006104DE">
        <w:t xml:space="preserve">4 – </w:t>
      </w:r>
      <w:r w:rsidRPr="00F5095F">
        <w:t>Применение для Исполнителей по государственному контракту</w:t>
      </w:r>
      <w:r w:rsidR="00F5095F">
        <w:t>;</w:t>
      </w:r>
    </w:p>
    <w:p w14:paraId="5FEF155A" w14:textId="41189E35" w:rsidR="005265E0" w:rsidRPr="006104DE" w:rsidRDefault="005265E0" w:rsidP="00581EDB">
      <w:pPr>
        <w:pStyle w:val="GOSTNormal"/>
        <w:numPr>
          <w:ilvl w:val="0"/>
          <w:numId w:val="31"/>
        </w:numPr>
      </w:pPr>
      <w:r w:rsidRPr="006104DE">
        <w:t xml:space="preserve">8 – </w:t>
      </w:r>
      <w:r w:rsidRPr="00F5095F">
        <w:t>Федерального казенного учреждения «Центр по обеспечению деятельности Казначейства России»</w:t>
      </w:r>
      <w:r w:rsidRPr="006104DE">
        <w:t xml:space="preserve"> (</w:t>
      </w:r>
      <w:r w:rsidRPr="00F5095F">
        <w:t>ФКУ ЦОКР)</w:t>
      </w:r>
      <w:r w:rsidR="00F5095F">
        <w:t>.</w:t>
      </w:r>
    </w:p>
    <w:p w14:paraId="2FA7DD93" w14:textId="16A394D3" w:rsidR="00837E14" w:rsidRPr="005C6BDA" w:rsidRDefault="00837E14" w:rsidP="00E74F47">
      <w:pPr>
        <w:pStyle w:val="GOSTNormal"/>
      </w:pPr>
      <w:r w:rsidRPr="005C6BDA">
        <w:t>В настоящем документе при указании по тексту наименования документов без реквизитов считать, что эти документы разрабатываются/актуализируются в рамках текущего Государственного контракта.</w:t>
      </w:r>
    </w:p>
    <w:p w14:paraId="374B0307" w14:textId="77777777" w:rsidR="00A3718A" w:rsidRPr="005C6BDA" w:rsidRDefault="00A3718A">
      <w:pPr>
        <w:ind w:firstLine="0"/>
        <w:jc w:val="left"/>
        <w:rPr>
          <w:b/>
          <w:caps/>
          <w:sz w:val="28"/>
        </w:rPr>
      </w:pPr>
      <w:r w:rsidRPr="005C6BDA">
        <w:br w:type="page"/>
      </w:r>
    </w:p>
    <w:p w14:paraId="161C2DA7" w14:textId="18A9706F" w:rsidR="00D45C06" w:rsidRPr="005C6BDA" w:rsidRDefault="00D45C06" w:rsidP="00A3718A">
      <w:pPr>
        <w:pStyle w:val="GOSTSign"/>
      </w:pPr>
      <w:r w:rsidRPr="005C6BDA">
        <w:lastRenderedPageBreak/>
        <w:t>СОДЕРЖАНИЕ</w:t>
      </w:r>
      <w:bookmarkEnd w:id="1"/>
      <w:bookmarkEnd w:id="2"/>
      <w:bookmarkEnd w:id="3"/>
      <w:bookmarkEnd w:id="4"/>
    </w:p>
    <w:bookmarkStart w:id="5" w:name="_Toc527037298"/>
    <w:bookmarkStart w:id="6" w:name="_Toc529925454"/>
    <w:bookmarkStart w:id="7" w:name="_Toc182196480"/>
    <w:p w14:paraId="49FCBC48" w14:textId="77777777" w:rsidR="001C3732" w:rsidRDefault="00367B7D">
      <w:pPr>
        <w:pStyle w:val="11"/>
        <w:rPr>
          <w:rFonts w:asciiTheme="minorHAnsi" w:eastAsiaTheme="minorEastAsia" w:hAnsiTheme="minorHAnsi" w:cstheme="minorBidi"/>
          <w:b w:val="0"/>
          <w:bCs w:val="0"/>
          <w:caps w:val="0"/>
          <w:sz w:val="22"/>
          <w:szCs w:val="22"/>
        </w:rPr>
      </w:pPr>
      <w:r w:rsidRPr="005C6BDA">
        <w:rPr>
          <w:b w:val="0"/>
          <w:bCs w:val="0"/>
          <w:caps w:val="0"/>
        </w:rPr>
        <w:fldChar w:fldCharType="begin"/>
      </w:r>
      <w:r w:rsidRPr="00B9499D">
        <w:rPr>
          <w:b w:val="0"/>
          <w:bCs w:val="0"/>
          <w:caps w:val="0"/>
        </w:rPr>
        <w:instrText xml:space="preserve"> TOC \o "1-5" \h \z \u </w:instrText>
      </w:r>
      <w:r w:rsidRPr="005C6BDA">
        <w:rPr>
          <w:b w:val="0"/>
          <w:bCs w:val="0"/>
          <w:caps w:val="0"/>
        </w:rPr>
        <w:fldChar w:fldCharType="separate"/>
      </w:r>
      <w:hyperlink w:anchor="_Toc226625527" w:history="1">
        <w:r w:rsidR="001C3732" w:rsidRPr="00392B7A">
          <w:rPr>
            <w:rStyle w:val="ad"/>
          </w:rPr>
          <w:t>Перечень таблиц</w:t>
        </w:r>
        <w:r w:rsidR="001C3732">
          <w:rPr>
            <w:webHidden/>
          </w:rPr>
          <w:tab/>
        </w:r>
        <w:r w:rsidR="001C3732">
          <w:rPr>
            <w:webHidden/>
          </w:rPr>
          <w:fldChar w:fldCharType="begin"/>
        </w:r>
        <w:r w:rsidR="001C3732">
          <w:rPr>
            <w:webHidden/>
          </w:rPr>
          <w:instrText xml:space="preserve"> PAGEREF _Toc226625527 \h </w:instrText>
        </w:r>
        <w:r w:rsidR="001C3732">
          <w:rPr>
            <w:webHidden/>
          </w:rPr>
        </w:r>
        <w:r w:rsidR="001C3732">
          <w:rPr>
            <w:webHidden/>
          </w:rPr>
          <w:fldChar w:fldCharType="separate"/>
        </w:r>
        <w:r w:rsidR="001C3732">
          <w:rPr>
            <w:webHidden/>
          </w:rPr>
          <w:t>8</w:t>
        </w:r>
        <w:r w:rsidR="001C3732">
          <w:rPr>
            <w:webHidden/>
          </w:rPr>
          <w:fldChar w:fldCharType="end"/>
        </w:r>
      </w:hyperlink>
    </w:p>
    <w:p w14:paraId="7FCFEFC4" w14:textId="77777777" w:rsidR="001C3732" w:rsidRDefault="00916533">
      <w:pPr>
        <w:pStyle w:val="11"/>
        <w:rPr>
          <w:rFonts w:asciiTheme="minorHAnsi" w:eastAsiaTheme="minorEastAsia" w:hAnsiTheme="minorHAnsi" w:cstheme="minorBidi"/>
          <w:b w:val="0"/>
          <w:bCs w:val="0"/>
          <w:caps w:val="0"/>
          <w:sz w:val="22"/>
          <w:szCs w:val="22"/>
        </w:rPr>
      </w:pPr>
      <w:hyperlink w:anchor="_Toc226625528" w:history="1">
        <w:r w:rsidR="001C3732" w:rsidRPr="00392B7A">
          <w:rPr>
            <w:rStyle w:val="ad"/>
          </w:rPr>
          <w:t>Перечень рисунков</w:t>
        </w:r>
        <w:r w:rsidR="001C3732">
          <w:rPr>
            <w:webHidden/>
          </w:rPr>
          <w:tab/>
        </w:r>
        <w:r w:rsidR="001C3732">
          <w:rPr>
            <w:webHidden/>
          </w:rPr>
          <w:fldChar w:fldCharType="begin"/>
        </w:r>
        <w:r w:rsidR="001C3732">
          <w:rPr>
            <w:webHidden/>
          </w:rPr>
          <w:instrText xml:space="preserve"> PAGEREF _Toc226625528 \h </w:instrText>
        </w:r>
        <w:r w:rsidR="001C3732">
          <w:rPr>
            <w:webHidden/>
          </w:rPr>
        </w:r>
        <w:r w:rsidR="001C3732">
          <w:rPr>
            <w:webHidden/>
          </w:rPr>
          <w:fldChar w:fldCharType="separate"/>
        </w:r>
        <w:r w:rsidR="001C3732">
          <w:rPr>
            <w:webHidden/>
          </w:rPr>
          <w:t>11</w:t>
        </w:r>
        <w:r w:rsidR="001C3732">
          <w:rPr>
            <w:webHidden/>
          </w:rPr>
          <w:fldChar w:fldCharType="end"/>
        </w:r>
      </w:hyperlink>
    </w:p>
    <w:p w14:paraId="672E3BB2" w14:textId="77777777" w:rsidR="001C3732" w:rsidRDefault="00916533">
      <w:pPr>
        <w:pStyle w:val="11"/>
        <w:rPr>
          <w:rFonts w:asciiTheme="minorHAnsi" w:eastAsiaTheme="minorEastAsia" w:hAnsiTheme="minorHAnsi" w:cstheme="minorBidi"/>
          <w:b w:val="0"/>
          <w:bCs w:val="0"/>
          <w:caps w:val="0"/>
          <w:sz w:val="22"/>
          <w:szCs w:val="22"/>
        </w:rPr>
      </w:pPr>
      <w:hyperlink w:anchor="_Toc226625529" w:history="1">
        <w:r w:rsidR="001C3732" w:rsidRPr="00392B7A">
          <w:rPr>
            <w:rStyle w:val="ad"/>
          </w:rPr>
          <w:t>Перечень терминов и сокращений</w:t>
        </w:r>
        <w:r w:rsidR="001C3732">
          <w:rPr>
            <w:webHidden/>
          </w:rPr>
          <w:tab/>
        </w:r>
        <w:r w:rsidR="001C3732">
          <w:rPr>
            <w:webHidden/>
          </w:rPr>
          <w:fldChar w:fldCharType="begin"/>
        </w:r>
        <w:r w:rsidR="001C3732">
          <w:rPr>
            <w:webHidden/>
          </w:rPr>
          <w:instrText xml:space="preserve"> PAGEREF _Toc226625529 \h </w:instrText>
        </w:r>
        <w:r w:rsidR="001C3732">
          <w:rPr>
            <w:webHidden/>
          </w:rPr>
        </w:r>
        <w:r w:rsidR="001C3732">
          <w:rPr>
            <w:webHidden/>
          </w:rPr>
          <w:fldChar w:fldCharType="separate"/>
        </w:r>
        <w:r w:rsidR="001C3732">
          <w:rPr>
            <w:webHidden/>
          </w:rPr>
          <w:t>12</w:t>
        </w:r>
        <w:r w:rsidR="001C3732">
          <w:rPr>
            <w:webHidden/>
          </w:rPr>
          <w:fldChar w:fldCharType="end"/>
        </w:r>
      </w:hyperlink>
    </w:p>
    <w:p w14:paraId="73B5017D" w14:textId="77777777" w:rsidR="001C3732" w:rsidRDefault="00916533">
      <w:pPr>
        <w:pStyle w:val="11"/>
        <w:rPr>
          <w:rFonts w:asciiTheme="minorHAnsi" w:eastAsiaTheme="minorEastAsia" w:hAnsiTheme="minorHAnsi" w:cstheme="minorBidi"/>
          <w:b w:val="0"/>
          <w:bCs w:val="0"/>
          <w:caps w:val="0"/>
          <w:sz w:val="22"/>
          <w:szCs w:val="22"/>
        </w:rPr>
      </w:pPr>
      <w:hyperlink w:anchor="_Toc226625530" w:history="1">
        <w:r w:rsidR="001C3732" w:rsidRPr="00392B7A">
          <w:rPr>
            <w:rStyle w:val="ad"/>
          </w:rPr>
          <w:t>1.</w:t>
        </w:r>
        <w:r w:rsidR="001C3732">
          <w:rPr>
            <w:rFonts w:asciiTheme="minorHAnsi" w:eastAsiaTheme="minorEastAsia" w:hAnsiTheme="minorHAnsi" w:cstheme="minorBidi"/>
            <w:b w:val="0"/>
            <w:bCs w:val="0"/>
            <w:caps w:val="0"/>
            <w:sz w:val="22"/>
            <w:szCs w:val="22"/>
          </w:rPr>
          <w:tab/>
        </w:r>
        <w:r w:rsidR="001C3732" w:rsidRPr="00392B7A">
          <w:rPr>
            <w:rStyle w:val="ad"/>
          </w:rPr>
          <w:t>Типы документов</w:t>
        </w:r>
        <w:r w:rsidR="001C3732">
          <w:rPr>
            <w:webHidden/>
          </w:rPr>
          <w:tab/>
        </w:r>
        <w:r w:rsidR="001C3732">
          <w:rPr>
            <w:webHidden/>
          </w:rPr>
          <w:fldChar w:fldCharType="begin"/>
        </w:r>
        <w:r w:rsidR="001C3732">
          <w:rPr>
            <w:webHidden/>
          </w:rPr>
          <w:instrText xml:space="preserve"> PAGEREF _Toc226625530 \h </w:instrText>
        </w:r>
        <w:r w:rsidR="001C3732">
          <w:rPr>
            <w:webHidden/>
          </w:rPr>
        </w:r>
        <w:r w:rsidR="001C3732">
          <w:rPr>
            <w:webHidden/>
          </w:rPr>
          <w:fldChar w:fldCharType="separate"/>
        </w:r>
        <w:r w:rsidR="001C3732">
          <w:rPr>
            <w:webHidden/>
          </w:rPr>
          <w:t>15</w:t>
        </w:r>
        <w:r w:rsidR="001C3732">
          <w:rPr>
            <w:webHidden/>
          </w:rPr>
          <w:fldChar w:fldCharType="end"/>
        </w:r>
      </w:hyperlink>
    </w:p>
    <w:p w14:paraId="020712D9" w14:textId="77777777" w:rsidR="001C3732" w:rsidRDefault="00916533">
      <w:pPr>
        <w:pStyle w:val="11"/>
        <w:rPr>
          <w:rFonts w:asciiTheme="minorHAnsi" w:eastAsiaTheme="minorEastAsia" w:hAnsiTheme="minorHAnsi" w:cstheme="minorBidi"/>
          <w:b w:val="0"/>
          <w:bCs w:val="0"/>
          <w:caps w:val="0"/>
          <w:sz w:val="22"/>
          <w:szCs w:val="22"/>
        </w:rPr>
      </w:pPr>
      <w:hyperlink w:anchor="_Toc226625531" w:history="1">
        <w:r w:rsidR="001C3732" w:rsidRPr="00392B7A">
          <w:rPr>
            <w:rStyle w:val="ad"/>
          </w:rPr>
          <w:t>2.</w:t>
        </w:r>
        <w:r w:rsidR="001C3732">
          <w:rPr>
            <w:rFonts w:asciiTheme="minorHAnsi" w:eastAsiaTheme="minorEastAsia" w:hAnsiTheme="minorHAnsi" w:cstheme="minorBidi"/>
            <w:b w:val="0"/>
            <w:bCs w:val="0"/>
            <w:caps w:val="0"/>
            <w:sz w:val="22"/>
            <w:szCs w:val="22"/>
          </w:rPr>
          <w:tab/>
        </w:r>
        <w:r w:rsidR="001C3732" w:rsidRPr="00392B7A">
          <w:rPr>
            <w:rStyle w:val="ad"/>
          </w:rPr>
          <w:t>Запрос на подбор / сторнирование / переформирование записей учета (</w:t>
        </w:r>
        <w:r w:rsidR="001C3732" w:rsidRPr="00392B7A">
          <w:rPr>
            <w:rStyle w:val="ad"/>
            <w:lang w:val="en-US"/>
          </w:rPr>
          <w:t>ACCOUNTING</w:t>
        </w:r>
        <w:r w:rsidR="001C3732" w:rsidRPr="00392B7A">
          <w:rPr>
            <w:rStyle w:val="ad"/>
          </w:rPr>
          <w:t>)</w:t>
        </w:r>
        <w:r w:rsidR="001C3732">
          <w:rPr>
            <w:webHidden/>
          </w:rPr>
          <w:tab/>
        </w:r>
        <w:r w:rsidR="001C3732">
          <w:rPr>
            <w:webHidden/>
          </w:rPr>
          <w:fldChar w:fldCharType="begin"/>
        </w:r>
        <w:r w:rsidR="001C3732">
          <w:rPr>
            <w:webHidden/>
          </w:rPr>
          <w:instrText xml:space="preserve"> PAGEREF _Toc226625531 \h </w:instrText>
        </w:r>
        <w:r w:rsidR="001C3732">
          <w:rPr>
            <w:webHidden/>
          </w:rPr>
        </w:r>
        <w:r w:rsidR="001C3732">
          <w:rPr>
            <w:webHidden/>
          </w:rPr>
          <w:fldChar w:fldCharType="separate"/>
        </w:r>
        <w:r w:rsidR="001C3732">
          <w:rPr>
            <w:webHidden/>
          </w:rPr>
          <w:t>17</w:t>
        </w:r>
        <w:r w:rsidR="001C3732">
          <w:rPr>
            <w:webHidden/>
          </w:rPr>
          <w:fldChar w:fldCharType="end"/>
        </w:r>
      </w:hyperlink>
    </w:p>
    <w:p w14:paraId="646ABAD0" w14:textId="77777777" w:rsidR="001C3732" w:rsidRDefault="00916533">
      <w:pPr>
        <w:pStyle w:val="25"/>
        <w:rPr>
          <w:rFonts w:asciiTheme="minorHAnsi" w:eastAsiaTheme="minorEastAsia" w:hAnsiTheme="minorHAnsi" w:cstheme="minorBidi"/>
          <w:bCs w:val="0"/>
          <w:sz w:val="22"/>
          <w:szCs w:val="22"/>
        </w:rPr>
      </w:pPr>
      <w:hyperlink w:anchor="_Toc226625532" w:history="1">
        <w:r w:rsidR="001C3732" w:rsidRPr="00392B7A">
          <w:rPr>
            <w:rStyle w:val="ad"/>
          </w:rPr>
          <w:t>2.1.</w:t>
        </w:r>
        <w:r w:rsidR="001C3732">
          <w:rPr>
            <w:rFonts w:asciiTheme="minorHAnsi" w:eastAsiaTheme="minorEastAsia" w:hAnsiTheme="minorHAnsi" w:cstheme="minorBidi"/>
            <w:bCs w:val="0"/>
            <w:sz w:val="22"/>
            <w:szCs w:val="22"/>
          </w:rPr>
          <w:tab/>
        </w:r>
        <w:r w:rsidR="001C3732" w:rsidRPr="00392B7A">
          <w:rPr>
            <w:rStyle w:val="ad"/>
          </w:rPr>
          <w:t>Параметры запроса</w:t>
        </w:r>
        <w:r w:rsidR="001C3732">
          <w:rPr>
            <w:webHidden/>
          </w:rPr>
          <w:tab/>
        </w:r>
        <w:r w:rsidR="001C3732">
          <w:rPr>
            <w:webHidden/>
          </w:rPr>
          <w:fldChar w:fldCharType="begin"/>
        </w:r>
        <w:r w:rsidR="001C3732">
          <w:rPr>
            <w:webHidden/>
          </w:rPr>
          <w:instrText xml:space="preserve"> PAGEREF _Toc226625532 \h </w:instrText>
        </w:r>
        <w:r w:rsidR="001C3732">
          <w:rPr>
            <w:webHidden/>
          </w:rPr>
        </w:r>
        <w:r w:rsidR="001C3732">
          <w:rPr>
            <w:webHidden/>
          </w:rPr>
          <w:fldChar w:fldCharType="separate"/>
        </w:r>
        <w:r w:rsidR="001C3732">
          <w:rPr>
            <w:webHidden/>
          </w:rPr>
          <w:t>17</w:t>
        </w:r>
        <w:r w:rsidR="001C3732">
          <w:rPr>
            <w:webHidden/>
          </w:rPr>
          <w:fldChar w:fldCharType="end"/>
        </w:r>
      </w:hyperlink>
    </w:p>
    <w:p w14:paraId="6D8DAF4E" w14:textId="77777777" w:rsidR="001C3732" w:rsidRDefault="00916533">
      <w:pPr>
        <w:pStyle w:val="34"/>
        <w:rPr>
          <w:rFonts w:asciiTheme="minorHAnsi" w:eastAsiaTheme="minorEastAsia" w:hAnsiTheme="minorHAnsi" w:cstheme="minorBidi"/>
          <w:bCs w:val="0"/>
          <w:iCs w:val="0"/>
          <w:sz w:val="22"/>
          <w:szCs w:val="22"/>
        </w:rPr>
      </w:pPr>
      <w:hyperlink w:anchor="_Toc226625533" w:history="1">
        <w:r w:rsidR="001C3732" w:rsidRPr="00392B7A">
          <w:rPr>
            <w:rStyle w:val="ad"/>
          </w:rPr>
          <w:t>2.1.1.</w:t>
        </w:r>
        <w:r w:rsidR="001C3732">
          <w:rPr>
            <w:rFonts w:asciiTheme="minorHAnsi" w:eastAsiaTheme="minorEastAsia" w:hAnsiTheme="minorHAnsi" w:cstheme="minorBidi"/>
            <w:bCs w:val="0"/>
            <w:iCs w:val="0"/>
            <w:sz w:val="22"/>
            <w:szCs w:val="22"/>
          </w:rPr>
          <w:tab/>
        </w:r>
        <w:r w:rsidR="001C3732" w:rsidRPr="00392B7A">
          <w:rPr>
            <w:rStyle w:val="ad"/>
          </w:rPr>
          <w:t>Перечень параметров заголовка запроса (header)</w:t>
        </w:r>
        <w:r w:rsidR="001C3732">
          <w:rPr>
            <w:webHidden/>
          </w:rPr>
          <w:tab/>
        </w:r>
        <w:r w:rsidR="001C3732">
          <w:rPr>
            <w:webHidden/>
          </w:rPr>
          <w:fldChar w:fldCharType="begin"/>
        </w:r>
        <w:r w:rsidR="001C3732">
          <w:rPr>
            <w:webHidden/>
          </w:rPr>
          <w:instrText xml:space="preserve"> PAGEREF _Toc226625533 \h </w:instrText>
        </w:r>
        <w:r w:rsidR="001C3732">
          <w:rPr>
            <w:webHidden/>
          </w:rPr>
        </w:r>
        <w:r w:rsidR="001C3732">
          <w:rPr>
            <w:webHidden/>
          </w:rPr>
          <w:fldChar w:fldCharType="separate"/>
        </w:r>
        <w:r w:rsidR="001C3732">
          <w:rPr>
            <w:webHidden/>
          </w:rPr>
          <w:t>17</w:t>
        </w:r>
        <w:r w:rsidR="001C3732">
          <w:rPr>
            <w:webHidden/>
          </w:rPr>
          <w:fldChar w:fldCharType="end"/>
        </w:r>
      </w:hyperlink>
    </w:p>
    <w:p w14:paraId="6F8B29D6" w14:textId="77777777" w:rsidR="001C3732" w:rsidRDefault="00916533">
      <w:pPr>
        <w:pStyle w:val="34"/>
        <w:rPr>
          <w:rFonts w:asciiTheme="minorHAnsi" w:eastAsiaTheme="minorEastAsia" w:hAnsiTheme="minorHAnsi" w:cstheme="minorBidi"/>
          <w:bCs w:val="0"/>
          <w:iCs w:val="0"/>
          <w:sz w:val="22"/>
          <w:szCs w:val="22"/>
        </w:rPr>
      </w:pPr>
      <w:hyperlink w:anchor="_Toc226625534" w:history="1">
        <w:r w:rsidR="001C3732" w:rsidRPr="00392B7A">
          <w:rPr>
            <w:rStyle w:val="ad"/>
          </w:rPr>
          <w:t>2.1.2.</w:t>
        </w:r>
        <w:r w:rsidR="001C3732">
          <w:rPr>
            <w:rFonts w:asciiTheme="minorHAnsi" w:eastAsiaTheme="minorEastAsia" w:hAnsiTheme="minorHAnsi" w:cstheme="minorBidi"/>
            <w:bCs w:val="0"/>
            <w:iCs w:val="0"/>
            <w:sz w:val="22"/>
            <w:szCs w:val="22"/>
          </w:rPr>
          <w:tab/>
        </w:r>
        <w:r w:rsidR="001C3732" w:rsidRPr="00392B7A">
          <w:rPr>
            <w:rStyle w:val="ad"/>
          </w:rPr>
          <w:t xml:space="preserve">Перечень параметров тела запроса (Document) в </w:t>
        </w:r>
        <w:r w:rsidR="001C3732" w:rsidRPr="00392B7A">
          <w:rPr>
            <w:rStyle w:val="ad"/>
            <w:lang w:val="en-US"/>
          </w:rPr>
          <w:t>SVAP</w:t>
        </w:r>
        <w:r w:rsidR="001C3732" w:rsidRPr="00392B7A">
          <w:rPr>
            <w:rStyle w:val="ad"/>
          </w:rPr>
          <w:t xml:space="preserve"> НПС по документам</w:t>
        </w:r>
        <w:r w:rsidR="001C3732">
          <w:rPr>
            <w:webHidden/>
          </w:rPr>
          <w:tab/>
        </w:r>
        <w:r w:rsidR="001C3732">
          <w:rPr>
            <w:webHidden/>
          </w:rPr>
          <w:fldChar w:fldCharType="begin"/>
        </w:r>
        <w:r w:rsidR="001C3732">
          <w:rPr>
            <w:webHidden/>
          </w:rPr>
          <w:instrText xml:space="preserve"> PAGEREF _Toc226625534 \h </w:instrText>
        </w:r>
        <w:r w:rsidR="001C3732">
          <w:rPr>
            <w:webHidden/>
          </w:rPr>
        </w:r>
        <w:r w:rsidR="001C3732">
          <w:rPr>
            <w:webHidden/>
          </w:rPr>
          <w:fldChar w:fldCharType="separate"/>
        </w:r>
        <w:r w:rsidR="001C3732">
          <w:rPr>
            <w:webHidden/>
          </w:rPr>
          <w:t>22</w:t>
        </w:r>
        <w:r w:rsidR="001C3732">
          <w:rPr>
            <w:webHidden/>
          </w:rPr>
          <w:fldChar w:fldCharType="end"/>
        </w:r>
      </w:hyperlink>
    </w:p>
    <w:p w14:paraId="48D0E32A" w14:textId="77777777" w:rsidR="001C3732" w:rsidRDefault="00916533">
      <w:pPr>
        <w:pStyle w:val="42"/>
        <w:rPr>
          <w:rFonts w:asciiTheme="minorHAnsi" w:eastAsiaTheme="minorEastAsia" w:hAnsiTheme="minorHAnsi" w:cstheme="minorBidi"/>
          <w:noProof/>
          <w:sz w:val="22"/>
          <w:szCs w:val="22"/>
        </w:rPr>
      </w:pPr>
      <w:hyperlink w:anchor="_Toc226625535" w:history="1">
        <w:r w:rsidR="001C3732" w:rsidRPr="00392B7A">
          <w:rPr>
            <w:rStyle w:val="ad"/>
            <w:noProof/>
          </w:rPr>
          <w:t>2.1.2.1.</w:t>
        </w:r>
        <w:r w:rsidR="001C3732">
          <w:rPr>
            <w:rFonts w:asciiTheme="minorHAnsi" w:eastAsiaTheme="minorEastAsia" w:hAnsiTheme="minorHAnsi" w:cstheme="minorBidi"/>
            <w:noProof/>
            <w:sz w:val="22"/>
            <w:szCs w:val="22"/>
          </w:rPr>
          <w:tab/>
        </w:r>
        <w:r w:rsidR="001C3732" w:rsidRPr="00392B7A">
          <w:rPr>
            <w:rStyle w:val="ad"/>
            <w:noProof/>
          </w:rPr>
          <w:t>«Расчетный документ (входящий)» BSP_DOC_D_001 (Document)</w:t>
        </w:r>
        <w:r w:rsidR="001C3732">
          <w:rPr>
            <w:noProof/>
            <w:webHidden/>
          </w:rPr>
          <w:tab/>
        </w:r>
        <w:r w:rsidR="001C3732">
          <w:rPr>
            <w:noProof/>
            <w:webHidden/>
          </w:rPr>
          <w:fldChar w:fldCharType="begin"/>
        </w:r>
        <w:r w:rsidR="001C3732">
          <w:rPr>
            <w:noProof/>
            <w:webHidden/>
          </w:rPr>
          <w:instrText xml:space="preserve"> PAGEREF _Toc226625535 \h </w:instrText>
        </w:r>
        <w:r w:rsidR="001C3732">
          <w:rPr>
            <w:noProof/>
            <w:webHidden/>
          </w:rPr>
        </w:r>
        <w:r w:rsidR="001C3732">
          <w:rPr>
            <w:noProof/>
            <w:webHidden/>
          </w:rPr>
          <w:fldChar w:fldCharType="separate"/>
        </w:r>
        <w:r w:rsidR="001C3732">
          <w:rPr>
            <w:noProof/>
            <w:webHidden/>
          </w:rPr>
          <w:t>22</w:t>
        </w:r>
        <w:r w:rsidR="001C3732">
          <w:rPr>
            <w:noProof/>
            <w:webHidden/>
          </w:rPr>
          <w:fldChar w:fldCharType="end"/>
        </w:r>
      </w:hyperlink>
    </w:p>
    <w:p w14:paraId="10A795CE" w14:textId="77777777" w:rsidR="001C3732" w:rsidRDefault="00916533">
      <w:pPr>
        <w:pStyle w:val="52"/>
        <w:rPr>
          <w:rFonts w:asciiTheme="minorHAnsi" w:eastAsiaTheme="minorEastAsia" w:hAnsiTheme="minorHAnsi" w:cstheme="minorBidi"/>
          <w:sz w:val="22"/>
          <w:szCs w:val="22"/>
        </w:rPr>
      </w:pPr>
      <w:hyperlink w:anchor="_Toc226625536" w:history="1">
        <w:r w:rsidR="001C3732" w:rsidRPr="00392B7A">
          <w:rPr>
            <w:rStyle w:val="ad"/>
          </w:rPr>
          <w:t>2.1.2.1.1.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«Расчетный документ (входящий)» BSP_DOC_D_001</w:t>
        </w:r>
        <w:r w:rsidR="001C3732">
          <w:rPr>
            <w:webHidden/>
          </w:rPr>
          <w:tab/>
        </w:r>
        <w:r w:rsidR="001C3732">
          <w:rPr>
            <w:webHidden/>
          </w:rPr>
          <w:fldChar w:fldCharType="begin"/>
        </w:r>
        <w:r w:rsidR="001C3732">
          <w:rPr>
            <w:webHidden/>
          </w:rPr>
          <w:instrText xml:space="preserve"> PAGEREF _Toc226625536 \h </w:instrText>
        </w:r>
        <w:r w:rsidR="001C3732">
          <w:rPr>
            <w:webHidden/>
          </w:rPr>
        </w:r>
        <w:r w:rsidR="001C3732">
          <w:rPr>
            <w:webHidden/>
          </w:rPr>
          <w:fldChar w:fldCharType="separate"/>
        </w:r>
        <w:r w:rsidR="001C3732">
          <w:rPr>
            <w:webHidden/>
          </w:rPr>
          <w:t>22</w:t>
        </w:r>
        <w:r w:rsidR="001C3732">
          <w:rPr>
            <w:webHidden/>
          </w:rPr>
          <w:fldChar w:fldCharType="end"/>
        </w:r>
      </w:hyperlink>
    </w:p>
    <w:p w14:paraId="082AC79F" w14:textId="77777777" w:rsidR="001C3732" w:rsidRDefault="00916533">
      <w:pPr>
        <w:pStyle w:val="52"/>
        <w:rPr>
          <w:rFonts w:asciiTheme="minorHAnsi" w:eastAsiaTheme="minorEastAsia" w:hAnsiTheme="minorHAnsi" w:cstheme="minorBidi"/>
          <w:sz w:val="22"/>
          <w:szCs w:val="22"/>
        </w:rPr>
      </w:pPr>
      <w:hyperlink w:anchor="_Toc226625537" w:history="1">
        <w:r w:rsidR="001C3732" w:rsidRPr="00392B7A">
          <w:rPr>
            <w:rStyle w:val="ad"/>
          </w:rPr>
          <w:t>2.1.2.1.2.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«Расчетный документ (входящий)» BSP_DOC_D_001</w:t>
        </w:r>
        <w:r w:rsidR="001C3732">
          <w:rPr>
            <w:webHidden/>
          </w:rPr>
          <w:tab/>
        </w:r>
        <w:r w:rsidR="001C3732">
          <w:rPr>
            <w:webHidden/>
          </w:rPr>
          <w:fldChar w:fldCharType="begin"/>
        </w:r>
        <w:r w:rsidR="001C3732">
          <w:rPr>
            <w:webHidden/>
          </w:rPr>
          <w:instrText xml:space="preserve"> PAGEREF _Toc226625537 \h </w:instrText>
        </w:r>
        <w:r w:rsidR="001C3732">
          <w:rPr>
            <w:webHidden/>
          </w:rPr>
        </w:r>
        <w:r w:rsidR="001C3732">
          <w:rPr>
            <w:webHidden/>
          </w:rPr>
          <w:fldChar w:fldCharType="separate"/>
        </w:r>
        <w:r w:rsidR="001C3732">
          <w:rPr>
            <w:webHidden/>
          </w:rPr>
          <w:t>24</w:t>
        </w:r>
        <w:r w:rsidR="001C3732">
          <w:rPr>
            <w:webHidden/>
          </w:rPr>
          <w:fldChar w:fldCharType="end"/>
        </w:r>
      </w:hyperlink>
    </w:p>
    <w:p w14:paraId="6C38D2AF" w14:textId="77777777" w:rsidR="001C3732" w:rsidRDefault="00916533">
      <w:pPr>
        <w:pStyle w:val="42"/>
        <w:rPr>
          <w:rFonts w:asciiTheme="minorHAnsi" w:eastAsiaTheme="minorEastAsia" w:hAnsiTheme="minorHAnsi" w:cstheme="minorBidi"/>
          <w:noProof/>
          <w:sz w:val="22"/>
          <w:szCs w:val="22"/>
        </w:rPr>
      </w:pPr>
      <w:hyperlink w:anchor="_Toc226625538" w:history="1">
        <w:r w:rsidR="001C3732" w:rsidRPr="00392B7A">
          <w:rPr>
            <w:rStyle w:val="ad"/>
            <w:noProof/>
          </w:rPr>
          <w:t>2.1.2.2.</w:t>
        </w:r>
        <w:r w:rsidR="001C3732">
          <w:rPr>
            <w:rFonts w:asciiTheme="minorHAnsi" w:eastAsiaTheme="minorEastAsia" w:hAnsiTheme="minorHAnsi" w:cstheme="minorBidi"/>
            <w:noProof/>
            <w:sz w:val="22"/>
            <w:szCs w:val="22"/>
          </w:rPr>
          <w:tab/>
        </w:r>
        <w:r w:rsidR="001C3732" w:rsidRPr="00392B7A">
          <w:rPr>
            <w:rStyle w:val="ad"/>
            <w:noProof/>
          </w:rPr>
          <w:t>«Поручение о перечислении на счет/Требование получателя платежа (входящий)» BSP_DOC_D_002 (Document)</w:t>
        </w:r>
        <w:r w:rsidR="001C3732">
          <w:rPr>
            <w:noProof/>
            <w:webHidden/>
          </w:rPr>
          <w:tab/>
        </w:r>
        <w:r w:rsidR="001C3732">
          <w:rPr>
            <w:noProof/>
            <w:webHidden/>
          </w:rPr>
          <w:fldChar w:fldCharType="begin"/>
        </w:r>
        <w:r w:rsidR="001C3732">
          <w:rPr>
            <w:noProof/>
            <w:webHidden/>
          </w:rPr>
          <w:instrText xml:space="preserve"> PAGEREF _Toc226625538 \h </w:instrText>
        </w:r>
        <w:r w:rsidR="001C3732">
          <w:rPr>
            <w:noProof/>
            <w:webHidden/>
          </w:rPr>
        </w:r>
        <w:r w:rsidR="001C3732">
          <w:rPr>
            <w:noProof/>
            <w:webHidden/>
          </w:rPr>
          <w:fldChar w:fldCharType="separate"/>
        </w:r>
        <w:r w:rsidR="001C3732">
          <w:rPr>
            <w:noProof/>
            <w:webHidden/>
          </w:rPr>
          <w:t>26</w:t>
        </w:r>
        <w:r w:rsidR="001C3732">
          <w:rPr>
            <w:noProof/>
            <w:webHidden/>
          </w:rPr>
          <w:fldChar w:fldCharType="end"/>
        </w:r>
      </w:hyperlink>
    </w:p>
    <w:p w14:paraId="5AF77F0E" w14:textId="77777777" w:rsidR="001C3732" w:rsidRDefault="00916533">
      <w:pPr>
        <w:pStyle w:val="52"/>
        <w:rPr>
          <w:rFonts w:asciiTheme="minorHAnsi" w:eastAsiaTheme="minorEastAsia" w:hAnsiTheme="minorHAnsi" w:cstheme="minorBidi"/>
          <w:sz w:val="22"/>
          <w:szCs w:val="22"/>
        </w:rPr>
      </w:pPr>
      <w:hyperlink w:anchor="_Toc226625539" w:history="1">
        <w:r w:rsidR="001C3732" w:rsidRPr="00392B7A">
          <w:rPr>
            <w:rStyle w:val="ad"/>
          </w:rPr>
          <w:t>2.1.2.2.1.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«Поручение о перечислении на счет/Требование получателя платежа (входящий)» BSP_DOC_D_002</w:t>
        </w:r>
        <w:r w:rsidR="001C3732">
          <w:rPr>
            <w:webHidden/>
          </w:rPr>
          <w:tab/>
        </w:r>
        <w:r w:rsidR="001C3732">
          <w:rPr>
            <w:webHidden/>
          </w:rPr>
          <w:fldChar w:fldCharType="begin"/>
        </w:r>
        <w:r w:rsidR="001C3732">
          <w:rPr>
            <w:webHidden/>
          </w:rPr>
          <w:instrText xml:space="preserve"> PAGEREF _Toc226625539 \h </w:instrText>
        </w:r>
        <w:r w:rsidR="001C3732">
          <w:rPr>
            <w:webHidden/>
          </w:rPr>
        </w:r>
        <w:r w:rsidR="001C3732">
          <w:rPr>
            <w:webHidden/>
          </w:rPr>
          <w:fldChar w:fldCharType="separate"/>
        </w:r>
        <w:r w:rsidR="001C3732">
          <w:rPr>
            <w:webHidden/>
          </w:rPr>
          <w:t>26</w:t>
        </w:r>
        <w:r w:rsidR="001C3732">
          <w:rPr>
            <w:webHidden/>
          </w:rPr>
          <w:fldChar w:fldCharType="end"/>
        </w:r>
      </w:hyperlink>
    </w:p>
    <w:p w14:paraId="63D2231C" w14:textId="77777777" w:rsidR="001C3732" w:rsidRDefault="00916533">
      <w:pPr>
        <w:pStyle w:val="52"/>
        <w:rPr>
          <w:rFonts w:asciiTheme="minorHAnsi" w:eastAsiaTheme="minorEastAsia" w:hAnsiTheme="minorHAnsi" w:cstheme="minorBidi"/>
          <w:sz w:val="22"/>
          <w:szCs w:val="22"/>
        </w:rPr>
      </w:pPr>
      <w:hyperlink w:anchor="_Toc226625540" w:history="1">
        <w:r w:rsidR="001C3732" w:rsidRPr="00392B7A">
          <w:rPr>
            <w:rStyle w:val="ad"/>
          </w:rPr>
          <w:t>2.1.2.2.2.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««Поручение о перечислении на счет/Требование получателя платежа (входящий)» BSP_DOC_D_002</w:t>
        </w:r>
        <w:r w:rsidR="001C3732">
          <w:rPr>
            <w:webHidden/>
          </w:rPr>
          <w:tab/>
        </w:r>
        <w:r w:rsidR="001C3732">
          <w:rPr>
            <w:webHidden/>
          </w:rPr>
          <w:fldChar w:fldCharType="begin"/>
        </w:r>
        <w:r w:rsidR="001C3732">
          <w:rPr>
            <w:webHidden/>
          </w:rPr>
          <w:instrText xml:space="preserve"> PAGEREF _Toc226625540 \h </w:instrText>
        </w:r>
        <w:r w:rsidR="001C3732">
          <w:rPr>
            <w:webHidden/>
          </w:rPr>
        </w:r>
        <w:r w:rsidR="001C3732">
          <w:rPr>
            <w:webHidden/>
          </w:rPr>
          <w:fldChar w:fldCharType="separate"/>
        </w:r>
        <w:r w:rsidR="001C3732">
          <w:rPr>
            <w:webHidden/>
          </w:rPr>
          <w:t>30</w:t>
        </w:r>
        <w:r w:rsidR="001C3732">
          <w:rPr>
            <w:webHidden/>
          </w:rPr>
          <w:fldChar w:fldCharType="end"/>
        </w:r>
      </w:hyperlink>
    </w:p>
    <w:p w14:paraId="0F99E003" w14:textId="77777777" w:rsidR="001C3732" w:rsidRDefault="00916533">
      <w:pPr>
        <w:pStyle w:val="42"/>
        <w:rPr>
          <w:rFonts w:asciiTheme="minorHAnsi" w:eastAsiaTheme="minorEastAsia" w:hAnsiTheme="minorHAnsi" w:cstheme="minorBidi"/>
          <w:noProof/>
          <w:sz w:val="22"/>
          <w:szCs w:val="22"/>
        </w:rPr>
      </w:pPr>
      <w:hyperlink w:anchor="_Toc226625541" w:history="1">
        <w:r w:rsidR="001C3732" w:rsidRPr="00392B7A">
          <w:rPr>
            <w:rStyle w:val="ad"/>
            <w:noProof/>
          </w:rPr>
          <w:t>2.1.2.3.</w:t>
        </w:r>
        <w:r w:rsidR="001C3732">
          <w:rPr>
            <w:rFonts w:asciiTheme="minorHAnsi" w:eastAsiaTheme="minorEastAsia" w:hAnsiTheme="minorHAnsi" w:cstheme="minorBidi"/>
            <w:noProof/>
            <w:sz w:val="22"/>
            <w:szCs w:val="22"/>
          </w:rPr>
          <w:tab/>
        </w:r>
        <w:r w:rsidR="001C3732" w:rsidRPr="00392B7A">
          <w:rPr>
            <w:rStyle w:val="ad"/>
            <w:noProof/>
          </w:rPr>
          <w:t>Распоряжение налогового органа (зачет)» BRA_DOC_D_006 (Document)</w:t>
        </w:r>
        <w:r w:rsidR="001C3732">
          <w:rPr>
            <w:noProof/>
            <w:webHidden/>
          </w:rPr>
          <w:tab/>
        </w:r>
        <w:r w:rsidR="001C3732">
          <w:rPr>
            <w:noProof/>
            <w:webHidden/>
          </w:rPr>
          <w:fldChar w:fldCharType="begin"/>
        </w:r>
        <w:r w:rsidR="001C3732">
          <w:rPr>
            <w:noProof/>
            <w:webHidden/>
          </w:rPr>
          <w:instrText xml:space="preserve"> PAGEREF _Toc226625541 \h </w:instrText>
        </w:r>
        <w:r w:rsidR="001C3732">
          <w:rPr>
            <w:noProof/>
            <w:webHidden/>
          </w:rPr>
        </w:r>
        <w:r w:rsidR="001C3732">
          <w:rPr>
            <w:noProof/>
            <w:webHidden/>
          </w:rPr>
          <w:fldChar w:fldCharType="separate"/>
        </w:r>
        <w:r w:rsidR="001C3732">
          <w:rPr>
            <w:noProof/>
            <w:webHidden/>
          </w:rPr>
          <w:t>32</w:t>
        </w:r>
        <w:r w:rsidR="001C3732">
          <w:rPr>
            <w:noProof/>
            <w:webHidden/>
          </w:rPr>
          <w:fldChar w:fldCharType="end"/>
        </w:r>
      </w:hyperlink>
    </w:p>
    <w:p w14:paraId="1D3389B7" w14:textId="77777777" w:rsidR="001C3732" w:rsidRDefault="00916533">
      <w:pPr>
        <w:pStyle w:val="52"/>
        <w:rPr>
          <w:rFonts w:asciiTheme="minorHAnsi" w:eastAsiaTheme="minorEastAsia" w:hAnsiTheme="minorHAnsi" w:cstheme="minorBidi"/>
          <w:sz w:val="22"/>
          <w:szCs w:val="22"/>
        </w:rPr>
      </w:pPr>
      <w:hyperlink w:anchor="_Toc226625542" w:history="1">
        <w:r w:rsidR="001C3732" w:rsidRPr="00392B7A">
          <w:rPr>
            <w:rStyle w:val="ad"/>
          </w:rPr>
          <w:t>2.1.2.3.1.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«Распоряжение налогового органа (зачет)» BRA_DOC_D_006</w:t>
        </w:r>
        <w:r w:rsidR="001C3732">
          <w:rPr>
            <w:webHidden/>
          </w:rPr>
          <w:tab/>
        </w:r>
        <w:r w:rsidR="001C3732">
          <w:rPr>
            <w:webHidden/>
          </w:rPr>
          <w:fldChar w:fldCharType="begin"/>
        </w:r>
        <w:r w:rsidR="001C3732">
          <w:rPr>
            <w:webHidden/>
          </w:rPr>
          <w:instrText xml:space="preserve"> PAGEREF _Toc226625542 \h </w:instrText>
        </w:r>
        <w:r w:rsidR="001C3732">
          <w:rPr>
            <w:webHidden/>
          </w:rPr>
        </w:r>
        <w:r w:rsidR="001C3732">
          <w:rPr>
            <w:webHidden/>
          </w:rPr>
          <w:fldChar w:fldCharType="separate"/>
        </w:r>
        <w:r w:rsidR="001C3732">
          <w:rPr>
            <w:webHidden/>
          </w:rPr>
          <w:t>32</w:t>
        </w:r>
        <w:r w:rsidR="001C3732">
          <w:rPr>
            <w:webHidden/>
          </w:rPr>
          <w:fldChar w:fldCharType="end"/>
        </w:r>
      </w:hyperlink>
    </w:p>
    <w:p w14:paraId="5D36F4EA" w14:textId="77777777" w:rsidR="001C3732" w:rsidRDefault="00916533">
      <w:pPr>
        <w:pStyle w:val="52"/>
        <w:rPr>
          <w:rFonts w:asciiTheme="minorHAnsi" w:eastAsiaTheme="minorEastAsia" w:hAnsiTheme="minorHAnsi" w:cstheme="minorBidi"/>
          <w:sz w:val="22"/>
          <w:szCs w:val="22"/>
        </w:rPr>
      </w:pPr>
      <w:hyperlink w:anchor="_Toc226625543" w:history="1">
        <w:r w:rsidR="001C3732" w:rsidRPr="00392B7A">
          <w:rPr>
            <w:rStyle w:val="ad"/>
          </w:rPr>
          <w:t>2.1.2.3.2.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«Распоряжение налогового органа (зачет)» BRA_DOC_D_006</w:t>
        </w:r>
        <w:r w:rsidR="001C3732">
          <w:rPr>
            <w:webHidden/>
          </w:rPr>
          <w:tab/>
        </w:r>
        <w:r w:rsidR="001C3732">
          <w:rPr>
            <w:webHidden/>
          </w:rPr>
          <w:fldChar w:fldCharType="begin"/>
        </w:r>
        <w:r w:rsidR="001C3732">
          <w:rPr>
            <w:webHidden/>
          </w:rPr>
          <w:instrText xml:space="preserve"> PAGEREF _Toc226625543 \h </w:instrText>
        </w:r>
        <w:r w:rsidR="001C3732">
          <w:rPr>
            <w:webHidden/>
          </w:rPr>
        </w:r>
        <w:r w:rsidR="001C3732">
          <w:rPr>
            <w:webHidden/>
          </w:rPr>
          <w:fldChar w:fldCharType="separate"/>
        </w:r>
        <w:r w:rsidR="001C3732">
          <w:rPr>
            <w:webHidden/>
          </w:rPr>
          <w:t>34</w:t>
        </w:r>
        <w:r w:rsidR="001C3732">
          <w:rPr>
            <w:webHidden/>
          </w:rPr>
          <w:fldChar w:fldCharType="end"/>
        </w:r>
      </w:hyperlink>
    </w:p>
    <w:p w14:paraId="205EA122" w14:textId="77777777" w:rsidR="001C3732" w:rsidRDefault="00916533">
      <w:pPr>
        <w:pStyle w:val="42"/>
        <w:rPr>
          <w:rFonts w:asciiTheme="minorHAnsi" w:eastAsiaTheme="minorEastAsia" w:hAnsiTheme="minorHAnsi" w:cstheme="minorBidi"/>
          <w:noProof/>
          <w:sz w:val="22"/>
          <w:szCs w:val="22"/>
        </w:rPr>
      </w:pPr>
      <w:hyperlink w:anchor="_Toc226625544" w:history="1">
        <w:r w:rsidR="001C3732" w:rsidRPr="00392B7A">
          <w:rPr>
            <w:rStyle w:val="ad"/>
            <w:noProof/>
          </w:rPr>
          <w:t>2.1.2.4.</w:t>
        </w:r>
        <w:r w:rsidR="001C3732">
          <w:rPr>
            <w:rFonts w:asciiTheme="minorHAnsi" w:eastAsiaTheme="minorEastAsia" w:hAnsiTheme="minorHAnsi" w:cstheme="minorBidi"/>
            <w:noProof/>
            <w:sz w:val="22"/>
            <w:szCs w:val="22"/>
          </w:rPr>
          <w:tab/>
        </w:r>
        <w:r w:rsidR="001C3732" w:rsidRPr="00392B7A">
          <w:rPr>
            <w:rStyle w:val="ad"/>
            <w:noProof/>
          </w:rPr>
          <w:t>Распоряжение налогового органа (уточнение)» BRA_DOC_D_007 (Document)</w:t>
        </w:r>
        <w:r w:rsidR="001C3732">
          <w:rPr>
            <w:noProof/>
            <w:webHidden/>
          </w:rPr>
          <w:tab/>
        </w:r>
        <w:r w:rsidR="001C3732">
          <w:rPr>
            <w:noProof/>
            <w:webHidden/>
          </w:rPr>
          <w:fldChar w:fldCharType="begin"/>
        </w:r>
        <w:r w:rsidR="001C3732">
          <w:rPr>
            <w:noProof/>
            <w:webHidden/>
          </w:rPr>
          <w:instrText xml:space="preserve"> PAGEREF _Toc226625544 \h </w:instrText>
        </w:r>
        <w:r w:rsidR="001C3732">
          <w:rPr>
            <w:noProof/>
            <w:webHidden/>
          </w:rPr>
        </w:r>
        <w:r w:rsidR="001C3732">
          <w:rPr>
            <w:noProof/>
            <w:webHidden/>
          </w:rPr>
          <w:fldChar w:fldCharType="separate"/>
        </w:r>
        <w:r w:rsidR="001C3732">
          <w:rPr>
            <w:noProof/>
            <w:webHidden/>
          </w:rPr>
          <w:t>36</w:t>
        </w:r>
        <w:r w:rsidR="001C3732">
          <w:rPr>
            <w:noProof/>
            <w:webHidden/>
          </w:rPr>
          <w:fldChar w:fldCharType="end"/>
        </w:r>
      </w:hyperlink>
    </w:p>
    <w:p w14:paraId="69584CF2" w14:textId="77777777" w:rsidR="001C3732" w:rsidRDefault="00916533">
      <w:pPr>
        <w:pStyle w:val="52"/>
        <w:rPr>
          <w:rFonts w:asciiTheme="minorHAnsi" w:eastAsiaTheme="minorEastAsia" w:hAnsiTheme="minorHAnsi" w:cstheme="minorBidi"/>
          <w:sz w:val="22"/>
          <w:szCs w:val="22"/>
        </w:rPr>
      </w:pPr>
      <w:hyperlink w:anchor="_Toc226625545" w:history="1">
        <w:r w:rsidR="001C3732" w:rsidRPr="00392B7A">
          <w:rPr>
            <w:rStyle w:val="ad"/>
          </w:rPr>
          <w:t>2.1.2.4.1.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«Распоряжение налогового органа (уточнение)» BRA_DOC_D_007</w:t>
        </w:r>
        <w:r w:rsidR="001C3732">
          <w:rPr>
            <w:webHidden/>
          </w:rPr>
          <w:tab/>
        </w:r>
        <w:r w:rsidR="001C3732">
          <w:rPr>
            <w:webHidden/>
          </w:rPr>
          <w:fldChar w:fldCharType="begin"/>
        </w:r>
        <w:r w:rsidR="001C3732">
          <w:rPr>
            <w:webHidden/>
          </w:rPr>
          <w:instrText xml:space="preserve"> PAGEREF _Toc226625545 \h </w:instrText>
        </w:r>
        <w:r w:rsidR="001C3732">
          <w:rPr>
            <w:webHidden/>
          </w:rPr>
        </w:r>
        <w:r w:rsidR="001C3732">
          <w:rPr>
            <w:webHidden/>
          </w:rPr>
          <w:fldChar w:fldCharType="separate"/>
        </w:r>
        <w:r w:rsidR="001C3732">
          <w:rPr>
            <w:webHidden/>
          </w:rPr>
          <w:t>36</w:t>
        </w:r>
        <w:r w:rsidR="001C3732">
          <w:rPr>
            <w:webHidden/>
          </w:rPr>
          <w:fldChar w:fldCharType="end"/>
        </w:r>
      </w:hyperlink>
    </w:p>
    <w:p w14:paraId="7B8CD792" w14:textId="77777777" w:rsidR="001C3732" w:rsidRDefault="00916533">
      <w:pPr>
        <w:pStyle w:val="52"/>
        <w:rPr>
          <w:rFonts w:asciiTheme="minorHAnsi" w:eastAsiaTheme="minorEastAsia" w:hAnsiTheme="minorHAnsi" w:cstheme="minorBidi"/>
          <w:sz w:val="22"/>
          <w:szCs w:val="22"/>
        </w:rPr>
      </w:pPr>
      <w:hyperlink w:anchor="_Toc226625546" w:history="1">
        <w:r w:rsidR="001C3732" w:rsidRPr="00392B7A">
          <w:rPr>
            <w:rStyle w:val="ad"/>
          </w:rPr>
          <w:t>2.1.2.4.2.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«Распоряжение налогового органа (уточнение)» BRA_DOC_D_007</w:t>
        </w:r>
        <w:r w:rsidR="001C3732">
          <w:rPr>
            <w:webHidden/>
          </w:rPr>
          <w:tab/>
        </w:r>
        <w:r w:rsidR="001C3732">
          <w:rPr>
            <w:webHidden/>
          </w:rPr>
          <w:fldChar w:fldCharType="begin"/>
        </w:r>
        <w:r w:rsidR="001C3732">
          <w:rPr>
            <w:webHidden/>
          </w:rPr>
          <w:instrText xml:space="preserve"> PAGEREF _Toc226625546 \h </w:instrText>
        </w:r>
        <w:r w:rsidR="001C3732">
          <w:rPr>
            <w:webHidden/>
          </w:rPr>
        </w:r>
        <w:r w:rsidR="001C3732">
          <w:rPr>
            <w:webHidden/>
          </w:rPr>
          <w:fldChar w:fldCharType="separate"/>
        </w:r>
        <w:r w:rsidR="001C3732">
          <w:rPr>
            <w:webHidden/>
          </w:rPr>
          <w:t>38</w:t>
        </w:r>
        <w:r w:rsidR="001C3732">
          <w:rPr>
            <w:webHidden/>
          </w:rPr>
          <w:fldChar w:fldCharType="end"/>
        </w:r>
      </w:hyperlink>
    </w:p>
    <w:p w14:paraId="6536FF50" w14:textId="77777777" w:rsidR="001C3732" w:rsidRDefault="00916533">
      <w:pPr>
        <w:pStyle w:val="42"/>
        <w:rPr>
          <w:rFonts w:asciiTheme="minorHAnsi" w:eastAsiaTheme="minorEastAsia" w:hAnsiTheme="minorHAnsi" w:cstheme="minorBidi"/>
          <w:noProof/>
          <w:sz w:val="22"/>
          <w:szCs w:val="22"/>
        </w:rPr>
      </w:pPr>
      <w:hyperlink w:anchor="_Toc226625547" w:history="1">
        <w:r w:rsidR="001C3732" w:rsidRPr="00392B7A">
          <w:rPr>
            <w:rStyle w:val="ad"/>
            <w:noProof/>
          </w:rPr>
          <w:t>2.1.2.5.</w:t>
        </w:r>
        <w:r w:rsidR="001C3732">
          <w:rPr>
            <w:rFonts w:asciiTheme="minorHAnsi" w:eastAsiaTheme="minorEastAsia" w:hAnsiTheme="minorHAnsi" w:cstheme="minorBidi"/>
            <w:noProof/>
            <w:sz w:val="22"/>
            <w:szCs w:val="22"/>
          </w:rPr>
          <w:tab/>
        </w:r>
        <w:r w:rsidR="001C3732" w:rsidRPr="00392B7A">
          <w:rPr>
            <w:rStyle w:val="ad"/>
            <w:noProof/>
          </w:rPr>
          <w:t>«Казначейская справка» RCA_DOC_D_009 (Document)</w:t>
        </w:r>
        <w:r w:rsidR="001C3732">
          <w:rPr>
            <w:noProof/>
            <w:webHidden/>
          </w:rPr>
          <w:tab/>
        </w:r>
        <w:r w:rsidR="001C3732">
          <w:rPr>
            <w:noProof/>
            <w:webHidden/>
          </w:rPr>
          <w:fldChar w:fldCharType="begin"/>
        </w:r>
        <w:r w:rsidR="001C3732">
          <w:rPr>
            <w:noProof/>
            <w:webHidden/>
          </w:rPr>
          <w:instrText xml:space="preserve"> PAGEREF _Toc226625547 \h </w:instrText>
        </w:r>
        <w:r w:rsidR="001C3732">
          <w:rPr>
            <w:noProof/>
            <w:webHidden/>
          </w:rPr>
        </w:r>
        <w:r w:rsidR="001C3732">
          <w:rPr>
            <w:noProof/>
            <w:webHidden/>
          </w:rPr>
          <w:fldChar w:fldCharType="separate"/>
        </w:r>
        <w:r w:rsidR="001C3732">
          <w:rPr>
            <w:noProof/>
            <w:webHidden/>
          </w:rPr>
          <w:t>39</w:t>
        </w:r>
        <w:r w:rsidR="001C3732">
          <w:rPr>
            <w:noProof/>
            <w:webHidden/>
          </w:rPr>
          <w:fldChar w:fldCharType="end"/>
        </w:r>
      </w:hyperlink>
    </w:p>
    <w:p w14:paraId="09ED82E6" w14:textId="77777777" w:rsidR="001C3732" w:rsidRDefault="00916533">
      <w:pPr>
        <w:pStyle w:val="52"/>
        <w:rPr>
          <w:rFonts w:asciiTheme="minorHAnsi" w:eastAsiaTheme="minorEastAsia" w:hAnsiTheme="minorHAnsi" w:cstheme="minorBidi"/>
          <w:sz w:val="22"/>
          <w:szCs w:val="22"/>
        </w:rPr>
      </w:pPr>
      <w:hyperlink w:anchor="_Toc226625548" w:history="1">
        <w:r w:rsidR="001C3732" w:rsidRPr="00392B7A">
          <w:rPr>
            <w:rStyle w:val="ad"/>
          </w:rPr>
          <w:t>2.1.2.5.1.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«Казначейская справка» RCA_DOC_D_009</w:t>
        </w:r>
        <w:r w:rsidR="001C3732">
          <w:rPr>
            <w:webHidden/>
          </w:rPr>
          <w:tab/>
        </w:r>
        <w:r w:rsidR="001C3732">
          <w:rPr>
            <w:webHidden/>
          </w:rPr>
          <w:fldChar w:fldCharType="begin"/>
        </w:r>
        <w:r w:rsidR="001C3732">
          <w:rPr>
            <w:webHidden/>
          </w:rPr>
          <w:instrText xml:space="preserve"> PAGEREF _Toc226625548 \h </w:instrText>
        </w:r>
        <w:r w:rsidR="001C3732">
          <w:rPr>
            <w:webHidden/>
          </w:rPr>
        </w:r>
        <w:r w:rsidR="001C3732">
          <w:rPr>
            <w:webHidden/>
          </w:rPr>
          <w:fldChar w:fldCharType="separate"/>
        </w:r>
        <w:r w:rsidR="001C3732">
          <w:rPr>
            <w:webHidden/>
          </w:rPr>
          <w:t>39</w:t>
        </w:r>
        <w:r w:rsidR="001C3732">
          <w:rPr>
            <w:webHidden/>
          </w:rPr>
          <w:fldChar w:fldCharType="end"/>
        </w:r>
      </w:hyperlink>
    </w:p>
    <w:p w14:paraId="77C35511" w14:textId="77777777" w:rsidR="001C3732" w:rsidRDefault="00916533">
      <w:pPr>
        <w:pStyle w:val="52"/>
        <w:rPr>
          <w:rFonts w:asciiTheme="minorHAnsi" w:eastAsiaTheme="minorEastAsia" w:hAnsiTheme="minorHAnsi" w:cstheme="minorBidi"/>
          <w:sz w:val="22"/>
          <w:szCs w:val="22"/>
        </w:rPr>
      </w:pPr>
      <w:hyperlink w:anchor="_Toc226625549" w:history="1">
        <w:r w:rsidR="001C3732" w:rsidRPr="00392B7A">
          <w:rPr>
            <w:rStyle w:val="ad"/>
          </w:rPr>
          <w:t>2.1.2.5.2.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«Казначейская справка» RCA_DOC_D_009</w:t>
        </w:r>
        <w:r w:rsidR="001C3732">
          <w:rPr>
            <w:webHidden/>
          </w:rPr>
          <w:tab/>
        </w:r>
        <w:r w:rsidR="001C3732">
          <w:rPr>
            <w:webHidden/>
          </w:rPr>
          <w:fldChar w:fldCharType="begin"/>
        </w:r>
        <w:r w:rsidR="001C3732">
          <w:rPr>
            <w:webHidden/>
          </w:rPr>
          <w:instrText xml:space="preserve"> PAGEREF _Toc226625549 \h </w:instrText>
        </w:r>
        <w:r w:rsidR="001C3732">
          <w:rPr>
            <w:webHidden/>
          </w:rPr>
        </w:r>
        <w:r w:rsidR="001C3732">
          <w:rPr>
            <w:webHidden/>
          </w:rPr>
          <w:fldChar w:fldCharType="separate"/>
        </w:r>
        <w:r w:rsidR="001C3732">
          <w:rPr>
            <w:webHidden/>
          </w:rPr>
          <w:t>43</w:t>
        </w:r>
        <w:r w:rsidR="001C3732">
          <w:rPr>
            <w:webHidden/>
          </w:rPr>
          <w:fldChar w:fldCharType="end"/>
        </w:r>
      </w:hyperlink>
    </w:p>
    <w:p w14:paraId="1BA37121" w14:textId="77777777" w:rsidR="001C3732" w:rsidRDefault="00916533">
      <w:pPr>
        <w:pStyle w:val="42"/>
        <w:rPr>
          <w:rFonts w:asciiTheme="minorHAnsi" w:eastAsiaTheme="minorEastAsia" w:hAnsiTheme="minorHAnsi" w:cstheme="minorBidi"/>
          <w:noProof/>
          <w:sz w:val="22"/>
          <w:szCs w:val="22"/>
        </w:rPr>
      </w:pPr>
      <w:hyperlink w:anchor="_Toc226625550" w:history="1">
        <w:r w:rsidR="001C3732" w:rsidRPr="00392B7A">
          <w:rPr>
            <w:rStyle w:val="ad"/>
            <w:noProof/>
          </w:rPr>
          <w:t>2.1.2.6.</w:t>
        </w:r>
        <w:r w:rsidR="001C3732">
          <w:rPr>
            <w:rFonts w:asciiTheme="minorHAnsi" w:eastAsiaTheme="minorEastAsia" w:hAnsiTheme="minorHAnsi" w:cstheme="minorBidi"/>
            <w:noProof/>
            <w:sz w:val="22"/>
            <w:szCs w:val="22"/>
          </w:rPr>
          <w:tab/>
        </w:r>
        <w:r w:rsidR="001C3732" w:rsidRPr="00392B7A">
          <w:rPr>
            <w:rStyle w:val="ad"/>
            <w:noProof/>
          </w:rPr>
          <w:t>«Платежное поручение (исходящий)» RCA_DOC_D_013 (Document)</w:t>
        </w:r>
        <w:r w:rsidR="001C3732">
          <w:rPr>
            <w:noProof/>
            <w:webHidden/>
          </w:rPr>
          <w:tab/>
        </w:r>
        <w:r w:rsidR="001C3732">
          <w:rPr>
            <w:noProof/>
            <w:webHidden/>
          </w:rPr>
          <w:fldChar w:fldCharType="begin"/>
        </w:r>
        <w:r w:rsidR="001C3732">
          <w:rPr>
            <w:noProof/>
            <w:webHidden/>
          </w:rPr>
          <w:instrText xml:space="preserve"> PAGEREF _Toc226625550 \h </w:instrText>
        </w:r>
        <w:r w:rsidR="001C3732">
          <w:rPr>
            <w:noProof/>
            <w:webHidden/>
          </w:rPr>
        </w:r>
        <w:r w:rsidR="001C3732">
          <w:rPr>
            <w:noProof/>
            <w:webHidden/>
          </w:rPr>
          <w:fldChar w:fldCharType="separate"/>
        </w:r>
        <w:r w:rsidR="001C3732">
          <w:rPr>
            <w:noProof/>
            <w:webHidden/>
          </w:rPr>
          <w:t>45</w:t>
        </w:r>
        <w:r w:rsidR="001C3732">
          <w:rPr>
            <w:noProof/>
            <w:webHidden/>
          </w:rPr>
          <w:fldChar w:fldCharType="end"/>
        </w:r>
      </w:hyperlink>
    </w:p>
    <w:p w14:paraId="6837AD84" w14:textId="77777777" w:rsidR="001C3732" w:rsidRDefault="00916533">
      <w:pPr>
        <w:pStyle w:val="52"/>
        <w:rPr>
          <w:rFonts w:asciiTheme="minorHAnsi" w:eastAsiaTheme="minorEastAsia" w:hAnsiTheme="minorHAnsi" w:cstheme="minorBidi"/>
          <w:sz w:val="22"/>
          <w:szCs w:val="22"/>
        </w:rPr>
      </w:pPr>
      <w:hyperlink w:anchor="_Toc226625551" w:history="1">
        <w:r w:rsidR="001C3732" w:rsidRPr="00392B7A">
          <w:rPr>
            <w:rStyle w:val="ad"/>
          </w:rPr>
          <w:t>2.1.2.6.1.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«Платежное поручение (исходящий)» RCA_DOC_D_013</w:t>
        </w:r>
        <w:r w:rsidR="001C3732">
          <w:rPr>
            <w:webHidden/>
          </w:rPr>
          <w:tab/>
        </w:r>
        <w:r w:rsidR="001C3732">
          <w:rPr>
            <w:webHidden/>
          </w:rPr>
          <w:fldChar w:fldCharType="begin"/>
        </w:r>
        <w:r w:rsidR="001C3732">
          <w:rPr>
            <w:webHidden/>
          </w:rPr>
          <w:instrText xml:space="preserve"> PAGEREF _Toc226625551 \h </w:instrText>
        </w:r>
        <w:r w:rsidR="001C3732">
          <w:rPr>
            <w:webHidden/>
          </w:rPr>
        </w:r>
        <w:r w:rsidR="001C3732">
          <w:rPr>
            <w:webHidden/>
          </w:rPr>
          <w:fldChar w:fldCharType="separate"/>
        </w:r>
        <w:r w:rsidR="001C3732">
          <w:rPr>
            <w:webHidden/>
          </w:rPr>
          <w:t>45</w:t>
        </w:r>
        <w:r w:rsidR="001C3732">
          <w:rPr>
            <w:webHidden/>
          </w:rPr>
          <w:fldChar w:fldCharType="end"/>
        </w:r>
      </w:hyperlink>
    </w:p>
    <w:p w14:paraId="3B089970" w14:textId="77777777" w:rsidR="001C3732" w:rsidRDefault="00916533">
      <w:pPr>
        <w:pStyle w:val="52"/>
        <w:rPr>
          <w:rFonts w:asciiTheme="minorHAnsi" w:eastAsiaTheme="minorEastAsia" w:hAnsiTheme="minorHAnsi" w:cstheme="minorBidi"/>
          <w:sz w:val="22"/>
          <w:szCs w:val="22"/>
        </w:rPr>
      </w:pPr>
      <w:hyperlink w:anchor="_Toc226625552" w:history="1">
        <w:r w:rsidR="001C3732" w:rsidRPr="00392B7A">
          <w:rPr>
            <w:rStyle w:val="ad"/>
          </w:rPr>
          <w:t>2.1.2.6.2.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«Платежное поручение (исходящий)» RCA_DOC_D_013</w:t>
        </w:r>
        <w:r w:rsidR="001C3732">
          <w:rPr>
            <w:webHidden/>
          </w:rPr>
          <w:tab/>
        </w:r>
        <w:r w:rsidR="001C3732">
          <w:rPr>
            <w:webHidden/>
          </w:rPr>
          <w:fldChar w:fldCharType="begin"/>
        </w:r>
        <w:r w:rsidR="001C3732">
          <w:rPr>
            <w:webHidden/>
          </w:rPr>
          <w:instrText xml:space="preserve"> PAGEREF _Toc226625552 \h </w:instrText>
        </w:r>
        <w:r w:rsidR="001C3732">
          <w:rPr>
            <w:webHidden/>
          </w:rPr>
        </w:r>
        <w:r w:rsidR="001C3732">
          <w:rPr>
            <w:webHidden/>
          </w:rPr>
          <w:fldChar w:fldCharType="separate"/>
        </w:r>
        <w:r w:rsidR="001C3732">
          <w:rPr>
            <w:webHidden/>
          </w:rPr>
          <w:t>47</w:t>
        </w:r>
        <w:r w:rsidR="001C3732">
          <w:rPr>
            <w:webHidden/>
          </w:rPr>
          <w:fldChar w:fldCharType="end"/>
        </w:r>
      </w:hyperlink>
    </w:p>
    <w:p w14:paraId="53F33A86" w14:textId="77777777" w:rsidR="001C3732" w:rsidRDefault="00916533">
      <w:pPr>
        <w:pStyle w:val="42"/>
        <w:rPr>
          <w:rFonts w:asciiTheme="minorHAnsi" w:eastAsiaTheme="minorEastAsia" w:hAnsiTheme="minorHAnsi" w:cstheme="minorBidi"/>
          <w:noProof/>
          <w:sz w:val="22"/>
          <w:szCs w:val="22"/>
        </w:rPr>
      </w:pPr>
      <w:hyperlink w:anchor="_Toc226625553" w:history="1">
        <w:r w:rsidR="001C3732" w:rsidRPr="00392B7A">
          <w:rPr>
            <w:rStyle w:val="ad"/>
            <w:noProof/>
          </w:rPr>
          <w:t>2.1.2.7.</w:t>
        </w:r>
        <w:r w:rsidR="001C3732">
          <w:rPr>
            <w:rFonts w:asciiTheme="minorHAnsi" w:eastAsiaTheme="minorEastAsia" w:hAnsiTheme="minorHAnsi" w:cstheme="minorBidi"/>
            <w:noProof/>
            <w:sz w:val="22"/>
            <w:szCs w:val="22"/>
          </w:rPr>
          <w:tab/>
        </w:r>
        <w:r w:rsidR="001C3732" w:rsidRPr="00392B7A">
          <w:rPr>
            <w:rStyle w:val="ad"/>
            <w:noProof/>
          </w:rPr>
          <w:t>«Поручение о перечислении на счет (исходящий)» RCA_DOC_D_014 (Document)</w:t>
        </w:r>
        <w:r w:rsidR="001C3732">
          <w:rPr>
            <w:noProof/>
            <w:webHidden/>
          </w:rPr>
          <w:tab/>
        </w:r>
        <w:r w:rsidR="001C3732">
          <w:rPr>
            <w:noProof/>
            <w:webHidden/>
          </w:rPr>
          <w:fldChar w:fldCharType="begin"/>
        </w:r>
        <w:r w:rsidR="001C3732">
          <w:rPr>
            <w:noProof/>
            <w:webHidden/>
          </w:rPr>
          <w:instrText xml:space="preserve"> PAGEREF _Toc226625553 \h </w:instrText>
        </w:r>
        <w:r w:rsidR="001C3732">
          <w:rPr>
            <w:noProof/>
            <w:webHidden/>
          </w:rPr>
        </w:r>
        <w:r w:rsidR="001C3732">
          <w:rPr>
            <w:noProof/>
            <w:webHidden/>
          </w:rPr>
          <w:fldChar w:fldCharType="separate"/>
        </w:r>
        <w:r w:rsidR="001C3732">
          <w:rPr>
            <w:noProof/>
            <w:webHidden/>
          </w:rPr>
          <w:t>49</w:t>
        </w:r>
        <w:r w:rsidR="001C3732">
          <w:rPr>
            <w:noProof/>
            <w:webHidden/>
          </w:rPr>
          <w:fldChar w:fldCharType="end"/>
        </w:r>
      </w:hyperlink>
    </w:p>
    <w:p w14:paraId="3519028B" w14:textId="77777777" w:rsidR="001C3732" w:rsidRDefault="00916533">
      <w:pPr>
        <w:pStyle w:val="52"/>
        <w:rPr>
          <w:rFonts w:asciiTheme="minorHAnsi" w:eastAsiaTheme="minorEastAsia" w:hAnsiTheme="minorHAnsi" w:cstheme="minorBidi"/>
          <w:sz w:val="22"/>
          <w:szCs w:val="22"/>
        </w:rPr>
      </w:pPr>
      <w:hyperlink w:anchor="_Toc226625554" w:history="1">
        <w:r w:rsidR="001C3732" w:rsidRPr="00392B7A">
          <w:rPr>
            <w:rStyle w:val="ad"/>
          </w:rPr>
          <w:t>2.1.2.7.1.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«Поручение о перечислении на счет (исходящий)» RCA_DOC_D_014</w:t>
        </w:r>
        <w:r w:rsidR="001C3732">
          <w:rPr>
            <w:webHidden/>
          </w:rPr>
          <w:tab/>
        </w:r>
        <w:r w:rsidR="001C3732">
          <w:rPr>
            <w:webHidden/>
          </w:rPr>
          <w:fldChar w:fldCharType="begin"/>
        </w:r>
        <w:r w:rsidR="001C3732">
          <w:rPr>
            <w:webHidden/>
          </w:rPr>
          <w:instrText xml:space="preserve"> PAGEREF _Toc226625554 \h </w:instrText>
        </w:r>
        <w:r w:rsidR="001C3732">
          <w:rPr>
            <w:webHidden/>
          </w:rPr>
        </w:r>
        <w:r w:rsidR="001C3732">
          <w:rPr>
            <w:webHidden/>
          </w:rPr>
          <w:fldChar w:fldCharType="separate"/>
        </w:r>
        <w:r w:rsidR="001C3732">
          <w:rPr>
            <w:webHidden/>
          </w:rPr>
          <w:t>49</w:t>
        </w:r>
        <w:r w:rsidR="001C3732">
          <w:rPr>
            <w:webHidden/>
          </w:rPr>
          <w:fldChar w:fldCharType="end"/>
        </w:r>
      </w:hyperlink>
    </w:p>
    <w:p w14:paraId="1B835C80" w14:textId="77777777" w:rsidR="001C3732" w:rsidRDefault="00916533">
      <w:pPr>
        <w:pStyle w:val="52"/>
        <w:rPr>
          <w:rFonts w:asciiTheme="minorHAnsi" w:eastAsiaTheme="minorEastAsia" w:hAnsiTheme="minorHAnsi" w:cstheme="minorBidi"/>
          <w:sz w:val="22"/>
          <w:szCs w:val="22"/>
        </w:rPr>
      </w:pPr>
      <w:hyperlink w:anchor="_Toc226625555" w:history="1">
        <w:r w:rsidR="001C3732" w:rsidRPr="00392B7A">
          <w:rPr>
            <w:rStyle w:val="ad"/>
          </w:rPr>
          <w:t>2.1.2.7.2.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«Поручение о перечислении на счет (исходящий)» RCA_DOC_D_014</w:t>
        </w:r>
        <w:r w:rsidR="001C3732">
          <w:rPr>
            <w:webHidden/>
          </w:rPr>
          <w:tab/>
        </w:r>
        <w:r w:rsidR="001C3732">
          <w:rPr>
            <w:webHidden/>
          </w:rPr>
          <w:fldChar w:fldCharType="begin"/>
        </w:r>
        <w:r w:rsidR="001C3732">
          <w:rPr>
            <w:webHidden/>
          </w:rPr>
          <w:instrText xml:space="preserve"> PAGEREF _Toc226625555 \h </w:instrText>
        </w:r>
        <w:r w:rsidR="001C3732">
          <w:rPr>
            <w:webHidden/>
          </w:rPr>
        </w:r>
        <w:r w:rsidR="001C3732">
          <w:rPr>
            <w:webHidden/>
          </w:rPr>
          <w:fldChar w:fldCharType="separate"/>
        </w:r>
        <w:r w:rsidR="001C3732">
          <w:rPr>
            <w:webHidden/>
          </w:rPr>
          <w:t>52</w:t>
        </w:r>
        <w:r w:rsidR="001C3732">
          <w:rPr>
            <w:webHidden/>
          </w:rPr>
          <w:fldChar w:fldCharType="end"/>
        </w:r>
      </w:hyperlink>
    </w:p>
    <w:p w14:paraId="1980515A" w14:textId="77777777" w:rsidR="001C3732" w:rsidRDefault="00916533">
      <w:pPr>
        <w:pStyle w:val="42"/>
        <w:rPr>
          <w:rFonts w:asciiTheme="minorHAnsi" w:eastAsiaTheme="minorEastAsia" w:hAnsiTheme="minorHAnsi" w:cstheme="minorBidi"/>
          <w:noProof/>
          <w:sz w:val="22"/>
          <w:szCs w:val="22"/>
        </w:rPr>
      </w:pPr>
      <w:hyperlink w:anchor="_Toc226625556" w:history="1">
        <w:r w:rsidR="001C3732" w:rsidRPr="00392B7A">
          <w:rPr>
            <w:rStyle w:val="ad"/>
            <w:noProof/>
          </w:rPr>
          <w:t>2.1.2.8.</w:t>
        </w:r>
        <w:r w:rsidR="001C3732">
          <w:rPr>
            <w:rFonts w:asciiTheme="minorHAnsi" w:eastAsiaTheme="minorEastAsia" w:hAnsiTheme="minorHAnsi" w:cstheme="minorBidi"/>
            <w:noProof/>
            <w:sz w:val="22"/>
            <w:szCs w:val="22"/>
          </w:rPr>
          <w:tab/>
        </w:r>
        <w:r w:rsidR="001C3732" w:rsidRPr="00392B7A">
          <w:rPr>
            <w:rStyle w:val="ad"/>
            <w:noProof/>
          </w:rPr>
          <w:t>«Реестр перечисленных поступлений» RCA_DOC_D_015 (Document)</w:t>
        </w:r>
        <w:r w:rsidR="001C3732">
          <w:rPr>
            <w:noProof/>
            <w:webHidden/>
          </w:rPr>
          <w:tab/>
        </w:r>
        <w:r w:rsidR="001C3732">
          <w:rPr>
            <w:noProof/>
            <w:webHidden/>
          </w:rPr>
          <w:fldChar w:fldCharType="begin"/>
        </w:r>
        <w:r w:rsidR="001C3732">
          <w:rPr>
            <w:noProof/>
            <w:webHidden/>
          </w:rPr>
          <w:instrText xml:space="preserve"> PAGEREF _Toc226625556 \h </w:instrText>
        </w:r>
        <w:r w:rsidR="001C3732">
          <w:rPr>
            <w:noProof/>
            <w:webHidden/>
          </w:rPr>
        </w:r>
        <w:r w:rsidR="001C3732">
          <w:rPr>
            <w:noProof/>
            <w:webHidden/>
          </w:rPr>
          <w:fldChar w:fldCharType="separate"/>
        </w:r>
        <w:r w:rsidR="001C3732">
          <w:rPr>
            <w:noProof/>
            <w:webHidden/>
          </w:rPr>
          <w:t>54</w:t>
        </w:r>
        <w:r w:rsidR="001C3732">
          <w:rPr>
            <w:noProof/>
            <w:webHidden/>
          </w:rPr>
          <w:fldChar w:fldCharType="end"/>
        </w:r>
      </w:hyperlink>
    </w:p>
    <w:p w14:paraId="6ABD9BAC" w14:textId="77777777" w:rsidR="001C3732" w:rsidRDefault="00916533">
      <w:pPr>
        <w:pStyle w:val="52"/>
        <w:rPr>
          <w:rFonts w:asciiTheme="minorHAnsi" w:eastAsiaTheme="minorEastAsia" w:hAnsiTheme="minorHAnsi" w:cstheme="minorBidi"/>
          <w:sz w:val="22"/>
          <w:szCs w:val="22"/>
        </w:rPr>
      </w:pPr>
      <w:hyperlink w:anchor="_Toc226625557" w:history="1">
        <w:r w:rsidR="001C3732" w:rsidRPr="00392B7A">
          <w:rPr>
            <w:rStyle w:val="ad"/>
          </w:rPr>
          <w:t>2.1.2.8.1.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«Реестр перечисленных поступлений» RCA_DOC_D_015</w:t>
        </w:r>
        <w:r w:rsidR="001C3732">
          <w:rPr>
            <w:webHidden/>
          </w:rPr>
          <w:tab/>
        </w:r>
        <w:r w:rsidR="001C3732">
          <w:rPr>
            <w:webHidden/>
          </w:rPr>
          <w:fldChar w:fldCharType="begin"/>
        </w:r>
        <w:r w:rsidR="001C3732">
          <w:rPr>
            <w:webHidden/>
          </w:rPr>
          <w:instrText xml:space="preserve"> PAGEREF _Toc226625557 \h </w:instrText>
        </w:r>
        <w:r w:rsidR="001C3732">
          <w:rPr>
            <w:webHidden/>
          </w:rPr>
        </w:r>
        <w:r w:rsidR="001C3732">
          <w:rPr>
            <w:webHidden/>
          </w:rPr>
          <w:fldChar w:fldCharType="separate"/>
        </w:r>
        <w:r w:rsidR="001C3732">
          <w:rPr>
            <w:webHidden/>
          </w:rPr>
          <w:t>54</w:t>
        </w:r>
        <w:r w:rsidR="001C3732">
          <w:rPr>
            <w:webHidden/>
          </w:rPr>
          <w:fldChar w:fldCharType="end"/>
        </w:r>
      </w:hyperlink>
    </w:p>
    <w:p w14:paraId="0709F53F" w14:textId="77777777" w:rsidR="001C3732" w:rsidRDefault="00916533">
      <w:pPr>
        <w:pStyle w:val="52"/>
        <w:rPr>
          <w:rFonts w:asciiTheme="minorHAnsi" w:eastAsiaTheme="minorEastAsia" w:hAnsiTheme="minorHAnsi" w:cstheme="minorBidi"/>
          <w:sz w:val="22"/>
          <w:szCs w:val="22"/>
        </w:rPr>
      </w:pPr>
      <w:hyperlink w:anchor="_Toc226625558" w:history="1">
        <w:r w:rsidR="001C3732" w:rsidRPr="00392B7A">
          <w:rPr>
            <w:rStyle w:val="ad"/>
          </w:rPr>
          <w:t>2.1.2.8.2.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«Реестр перечисленных поступлений» RCA_DOC_D_015</w:t>
        </w:r>
        <w:r w:rsidR="001C3732">
          <w:rPr>
            <w:webHidden/>
          </w:rPr>
          <w:tab/>
        </w:r>
        <w:r w:rsidR="001C3732">
          <w:rPr>
            <w:webHidden/>
          </w:rPr>
          <w:fldChar w:fldCharType="begin"/>
        </w:r>
        <w:r w:rsidR="001C3732">
          <w:rPr>
            <w:webHidden/>
          </w:rPr>
          <w:instrText xml:space="preserve"> PAGEREF _Toc226625558 \h </w:instrText>
        </w:r>
        <w:r w:rsidR="001C3732">
          <w:rPr>
            <w:webHidden/>
          </w:rPr>
        </w:r>
        <w:r w:rsidR="001C3732">
          <w:rPr>
            <w:webHidden/>
          </w:rPr>
          <w:fldChar w:fldCharType="separate"/>
        </w:r>
        <w:r w:rsidR="001C3732">
          <w:rPr>
            <w:webHidden/>
          </w:rPr>
          <w:t>56</w:t>
        </w:r>
        <w:r w:rsidR="001C3732">
          <w:rPr>
            <w:webHidden/>
          </w:rPr>
          <w:fldChar w:fldCharType="end"/>
        </w:r>
      </w:hyperlink>
    </w:p>
    <w:p w14:paraId="24122A9C" w14:textId="77777777" w:rsidR="001C3732" w:rsidRDefault="00916533">
      <w:pPr>
        <w:pStyle w:val="42"/>
        <w:rPr>
          <w:rFonts w:asciiTheme="minorHAnsi" w:eastAsiaTheme="minorEastAsia" w:hAnsiTheme="minorHAnsi" w:cstheme="minorBidi"/>
          <w:noProof/>
          <w:sz w:val="22"/>
          <w:szCs w:val="22"/>
        </w:rPr>
      </w:pPr>
      <w:hyperlink w:anchor="_Toc226625559" w:history="1">
        <w:r w:rsidR="001C3732" w:rsidRPr="00392B7A">
          <w:rPr>
            <w:rStyle w:val="ad"/>
            <w:noProof/>
          </w:rPr>
          <w:t>2.1.2.9.</w:t>
        </w:r>
        <w:r w:rsidR="001C3732">
          <w:rPr>
            <w:rFonts w:asciiTheme="minorHAnsi" w:eastAsiaTheme="minorEastAsia" w:hAnsiTheme="minorHAnsi" w:cstheme="minorBidi"/>
            <w:noProof/>
            <w:sz w:val="22"/>
            <w:szCs w:val="22"/>
          </w:rPr>
          <w:tab/>
        </w:r>
        <w:r w:rsidR="001C3732" w:rsidRPr="00392B7A">
          <w:rPr>
            <w:rStyle w:val="ad"/>
            <w:noProof/>
          </w:rPr>
          <w:t>«Реестр передаваемых (принимаемых) платежей (ф. 0531477) (РОМ)» BSP_DOC_D_019 (Document)</w:t>
        </w:r>
        <w:r w:rsidR="001C3732">
          <w:rPr>
            <w:noProof/>
            <w:webHidden/>
          </w:rPr>
          <w:tab/>
        </w:r>
        <w:r w:rsidR="001C3732">
          <w:rPr>
            <w:noProof/>
            <w:webHidden/>
          </w:rPr>
          <w:fldChar w:fldCharType="begin"/>
        </w:r>
        <w:r w:rsidR="001C3732">
          <w:rPr>
            <w:noProof/>
            <w:webHidden/>
          </w:rPr>
          <w:instrText xml:space="preserve"> PAGEREF _Toc226625559 \h </w:instrText>
        </w:r>
        <w:r w:rsidR="001C3732">
          <w:rPr>
            <w:noProof/>
            <w:webHidden/>
          </w:rPr>
        </w:r>
        <w:r w:rsidR="001C3732">
          <w:rPr>
            <w:noProof/>
            <w:webHidden/>
          </w:rPr>
          <w:fldChar w:fldCharType="separate"/>
        </w:r>
        <w:r w:rsidR="001C3732">
          <w:rPr>
            <w:noProof/>
            <w:webHidden/>
          </w:rPr>
          <w:t>57</w:t>
        </w:r>
        <w:r w:rsidR="001C3732">
          <w:rPr>
            <w:noProof/>
            <w:webHidden/>
          </w:rPr>
          <w:fldChar w:fldCharType="end"/>
        </w:r>
      </w:hyperlink>
    </w:p>
    <w:p w14:paraId="67F96967" w14:textId="77777777" w:rsidR="001C3732" w:rsidRDefault="00916533">
      <w:pPr>
        <w:pStyle w:val="52"/>
        <w:rPr>
          <w:rFonts w:asciiTheme="minorHAnsi" w:eastAsiaTheme="minorEastAsia" w:hAnsiTheme="minorHAnsi" w:cstheme="minorBidi"/>
          <w:sz w:val="22"/>
          <w:szCs w:val="22"/>
        </w:rPr>
      </w:pPr>
      <w:hyperlink w:anchor="_Toc226625560" w:history="1">
        <w:r w:rsidR="001C3732" w:rsidRPr="00392B7A">
          <w:rPr>
            <w:rStyle w:val="ad"/>
          </w:rPr>
          <w:t>2.1.2.9.1.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«Реестр передаваемых (принимаемых) платежей (ф. 0531477) (РОМ)» BSP_DOC_D_019</w:t>
        </w:r>
        <w:r w:rsidR="001C3732">
          <w:rPr>
            <w:webHidden/>
          </w:rPr>
          <w:tab/>
        </w:r>
        <w:r w:rsidR="001C3732">
          <w:rPr>
            <w:webHidden/>
          </w:rPr>
          <w:fldChar w:fldCharType="begin"/>
        </w:r>
        <w:r w:rsidR="001C3732">
          <w:rPr>
            <w:webHidden/>
          </w:rPr>
          <w:instrText xml:space="preserve"> PAGEREF _Toc226625560 \h </w:instrText>
        </w:r>
        <w:r w:rsidR="001C3732">
          <w:rPr>
            <w:webHidden/>
          </w:rPr>
        </w:r>
        <w:r w:rsidR="001C3732">
          <w:rPr>
            <w:webHidden/>
          </w:rPr>
          <w:fldChar w:fldCharType="separate"/>
        </w:r>
        <w:r w:rsidR="001C3732">
          <w:rPr>
            <w:webHidden/>
          </w:rPr>
          <w:t>57</w:t>
        </w:r>
        <w:r w:rsidR="001C3732">
          <w:rPr>
            <w:webHidden/>
          </w:rPr>
          <w:fldChar w:fldCharType="end"/>
        </w:r>
      </w:hyperlink>
    </w:p>
    <w:p w14:paraId="664D803D" w14:textId="77777777" w:rsidR="001C3732" w:rsidRDefault="00916533">
      <w:pPr>
        <w:pStyle w:val="52"/>
        <w:rPr>
          <w:rFonts w:asciiTheme="minorHAnsi" w:eastAsiaTheme="minorEastAsia" w:hAnsiTheme="minorHAnsi" w:cstheme="minorBidi"/>
          <w:sz w:val="22"/>
          <w:szCs w:val="22"/>
        </w:rPr>
      </w:pPr>
      <w:hyperlink w:anchor="_Toc226625561" w:history="1">
        <w:r w:rsidR="001C3732" w:rsidRPr="00392B7A">
          <w:rPr>
            <w:rStyle w:val="ad"/>
          </w:rPr>
          <w:t>2.1.2.9.2.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«Реестр передаваемых (принимаемых) платежей (ф. 0531477) (РОМ)» BSP_DOC_D_019</w:t>
        </w:r>
        <w:r w:rsidR="001C3732">
          <w:rPr>
            <w:webHidden/>
          </w:rPr>
          <w:tab/>
        </w:r>
        <w:r w:rsidR="001C3732">
          <w:rPr>
            <w:webHidden/>
          </w:rPr>
          <w:fldChar w:fldCharType="begin"/>
        </w:r>
        <w:r w:rsidR="001C3732">
          <w:rPr>
            <w:webHidden/>
          </w:rPr>
          <w:instrText xml:space="preserve"> PAGEREF _Toc226625561 \h </w:instrText>
        </w:r>
        <w:r w:rsidR="001C3732">
          <w:rPr>
            <w:webHidden/>
          </w:rPr>
        </w:r>
        <w:r w:rsidR="001C3732">
          <w:rPr>
            <w:webHidden/>
          </w:rPr>
          <w:fldChar w:fldCharType="separate"/>
        </w:r>
        <w:r w:rsidR="001C3732">
          <w:rPr>
            <w:webHidden/>
          </w:rPr>
          <w:t>58</w:t>
        </w:r>
        <w:r w:rsidR="001C3732">
          <w:rPr>
            <w:webHidden/>
          </w:rPr>
          <w:fldChar w:fldCharType="end"/>
        </w:r>
      </w:hyperlink>
    </w:p>
    <w:p w14:paraId="463D8C9C" w14:textId="77777777" w:rsidR="001C3732" w:rsidRDefault="00916533">
      <w:pPr>
        <w:pStyle w:val="42"/>
        <w:rPr>
          <w:rFonts w:asciiTheme="minorHAnsi" w:eastAsiaTheme="minorEastAsia" w:hAnsiTheme="minorHAnsi" w:cstheme="minorBidi"/>
          <w:noProof/>
          <w:sz w:val="22"/>
          <w:szCs w:val="22"/>
        </w:rPr>
      </w:pPr>
      <w:hyperlink w:anchor="_Toc226625562" w:history="1">
        <w:r w:rsidR="001C3732" w:rsidRPr="00392B7A">
          <w:rPr>
            <w:rStyle w:val="ad"/>
            <w:noProof/>
          </w:rPr>
          <w:t>2.1.2.10.</w:t>
        </w:r>
        <w:r w:rsidR="001C3732">
          <w:rPr>
            <w:rFonts w:asciiTheme="minorHAnsi" w:eastAsiaTheme="minorEastAsia" w:hAnsiTheme="minorHAnsi" w:cstheme="minorBidi"/>
            <w:noProof/>
            <w:sz w:val="22"/>
            <w:szCs w:val="22"/>
          </w:rPr>
          <w:tab/>
        </w:r>
        <w:r w:rsidR="001C3732" w:rsidRPr="00392B7A">
          <w:rPr>
            <w:rStyle w:val="ad"/>
            <w:noProof/>
          </w:rPr>
          <w:t>«Реестр передаваемых (принимаемых) платежей (ф. 0531477) (РОП, РНЗ)» BSP_DOC_D_019 (Document)</w:t>
        </w:r>
        <w:r w:rsidR="001C3732">
          <w:rPr>
            <w:noProof/>
            <w:webHidden/>
          </w:rPr>
          <w:tab/>
        </w:r>
        <w:r w:rsidR="001C3732">
          <w:rPr>
            <w:noProof/>
            <w:webHidden/>
          </w:rPr>
          <w:fldChar w:fldCharType="begin"/>
        </w:r>
        <w:r w:rsidR="001C3732">
          <w:rPr>
            <w:noProof/>
            <w:webHidden/>
          </w:rPr>
          <w:instrText xml:space="preserve"> PAGEREF _Toc226625562 \h </w:instrText>
        </w:r>
        <w:r w:rsidR="001C3732">
          <w:rPr>
            <w:noProof/>
            <w:webHidden/>
          </w:rPr>
        </w:r>
        <w:r w:rsidR="001C3732">
          <w:rPr>
            <w:noProof/>
            <w:webHidden/>
          </w:rPr>
          <w:fldChar w:fldCharType="separate"/>
        </w:r>
        <w:r w:rsidR="001C3732">
          <w:rPr>
            <w:noProof/>
            <w:webHidden/>
          </w:rPr>
          <w:t>60</w:t>
        </w:r>
        <w:r w:rsidR="001C3732">
          <w:rPr>
            <w:noProof/>
            <w:webHidden/>
          </w:rPr>
          <w:fldChar w:fldCharType="end"/>
        </w:r>
      </w:hyperlink>
    </w:p>
    <w:p w14:paraId="42481E74" w14:textId="77777777" w:rsidR="001C3732" w:rsidRDefault="00916533">
      <w:pPr>
        <w:pStyle w:val="52"/>
        <w:rPr>
          <w:rFonts w:asciiTheme="minorHAnsi" w:eastAsiaTheme="minorEastAsia" w:hAnsiTheme="minorHAnsi" w:cstheme="minorBidi"/>
          <w:sz w:val="22"/>
          <w:szCs w:val="22"/>
        </w:rPr>
      </w:pPr>
      <w:hyperlink w:anchor="_Toc226625563" w:history="1">
        <w:r w:rsidR="001C3732" w:rsidRPr="00392B7A">
          <w:rPr>
            <w:rStyle w:val="ad"/>
          </w:rPr>
          <w:t>2.1.2.10.1.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«Реестр передаваемых (принимаемых) платежей (ф. 0531477) (РОП, РНЗ)» BSP_DOC_D_019</w:t>
        </w:r>
        <w:r w:rsidR="001C3732">
          <w:rPr>
            <w:webHidden/>
          </w:rPr>
          <w:tab/>
        </w:r>
        <w:r w:rsidR="001C3732">
          <w:rPr>
            <w:webHidden/>
          </w:rPr>
          <w:fldChar w:fldCharType="begin"/>
        </w:r>
        <w:r w:rsidR="001C3732">
          <w:rPr>
            <w:webHidden/>
          </w:rPr>
          <w:instrText xml:space="preserve"> PAGEREF _Toc226625563 \h </w:instrText>
        </w:r>
        <w:r w:rsidR="001C3732">
          <w:rPr>
            <w:webHidden/>
          </w:rPr>
        </w:r>
        <w:r w:rsidR="001C3732">
          <w:rPr>
            <w:webHidden/>
          </w:rPr>
          <w:fldChar w:fldCharType="separate"/>
        </w:r>
        <w:r w:rsidR="001C3732">
          <w:rPr>
            <w:webHidden/>
          </w:rPr>
          <w:t>60</w:t>
        </w:r>
        <w:r w:rsidR="001C3732">
          <w:rPr>
            <w:webHidden/>
          </w:rPr>
          <w:fldChar w:fldCharType="end"/>
        </w:r>
      </w:hyperlink>
    </w:p>
    <w:p w14:paraId="63C5238D" w14:textId="77777777" w:rsidR="001C3732" w:rsidRDefault="00916533">
      <w:pPr>
        <w:pStyle w:val="52"/>
        <w:rPr>
          <w:rFonts w:asciiTheme="minorHAnsi" w:eastAsiaTheme="minorEastAsia" w:hAnsiTheme="minorHAnsi" w:cstheme="minorBidi"/>
          <w:sz w:val="22"/>
          <w:szCs w:val="22"/>
        </w:rPr>
      </w:pPr>
      <w:hyperlink w:anchor="_Toc226625564" w:history="1">
        <w:r w:rsidR="001C3732" w:rsidRPr="00392B7A">
          <w:rPr>
            <w:rStyle w:val="ad"/>
          </w:rPr>
          <w:t>2.1.2.10.2.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«Реестр передаваемых (принимаемых) платежей (ф. 0531477) (РОП, РНЗ)» BSP_DOC_D_019</w:t>
        </w:r>
        <w:r w:rsidR="001C3732">
          <w:rPr>
            <w:webHidden/>
          </w:rPr>
          <w:tab/>
        </w:r>
        <w:r w:rsidR="001C3732">
          <w:rPr>
            <w:webHidden/>
          </w:rPr>
          <w:fldChar w:fldCharType="begin"/>
        </w:r>
        <w:r w:rsidR="001C3732">
          <w:rPr>
            <w:webHidden/>
          </w:rPr>
          <w:instrText xml:space="preserve"> PAGEREF _Toc226625564 \h </w:instrText>
        </w:r>
        <w:r w:rsidR="001C3732">
          <w:rPr>
            <w:webHidden/>
          </w:rPr>
        </w:r>
        <w:r w:rsidR="001C3732">
          <w:rPr>
            <w:webHidden/>
          </w:rPr>
          <w:fldChar w:fldCharType="separate"/>
        </w:r>
        <w:r w:rsidR="001C3732">
          <w:rPr>
            <w:webHidden/>
          </w:rPr>
          <w:t>62</w:t>
        </w:r>
        <w:r w:rsidR="001C3732">
          <w:rPr>
            <w:webHidden/>
          </w:rPr>
          <w:fldChar w:fldCharType="end"/>
        </w:r>
      </w:hyperlink>
    </w:p>
    <w:p w14:paraId="1CF1C924" w14:textId="77777777" w:rsidR="001C3732" w:rsidRDefault="00916533">
      <w:pPr>
        <w:pStyle w:val="42"/>
        <w:rPr>
          <w:rFonts w:asciiTheme="minorHAnsi" w:eastAsiaTheme="minorEastAsia" w:hAnsiTheme="minorHAnsi" w:cstheme="minorBidi"/>
          <w:noProof/>
          <w:sz w:val="22"/>
          <w:szCs w:val="22"/>
        </w:rPr>
      </w:pPr>
      <w:hyperlink w:anchor="_Toc226625565" w:history="1">
        <w:r w:rsidR="001C3732" w:rsidRPr="00392B7A">
          <w:rPr>
            <w:rStyle w:val="ad"/>
            <w:noProof/>
          </w:rPr>
          <w:t>2.1.2.11.</w:t>
        </w:r>
        <w:r w:rsidR="001C3732">
          <w:rPr>
            <w:rFonts w:asciiTheme="minorHAnsi" w:eastAsiaTheme="minorEastAsia" w:hAnsiTheme="minorHAnsi" w:cstheme="minorBidi"/>
            <w:noProof/>
            <w:sz w:val="22"/>
            <w:szCs w:val="22"/>
          </w:rPr>
          <w:tab/>
        </w:r>
        <w:r w:rsidR="001C3732" w:rsidRPr="00392B7A">
          <w:rPr>
            <w:rStyle w:val="ad"/>
            <w:noProof/>
          </w:rPr>
          <w:t>«Распоряжение о совершении казначейского платежа (уточнение)» BRA_DOC_D_020 (Document)</w:t>
        </w:r>
        <w:r w:rsidR="001C3732">
          <w:rPr>
            <w:noProof/>
            <w:webHidden/>
          </w:rPr>
          <w:tab/>
        </w:r>
        <w:r w:rsidR="001C3732">
          <w:rPr>
            <w:noProof/>
            <w:webHidden/>
          </w:rPr>
          <w:fldChar w:fldCharType="begin"/>
        </w:r>
        <w:r w:rsidR="001C3732">
          <w:rPr>
            <w:noProof/>
            <w:webHidden/>
          </w:rPr>
          <w:instrText xml:space="preserve"> PAGEREF _Toc226625565 \h </w:instrText>
        </w:r>
        <w:r w:rsidR="001C3732">
          <w:rPr>
            <w:noProof/>
            <w:webHidden/>
          </w:rPr>
        </w:r>
        <w:r w:rsidR="001C3732">
          <w:rPr>
            <w:noProof/>
            <w:webHidden/>
          </w:rPr>
          <w:fldChar w:fldCharType="separate"/>
        </w:r>
        <w:r w:rsidR="001C3732">
          <w:rPr>
            <w:noProof/>
            <w:webHidden/>
          </w:rPr>
          <w:t>63</w:t>
        </w:r>
        <w:r w:rsidR="001C3732">
          <w:rPr>
            <w:noProof/>
            <w:webHidden/>
          </w:rPr>
          <w:fldChar w:fldCharType="end"/>
        </w:r>
      </w:hyperlink>
    </w:p>
    <w:p w14:paraId="02BE39A8" w14:textId="77777777" w:rsidR="001C3732" w:rsidRDefault="00916533">
      <w:pPr>
        <w:pStyle w:val="52"/>
        <w:rPr>
          <w:rFonts w:asciiTheme="minorHAnsi" w:eastAsiaTheme="minorEastAsia" w:hAnsiTheme="minorHAnsi" w:cstheme="minorBidi"/>
          <w:sz w:val="22"/>
          <w:szCs w:val="22"/>
        </w:rPr>
      </w:pPr>
      <w:hyperlink w:anchor="_Toc226625566" w:history="1">
        <w:r w:rsidR="001C3732" w:rsidRPr="00392B7A">
          <w:rPr>
            <w:rStyle w:val="ad"/>
          </w:rPr>
          <w:t>2.1.2.11.1.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«Распоряжение о совершении казначейского платежа (уточнение)» BRA_DOC_D_020</w:t>
        </w:r>
        <w:r w:rsidR="001C3732">
          <w:rPr>
            <w:webHidden/>
          </w:rPr>
          <w:tab/>
        </w:r>
        <w:r w:rsidR="001C3732">
          <w:rPr>
            <w:webHidden/>
          </w:rPr>
          <w:fldChar w:fldCharType="begin"/>
        </w:r>
        <w:r w:rsidR="001C3732">
          <w:rPr>
            <w:webHidden/>
          </w:rPr>
          <w:instrText xml:space="preserve"> PAGEREF _Toc226625566 \h </w:instrText>
        </w:r>
        <w:r w:rsidR="001C3732">
          <w:rPr>
            <w:webHidden/>
          </w:rPr>
        </w:r>
        <w:r w:rsidR="001C3732">
          <w:rPr>
            <w:webHidden/>
          </w:rPr>
          <w:fldChar w:fldCharType="separate"/>
        </w:r>
        <w:r w:rsidR="001C3732">
          <w:rPr>
            <w:webHidden/>
          </w:rPr>
          <w:t>63</w:t>
        </w:r>
        <w:r w:rsidR="001C3732">
          <w:rPr>
            <w:webHidden/>
          </w:rPr>
          <w:fldChar w:fldCharType="end"/>
        </w:r>
      </w:hyperlink>
    </w:p>
    <w:p w14:paraId="56B691C2" w14:textId="77777777" w:rsidR="001C3732" w:rsidRDefault="00916533">
      <w:pPr>
        <w:pStyle w:val="52"/>
        <w:rPr>
          <w:rFonts w:asciiTheme="minorHAnsi" w:eastAsiaTheme="minorEastAsia" w:hAnsiTheme="minorHAnsi" w:cstheme="minorBidi"/>
          <w:sz w:val="22"/>
          <w:szCs w:val="22"/>
        </w:rPr>
      </w:pPr>
      <w:hyperlink w:anchor="_Toc226625567" w:history="1">
        <w:r w:rsidR="001C3732" w:rsidRPr="00392B7A">
          <w:rPr>
            <w:rStyle w:val="ad"/>
          </w:rPr>
          <w:t>2.1.2.11.2.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«Распоряжение о совершении казначейского платежа (уточнение)» BRA_DOC_D_020</w:t>
        </w:r>
        <w:r w:rsidR="001C3732">
          <w:rPr>
            <w:webHidden/>
          </w:rPr>
          <w:tab/>
        </w:r>
        <w:r w:rsidR="001C3732">
          <w:rPr>
            <w:webHidden/>
          </w:rPr>
          <w:fldChar w:fldCharType="begin"/>
        </w:r>
        <w:r w:rsidR="001C3732">
          <w:rPr>
            <w:webHidden/>
          </w:rPr>
          <w:instrText xml:space="preserve"> PAGEREF _Toc226625567 \h </w:instrText>
        </w:r>
        <w:r w:rsidR="001C3732">
          <w:rPr>
            <w:webHidden/>
          </w:rPr>
        </w:r>
        <w:r w:rsidR="001C3732">
          <w:rPr>
            <w:webHidden/>
          </w:rPr>
          <w:fldChar w:fldCharType="separate"/>
        </w:r>
        <w:r w:rsidR="001C3732">
          <w:rPr>
            <w:webHidden/>
          </w:rPr>
          <w:t>66</w:t>
        </w:r>
        <w:r w:rsidR="001C3732">
          <w:rPr>
            <w:webHidden/>
          </w:rPr>
          <w:fldChar w:fldCharType="end"/>
        </w:r>
      </w:hyperlink>
    </w:p>
    <w:p w14:paraId="3502B45E" w14:textId="77777777" w:rsidR="001C3732" w:rsidRDefault="00916533">
      <w:pPr>
        <w:pStyle w:val="42"/>
        <w:rPr>
          <w:rFonts w:asciiTheme="minorHAnsi" w:eastAsiaTheme="minorEastAsia" w:hAnsiTheme="minorHAnsi" w:cstheme="minorBidi"/>
          <w:noProof/>
          <w:sz w:val="22"/>
          <w:szCs w:val="22"/>
        </w:rPr>
      </w:pPr>
      <w:hyperlink w:anchor="_Toc226625568" w:history="1">
        <w:r w:rsidR="001C3732" w:rsidRPr="00392B7A">
          <w:rPr>
            <w:rStyle w:val="ad"/>
            <w:noProof/>
          </w:rPr>
          <w:t>2.1.2.12.</w:t>
        </w:r>
        <w:r w:rsidR="001C3732">
          <w:rPr>
            <w:rFonts w:asciiTheme="minorHAnsi" w:eastAsiaTheme="minorEastAsia" w:hAnsiTheme="minorHAnsi" w:cstheme="minorBidi"/>
            <w:noProof/>
            <w:sz w:val="22"/>
            <w:szCs w:val="22"/>
          </w:rPr>
          <w:tab/>
        </w:r>
        <w:r w:rsidR="001C3732" w:rsidRPr="00392B7A">
          <w:rPr>
            <w:rStyle w:val="ad"/>
            <w:noProof/>
          </w:rPr>
          <w:t>«Акт приемки-передачи показателей лицевого счета администратора доходов бюджета при реорганизации» BRA_DOC_D_028 (Document)</w:t>
        </w:r>
        <w:r w:rsidR="001C3732">
          <w:rPr>
            <w:noProof/>
            <w:webHidden/>
          </w:rPr>
          <w:tab/>
        </w:r>
        <w:r w:rsidR="001C3732">
          <w:rPr>
            <w:noProof/>
            <w:webHidden/>
          </w:rPr>
          <w:fldChar w:fldCharType="begin"/>
        </w:r>
        <w:r w:rsidR="001C3732">
          <w:rPr>
            <w:noProof/>
            <w:webHidden/>
          </w:rPr>
          <w:instrText xml:space="preserve"> PAGEREF _Toc226625568 \h </w:instrText>
        </w:r>
        <w:r w:rsidR="001C3732">
          <w:rPr>
            <w:noProof/>
            <w:webHidden/>
          </w:rPr>
        </w:r>
        <w:r w:rsidR="001C3732">
          <w:rPr>
            <w:noProof/>
            <w:webHidden/>
          </w:rPr>
          <w:fldChar w:fldCharType="separate"/>
        </w:r>
        <w:r w:rsidR="001C3732">
          <w:rPr>
            <w:noProof/>
            <w:webHidden/>
          </w:rPr>
          <w:t>69</w:t>
        </w:r>
        <w:r w:rsidR="001C3732">
          <w:rPr>
            <w:noProof/>
            <w:webHidden/>
          </w:rPr>
          <w:fldChar w:fldCharType="end"/>
        </w:r>
      </w:hyperlink>
    </w:p>
    <w:p w14:paraId="43CE526A" w14:textId="77777777" w:rsidR="001C3732" w:rsidRDefault="00916533">
      <w:pPr>
        <w:pStyle w:val="52"/>
        <w:rPr>
          <w:rFonts w:asciiTheme="minorHAnsi" w:eastAsiaTheme="minorEastAsia" w:hAnsiTheme="minorHAnsi" w:cstheme="minorBidi"/>
          <w:sz w:val="22"/>
          <w:szCs w:val="22"/>
        </w:rPr>
      </w:pPr>
      <w:hyperlink w:anchor="_Toc226625569" w:history="1">
        <w:r w:rsidR="001C3732" w:rsidRPr="00392B7A">
          <w:rPr>
            <w:rStyle w:val="ad"/>
          </w:rPr>
          <w:t>2.1.2.12.1.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«Акт приемки-передачи показателей лицевого счета администратора доходов бюджета при реорганизации» BRA_DOC_D_028</w:t>
        </w:r>
        <w:r w:rsidR="001C3732">
          <w:rPr>
            <w:webHidden/>
          </w:rPr>
          <w:tab/>
        </w:r>
        <w:r w:rsidR="001C3732">
          <w:rPr>
            <w:webHidden/>
          </w:rPr>
          <w:fldChar w:fldCharType="begin"/>
        </w:r>
        <w:r w:rsidR="001C3732">
          <w:rPr>
            <w:webHidden/>
          </w:rPr>
          <w:instrText xml:space="preserve"> PAGEREF _Toc226625569 \h </w:instrText>
        </w:r>
        <w:r w:rsidR="001C3732">
          <w:rPr>
            <w:webHidden/>
          </w:rPr>
        </w:r>
        <w:r w:rsidR="001C3732">
          <w:rPr>
            <w:webHidden/>
          </w:rPr>
          <w:fldChar w:fldCharType="separate"/>
        </w:r>
        <w:r w:rsidR="001C3732">
          <w:rPr>
            <w:webHidden/>
          </w:rPr>
          <w:t>69</w:t>
        </w:r>
        <w:r w:rsidR="001C3732">
          <w:rPr>
            <w:webHidden/>
          </w:rPr>
          <w:fldChar w:fldCharType="end"/>
        </w:r>
      </w:hyperlink>
    </w:p>
    <w:p w14:paraId="5D3C854C" w14:textId="77777777" w:rsidR="001C3732" w:rsidRDefault="00916533">
      <w:pPr>
        <w:pStyle w:val="52"/>
        <w:rPr>
          <w:rFonts w:asciiTheme="minorHAnsi" w:eastAsiaTheme="minorEastAsia" w:hAnsiTheme="minorHAnsi" w:cstheme="minorBidi"/>
          <w:sz w:val="22"/>
          <w:szCs w:val="22"/>
        </w:rPr>
      </w:pPr>
      <w:hyperlink w:anchor="_Toc226625570" w:history="1">
        <w:r w:rsidR="001C3732" w:rsidRPr="00392B7A">
          <w:rPr>
            <w:rStyle w:val="ad"/>
          </w:rPr>
          <w:t>2.1.2.12.2.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«Акт приемки-передачи показателей лицевого счета администратора доходов бюджета при реорганизации» BRA_DOC_D_028</w:t>
        </w:r>
        <w:r w:rsidR="001C3732">
          <w:rPr>
            <w:webHidden/>
          </w:rPr>
          <w:tab/>
        </w:r>
        <w:r w:rsidR="001C3732">
          <w:rPr>
            <w:webHidden/>
          </w:rPr>
          <w:fldChar w:fldCharType="begin"/>
        </w:r>
        <w:r w:rsidR="001C3732">
          <w:rPr>
            <w:webHidden/>
          </w:rPr>
          <w:instrText xml:space="preserve"> PAGEREF _Toc226625570 \h </w:instrText>
        </w:r>
        <w:r w:rsidR="001C3732">
          <w:rPr>
            <w:webHidden/>
          </w:rPr>
        </w:r>
        <w:r w:rsidR="001C3732">
          <w:rPr>
            <w:webHidden/>
          </w:rPr>
          <w:fldChar w:fldCharType="separate"/>
        </w:r>
        <w:r w:rsidR="001C3732">
          <w:rPr>
            <w:webHidden/>
          </w:rPr>
          <w:t>71</w:t>
        </w:r>
        <w:r w:rsidR="001C3732">
          <w:rPr>
            <w:webHidden/>
          </w:rPr>
          <w:fldChar w:fldCharType="end"/>
        </w:r>
      </w:hyperlink>
    </w:p>
    <w:p w14:paraId="75D297D0" w14:textId="77777777" w:rsidR="001C3732" w:rsidRDefault="00916533">
      <w:pPr>
        <w:pStyle w:val="42"/>
        <w:rPr>
          <w:rFonts w:asciiTheme="minorHAnsi" w:eastAsiaTheme="minorEastAsia" w:hAnsiTheme="minorHAnsi" w:cstheme="minorBidi"/>
          <w:noProof/>
          <w:sz w:val="22"/>
          <w:szCs w:val="22"/>
        </w:rPr>
      </w:pPr>
      <w:hyperlink w:anchor="_Toc226625571" w:history="1">
        <w:r w:rsidR="001C3732" w:rsidRPr="00392B7A">
          <w:rPr>
            <w:rStyle w:val="ad"/>
            <w:noProof/>
          </w:rPr>
          <w:t>2.1.2.13.</w:t>
        </w:r>
        <w:r w:rsidR="001C3732">
          <w:rPr>
            <w:rFonts w:asciiTheme="minorHAnsi" w:eastAsiaTheme="minorEastAsia" w:hAnsiTheme="minorHAnsi" w:cstheme="minorBidi"/>
            <w:noProof/>
            <w:sz w:val="22"/>
            <w:szCs w:val="22"/>
          </w:rPr>
          <w:tab/>
        </w:r>
        <w:r w:rsidR="001C3732" w:rsidRPr="00392B7A">
          <w:rPr>
            <w:rStyle w:val="ad"/>
            <w:noProof/>
          </w:rPr>
          <w:t>«Бухгалтерская справка (ф. 0504833)» ARP_NPS_0504833 (Document)</w:t>
        </w:r>
        <w:r w:rsidR="001C3732">
          <w:rPr>
            <w:noProof/>
            <w:webHidden/>
          </w:rPr>
          <w:tab/>
        </w:r>
        <w:r w:rsidR="001C3732">
          <w:rPr>
            <w:noProof/>
            <w:webHidden/>
          </w:rPr>
          <w:fldChar w:fldCharType="begin"/>
        </w:r>
        <w:r w:rsidR="001C3732">
          <w:rPr>
            <w:noProof/>
            <w:webHidden/>
          </w:rPr>
          <w:instrText xml:space="preserve"> PAGEREF _Toc226625571 \h </w:instrText>
        </w:r>
        <w:r w:rsidR="001C3732">
          <w:rPr>
            <w:noProof/>
            <w:webHidden/>
          </w:rPr>
        </w:r>
        <w:r w:rsidR="001C3732">
          <w:rPr>
            <w:noProof/>
            <w:webHidden/>
          </w:rPr>
          <w:fldChar w:fldCharType="separate"/>
        </w:r>
        <w:r w:rsidR="001C3732">
          <w:rPr>
            <w:noProof/>
            <w:webHidden/>
          </w:rPr>
          <w:t>73</w:t>
        </w:r>
        <w:r w:rsidR="001C3732">
          <w:rPr>
            <w:noProof/>
            <w:webHidden/>
          </w:rPr>
          <w:fldChar w:fldCharType="end"/>
        </w:r>
      </w:hyperlink>
    </w:p>
    <w:p w14:paraId="2B16F349" w14:textId="77777777" w:rsidR="001C3732" w:rsidRDefault="00916533">
      <w:pPr>
        <w:pStyle w:val="52"/>
        <w:rPr>
          <w:rFonts w:asciiTheme="minorHAnsi" w:eastAsiaTheme="minorEastAsia" w:hAnsiTheme="minorHAnsi" w:cstheme="minorBidi"/>
          <w:sz w:val="22"/>
          <w:szCs w:val="22"/>
        </w:rPr>
      </w:pPr>
      <w:hyperlink w:anchor="_Toc226625572" w:history="1">
        <w:r w:rsidR="001C3732" w:rsidRPr="00392B7A">
          <w:rPr>
            <w:rStyle w:val="ad"/>
          </w:rPr>
          <w:t>2.1.2.13.1.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«Бухгалтерская справка (ф. 0504833)» ARP_NPS_0504833</w:t>
        </w:r>
        <w:r w:rsidR="001C3732">
          <w:rPr>
            <w:webHidden/>
          </w:rPr>
          <w:tab/>
        </w:r>
        <w:r w:rsidR="001C3732">
          <w:rPr>
            <w:webHidden/>
          </w:rPr>
          <w:fldChar w:fldCharType="begin"/>
        </w:r>
        <w:r w:rsidR="001C3732">
          <w:rPr>
            <w:webHidden/>
          </w:rPr>
          <w:instrText xml:space="preserve"> PAGEREF _Toc226625572 \h </w:instrText>
        </w:r>
        <w:r w:rsidR="001C3732">
          <w:rPr>
            <w:webHidden/>
          </w:rPr>
        </w:r>
        <w:r w:rsidR="001C3732">
          <w:rPr>
            <w:webHidden/>
          </w:rPr>
          <w:fldChar w:fldCharType="separate"/>
        </w:r>
        <w:r w:rsidR="001C3732">
          <w:rPr>
            <w:webHidden/>
          </w:rPr>
          <w:t>73</w:t>
        </w:r>
        <w:r w:rsidR="001C3732">
          <w:rPr>
            <w:webHidden/>
          </w:rPr>
          <w:fldChar w:fldCharType="end"/>
        </w:r>
      </w:hyperlink>
    </w:p>
    <w:p w14:paraId="2A800094" w14:textId="77777777" w:rsidR="001C3732" w:rsidRDefault="00916533">
      <w:pPr>
        <w:pStyle w:val="52"/>
        <w:rPr>
          <w:rFonts w:asciiTheme="minorHAnsi" w:eastAsiaTheme="minorEastAsia" w:hAnsiTheme="minorHAnsi" w:cstheme="minorBidi"/>
          <w:sz w:val="22"/>
          <w:szCs w:val="22"/>
        </w:rPr>
      </w:pPr>
      <w:hyperlink w:anchor="_Toc226625573" w:history="1">
        <w:r w:rsidR="001C3732" w:rsidRPr="00392B7A">
          <w:rPr>
            <w:rStyle w:val="ad"/>
          </w:rPr>
          <w:t>2.1.2.13.2.</w:t>
        </w:r>
        <w:r w:rsidR="001C3732">
          <w:rPr>
            <w:rFonts w:asciiTheme="minorHAnsi" w:eastAsiaTheme="minorEastAsia" w:hAnsiTheme="minorHAnsi" w:cstheme="minorBidi"/>
            <w:sz w:val="22"/>
            <w:szCs w:val="22"/>
          </w:rPr>
          <w:tab/>
        </w:r>
        <w:r w:rsidR="001C3732" w:rsidRPr="00392B7A">
          <w:rPr>
            <w:rStyle w:val="ad"/>
          </w:rPr>
          <w:t>Пример запроса по документу «</w:t>
        </w:r>
        <w:r w:rsidR="001C3732" w:rsidRPr="00392B7A">
          <w:rPr>
            <w:rStyle w:val="ad"/>
            <w:spacing w:val="-4"/>
            <w:highlight w:val="yellow"/>
          </w:rPr>
          <w:t>Бухгалтерская справка»</w:t>
        </w:r>
        <w:r w:rsidR="001C3732" w:rsidRPr="00392B7A">
          <w:rPr>
            <w:rStyle w:val="ad"/>
            <w:highlight w:val="yellow"/>
          </w:rPr>
          <w:t xml:space="preserve"> (</w:t>
        </w:r>
        <w:r w:rsidR="001C3732" w:rsidRPr="00392B7A">
          <w:rPr>
            <w:rStyle w:val="ad"/>
            <w:highlight w:val="yellow"/>
            <w:lang w:val="en-US"/>
          </w:rPr>
          <w:t>ARP</w:t>
        </w:r>
        <w:r w:rsidR="001C3732" w:rsidRPr="00392B7A">
          <w:rPr>
            <w:rStyle w:val="ad"/>
            <w:highlight w:val="yellow"/>
          </w:rPr>
          <w:t>_</w:t>
        </w:r>
        <w:r w:rsidR="001C3732" w:rsidRPr="00392B7A">
          <w:rPr>
            <w:rStyle w:val="ad"/>
            <w:highlight w:val="yellow"/>
            <w:lang w:val="en-US"/>
          </w:rPr>
          <w:t>NPS</w:t>
        </w:r>
        <w:r w:rsidR="001C3732" w:rsidRPr="00392B7A">
          <w:rPr>
            <w:rStyle w:val="ad"/>
            <w:highlight w:val="yellow"/>
          </w:rPr>
          <w:t>_0504833)</w:t>
        </w:r>
        <w:r w:rsidR="001C3732">
          <w:rPr>
            <w:webHidden/>
          </w:rPr>
          <w:tab/>
        </w:r>
        <w:r w:rsidR="001C3732">
          <w:rPr>
            <w:webHidden/>
          </w:rPr>
          <w:fldChar w:fldCharType="begin"/>
        </w:r>
        <w:r w:rsidR="001C3732">
          <w:rPr>
            <w:webHidden/>
          </w:rPr>
          <w:instrText xml:space="preserve"> PAGEREF _Toc226625573 \h </w:instrText>
        </w:r>
        <w:r w:rsidR="001C3732">
          <w:rPr>
            <w:webHidden/>
          </w:rPr>
        </w:r>
        <w:r w:rsidR="001C3732">
          <w:rPr>
            <w:webHidden/>
          </w:rPr>
          <w:fldChar w:fldCharType="separate"/>
        </w:r>
        <w:r w:rsidR="001C3732">
          <w:rPr>
            <w:webHidden/>
          </w:rPr>
          <w:t>83</w:t>
        </w:r>
        <w:r w:rsidR="001C3732">
          <w:rPr>
            <w:webHidden/>
          </w:rPr>
          <w:fldChar w:fldCharType="end"/>
        </w:r>
      </w:hyperlink>
    </w:p>
    <w:p w14:paraId="0BA2E511" w14:textId="77777777" w:rsidR="001C3732" w:rsidRDefault="00916533">
      <w:pPr>
        <w:pStyle w:val="42"/>
        <w:rPr>
          <w:rFonts w:asciiTheme="minorHAnsi" w:eastAsiaTheme="minorEastAsia" w:hAnsiTheme="minorHAnsi" w:cstheme="minorBidi"/>
          <w:noProof/>
          <w:sz w:val="22"/>
          <w:szCs w:val="22"/>
        </w:rPr>
      </w:pPr>
      <w:hyperlink w:anchor="_Toc226625574" w:history="1">
        <w:r w:rsidR="001C3732" w:rsidRPr="00392B7A">
          <w:rPr>
            <w:rStyle w:val="ad"/>
            <w:noProof/>
            <w:lang w:val="en-US"/>
          </w:rPr>
          <w:t>2.1.2.14.</w:t>
        </w:r>
        <w:r w:rsidR="001C3732">
          <w:rPr>
            <w:rFonts w:asciiTheme="minorHAnsi" w:eastAsiaTheme="minorEastAsia" w:hAnsiTheme="minorHAnsi" w:cstheme="minorBidi"/>
            <w:noProof/>
            <w:sz w:val="22"/>
            <w:szCs w:val="22"/>
          </w:rPr>
          <w:tab/>
        </w:r>
        <w:r w:rsidR="001C3732" w:rsidRPr="00392B7A">
          <w:rPr>
            <w:rStyle w:val="ad"/>
            <w:noProof/>
            <w:lang w:val="en-US"/>
          </w:rPr>
          <w:t>«</w:t>
        </w:r>
        <w:r w:rsidR="001C3732" w:rsidRPr="00392B7A">
          <w:rPr>
            <w:rStyle w:val="ad"/>
            <w:noProof/>
          </w:rPr>
          <w:t>Бухгалтерская</w:t>
        </w:r>
        <w:r w:rsidR="001C3732" w:rsidRPr="00392B7A">
          <w:rPr>
            <w:rStyle w:val="ad"/>
            <w:noProof/>
            <w:lang w:val="en-US"/>
          </w:rPr>
          <w:t xml:space="preserve"> </w:t>
        </w:r>
        <w:r w:rsidR="001C3732" w:rsidRPr="00392B7A">
          <w:rPr>
            <w:rStyle w:val="ad"/>
            <w:noProof/>
          </w:rPr>
          <w:t>справка</w:t>
        </w:r>
        <w:r w:rsidR="001C3732" w:rsidRPr="00392B7A">
          <w:rPr>
            <w:rStyle w:val="ad"/>
            <w:noProof/>
            <w:lang w:val="en-US"/>
          </w:rPr>
          <w:t xml:space="preserve"> (</w:t>
        </w:r>
        <w:r w:rsidR="001C3732" w:rsidRPr="00392B7A">
          <w:rPr>
            <w:rStyle w:val="ad"/>
            <w:noProof/>
          </w:rPr>
          <w:t>ф</w:t>
        </w:r>
        <w:r w:rsidR="001C3732" w:rsidRPr="00392B7A">
          <w:rPr>
            <w:rStyle w:val="ad"/>
            <w:noProof/>
            <w:lang w:val="en-US"/>
          </w:rPr>
          <w:t>. 0504833)» ARP_SVAP_ZG_RMS (Document)</w:t>
        </w:r>
        <w:r w:rsidR="001C3732">
          <w:rPr>
            <w:noProof/>
            <w:webHidden/>
          </w:rPr>
          <w:tab/>
        </w:r>
        <w:r w:rsidR="001C3732">
          <w:rPr>
            <w:noProof/>
            <w:webHidden/>
          </w:rPr>
          <w:fldChar w:fldCharType="begin"/>
        </w:r>
        <w:r w:rsidR="001C3732">
          <w:rPr>
            <w:noProof/>
            <w:webHidden/>
          </w:rPr>
          <w:instrText xml:space="preserve"> PAGEREF _Toc226625574 \h </w:instrText>
        </w:r>
        <w:r w:rsidR="001C3732">
          <w:rPr>
            <w:noProof/>
            <w:webHidden/>
          </w:rPr>
        </w:r>
        <w:r w:rsidR="001C3732">
          <w:rPr>
            <w:noProof/>
            <w:webHidden/>
          </w:rPr>
          <w:fldChar w:fldCharType="separate"/>
        </w:r>
        <w:r w:rsidR="001C3732">
          <w:rPr>
            <w:noProof/>
            <w:webHidden/>
          </w:rPr>
          <w:t>86</w:t>
        </w:r>
        <w:r w:rsidR="001C3732">
          <w:rPr>
            <w:noProof/>
            <w:webHidden/>
          </w:rPr>
          <w:fldChar w:fldCharType="end"/>
        </w:r>
      </w:hyperlink>
    </w:p>
    <w:p w14:paraId="033A729B" w14:textId="77777777" w:rsidR="001C3732" w:rsidRDefault="00916533">
      <w:pPr>
        <w:pStyle w:val="52"/>
        <w:rPr>
          <w:rFonts w:asciiTheme="minorHAnsi" w:eastAsiaTheme="minorEastAsia" w:hAnsiTheme="minorHAnsi" w:cstheme="minorBidi"/>
          <w:sz w:val="22"/>
          <w:szCs w:val="22"/>
        </w:rPr>
      </w:pPr>
      <w:hyperlink w:anchor="_Toc226625575" w:history="1">
        <w:r w:rsidR="001C3732" w:rsidRPr="00392B7A">
          <w:rPr>
            <w:rStyle w:val="ad"/>
          </w:rPr>
          <w:t>2.1.2.14.1.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«Бухгалтерская справка (ф. 0504833)» ARP_SVAP_ZG_RMS</w:t>
        </w:r>
        <w:r w:rsidR="001C3732">
          <w:rPr>
            <w:webHidden/>
          </w:rPr>
          <w:tab/>
        </w:r>
        <w:r w:rsidR="001C3732">
          <w:rPr>
            <w:webHidden/>
          </w:rPr>
          <w:fldChar w:fldCharType="begin"/>
        </w:r>
        <w:r w:rsidR="001C3732">
          <w:rPr>
            <w:webHidden/>
          </w:rPr>
          <w:instrText xml:space="preserve"> PAGEREF _Toc226625575 \h </w:instrText>
        </w:r>
        <w:r w:rsidR="001C3732">
          <w:rPr>
            <w:webHidden/>
          </w:rPr>
        </w:r>
        <w:r w:rsidR="001C3732">
          <w:rPr>
            <w:webHidden/>
          </w:rPr>
          <w:fldChar w:fldCharType="separate"/>
        </w:r>
        <w:r w:rsidR="001C3732">
          <w:rPr>
            <w:webHidden/>
          </w:rPr>
          <w:t>86</w:t>
        </w:r>
        <w:r w:rsidR="001C3732">
          <w:rPr>
            <w:webHidden/>
          </w:rPr>
          <w:fldChar w:fldCharType="end"/>
        </w:r>
      </w:hyperlink>
    </w:p>
    <w:p w14:paraId="744B44F9" w14:textId="77777777" w:rsidR="001C3732" w:rsidRDefault="00916533">
      <w:pPr>
        <w:pStyle w:val="52"/>
        <w:rPr>
          <w:rFonts w:asciiTheme="minorHAnsi" w:eastAsiaTheme="minorEastAsia" w:hAnsiTheme="minorHAnsi" w:cstheme="minorBidi"/>
          <w:sz w:val="22"/>
          <w:szCs w:val="22"/>
        </w:rPr>
      </w:pPr>
      <w:hyperlink w:anchor="_Toc226625576" w:history="1">
        <w:r w:rsidR="001C3732" w:rsidRPr="00392B7A">
          <w:rPr>
            <w:rStyle w:val="ad"/>
          </w:rPr>
          <w:t>2.1.2.14.2.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«Бухгалтерская справка (ф. 0504833)» ARP_SVAP_ZG_RMS</w:t>
        </w:r>
        <w:r w:rsidR="001C3732">
          <w:rPr>
            <w:webHidden/>
          </w:rPr>
          <w:tab/>
        </w:r>
        <w:r w:rsidR="001C3732">
          <w:rPr>
            <w:webHidden/>
          </w:rPr>
          <w:fldChar w:fldCharType="begin"/>
        </w:r>
        <w:r w:rsidR="001C3732">
          <w:rPr>
            <w:webHidden/>
          </w:rPr>
          <w:instrText xml:space="preserve"> PAGEREF _Toc226625576 \h </w:instrText>
        </w:r>
        <w:r w:rsidR="001C3732">
          <w:rPr>
            <w:webHidden/>
          </w:rPr>
        </w:r>
        <w:r w:rsidR="001C3732">
          <w:rPr>
            <w:webHidden/>
          </w:rPr>
          <w:fldChar w:fldCharType="separate"/>
        </w:r>
        <w:r w:rsidR="001C3732">
          <w:rPr>
            <w:webHidden/>
          </w:rPr>
          <w:t>93</w:t>
        </w:r>
        <w:r w:rsidR="001C3732">
          <w:rPr>
            <w:webHidden/>
          </w:rPr>
          <w:fldChar w:fldCharType="end"/>
        </w:r>
      </w:hyperlink>
    </w:p>
    <w:p w14:paraId="06A20C29" w14:textId="77777777" w:rsidR="001C3732" w:rsidRDefault="00916533">
      <w:pPr>
        <w:pStyle w:val="42"/>
        <w:rPr>
          <w:rFonts w:asciiTheme="minorHAnsi" w:eastAsiaTheme="minorEastAsia" w:hAnsiTheme="minorHAnsi" w:cstheme="minorBidi"/>
          <w:noProof/>
          <w:sz w:val="22"/>
          <w:szCs w:val="22"/>
        </w:rPr>
      </w:pPr>
      <w:hyperlink w:anchor="_Toc226625577" w:history="1">
        <w:r w:rsidR="001C3732" w:rsidRPr="00392B7A">
          <w:rPr>
            <w:rStyle w:val="ad"/>
            <w:noProof/>
          </w:rPr>
          <w:t>2.1.2.15.</w:t>
        </w:r>
        <w:r w:rsidR="001C3732">
          <w:rPr>
            <w:rFonts w:asciiTheme="minorHAnsi" w:eastAsiaTheme="minorEastAsia" w:hAnsiTheme="minorHAnsi" w:cstheme="minorBidi"/>
            <w:noProof/>
            <w:sz w:val="22"/>
            <w:szCs w:val="22"/>
          </w:rPr>
          <w:tab/>
        </w:r>
        <w:r w:rsidR="001C3732" w:rsidRPr="00392B7A">
          <w:rPr>
            <w:rStyle w:val="ad"/>
            <w:noProof/>
          </w:rPr>
          <w:t>«Бухгалтерская справка (ф. 0504833) ARP_SVAP_NG_RMS (Document)</w:t>
        </w:r>
        <w:r w:rsidR="001C3732">
          <w:rPr>
            <w:noProof/>
            <w:webHidden/>
          </w:rPr>
          <w:tab/>
        </w:r>
        <w:r w:rsidR="001C3732">
          <w:rPr>
            <w:noProof/>
            <w:webHidden/>
          </w:rPr>
          <w:fldChar w:fldCharType="begin"/>
        </w:r>
        <w:r w:rsidR="001C3732">
          <w:rPr>
            <w:noProof/>
            <w:webHidden/>
          </w:rPr>
          <w:instrText xml:space="preserve"> PAGEREF _Toc226625577 \h </w:instrText>
        </w:r>
        <w:r w:rsidR="001C3732">
          <w:rPr>
            <w:noProof/>
            <w:webHidden/>
          </w:rPr>
        </w:r>
        <w:r w:rsidR="001C3732">
          <w:rPr>
            <w:noProof/>
            <w:webHidden/>
          </w:rPr>
          <w:fldChar w:fldCharType="separate"/>
        </w:r>
        <w:r w:rsidR="001C3732">
          <w:rPr>
            <w:noProof/>
            <w:webHidden/>
          </w:rPr>
          <w:t>93</w:t>
        </w:r>
        <w:r w:rsidR="001C3732">
          <w:rPr>
            <w:noProof/>
            <w:webHidden/>
          </w:rPr>
          <w:fldChar w:fldCharType="end"/>
        </w:r>
      </w:hyperlink>
    </w:p>
    <w:p w14:paraId="11B92324" w14:textId="77777777" w:rsidR="001C3732" w:rsidRDefault="00916533">
      <w:pPr>
        <w:pStyle w:val="52"/>
        <w:rPr>
          <w:rFonts w:asciiTheme="minorHAnsi" w:eastAsiaTheme="minorEastAsia" w:hAnsiTheme="minorHAnsi" w:cstheme="minorBidi"/>
          <w:sz w:val="22"/>
          <w:szCs w:val="22"/>
        </w:rPr>
      </w:pPr>
      <w:hyperlink w:anchor="_Toc226625578" w:history="1">
        <w:r w:rsidR="001C3732" w:rsidRPr="00392B7A">
          <w:rPr>
            <w:rStyle w:val="ad"/>
          </w:rPr>
          <w:t>2.1.2.15.1.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«Бухгалтерская справка (ф. 0504833) ARP_SVAP_NG_RMS</w:t>
        </w:r>
        <w:r w:rsidR="001C3732">
          <w:rPr>
            <w:webHidden/>
          </w:rPr>
          <w:tab/>
        </w:r>
        <w:r w:rsidR="001C3732">
          <w:rPr>
            <w:webHidden/>
          </w:rPr>
          <w:fldChar w:fldCharType="begin"/>
        </w:r>
        <w:r w:rsidR="001C3732">
          <w:rPr>
            <w:webHidden/>
          </w:rPr>
          <w:instrText xml:space="preserve"> PAGEREF _Toc226625578 \h </w:instrText>
        </w:r>
        <w:r w:rsidR="001C3732">
          <w:rPr>
            <w:webHidden/>
          </w:rPr>
        </w:r>
        <w:r w:rsidR="001C3732">
          <w:rPr>
            <w:webHidden/>
          </w:rPr>
          <w:fldChar w:fldCharType="separate"/>
        </w:r>
        <w:r w:rsidR="001C3732">
          <w:rPr>
            <w:webHidden/>
          </w:rPr>
          <w:t>93</w:t>
        </w:r>
        <w:r w:rsidR="001C3732">
          <w:rPr>
            <w:webHidden/>
          </w:rPr>
          <w:fldChar w:fldCharType="end"/>
        </w:r>
      </w:hyperlink>
    </w:p>
    <w:p w14:paraId="0685CFEF" w14:textId="77777777" w:rsidR="001C3732" w:rsidRDefault="00916533">
      <w:pPr>
        <w:pStyle w:val="42"/>
        <w:rPr>
          <w:rFonts w:asciiTheme="minorHAnsi" w:eastAsiaTheme="minorEastAsia" w:hAnsiTheme="minorHAnsi" w:cstheme="minorBidi"/>
          <w:noProof/>
          <w:sz w:val="22"/>
          <w:szCs w:val="22"/>
        </w:rPr>
      </w:pPr>
      <w:hyperlink w:anchor="_Toc226625579" w:history="1">
        <w:r w:rsidR="001C3732" w:rsidRPr="00392B7A">
          <w:rPr>
            <w:rStyle w:val="ad"/>
            <w:noProof/>
            <w:highlight w:val="yellow"/>
          </w:rPr>
          <w:t>2.1.2.16.</w:t>
        </w:r>
        <w:r w:rsidR="001C3732">
          <w:rPr>
            <w:rFonts w:asciiTheme="minorHAnsi" w:eastAsiaTheme="minorEastAsia" w:hAnsiTheme="minorHAnsi" w:cstheme="minorBidi"/>
            <w:noProof/>
            <w:sz w:val="22"/>
            <w:szCs w:val="22"/>
          </w:rPr>
          <w:tab/>
        </w:r>
        <w:r w:rsidR="001C3732" w:rsidRPr="00392B7A">
          <w:rPr>
            <w:rStyle w:val="ad"/>
            <w:noProof/>
          </w:rPr>
          <w:t>Пример запроса по документу «Бухгалтерская справка (ф. 0504833) ARP_SVAP_NG_RMS</w:t>
        </w:r>
        <w:r w:rsidR="001C3732">
          <w:rPr>
            <w:noProof/>
            <w:webHidden/>
          </w:rPr>
          <w:tab/>
        </w:r>
        <w:r w:rsidR="001C3732">
          <w:rPr>
            <w:noProof/>
            <w:webHidden/>
          </w:rPr>
          <w:fldChar w:fldCharType="begin"/>
        </w:r>
        <w:r w:rsidR="001C3732">
          <w:rPr>
            <w:noProof/>
            <w:webHidden/>
          </w:rPr>
          <w:instrText xml:space="preserve"> PAGEREF _Toc226625579 \h </w:instrText>
        </w:r>
        <w:r w:rsidR="001C3732">
          <w:rPr>
            <w:noProof/>
            <w:webHidden/>
          </w:rPr>
        </w:r>
        <w:r w:rsidR="001C3732">
          <w:rPr>
            <w:noProof/>
            <w:webHidden/>
          </w:rPr>
          <w:fldChar w:fldCharType="separate"/>
        </w:r>
        <w:r w:rsidR="001C3732">
          <w:rPr>
            <w:noProof/>
            <w:webHidden/>
          </w:rPr>
          <w:t>100</w:t>
        </w:r>
        <w:r w:rsidR="001C3732">
          <w:rPr>
            <w:noProof/>
            <w:webHidden/>
          </w:rPr>
          <w:fldChar w:fldCharType="end"/>
        </w:r>
      </w:hyperlink>
    </w:p>
    <w:p w14:paraId="5686AB9C" w14:textId="77777777" w:rsidR="001C3732" w:rsidRDefault="00916533">
      <w:pPr>
        <w:pStyle w:val="34"/>
        <w:rPr>
          <w:rFonts w:asciiTheme="minorHAnsi" w:eastAsiaTheme="minorEastAsia" w:hAnsiTheme="minorHAnsi" w:cstheme="minorBidi"/>
          <w:bCs w:val="0"/>
          <w:iCs w:val="0"/>
          <w:sz w:val="22"/>
          <w:szCs w:val="22"/>
        </w:rPr>
      </w:pPr>
      <w:hyperlink w:anchor="_Toc226625580" w:history="1">
        <w:r w:rsidR="001C3732" w:rsidRPr="00392B7A">
          <w:rPr>
            <w:rStyle w:val="ad"/>
          </w:rPr>
          <w:t>2.1.3.</w:t>
        </w:r>
        <w:r w:rsidR="001C3732">
          <w:rPr>
            <w:rFonts w:asciiTheme="minorHAnsi" w:eastAsiaTheme="minorEastAsia" w:hAnsiTheme="minorHAnsi" w:cstheme="minorBidi"/>
            <w:bCs w:val="0"/>
            <w:iCs w:val="0"/>
            <w:sz w:val="22"/>
            <w:szCs w:val="22"/>
          </w:rPr>
          <w:tab/>
        </w:r>
        <w:r w:rsidR="001C3732" w:rsidRPr="00392B7A">
          <w:rPr>
            <w:rStyle w:val="ad"/>
          </w:rPr>
          <w:t xml:space="preserve">Перечень параметров тела запроса (Document) в </w:t>
        </w:r>
        <w:r w:rsidR="001C3732" w:rsidRPr="00392B7A">
          <w:rPr>
            <w:rStyle w:val="ad"/>
            <w:lang w:val="en-US"/>
          </w:rPr>
          <w:t>SVAP</w:t>
        </w:r>
        <w:r w:rsidR="001C3732" w:rsidRPr="00392B7A">
          <w:rPr>
            <w:rStyle w:val="ad"/>
          </w:rPr>
          <w:t xml:space="preserve"> ФБ по документам</w:t>
        </w:r>
        <w:r w:rsidR="001C3732">
          <w:rPr>
            <w:webHidden/>
          </w:rPr>
          <w:tab/>
        </w:r>
        <w:r w:rsidR="001C3732">
          <w:rPr>
            <w:webHidden/>
          </w:rPr>
          <w:fldChar w:fldCharType="begin"/>
        </w:r>
        <w:r w:rsidR="001C3732">
          <w:rPr>
            <w:webHidden/>
          </w:rPr>
          <w:instrText xml:space="preserve"> PAGEREF _Toc226625580 \h </w:instrText>
        </w:r>
        <w:r w:rsidR="001C3732">
          <w:rPr>
            <w:webHidden/>
          </w:rPr>
        </w:r>
        <w:r w:rsidR="001C3732">
          <w:rPr>
            <w:webHidden/>
          </w:rPr>
          <w:fldChar w:fldCharType="separate"/>
        </w:r>
        <w:r w:rsidR="001C3732">
          <w:rPr>
            <w:webHidden/>
          </w:rPr>
          <w:t>100</w:t>
        </w:r>
        <w:r w:rsidR="001C3732">
          <w:rPr>
            <w:webHidden/>
          </w:rPr>
          <w:fldChar w:fldCharType="end"/>
        </w:r>
      </w:hyperlink>
    </w:p>
    <w:p w14:paraId="07726AD3" w14:textId="77777777" w:rsidR="001C3732" w:rsidRDefault="00916533">
      <w:pPr>
        <w:pStyle w:val="42"/>
        <w:rPr>
          <w:rFonts w:asciiTheme="minorHAnsi" w:eastAsiaTheme="minorEastAsia" w:hAnsiTheme="minorHAnsi" w:cstheme="minorBidi"/>
          <w:noProof/>
          <w:sz w:val="22"/>
          <w:szCs w:val="22"/>
        </w:rPr>
      </w:pPr>
      <w:hyperlink w:anchor="_Toc226625581" w:history="1">
        <w:r w:rsidR="001C3732" w:rsidRPr="00392B7A">
          <w:rPr>
            <w:rStyle w:val="ad"/>
            <w:noProof/>
          </w:rPr>
          <w:t>2.1.3.1.</w:t>
        </w:r>
        <w:r w:rsidR="001C3732">
          <w:rPr>
            <w:rFonts w:asciiTheme="minorHAnsi" w:eastAsiaTheme="minorEastAsia" w:hAnsiTheme="minorHAnsi" w:cstheme="minorBidi"/>
            <w:noProof/>
            <w:sz w:val="22"/>
            <w:szCs w:val="22"/>
          </w:rPr>
          <w:tab/>
        </w:r>
        <w:r w:rsidR="001C3732" w:rsidRPr="00392B7A">
          <w:rPr>
            <w:rStyle w:val="ad"/>
            <w:noProof/>
          </w:rPr>
          <w:t>«Поручение о перечислении на счет» (исходящий)» RCA_DOC_D_014_SPS (Document)</w:t>
        </w:r>
        <w:r w:rsidR="001C3732">
          <w:rPr>
            <w:noProof/>
            <w:webHidden/>
          </w:rPr>
          <w:tab/>
        </w:r>
        <w:r w:rsidR="001C3732">
          <w:rPr>
            <w:noProof/>
            <w:webHidden/>
          </w:rPr>
          <w:fldChar w:fldCharType="begin"/>
        </w:r>
        <w:r w:rsidR="001C3732">
          <w:rPr>
            <w:noProof/>
            <w:webHidden/>
          </w:rPr>
          <w:instrText xml:space="preserve"> PAGEREF _Toc226625581 \h </w:instrText>
        </w:r>
        <w:r w:rsidR="001C3732">
          <w:rPr>
            <w:noProof/>
            <w:webHidden/>
          </w:rPr>
        </w:r>
        <w:r w:rsidR="001C3732">
          <w:rPr>
            <w:noProof/>
            <w:webHidden/>
          </w:rPr>
          <w:fldChar w:fldCharType="separate"/>
        </w:r>
        <w:r w:rsidR="001C3732">
          <w:rPr>
            <w:noProof/>
            <w:webHidden/>
          </w:rPr>
          <w:t>100</w:t>
        </w:r>
        <w:r w:rsidR="001C3732">
          <w:rPr>
            <w:noProof/>
            <w:webHidden/>
          </w:rPr>
          <w:fldChar w:fldCharType="end"/>
        </w:r>
      </w:hyperlink>
    </w:p>
    <w:p w14:paraId="4B78CA63" w14:textId="77777777" w:rsidR="001C3732" w:rsidRDefault="00916533">
      <w:pPr>
        <w:pStyle w:val="52"/>
        <w:rPr>
          <w:rFonts w:asciiTheme="minorHAnsi" w:eastAsiaTheme="minorEastAsia" w:hAnsiTheme="minorHAnsi" w:cstheme="minorBidi"/>
          <w:sz w:val="22"/>
          <w:szCs w:val="22"/>
        </w:rPr>
      </w:pPr>
      <w:hyperlink w:anchor="_Toc226625582" w:history="1">
        <w:r w:rsidR="001C3732" w:rsidRPr="00392B7A">
          <w:rPr>
            <w:rStyle w:val="ad"/>
          </w:rPr>
          <w:t>2.1.3.1.1.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«Поручение о перечислении на счет» (исходящий)» RCA_DOC_D_014_SPS</w:t>
        </w:r>
        <w:r w:rsidR="001C3732">
          <w:rPr>
            <w:webHidden/>
          </w:rPr>
          <w:tab/>
        </w:r>
        <w:r w:rsidR="001C3732">
          <w:rPr>
            <w:webHidden/>
          </w:rPr>
          <w:fldChar w:fldCharType="begin"/>
        </w:r>
        <w:r w:rsidR="001C3732">
          <w:rPr>
            <w:webHidden/>
          </w:rPr>
          <w:instrText xml:space="preserve"> PAGEREF _Toc226625582 \h </w:instrText>
        </w:r>
        <w:r w:rsidR="001C3732">
          <w:rPr>
            <w:webHidden/>
          </w:rPr>
        </w:r>
        <w:r w:rsidR="001C3732">
          <w:rPr>
            <w:webHidden/>
          </w:rPr>
          <w:fldChar w:fldCharType="separate"/>
        </w:r>
        <w:r w:rsidR="001C3732">
          <w:rPr>
            <w:webHidden/>
          </w:rPr>
          <w:t>100</w:t>
        </w:r>
        <w:r w:rsidR="001C3732">
          <w:rPr>
            <w:webHidden/>
          </w:rPr>
          <w:fldChar w:fldCharType="end"/>
        </w:r>
      </w:hyperlink>
    </w:p>
    <w:p w14:paraId="73F91878" w14:textId="77777777" w:rsidR="001C3732" w:rsidRDefault="00916533">
      <w:pPr>
        <w:pStyle w:val="52"/>
        <w:rPr>
          <w:rFonts w:asciiTheme="minorHAnsi" w:eastAsiaTheme="minorEastAsia" w:hAnsiTheme="minorHAnsi" w:cstheme="minorBidi"/>
          <w:sz w:val="22"/>
          <w:szCs w:val="22"/>
        </w:rPr>
      </w:pPr>
      <w:hyperlink w:anchor="_Toc226625583" w:history="1">
        <w:r w:rsidR="001C3732" w:rsidRPr="00392B7A">
          <w:rPr>
            <w:rStyle w:val="ad"/>
          </w:rPr>
          <w:t>2.1.3.1.2.</w:t>
        </w:r>
        <w:r w:rsidR="001C3732">
          <w:rPr>
            <w:rFonts w:asciiTheme="minorHAnsi" w:eastAsiaTheme="minorEastAsia" w:hAnsiTheme="minorHAnsi" w:cstheme="minorBidi"/>
            <w:sz w:val="22"/>
            <w:szCs w:val="22"/>
          </w:rPr>
          <w:tab/>
        </w:r>
        <w:r w:rsidR="001C3732" w:rsidRPr="00392B7A">
          <w:rPr>
            <w:rStyle w:val="ad"/>
          </w:rPr>
          <w:t>Пример запроса по документу «Поручение о перечислении на счет» (исходящий)» RCA_DOC_D_014_SPS</w:t>
        </w:r>
        <w:r w:rsidR="001C3732">
          <w:rPr>
            <w:webHidden/>
          </w:rPr>
          <w:tab/>
        </w:r>
        <w:r w:rsidR="001C3732">
          <w:rPr>
            <w:webHidden/>
          </w:rPr>
          <w:fldChar w:fldCharType="begin"/>
        </w:r>
        <w:r w:rsidR="001C3732">
          <w:rPr>
            <w:webHidden/>
          </w:rPr>
          <w:instrText xml:space="preserve"> PAGEREF _Toc226625583 \h </w:instrText>
        </w:r>
        <w:r w:rsidR="001C3732">
          <w:rPr>
            <w:webHidden/>
          </w:rPr>
        </w:r>
        <w:r w:rsidR="001C3732">
          <w:rPr>
            <w:webHidden/>
          </w:rPr>
          <w:fldChar w:fldCharType="separate"/>
        </w:r>
        <w:r w:rsidR="001C3732">
          <w:rPr>
            <w:webHidden/>
          </w:rPr>
          <w:t>101</w:t>
        </w:r>
        <w:r w:rsidR="001C3732">
          <w:rPr>
            <w:webHidden/>
          </w:rPr>
          <w:fldChar w:fldCharType="end"/>
        </w:r>
      </w:hyperlink>
    </w:p>
    <w:p w14:paraId="362CB200" w14:textId="77777777" w:rsidR="001C3732" w:rsidRDefault="00916533">
      <w:pPr>
        <w:pStyle w:val="42"/>
        <w:rPr>
          <w:rFonts w:asciiTheme="minorHAnsi" w:eastAsiaTheme="minorEastAsia" w:hAnsiTheme="minorHAnsi" w:cstheme="minorBidi"/>
          <w:noProof/>
          <w:sz w:val="22"/>
          <w:szCs w:val="22"/>
        </w:rPr>
      </w:pPr>
      <w:hyperlink w:anchor="_Toc226625584" w:history="1">
        <w:r w:rsidR="001C3732" w:rsidRPr="00392B7A">
          <w:rPr>
            <w:rStyle w:val="ad"/>
            <w:noProof/>
          </w:rPr>
          <w:t>2.1.3.2.</w:t>
        </w:r>
        <w:r w:rsidR="001C3732">
          <w:rPr>
            <w:rFonts w:asciiTheme="minorHAnsi" w:eastAsiaTheme="minorEastAsia" w:hAnsiTheme="minorHAnsi" w:cstheme="minorBidi"/>
            <w:noProof/>
            <w:sz w:val="22"/>
            <w:szCs w:val="22"/>
          </w:rPr>
          <w:tab/>
        </w:r>
        <w:r w:rsidR="001C3732" w:rsidRPr="00392B7A">
          <w:rPr>
            <w:rStyle w:val="ad"/>
            <w:noProof/>
          </w:rPr>
          <w:t>«Реестр перечисленных поступлений (ф. 0531465)» RCA_DOC_D_015_SPS (Document)</w:t>
        </w:r>
        <w:r w:rsidR="001C3732">
          <w:rPr>
            <w:noProof/>
            <w:webHidden/>
          </w:rPr>
          <w:tab/>
        </w:r>
        <w:r w:rsidR="001C3732">
          <w:rPr>
            <w:noProof/>
            <w:webHidden/>
          </w:rPr>
          <w:fldChar w:fldCharType="begin"/>
        </w:r>
        <w:r w:rsidR="001C3732">
          <w:rPr>
            <w:noProof/>
            <w:webHidden/>
          </w:rPr>
          <w:instrText xml:space="preserve"> PAGEREF _Toc226625584 \h </w:instrText>
        </w:r>
        <w:r w:rsidR="001C3732">
          <w:rPr>
            <w:noProof/>
            <w:webHidden/>
          </w:rPr>
        </w:r>
        <w:r w:rsidR="001C3732">
          <w:rPr>
            <w:noProof/>
            <w:webHidden/>
          </w:rPr>
          <w:fldChar w:fldCharType="separate"/>
        </w:r>
        <w:r w:rsidR="001C3732">
          <w:rPr>
            <w:noProof/>
            <w:webHidden/>
          </w:rPr>
          <w:t>102</w:t>
        </w:r>
        <w:r w:rsidR="001C3732">
          <w:rPr>
            <w:noProof/>
            <w:webHidden/>
          </w:rPr>
          <w:fldChar w:fldCharType="end"/>
        </w:r>
      </w:hyperlink>
    </w:p>
    <w:p w14:paraId="6BB56DF5" w14:textId="77777777" w:rsidR="001C3732" w:rsidRDefault="00916533">
      <w:pPr>
        <w:pStyle w:val="52"/>
        <w:rPr>
          <w:rFonts w:asciiTheme="minorHAnsi" w:eastAsiaTheme="minorEastAsia" w:hAnsiTheme="minorHAnsi" w:cstheme="minorBidi"/>
          <w:sz w:val="22"/>
          <w:szCs w:val="22"/>
        </w:rPr>
      </w:pPr>
      <w:hyperlink w:anchor="_Toc226625585" w:history="1">
        <w:r w:rsidR="001C3732" w:rsidRPr="00392B7A">
          <w:rPr>
            <w:rStyle w:val="ad"/>
          </w:rPr>
          <w:t>2.1.3.2.1.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«Реестр перечисленных поступлений (ф. 0531465)» RCA_DOC_D_015_SPS</w:t>
        </w:r>
        <w:r w:rsidR="001C3732">
          <w:rPr>
            <w:webHidden/>
          </w:rPr>
          <w:tab/>
        </w:r>
        <w:r w:rsidR="001C3732">
          <w:rPr>
            <w:webHidden/>
          </w:rPr>
          <w:fldChar w:fldCharType="begin"/>
        </w:r>
        <w:r w:rsidR="001C3732">
          <w:rPr>
            <w:webHidden/>
          </w:rPr>
          <w:instrText xml:space="preserve"> PAGEREF _Toc226625585 \h </w:instrText>
        </w:r>
        <w:r w:rsidR="001C3732">
          <w:rPr>
            <w:webHidden/>
          </w:rPr>
        </w:r>
        <w:r w:rsidR="001C3732">
          <w:rPr>
            <w:webHidden/>
          </w:rPr>
          <w:fldChar w:fldCharType="separate"/>
        </w:r>
        <w:r w:rsidR="001C3732">
          <w:rPr>
            <w:webHidden/>
          </w:rPr>
          <w:t>102</w:t>
        </w:r>
        <w:r w:rsidR="001C3732">
          <w:rPr>
            <w:webHidden/>
          </w:rPr>
          <w:fldChar w:fldCharType="end"/>
        </w:r>
      </w:hyperlink>
    </w:p>
    <w:p w14:paraId="2A48468B" w14:textId="77777777" w:rsidR="001C3732" w:rsidRDefault="00916533">
      <w:pPr>
        <w:pStyle w:val="52"/>
        <w:rPr>
          <w:rFonts w:asciiTheme="minorHAnsi" w:eastAsiaTheme="minorEastAsia" w:hAnsiTheme="minorHAnsi" w:cstheme="minorBidi"/>
          <w:sz w:val="22"/>
          <w:szCs w:val="22"/>
        </w:rPr>
      </w:pPr>
      <w:hyperlink w:anchor="_Toc226625586" w:history="1">
        <w:r w:rsidR="001C3732" w:rsidRPr="00392B7A">
          <w:rPr>
            <w:rStyle w:val="ad"/>
          </w:rPr>
          <w:t>2.1.3.2.2.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«Реестр перечисленных поступлений (ф. 0531465)» RCA_DOC_D_015_SPS</w:t>
        </w:r>
        <w:r w:rsidR="001C3732">
          <w:rPr>
            <w:webHidden/>
          </w:rPr>
          <w:tab/>
        </w:r>
        <w:r w:rsidR="001C3732">
          <w:rPr>
            <w:webHidden/>
          </w:rPr>
          <w:fldChar w:fldCharType="begin"/>
        </w:r>
        <w:r w:rsidR="001C3732">
          <w:rPr>
            <w:webHidden/>
          </w:rPr>
          <w:instrText xml:space="preserve"> PAGEREF _Toc226625586 \h </w:instrText>
        </w:r>
        <w:r w:rsidR="001C3732">
          <w:rPr>
            <w:webHidden/>
          </w:rPr>
        </w:r>
        <w:r w:rsidR="001C3732">
          <w:rPr>
            <w:webHidden/>
          </w:rPr>
          <w:fldChar w:fldCharType="separate"/>
        </w:r>
        <w:r w:rsidR="001C3732">
          <w:rPr>
            <w:webHidden/>
          </w:rPr>
          <w:t>103</w:t>
        </w:r>
        <w:r w:rsidR="001C3732">
          <w:rPr>
            <w:webHidden/>
          </w:rPr>
          <w:fldChar w:fldCharType="end"/>
        </w:r>
      </w:hyperlink>
    </w:p>
    <w:p w14:paraId="31C703C3" w14:textId="77777777" w:rsidR="001C3732" w:rsidRDefault="00916533">
      <w:pPr>
        <w:pStyle w:val="42"/>
        <w:rPr>
          <w:rFonts w:asciiTheme="minorHAnsi" w:eastAsiaTheme="minorEastAsia" w:hAnsiTheme="minorHAnsi" w:cstheme="minorBidi"/>
          <w:noProof/>
          <w:sz w:val="22"/>
          <w:szCs w:val="22"/>
        </w:rPr>
      </w:pPr>
      <w:hyperlink w:anchor="_Toc226625587" w:history="1">
        <w:r w:rsidR="001C3732" w:rsidRPr="00392B7A">
          <w:rPr>
            <w:rStyle w:val="ad"/>
            <w:noProof/>
          </w:rPr>
          <w:t>2.1.3.3.</w:t>
        </w:r>
        <w:r w:rsidR="001C3732">
          <w:rPr>
            <w:rFonts w:asciiTheme="minorHAnsi" w:eastAsiaTheme="minorEastAsia" w:hAnsiTheme="minorHAnsi" w:cstheme="minorBidi"/>
            <w:noProof/>
            <w:sz w:val="22"/>
            <w:szCs w:val="22"/>
          </w:rPr>
          <w:tab/>
        </w:r>
        <w:r w:rsidR="001C3732" w:rsidRPr="00392B7A">
          <w:rPr>
            <w:rStyle w:val="ad"/>
            <w:noProof/>
          </w:rPr>
          <w:t>«Реестр передаваемых (принимаемых) платежей (ф. 0533002)» BSP_DOC_D_019_SPS (Document)</w:t>
        </w:r>
        <w:r w:rsidR="001C3732">
          <w:rPr>
            <w:noProof/>
            <w:webHidden/>
          </w:rPr>
          <w:tab/>
        </w:r>
        <w:r w:rsidR="001C3732">
          <w:rPr>
            <w:noProof/>
            <w:webHidden/>
          </w:rPr>
          <w:fldChar w:fldCharType="begin"/>
        </w:r>
        <w:r w:rsidR="001C3732">
          <w:rPr>
            <w:noProof/>
            <w:webHidden/>
          </w:rPr>
          <w:instrText xml:space="preserve"> PAGEREF _Toc226625587 \h </w:instrText>
        </w:r>
        <w:r w:rsidR="001C3732">
          <w:rPr>
            <w:noProof/>
            <w:webHidden/>
          </w:rPr>
        </w:r>
        <w:r w:rsidR="001C3732">
          <w:rPr>
            <w:noProof/>
            <w:webHidden/>
          </w:rPr>
          <w:fldChar w:fldCharType="separate"/>
        </w:r>
        <w:r w:rsidR="001C3732">
          <w:rPr>
            <w:noProof/>
            <w:webHidden/>
          </w:rPr>
          <w:t>104</w:t>
        </w:r>
        <w:r w:rsidR="001C3732">
          <w:rPr>
            <w:noProof/>
            <w:webHidden/>
          </w:rPr>
          <w:fldChar w:fldCharType="end"/>
        </w:r>
      </w:hyperlink>
    </w:p>
    <w:p w14:paraId="3AE80B55" w14:textId="77777777" w:rsidR="001C3732" w:rsidRDefault="00916533">
      <w:pPr>
        <w:pStyle w:val="52"/>
        <w:rPr>
          <w:rFonts w:asciiTheme="minorHAnsi" w:eastAsiaTheme="minorEastAsia" w:hAnsiTheme="minorHAnsi" w:cstheme="minorBidi"/>
          <w:sz w:val="22"/>
          <w:szCs w:val="22"/>
        </w:rPr>
      </w:pPr>
      <w:hyperlink w:anchor="_Toc226625588" w:history="1">
        <w:r w:rsidR="001C3732" w:rsidRPr="00392B7A">
          <w:rPr>
            <w:rStyle w:val="ad"/>
          </w:rPr>
          <w:t>2.1.3.3.1.</w:t>
        </w:r>
        <w:r w:rsidR="001C3732">
          <w:rPr>
            <w:rFonts w:asciiTheme="minorHAnsi" w:eastAsiaTheme="minorEastAsia" w:hAnsiTheme="minorHAnsi" w:cstheme="minorBidi"/>
            <w:sz w:val="22"/>
            <w:szCs w:val="22"/>
          </w:rPr>
          <w:tab/>
        </w:r>
        <w:r w:rsidR="001C3732" w:rsidRPr="00392B7A">
          <w:rPr>
            <w:rStyle w:val="ad"/>
          </w:rPr>
          <w:t>Перечень параметров тела запроса (Document) по документу «Реестр передаваемых (принимаемых) платежей (ф. 0533002)» BSP_DOC_D_019_SPS</w:t>
        </w:r>
        <w:r w:rsidR="001C3732">
          <w:rPr>
            <w:webHidden/>
          </w:rPr>
          <w:tab/>
        </w:r>
        <w:r w:rsidR="001C3732">
          <w:rPr>
            <w:webHidden/>
          </w:rPr>
          <w:fldChar w:fldCharType="begin"/>
        </w:r>
        <w:r w:rsidR="001C3732">
          <w:rPr>
            <w:webHidden/>
          </w:rPr>
          <w:instrText xml:space="preserve"> PAGEREF _Toc226625588 \h </w:instrText>
        </w:r>
        <w:r w:rsidR="001C3732">
          <w:rPr>
            <w:webHidden/>
          </w:rPr>
        </w:r>
        <w:r w:rsidR="001C3732">
          <w:rPr>
            <w:webHidden/>
          </w:rPr>
          <w:fldChar w:fldCharType="separate"/>
        </w:r>
        <w:r w:rsidR="001C3732">
          <w:rPr>
            <w:webHidden/>
          </w:rPr>
          <w:t>104</w:t>
        </w:r>
        <w:r w:rsidR="001C3732">
          <w:rPr>
            <w:webHidden/>
          </w:rPr>
          <w:fldChar w:fldCharType="end"/>
        </w:r>
      </w:hyperlink>
    </w:p>
    <w:p w14:paraId="73079E42" w14:textId="77777777" w:rsidR="001C3732" w:rsidRDefault="00916533">
      <w:pPr>
        <w:pStyle w:val="52"/>
        <w:rPr>
          <w:rFonts w:asciiTheme="minorHAnsi" w:eastAsiaTheme="minorEastAsia" w:hAnsiTheme="minorHAnsi" w:cstheme="minorBidi"/>
          <w:sz w:val="22"/>
          <w:szCs w:val="22"/>
        </w:rPr>
      </w:pPr>
      <w:hyperlink w:anchor="_Toc226625589" w:history="1">
        <w:r w:rsidR="001C3732" w:rsidRPr="00392B7A">
          <w:rPr>
            <w:rStyle w:val="ad"/>
          </w:rPr>
          <w:t>2.1.3.3.2.</w:t>
        </w:r>
        <w:r w:rsidR="001C3732">
          <w:rPr>
            <w:rFonts w:asciiTheme="minorHAnsi" w:eastAsiaTheme="minorEastAsia" w:hAnsiTheme="minorHAnsi" w:cstheme="minorBidi"/>
            <w:sz w:val="22"/>
            <w:szCs w:val="22"/>
          </w:rPr>
          <w:tab/>
        </w:r>
        <w:r w:rsidR="001C3732" w:rsidRPr="00392B7A">
          <w:rPr>
            <w:rStyle w:val="ad"/>
          </w:rPr>
          <w:t>Пример запроса по документу «Реестр передаваемых (принимаемых) платежей (ф. 0533002)» BSP_DOC_D_019_SPS</w:t>
        </w:r>
        <w:r w:rsidR="001C3732">
          <w:rPr>
            <w:webHidden/>
          </w:rPr>
          <w:tab/>
        </w:r>
        <w:r w:rsidR="001C3732">
          <w:rPr>
            <w:webHidden/>
          </w:rPr>
          <w:fldChar w:fldCharType="begin"/>
        </w:r>
        <w:r w:rsidR="001C3732">
          <w:rPr>
            <w:webHidden/>
          </w:rPr>
          <w:instrText xml:space="preserve"> PAGEREF _Toc226625589 \h </w:instrText>
        </w:r>
        <w:r w:rsidR="001C3732">
          <w:rPr>
            <w:webHidden/>
          </w:rPr>
        </w:r>
        <w:r w:rsidR="001C3732">
          <w:rPr>
            <w:webHidden/>
          </w:rPr>
          <w:fldChar w:fldCharType="separate"/>
        </w:r>
        <w:r w:rsidR="001C3732">
          <w:rPr>
            <w:webHidden/>
          </w:rPr>
          <w:t>106</w:t>
        </w:r>
        <w:r w:rsidR="001C3732">
          <w:rPr>
            <w:webHidden/>
          </w:rPr>
          <w:fldChar w:fldCharType="end"/>
        </w:r>
      </w:hyperlink>
    </w:p>
    <w:p w14:paraId="064F36C7" w14:textId="77777777" w:rsidR="001C3732" w:rsidRDefault="00916533">
      <w:pPr>
        <w:pStyle w:val="42"/>
        <w:rPr>
          <w:rFonts w:asciiTheme="minorHAnsi" w:eastAsiaTheme="minorEastAsia" w:hAnsiTheme="minorHAnsi" w:cstheme="minorBidi"/>
          <w:noProof/>
          <w:sz w:val="22"/>
          <w:szCs w:val="22"/>
        </w:rPr>
      </w:pPr>
      <w:hyperlink w:anchor="_Toc226625590" w:history="1">
        <w:r w:rsidR="001C3732" w:rsidRPr="00392B7A">
          <w:rPr>
            <w:rStyle w:val="ad"/>
            <w:noProof/>
          </w:rPr>
          <w:t>2.1.3.4.</w:t>
        </w:r>
        <w:r w:rsidR="001C3732">
          <w:rPr>
            <w:rFonts w:asciiTheme="minorHAnsi" w:eastAsiaTheme="minorEastAsia" w:hAnsiTheme="minorHAnsi" w:cstheme="minorBidi"/>
            <w:noProof/>
            <w:sz w:val="22"/>
            <w:szCs w:val="22"/>
          </w:rPr>
          <w:tab/>
        </w:r>
        <w:r w:rsidR="001C3732" w:rsidRPr="00392B7A">
          <w:rPr>
            <w:rStyle w:val="ad"/>
            <w:noProof/>
          </w:rPr>
          <w:t xml:space="preserve">«Уведомление о поступлениях в иностранной валюте (ф. 0531452)» </w:t>
        </w:r>
        <w:r w:rsidR="001C3732" w:rsidRPr="00392B7A">
          <w:rPr>
            <w:rStyle w:val="ad"/>
            <w:noProof/>
            <w:lang w:val="en-US"/>
          </w:rPr>
          <w:t>BSP</w:t>
        </w:r>
        <w:r w:rsidR="001C3732" w:rsidRPr="00392B7A">
          <w:rPr>
            <w:rStyle w:val="ad"/>
            <w:noProof/>
          </w:rPr>
          <w:t>_</w:t>
        </w:r>
        <w:r w:rsidR="001C3732" w:rsidRPr="00392B7A">
          <w:rPr>
            <w:rStyle w:val="ad"/>
            <w:noProof/>
            <w:lang w:val="en-US"/>
          </w:rPr>
          <w:t>DOC</w:t>
        </w:r>
        <w:r w:rsidR="001C3732" w:rsidRPr="00392B7A">
          <w:rPr>
            <w:rStyle w:val="ad"/>
            <w:noProof/>
          </w:rPr>
          <w:t>_</w:t>
        </w:r>
        <w:r w:rsidR="001C3732" w:rsidRPr="00392B7A">
          <w:rPr>
            <w:rStyle w:val="ad"/>
            <w:noProof/>
            <w:lang w:val="en-US"/>
          </w:rPr>
          <w:t>D</w:t>
        </w:r>
        <w:r w:rsidR="001C3732" w:rsidRPr="00392B7A">
          <w:rPr>
            <w:rStyle w:val="ad"/>
            <w:noProof/>
          </w:rPr>
          <w:t>_022_</w:t>
        </w:r>
        <w:r w:rsidR="001C3732" w:rsidRPr="00392B7A">
          <w:rPr>
            <w:rStyle w:val="ad"/>
            <w:noProof/>
            <w:lang w:val="en-US"/>
          </w:rPr>
          <w:t>SPS</w:t>
        </w:r>
        <w:r w:rsidR="001C3732" w:rsidRPr="00392B7A">
          <w:rPr>
            <w:rStyle w:val="ad"/>
            <w:noProof/>
          </w:rPr>
          <w:t xml:space="preserve"> (Document)</w:t>
        </w:r>
        <w:r w:rsidR="001C3732">
          <w:rPr>
            <w:noProof/>
            <w:webHidden/>
          </w:rPr>
          <w:tab/>
        </w:r>
        <w:r w:rsidR="001C3732">
          <w:rPr>
            <w:noProof/>
            <w:webHidden/>
          </w:rPr>
          <w:fldChar w:fldCharType="begin"/>
        </w:r>
        <w:r w:rsidR="001C3732">
          <w:rPr>
            <w:noProof/>
            <w:webHidden/>
          </w:rPr>
          <w:instrText xml:space="preserve"> PAGEREF _Toc226625590 \h </w:instrText>
        </w:r>
        <w:r w:rsidR="001C3732">
          <w:rPr>
            <w:noProof/>
            <w:webHidden/>
          </w:rPr>
        </w:r>
        <w:r w:rsidR="001C3732">
          <w:rPr>
            <w:noProof/>
            <w:webHidden/>
          </w:rPr>
          <w:fldChar w:fldCharType="separate"/>
        </w:r>
        <w:r w:rsidR="001C3732">
          <w:rPr>
            <w:noProof/>
            <w:webHidden/>
          </w:rPr>
          <w:t>108</w:t>
        </w:r>
        <w:r w:rsidR="001C3732">
          <w:rPr>
            <w:noProof/>
            <w:webHidden/>
          </w:rPr>
          <w:fldChar w:fldCharType="end"/>
        </w:r>
      </w:hyperlink>
    </w:p>
    <w:p w14:paraId="27F519E1" w14:textId="77777777" w:rsidR="001C3732" w:rsidRDefault="00916533">
      <w:pPr>
        <w:pStyle w:val="52"/>
        <w:rPr>
          <w:rFonts w:asciiTheme="minorHAnsi" w:eastAsiaTheme="minorEastAsia" w:hAnsiTheme="minorHAnsi" w:cstheme="minorBidi"/>
          <w:sz w:val="22"/>
          <w:szCs w:val="22"/>
        </w:rPr>
      </w:pPr>
      <w:hyperlink w:anchor="_Toc226625591" w:history="1">
        <w:r w:rsidR="001C3732" w:rsidRPr="00392B7A">
          <w:rPr>
            <w:rStyle w:val="ad"/>
          </w:rPr>
          <w:t>2.1.3.4.1.</w:t>
        </w:r>
        <w:r w:rsidR="001C3732">
          <w:rPr>
            <w:rFonts w:asciiTheme="minorHAnsi" w:eastAsiaTheme="minorEastAsia" w:hAnsiTheme="minorHAnsi" w:cstheme="minorBidi"/>
            <w:sz w:val="22"/>
            <w:szCs w:val="22"/>
          </w:rPr>
          <w:tab/>
        </w:r>
        <w:r w:rsidR="001C3732" w:rsidRPr="00392B7A">
          <w:rPr>
            <w:rStyle w:val="ad"/>
          </w:rPr>
          <w:t xml:space="preserve">Перечень параметров тела запроса (Document) по документу «Уведомление о поступлениях в иностранной валюте (ф. 0531452)» </w:t>
        </w:r>
        <w:r w:rsidR="001C3732" w:rsidRPr="00392B7A">
          <w:rPr>
            <w:rStyle w:val="ad"/>
            <w:lang w:val="en-US"/>
          </w:rPr>
          <w:t>BSP</w:t>
        </w:r>
        <w:r w:rsidR="001C3732" w:rsidRPr="00392B7A">
          <w:rPr>
            <w:rStyle w:val="ad"/>
          </w:rPr>
          <w:t>_</w:t>
        </w:r>
        <w:r w:rsidR="001C3732" w:rsidRPr="00392B7A">
          <w:rPr>
            <w:rStyle w:val="ad"/>
            <w:lang w:val="en-US"/>
          </w:rPr>
          <w:t>DOC</w:t>
        </w:r>
        <w:r w:rsidR="001C3732" w:rsidRPr="00392B7A">
          <w:rPr>
            <w:rStyle w:val="ad"/>
          </w:rPr>
          <w:t>_</w:t>
        </w:r>
        <w:r w:rsidR="001C3732" w:rsidRPr="00392B7A">
          <w:rPr>
            <w:rStyle w:val="ad"/>
            <w:lang w:val="en-US"/>
          </w:rPr>
          <w:t>D</w:t>
        </w:r>
        <w:r w:rsidR="001C3732" w:rsidRPr="00392B7A">
          <w:rPr>
            <w:rStyle w:val="ad"/>
          </w:rPr>
          <w:t>_022_</w:t>
        </w:r>
        <w:r w:rsidR="001C3732" w:rsidRPr="00392B7A">
          <w:rPr>
            <w:rStyle w:val="ad"/>
            <w:lang w:val="en-US"/>
          </w:rPr>
          <w:t>SPS</w:t>
        </w:r>
        <w:r w:rsidR="001C3732">
          <w:rPr>
            <w:webHidden/>
          </w:rPr>
          <w:tab/>
        </w:r>
        <w:r w:rsidR="001C3732">
          <w:rPr>
            <w:webHidden/>
          </w:rPr>
          <w:fldChar w:fldCharType="begin"/>
        </w:r>
        <w:r w:rsidR="001C3732">
          <w:rPr>
            <w:webHidden/>
          </w:rPr>
          <w:instrText xml:space="preserve"> PAGEREF _Toc226625591 \h </w:instrText>
        </w:r>
        <w:r w:rsidR="001C3732">
          <w:rPr>
            <w:webHidden/>
          </w:rPr>
        </w:r>
        <w:r w:rsidR="001C3732">
          <w:rPr>
            <w:webHidden/>
          </w:rPr>
          <w:fldChar w:fldCharType="separate"/>
        </w:r>
        <w:r w:rsidR="001C3732">
          <w:rPr>
            <w:webHidden/>
          </w:rPr>
          <w:t>108</w:t>
        </w:r>
        <w:r w:rsidR="001C3732">
          <w:rPr>
            <w:webHidden/>
          </w:rPr>
          <w:fldChar w:fldCharType="end"/>
        </w:r>
      </w:hyperlink>
    </w:p>
    <w:p w14:paraId="00EE9F50" w14:textId="77777777" w:rsidR="001C3732" w:rsidRDefault="00916533">
      <w:pPr>
        <w:pStyle w:val="52"/>
        <w:rPr>
          <w:rFonts w:asciiTheme="minorHAnsi" w:eastAsiaTheme="minorEastAsia" w:hAnsiTheme="minorHAnsi" w:cstheme="minorBidi"/>
          <w:sz w:val="22"/>
          <w:szCs w:val="22"/>
        </w:rPr>
      </w:pPr>
      <w:hyperlink w:anchor="_Toc226625592" w:history="1">
        <w:r w:rsidR="001C3732" w:rsidRPr="00392B7A">
          <w:rPr>
            <w:rStyle w:val="ad"/>
          </w:rPr>
          <w:t>2.1.3.4.2.</w:t>
        </w:r>
        <w:r w:rsidR="001C3732">
          <w:rPr>
            <w:rFonts w:asciiTheme="minorHAnsi" w:eastAsiaTheme="minorEastAsia" w:hAnsiTheme="minorHAnsi" w:cstheme="minorBidi"/>
            <w:sz w:val="22"/>
            <w:szCs w:val="22"/>
          </w:rPr>
          <w:tab/>
        </w:r>
        <w:r w:rsidR="001C3732" w:rsidRPr="00392B7A">
          <w:rPr>
            <w:rStyle w:val="ad"/>
          </w:rPr>
          <w:t xml:space="preserve">Пример запроса по документу «Уведомление о поступлениях в иностранной валюте (ф. 0531452)» </w:t>
        </w:r>
        <w:r w:rsidR="001C3732" w:rsidRPr="00392B7A">
          <w:rPr>
            <w:rStyle w:val="ad"/>
            <w:lang w:val="en-US"/>
          </w:rPr>
          <w:t>BSP</w:t>
        </w:r>
        <w:r w:rsidR="001C3732" w:rsidRPr="00392B7A">
          <w:rPr>
            <w:rStyle w:val="ad"/>
          </w:rPr>
          <w:t>_</w:t>
        </w:r>
        <w:r w:rsidR="001C3732" w:rsidRPr="00392B7A">
          <w:rPr>
            <w:rStyle w:val="ad"/>
            <w:lang w:val="en-US"/>
          </w:rPr>
          <w:t>DOC</w:t>
        </w:r>
        <w:r w:rsidR="001C3732" w:rsidRPr="00392B7A">
          <w:rPr>
            <w:rStyle w:val="ad"/>
          </w:rPr>
          <w:t>_</w:t>
        </w:r>
        <w:r w:rsidR="001C3732" w:rsidRPr="00392B7A">
          <w:rPr>
            <w:rStyle w:val="ad"/>
            <w:lang w:val="en-US"/>
          </w:rPr>
          <w:t>D</w:t>
        </w:r>
        <w:r w:rsidR="001C3732" w:rsidRPr="00392B7A">
          <w:rPr>
            <w:rStyle w:val="ad"/>
          </w:rPr>
          <w:t>_022_</w:t>
        </w:r>
        <w:r w:rsidR="001C3732" w:rsidRPr="00392B7A">
          <w:rPr>
            <w:rStyle w:val="ad"/>
            <w:lang w:val="en-US"/>
          </w:rPr>
          <w:t>SPS</w:t>
        </w:r>
        <w:r w:rsidR="001C3732">
          <w:rPr>
            <w:webHidden/>
          </w:rPr>
          <w:tab/>
        </w:r>
        <w:r w:rsidR="001C3732">
          <w:rPr>
            <w:webHidden/>
          </w:rPr>
          <w:fldChar w:fldCharType="begin"/>
        </w:r>
        <w:r w:rsidR="001C3732">
          <w:rPr>
            <w:webHidden/>
          </w:rPr>
          <w:instrText xml:space="preserve"> PAGEREF _Toc226625592 \h </w:instrText>
        </w:r>
        <w:r w:rsidR="001C3732">
          <w:rPr>
            <w:webHidden/>
          </w:rPr>
        </w:r>
        <w:r w:rsidR="001C3732">
          <w:rPr>
            <w:webHidden/>
          </w:rPr>
          <w:fldChar w:fldCharType="separate"/>
        </w:r>
        <w:r w:rsidR="001C3732">
          <w:rPr>
            <w:webHidden/>
          </w:rPr>
          <w:t>110</w:t>
        </w:r>
        <w:r w:rsidR="001C3732">
          <w:rPr>
            <w:webHidden/>
          </w:rPr>
          <w:fldChar w:fldCharType="end"/>
        </w:r>
      </w:hyperlink>
    </w:p>
    <w:p w14:paraId="5D6279FB" w14:textId="77777777" w:rsidR="001C3732" w:rsidRDefault="00916533">
      <w:pPr>
        <w:pStyle w:val="42"/>
        <w:rPr>
          <w:rFonts w:asciiTheme="minorHAnsi" w:eastAsiaTheme="minorEastAsia" w:hAnsiTheme="minorHAnsi" w:cstheme="minorBidi"/>
          <w:noProof/>
          <w:sz w:val="22"/>
          <w:szCs w:val="22"/>
        </w:rPr>
      </w:pPr>
      <w:hyperlink w:anchor="_Toc226625593" w:history="1">
        <w:r w:rsidR="001C3732" w:rsidRPr="00392B7A">
          <w:rPr>
            <w:rStyle w:val="ad"/>
            <w:noProof/>
          </w:rPr>
          <w:t>2.1.3.5.</w:t>
        </w:r>
        <w:r w:rsidR="001C3732">
          <w:rPr>
            <w:rFonts w:asciiTheme="minorHAnsi" w:eastAsiaTheme="minorEastAsia" w:hAnsiTheme="minorHAnsi" w:cstheme="minorBidi"/>
            <w:noProof/>
            <w:sz w:val="22"/>
            <w:szCs w:val="22"/>
          </w:rPr>
          <w:tab/>
        </w:r>
        <w:r w:rsidR="001C3732" w:rsidRPr="00392B7A">
          <w:rPr>
            <w:rStyle w:val="ad"/>
            <w:noProof/>
            <w:lang w:eastAsia="ko-KR"/>
          </w:rPr>
          <w:t>«</w:t>
        </w:r>
        <w:r w:rsidR="001C3732" w:rsidRPr="00392B7A">
          <w:rPr>
            <w:rStyle w:val="ad"/>
            <w:noProof/>
          </w:rPr>
          <w:t xml:space="preserve">Заявление на проведение операций с иностранной валютой» </w:t>
        </w:r>
        <w:r w:rsidR="001C3732" w:rsidRPr="00392B7A">
          <w:rPr>
            <w:rStyle w:val="ad"/>
            <w:rFonts w:ascii="-apple-system" w:hAnsi="-apple-system"/>
            <w:noProof/>
            <w:shd w:val="clear" w:color="auto" w:fill="FFFFFF"/>
          </w:rPr>
          <w:t>BRA_DOC_D_039</w:t>
        </w:r>
        <w:r w:rsidR="001C3732" w:rsidRPr="00392B7A">
          <w:rPr>
            <w:rStyle w:val="ad"/>
            <w:noProof/>
          </w:rPr>
          <w:t>_</w:t>
        </w:r>
        <w:r w:rsidR="001C3732" w:rsidRPr="00392B7A">
          <w:rPr>
            <w:rStyle w:val="ad"/>
            <w:noProof/>
            <w:lang w:val="en-US"/>
          </w:rPr>
          <w:t>SPS</w:t>
        </w:r>
        <w:r w:rsidR="001C3732" w:rsidRPr="00392B7A">
          <w:rPr>
            <w:rStyle w:val="ad"/>
            <w:noProof/>
          </w:rPr>
          <w:t xml:space="preserve"> (Document)</w:t>
        </w:r>
        <w:r w:rsidR="001C3732">
          <w:rPr>
            <w:noProof/>
            <w:webHidden/>
          </w:rPr>
          <w:tab/>
        </w:r>
        <w:r w:rsidR="001C3732">
          <w:rPr>
            <w:noProof/>
            <w:webHidden/>
          </w:rPr>
          <w:fldChar w:fldCharType="begin"/>
        </w:r>
        <w:r w:rsidR="001C3732">
          <w:rPr>
            <w:noProof/>
            <w:webHidden/>
          </w:rPr>
          <w:instrText xml:space="preserve"> PAGEREF _Toc226625593 \h </w:instrText>
        </w:r>
        <w:r w:rsidR="001C3732">
          <w:rPr>
            <w:noProof/>
            <w:webHidden/>
          </w:rPr>
        </w:r>
        <w:r w:rsidR="001C3732">
          <w:rPr>
            <w:noProof/>
            <w:webHidden/>
          </w:rPr>
          <w:fldChar w:fldCharType="separate"/>
        </w:r>
        <w:r w:rsidR="001C3732">
          <w:rPr>
            <w:noProof/>
            <w:webHidden/>
          </w:rPr>
          <w:t>112</w:t>
        </w:r>
        <w:r w:rsidR="001C3732">
          <w:rPr>
            <w:noProof/>
            <w:webHidden/>
          </w:rPr>
          <w:fldChar w:fldCharType="end"/>
        </w:r>
      </w:hyperlink>
    </w:p>
    <w:p w14:paraId="25EE7BB0" w14:textId="77777777" w:rsidR="001C3732" w:rsidRDefault="00916533">
      <w:pPr>
        <w:pStyle w:val="52"/>
        <w:rPr>
          <w:rFonts w:asciiTheme="minorHAnsi" w:eastAsiaTheme="minorEastAsia" w:hAnsiTheme="minorHAnsi" w:cstheme="minorBidi"/>
          <w:sz w:val="22"/>
          <w:szCs w:val="22"/>
        </w:rPr>
      </w:pPr>
      <w:hyperlink w:anchor="_Toc226625594" w:history="1">
        <w:r w:rsidR="001C3732" w:rsidRPr="00392B7A">
          <w:rPr>
            <w:rStyle w:val="ad"/>
          </w:rPr>
          <w:t>2.1.3.5.1.</w:t>
        </w:r>
        <w:r w:rsidR="001C3732">
          <w:rPr>
            <w:rFonts w:asciiTheme="minorHAnsi" w:eastAsiaTheme="minorEastAsia" w:hAnsiTheme="minorHAnsi" w:cstheme="minorBidi"/>
            <w:sz w:val="22"/>
            <w:szCs w:val="22"/>
          </w:rPr>
          <w:tab/>
        </w:r>
        <w:r w:rsidR="001C3732" w:rsidRPr="00392B7A">
          <w:rPr>
            <w:rStyle w:val="ad"/>
          </w:rPr>
          <w:t xml:space="preserve">Перечень параметров тела запроса (Document) по документу «Заявление на проведение операций с иностранной валютой» </w:t>
        </w:r>
        <w:r w:rsidR="001C3732" w:rsidRPr="00392B7A">
          <w:rPr>
            <w:rStyle w:val="ad"/>
            <w:lang w:val="en-US"/>
          </w:rPr>
          <w:t>BRA</w:t>
        </w:r>
        <w:r w:rsidR="001C3732" w:rsidRPr="00392B7A">
          <w:rPr>
            <w:rStyle w:val="ad"/>
          </w:rPr>
          <w:t>_</w:t>
        </w:r>
        <w:r w:rsidR="001C3732" w:rsidRPr="00392B7A">
          <w:rPr>
            <w:rStyle w:val="ad"/>
            <w:lang w:val="en-US"/>
          </w:rPr>
          <w:t>DOC</w:t>
        </w:r>
        <w:r w:rsidR="001C3732" w:rsidRPr="00392B7A">
          <w:rPr>
            <w:rStyle w:val="ad"/>
          </w:rPr>
          <w:t>_</w:t>
        </w:r>
        <w:r w:rsidR="001C3732" w:rsidRPr="00392B7A">
          <w:rPr>
            <w:rStyle w:val="ad"/>
            <w:lang w:val="en-US"/>
          </w:rPr>
          <w:t>D</w:t>
        </w:r>
        <w:r w:rsidR="001C3732" w:rsidRPr="00392B7A">
          <w:rPr>
            <w:rStyle w:val="ad"/>
          </w:rPr>
          <w:t>_039_</w:t>
        </w:r>
        <w:r w:rsidR="001C3732" w:rsidRPr="00392B7A">
          <w:rPr>
            <w:rStyle w:val="ad"/>
            <w:lang w:val="en-US"/>
          </w:rPr>
          <w:t>SPS</w:t>
        </w:r>
        <w:r w:rsidR="001C3732">
          <w:rPr>
            <w:webHidden/>
          </w:rPr>
          <w:tab/>
        </w:r>
        <w:r w:rsidR="001C3732">
          <w:rPr>
            <w:webHidden/>
          </w:rPr>
          <w:fldChar w:fldCharType="begin"/>
        </w:r>
        <w:r w:rsidR="001C3732">
          <w:rPr>
            <w:webHidden/>
          </w:rPr>
          <w:instrText xml:space="preserve"> PAGEREF _Toc226625594 \h </w:instrText>
        </w:r>
        <w:r w:rsidR="001C3732">
          <w:rPr>
            <w:webHidden/>
          </w:rPr>
        </w:r>
        <w:r w:rsidR="001C3732">
          <w:rPr>
            <w:webHidden/>
          </w:rPr>
          <w:fldChar w:fldCharType="separate"/>
        </w:r>
        <w:r w:rsidR="001C3732">
          <w:rPr>
            <w:webHidden/>
          </w:rPr>
          <w:t>112</w:t>
        </w:r>
        <w:r w:rsidR="001C3732">
          <w:rPr>
            <w:webHidden/>
          </w:rPr>
          <w:fldChar w:fldCharType="end"/>
        </w:r>
      </w:hyperlink>
    </w:p>
    <w:p w14:paraId="490BC449" w14:textId="77777777" w:rsidR="001C3732" w:rsidRDefault="00916533">
      <w:pPr>
        <w:pStyle w:val="52"/>
        <w:rPr>
          <w:rFonts w:asciiTheme="minorHAnsi" w:eastAsiaTheme="minorEastAsia" w:hAnsiTheme="minorHAnsi" w:cstheme="minorBidi"/>
          <w:sz w:val="22"/>
          <w:szCs w:val="22"/>
        </w:rPr>
      </w:pPr>
      <w:hyperlink w:anchor="_Toc226625595" w:history="1">
        <w:r w:rsidR="001C3732" w:rsidRPr="00392B7A">
          <w:rPr>
            <w:rStyle w:val="ad"/>
          </w:rPr>
          <w:t>2.1.3.5.2.</w:t>
        </w:r>
        <w:r w:rsidR="001C3732">
          <w:rPr>
            <w:rFonts w:asciiTheme="minorHAnsi" w:eastAsiaTheme="minorEastAsia" w:hAnsiTheme="minorHAnsi" w:cstheme="minorBidi"/>
            <w:sz w:val="22"/>
            <w:szCs w:val="22"/>
          </w:rPr>
          <w:tab/>
        </w:r>
        <w:r w:rsidR="001C3732" w:rsidRPr="00392B7A">
          <w:rPr>
            <w:rStyle w:val="ad"/>
          </w:rPr>
          <w:t xml:space="preserve">Пример запроса по документу «Заявление на проведение операций с иностранной валютой» </w:t>
        </w:r>
        <w:r w:rsidR="001C3732" w:rsidRPr="00392B7A">
          <w:rPr>
            <w:rStyle w:val="ad"/>
            <w:lang w:val="en-US"/>
          </w:rPr>
          <w:t>BRA</w:t>
        </w:r>
        <w:r w:rsidR="001C3732" w:rsidRPr="00392B7A">
          <w:rPr>
            <w:rStyle w:val="ad"/>
          </w:rPr>
          <w:t>_</w:t>
        </w:r>
        <w:r w:rsidR="001C3732" w:rsidRPr="00392B7A">
          <w:rPr>
            <w:rStyle w:val="ad"/>
            <w:lang w:val="en-US"/>
          </w:rPr>
          <w:t>DOC</w:t>
        </w:r>
        <w:r w:rsidR="001C3732" w:rsidRPr="00392B7A">
          <w:rPr>
            <w:rStyle w:val="ad"/>
          </w:rPr>
          <w:t>_</w:t>
        </w:r>
        <w:r w:rsidR="001C3732" w:rsidRPr="00392B7A">
          <w:rPr>
            <w:rStyle w:val="ad"/>
            <w:lang w:val="en-US"/>
          </w:rPr>
          <w:t>D</w:t>
        </w:r>
        <w:r w:rsidR="001C3732" w:rsidRPr="00392B7A">
          <w:rPr>
            <w:rStyle w:val="ad"/>
          </w:rPr>
          <w:t>_039_</w:t>
        </w:r>
        <w:r w:rsidR="001C3732" w:rsidRPr="00392B7A">
          <w:rPr>
            <w:rStyle w:val="ad"/>
            <w:lang w:val="en-US"/>
          </w:rPr>
          <w:t>SPS</w:t>
        </w:r>
        <w:r w:rsidR="001C3732">
          <w:rPr>
            <w:webHidden/>
          </w:rPr>
          <w:tab/>
        </w:r>
        <w:r w:rsidR="001C3732">
          <w:rPr>
            <w:webHidden/>
          </w:rPr>
          <w:fldChar w:fldCharType="begin"/>
        </w:r>
        <w:r w:rsidR="001C3732">
          <w:rPr>
            <w:webHidden/>
          </w:rPr>
          <w:instrText xml:space="preserve"> PAGEREF _Toc226625595 \h </w:instrText>
        </w:r>
        <w:r w:rsidR="001C3732">
          <w:rPr>
            <w:webHidden/>
          </w:rPr>
        </w:r>
        <w:r w:rsidR="001C3732">
          <w:rPr>
            <w:webHidden/>
          </w:rPr>
          <w:fldChar w:fldCharType="separate"/>
        </w:r>
        <w:r w:rsidR="001C3732">
          <w:rPr>
            <w:webHidden/>
          </w:rPr>
          <w:t>115</w:t>
        </w:r>
        <w:r w:rsidR="001C3732">
          <w:rPr>
            <w:webHidden/>
          </w:rPr>
          <w:fldChar w:fldCharType="end"/>
        </w:r>
      </w:hyperlink>
    </w:p>
    <w:p w14:paraId="63760AF2" w14:textId="77777777" w:rsidR="001C3732" w:rsidRDefault="00916533">
      <w:pPr>
        <w:pStyle w:val="11"/>
        <w:tabs>
          <w:tab w:val="left" w:pos="2410"/>
        </w:tabs>
        <w:rPr>
          <w:rFonts w:asciiTheme="minorHAnsi" w:eastAsiaTheme="minorEastAsia" w:hAnsiTheme="minorHAnsi" w:cstheme="minorBidi"/>
          <w:b w:val="0"/>
          <w:bCs w:val="0"/>
          <w:caps w:val="0"/>
          <w:sz w:val="22"/>
          <w:szCs w:val="22"/>
        </w:rPr>
      </w:pPr>
      <w:hyperlink w:anchor="_Toc226625596" w:history="1">
        <w:r w:rsidR="001C3732" w:rsidRPr="00392B7A">
          <w:rPr>
            <w:rStyle w:val="ad"/>
          </w:rPr>
          <w:t>Приложение</w:t>
        </w:r>
        <w:r w:rsidR="001C3732">
          <w:rPr>
            <w:rFonts w:asciiTheme="minorHAnsi" w:eastAsiaTheme="minorEastAsia" w:hAnsiTheme="minorHAnsi" w:cstheme="minorBidi"/>
            <w:b w:val="0"/>
            <w:bCs w:val="0"/>
            <w:caps w:val="0"/>
            <w:sz w:val="22"/>
            <w:szCs w:val="22"/>
          </w:rPr>
          <w:tab/>
        </w:r>
        <w:r w:rsidR="001C3732" w:rsidRPr="00392B7A">
          <w:rPr>
            <w:rStyle w:val="ad"/>
          </w:rPr>
          <w:t>1. ПЕРЕЧЕНЬ АТРИБУТОВ ДОКУМЕНТОВ, ЗАПОЛНЯЕМЫХ В SVAP ПО РЕЗУЛЬТАТАМ ОБРАБОТКИ ЗАПРОСОВ НА ПОДБОР/ СТОРНИРОВАНИЕ / ПЕРЕФОРМИРОВАНИЕ ЗАПИСЕЙ УЧЕТА</w:t>
        </w:r>
        <w:r w:rsidR="001C3732">
          <w:rPr>
            <w:webHidden/>
          </w:rPr>
          <w:tab/>
        </w:r>
        <w:r w:rsidR="001C3732">
          <w:rPr>
            <w:webHidden/>
          </w:rPr>
          <w:fldChar w:fldCharType="begin"/>
        </w:r>
        <w:r w:rsidR="001C3732">
          <w:rPr>
            <w:webHidden/>
          </w:rPr>
          <w:instrText xml:space="preserve"> PAGEREF _Toc226625596 \h </w:instrText>
        </w:r>
        <w:r w:rsidR="001C3732">
          <w:rPr>
            <w:webHidden/>
          </w:rPr>
        </w:r>
        <w:r w:rsidR="001C3732">
          <w:rPr>
            <w:webHidden/>
          </w:rPr>
          <w:fldChar w:fldCharType="separate"/>
        </w:r>
        <w:r w:rsidR="001C3732">
          <w:rPr>
            <w:webHidden/>
          </w:rPr>
          <w:t>117</w:t>
        </w:r>
        <w:r w:rsidR="001C3732">
          <w:rPr>
            <w:webHidden/>
          </w:rPr>
          <w:fldChar w:fldCharType="end"/>
        </w:r>
      </w:hyperlink>
    </w:p>
    <w:p w14:paraId="428ECB5E" w14:textId="77777777" w:rsidR="001C3732" w:rsidRDefault="00916533">
      <w:pPr>
        <w:pStyle w:val="11"/>
        <w:tabs>
          <w:tab w:val="left" w:pos="2410"/>
        </w:tabs>
        <w:rPr>
          <w:rFonts w:asciiTheme="minorHAnsi" w:eastAsiaTheme="minorEastAsia" w:hAnsiTheme="minorHAnsi" w:cstheme="minorBidi"/>
          <w:b w:val="0"/>
          <w:bCs w:val="0"/>
          <w:caps w:val="0"/>
          <w:sz w:val="22"/>
          <w:szCs w:val="22"/>
        </w:rPr>
      </w:pPr>
      <w:hyperlink w:anchor="_Toc226625597" w:history="1">
        <w:r w:rsidR="001C3732" w:rsidRPr="00392B7A">
          <w:rPr>
            <w:rStyle w:val="ad"/>
          </w:rPr>
          <w:t>Приложение</w:t>
        </w:r>
        <w:r w:rsidR="001C3732">
          <w:rPr>
            <w:rFonts w:asciiTheme="minorHAnsi" w:eastAsiaTheme="minorEastAsia" w:hAnsiTheme="minorHAnsi" w:cstheme="minorBidi"/>
            <w:b w:val="0"/>
            <w:bCs w:val="0"/>
            <w:caps w:val="0"/>
            <w:sz w:val="22"/>
            <w:szCs w:val="22"/>
          </w:rPr>
          <w:tab/>
        </w:r>
        <w:r w:rsidR="001C3732" w:rsidRPr="00392B7A">
          <w:rPr>
            <w:rStyle w:val="ad"/>
          </w:rPr>
          <w:t>2. ПЕРЕЧЕНЬ АТРИБУТОВ ДОКУМЕНТОВ, ЗАПОЛНЯЕМЫХ В SVAP ФБ ПО РЕЗУЛЬТАТАМ ОБРАБОТКИ ЗАПРОСОВ НА ПОДБОР/ СТОРНИРОВАНИЕ / ПЕРЕФОРМИРОВАНИЕ ЗАПИСЕЙ УЧЕТА</w:t>
        </w:r>
        <w:r w:rsidR="001C3732">
          <w:rPr>
            <w:webHidden/>
          </w:rPr>
          <w:tab/>
        </w:r>
        <w:r w:rsidR="001C3732">
          <w:rPr>
            <w:webHidden/>
          </w:rPr>
          <w:fldChar w:fldCharType="begin"/>
        </w:r>
        <w:r w:rsidR="001C3732">
          <w:rPr>
            <w:webHidden/>
          </w:rPr>
          <w:instrText xml:space="preserve"> PAGEREF _Toc226625597 \h </w:instrText>
        </w:r>
        <w:r w:rsidR="001C3732">
          <w:rPr>
            <w:webHidden/>
          </w:rPr>
        </w:r>
        <w:r w:rsidR="001C3732">
          <w:rPr>
            <w:webHidden/>
          </w:rPr>
          <w:fldChar w:fldCharType="separate"/>
        </w:r>
        <w:r w:rsidR="001C3732">
          <w:rPr>
            <w:webHidden/>
          </w:rPr>
          <w:t>169</w:t>
        </w:r>
        <w:r w:rsidR="001C3732">
          <w:rPr>
            <w:webHidden/>
          </w:rPr>
          <w:fldChar w:fldCharType="end"/>
        </w:r>
      </w:hyperlink>
    </w:p>
    <w:p w14:paraId="7B1CACBD" w14:textId="77777777" w:rsidR="001C3732" w:rsidRDefault="00916533">
      <w:pPr>
        <w:pStyle w:val="11"/>
        <w:rPr>
          <w:rFonts w:asciiTheme="minorHAnsi" w:eastAsiaTheme="minorEastAsia" w:hAnsiTheme="minorHAnsi" w:cstheme="minorBidi"/>
          <w:b w:val="0"/>
          <w:bCs w:val="0"/>
          <w:caps w:val="0"/>
          <w:sz w:val="22"/>
          <w:szCs w:val="22"/>
        </w:rPr>
      </w:pPr>
      <w:hyperlink w:anchor="_Toc226625598" w:history="1">
        <w:r w:rsidR="001C3732" w:rsidRPr="00392B7A">
          <w:rPr>
            <w:rStyle w:val="ad"/>
          </w:rPr>
          <w:t>СОГЛАСОВАНО</w:t>
        </w:r>
        <w:r w:rsidR="001C3732">
          <w:rPr>
            <w:webHidden/>
          </w:rPr>
          <w:tab/>
        </w:r>
        <w:r w:rsidR="001C3732">
          <w:rPr>
            <w:webHidden/>
          </w:rPr>
          <w:fldChar w:fldCharType="begin"/>
        </w:r>
        <w:r w:rsidR="001C3732">
          <w:rPr>
            <w:webHidden/>
          </w:rPr>
          <w:instrText xml:space="preserve"> PAGEREF _Toc226625598 \h </w:instrText>
        </w:r>
        <w:r w:rsidR="001C3732">
          <w:rPr>
            <w:webHidden/>
          </w:rPr>
        </w:r>
        <w:r w:rsidR="001C3732">
          <w:rPr>
            <w:webHidden/>
          </w:rPr>
          <w:fldChar w:fldCharType="separate"/>
        </w:r>
        <w:r w:rsidR="001C3732">
          <w:rPr>
            <w:webHidden/>
          </w:rPr>
          <w:t>181</w:t>
        </w:r>
        <w:r w:rsidR="001C3732">
          <w:rPr>
            <w:webHidden/>
          </w:rPr>
          <w:fldChar w:fldCharType="end"/>
        </w:r>
      </w:hyperlink>
    </w:p>
    <w:p w14:paraId="161BB577" w14:textId="77777777" w:rsidR="001C3732" w:rsidRDefault="00916533">
      <w:pPr>
        <w:pStyle w:val="11"/>
        <w:rPr>
          <w:rFonts w:asciiTheme="minorHAnsi" w:eastAsiaTheme="minorEastAsia" w:hAnsiTheme="minorHAnsi" w:cstheme="minorBidi"/>
          <w:b w:val="0"/>
          <w:bCs w:val="0"/>
          <w:caps w:val="0"/>
          <w:sz w:val="22"/>
          <w:szCs w:val="22"/>
        </w:rPr>
      </w:pPr>
      <w:hyperlink w:anchor="_Toc226625599" w:history="1">
        <w:r w:rsidR="001C3732" w:rsidRPr="00392B7A">
          <w:rPr>
            <w:rStyle w:val="ad"/>
          </w:rPr>
          <w:t>ЛИСТ РЕГИСТРАЦИИ ИЗМЕНЕНИЙ</w:t>
        </w:r>
        <w:r w:rsidR="001C3732">
          <w:rPr>
            <w:webHidden/>
          </w:rPr>
          <w:tab/>
        </w:r>
        <w:r w:rsidR="001C3732">
          <w:rPr>
            <w:webHidden/>
          </w:rPr>
          <w:fldChar w:fldCharType="begin"/>
        </w:r>
        <w:r w:rsidR="001C3732">
          <w:rPr>
            <w:webHidden/>
          </w:rPr>
          <w:instrText xml:space="preserve"> PAGEREF _Toc226625599 \h </w:instrText>
        </w:r>
        <w:r w:rsidR="001C3732">
          <w:rPr>
            <w:webHidden/>
          </w:rPr>
        </w:r>
        <w:r w:rsidR="001C3732">
          <w:rPr>
            <w:webHidden/>
          </w:rPr>
          <w:fldChar w:fldCharType="separate"/>
        </w:r>
        <w:r w:rsidR="001C3732">
          <w:rPr>
            <w:webHidden/>
          </w:rPr>
          <w:t>182</w:t>
        </w:r>
        <w:r w:rsidR="001C3732">
          <w:rPr>
            <w:webHidden/>
          </w:rPr>
          <w:fldChar w:fldCharType="end"/>
        </w:r>
      </w:hyperlink>
    </w:p>
    <w:p w14:paraId="0AE06611" w14:textId="6A09AFAC" w:rsidR="002564A0" w:rsidRDefault="00367B7D" w:rsidP="001410C4">
      <w:pPr>
        <w:pStyle w:val="11"/>
        <w:jc w:val="center"/>
      </w:pPr>
      <w:r w:rsidRPr="005C6BDA">
        <w:rPr>
          <w:b w:val="0"/>
          <w:bCs w:val="0"/>
          <w:caps w:val="0"/>
        </w:rPr>
        <w:fldChar w:fldCharType="end"/>
      </w:r>
      <w:r w:rsidR="002564A0">
        <w:br w:type="page"/>
      </w:r>
    </w:p>
    <w:p w14:paraId="4CEEF51C" w14:textId="61EBD463" w:rsidR="00873EA9" w:rsidRPr="005C6BDA" w:rsidRDefault="00873EA9" w:rsidP="0088370B">
      <w:pPr>
        <w:pStyle w:val="GOSTReg"/>
      </w:pPr>
      <w:bookmarkStart w:id="8" w:name="_Toc226625527"/>
      <w:r w:rsidRPr="005C6BDA">
        <w:lastRenderedPageBreak/>
        <w:t>Перечень таблиц</w:t>
      </w:r>
      <w:bookmarkEnd w:id="5"/>
      <w:bookmarkEnd w:id="6"/>
      <w:bookmarkEnd w:id="8"/>
    </w:p>
    <w:p w14:paraId="65DE4CCF" w14:textId="77777777" w:rsidR="001C3732" w:rsidRDefault="007E6F58">
      <w:pPr>
        <w:pStyle w:val="afff3"/>
        <w:rPr>
          <w:rFonts w:asciiTheme="minorHAnsi" w:eastAsiaTheme="minorEastAsia" w:hAnsiTheme="minorHAnsi" w:cstheme="minorBidi"/>
          <w:sz w:val="22"/>
          <w:szCs w:val="22"/>
        </w:rPr>
      </w:pPr>
      <w:r w:rsidRPr="005C6BDA">
        <w:fldChar w:fldCharType="begin"/>
      </w:r>
      <w:r w:rsidRPr="00B9499D">
        <w:instrText xml:space="preserve"> TOC \h \z \c "Таблица" </w:instrText>
      </w:r>
      <w:r w:rsidRPr="005C6BDA">
        <w:fldChar w:fldCharType="separate"/>
      </w:r>
      <w:hyperlink w:anchor="_Toc226625600"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 – Список терминов и сокращений</w:t>
        </w:r>
        <w:r w:rsidR="001C3732">
          <w:rPr>
            <w:webHidden/>
          </w:rPr>
          <w:tab/>
        </w:r>
        <w:r w:rsidR="001C3732">
          <w:rPr>
            <w:webHidden/>
          </w:rPr>
          <w:fldChar w:fldCharType="begin"/>
        </w:r>
        <w:r w:rsidR="001C3732">
          <w:rPr>
            <w:webHidden/>
          </w:rPr>
          <w:instrText xml:space="preserve"> PAGEREF _Toc226625600 \h </w:instrText>
        </w:r>
        <w:r w:rsidR="001C3732">
          <w:rPr>
            <w:webHidden/>
          </w:rPr>
        </w:r>
        <w:r w:rsidR="001C3732">
          <w:rPr>
            <w:webHidden/>
          </w:rPr>
          <w:fldChar w:fldCharType="separate"/>
        </w:r>
        <w:r w:rsidR="001C3732">
          <w:rPr>
            <w:webHidden/>
          </w:rPr>
          <w:t>12</w:t>
        </w:r>
        <w:r w:rsidR="001C3732">
          <w:rPr>
            <w:webHidden/>
          </w:rPr>
          <w:fldChar w:fldCharType="end"/>
        </w:r>
      </w:hyperlink>
    </w:p>
    <w:p w14:paraId="1C358CCC" w14:textId="77777777" w:rsidR="001C3732" w:rsidRDefault="00916533">
      <w:pPr>
        <w:pStyle w:val="afff3"/>
        <w:rPr>
          <w:rFonts w:asciiTheme="minorHAnsi" w:eastAsiaTheme="minorEastAsia" w:hAnsiTheme="minorHAnsi" w:cstheme="minorBidi"/>
          <w:sz w:val="22"/>
          <w:szCs w:val="22"/>
        </w:rPr>
      </w:pPr>
      <w:hyperlink w:anchor="_Toc226625601"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 – Типы документов</w:t>
        </w:r>
        <w:r w:rsidR="001C3732">
          <w:rPr>
            <w:webHidden/>
          </w:rPr>
          <w:tab/>
        </w:r>
        <w:r w:rsidR="001C3732">
          <w:rPr>
            <w:webHidden/>
          </w:rPr>
          <w:fldChar w:fldCharType="begin"/>
        </w:r>
        <w:r w:rsidR="001C3732">
          <w:rPr>
            <w:webHidden/>
          </w:rPr>
          <w:instrText xml:space="preserve"> PAGEREF _Toc226625601 \h </w:instrText>
        </w:r>
        <w:r w:rsidR="001C3732">
          <w:rPr>
            <w:webHidden/>
          </w:rPr>
        </w:r>
        <w:r w:rsidR="001C3732">
          <w:rPr>
            <w:webHidden/>
          </w:rPr>
          <w:fldChar w:fldCharType="separate"/>
        </w:r>
        <w:r w:rsidR="001C3732">
          <w:rPr>
            <w:webHidden/>
          </w:rPr>
          <w:t>15</w:t>
        </w:r>
        <w:r w:rsidR="001C3732">
          <w:rPr>
            <w:webHidden/>
          </w:rPr>
          <w:fldChar w:fldCharType="end"/>
        </w:r>
      </w:hyperlink>
    </w:p>
    <w:p w14:paraId="4D6741A7" w14:textId="77777777" w:rsidR="001C3732" w:rsidRDefault="00916533">
      <w:pPr>
        <w:pStyle w:val="afff3"/>
        <w:rPr>
          <w:rFonts w:asciiTheme="minorHAnsi" w:eastAsiaTheme="minorEastAsia" w:hAnsiTheme="minorHAnsi" w:cstheme="minorBidi"/>
          <w:sz w:val="22"/>
          <w:szCs w:val="22"/>
        </w:rPr>
      </w:pPr>
      <w:hyperlink w:anchor="_Toc226625602"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 – Параметры заголовка (header) запроса на подбор / сторнирование / переформирование записей учета</w:t>
        </w:r>
        <w:r w:rsidR="001C3732">
          <w:rPr>
            <w:webHidden/>
          </w:rPr>
          <w:tab/>
        </w:r>
        <w:r w:rsidR="001C3732">
          <w:rPr>
            <w:webHidden/>
          </w:rPr>
          <w:fldChar w:fldCharType="begin"/>
        </w:r>
        <w:r w:rsidR="001C3732">
          <w:rPr>
            <w:webHidden/>
          </w:rPr>
          <w:instrText xml:space="preserve"> PAGEREF _Toc226625602 \h </w:instrText>
        </w:r>
        <w:r w:rsidR="001C3732">
          <w:rPr>
            <w:webHidden/>
          </w:rPr>
        </w:r>
        <w:r w:rsidR="001C3732">
          <w:rPr>
            <w:webHidden/>
          </w:rPr>
          <w:fldChar w:fldCharType="separate"/>
        </w:r>
        <w:r w:rsidR="001C3732">
          <w:rPr>
            <w:webHidden/>
          </w:rPr>
          <w:t>17</w:t>
        </w:r>
        <w:r w:rsidR="001C3732">
          <w:rPr>
            <w:webHidden/>
          </w:rPr>
          <w:fldChar w:fldCharType="end"/>
        </w:r>
      </w:hyperlink>
    </w:p>
    <w:p w14:paraId="0D4E91D1" w14:textId="77777777" w:rsidR="001C3732" w:rsidRDefault="00916533">
      <w:pPr>
        <w:pStyle w:val="afff3"/>
        <w:rPr>
          <w:rFonts w:asciiTheme="minorHAnsi" w:eastAsiaTheme="minorEastAsia" w:hAnsiTheme="minorHAnsi" w:cstheme="minorBidi"/>
          <w:sz w:val="22"/>
          <w:szCs w:val="22"/>
        </w:rPr>
      </w:pPr>
      <w:hyperlink w:anchor="_Toc226625603"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4 – Параметры запроса на подбор / сторнирование / переформирование записей учета по документу «Расчетный документ (входящий)» BSP_DOC_D_001</w:t>
        </w:r>
        <w:r w:rsidR="001C3732">
          <w:rPr>
            <w:webHidden/>
          </w:rPr>
          <w:tab/>
        </w:r>
        <w:r w:rsidR="001C3732">
          <w:rPr>
            <w:webHidden/>
          </w:rPr>
          <w:fldChar w:fldCharType="begin"/>
        </w:r>
        <w:r w:rsidR="001C3732">
          <w:rPr>
            <w:webHidden/>
          </w:rPr>
          <w:instrText xml:space="preserve"> PAGEREF _Toc226625603 \h </w:instrText>
        </w:r>
        <w:r w:rsidR="001C3732">
          <w:rPr>
            <w:webHidden/>
          </w:rPr>
        </w:r>
        <w:r w:rsidR="001C3732">
          <w:rPr>
            <w:webHidden/>
          </w:rPr>
          <w:fldChar w:fldCharType="separate"/>
        </w:r>
        <w:r w:rsidR="001C3732">
          <w:rPr>
            <w:webHidden/>
          </w:rPr>
          <w:t>22</w:t>
        </w:r>
        <w:r w:rsidR="001C3732">
          <w:rPr>
            <w:webHidden/>
          </w:rPr>
          <w:fldChar w:fldCharType="end"/>
        </w:r>
      </w:hyperlink>
    </w:p>
    <w:p w14:paraId="1A3CB2DB" w14:textId="77777777" w:rsidR="001C3732" w:rsidRDefault="00916533">
      <w:pPr>
        <w:pStyle w:val="afff3"/>
        <w:rPr>
          <w:rFonts w:asciiTheme="minorHAnsi" w:eastAsiaTheme="minorEastAsia" w:hAnsiTheme="minorHAnsi" w:cstheme="minorBidi"/>
          <w:sz w:val="22"/>
          <w:szCs w:val="22"/>
        </w:rPr>
      </w:pPr>
      <w:hyperlink w:anchor="_Toc226625604"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5 – Параметры запроса на подбор / сторнирование / переформирование записей учета по документу «Поручение о перечислении на счет/Требование получателя платежа (входящий)» BSP_DOC_D_002</w:t>
        </w:r>
        <w:r w:rsidR="001C3732">
          <w:rPr>
            <w:webHidden/>
          </w:rPr>
          <w:tab/>
        </w:r>
        <w:r w:rsidR="001C3732">
          <w:rPr>
            <w:webHidden/>
          </w:rPr>
          <w:fldChar w:fldCharType="begin"/>
        </w:r>
        <w:r w:rsidR="001C3732">
          <w:rPr>
            <w:webHidden/>
          </w:rPr>
          <w:instrText xml:space="preserve"> PAGEREF _Toc226625604 \h </w:instrText>
        </w:r>
        <w:r w:rsidR="001C3732">
          <w:rPr>
            <w:webHidden/>
          </w:rPr>
        </w:r>
        <w:r w:rsidR="001C3732">
          <w:rPr>
            <w:webHidden/>
          </w:rPr>
          <w:fldChar w:fldCharType="separate"/>
        </w:r>
        <w:r w:rsidR="001C3732">
          <w:rPr>
            <w:webHidden/>
          </w:rPr>
          <w:t>26</w:t>
        </w:r>
        <w:r w:rsidR="001C3732">
          <w:rPr>
            <w:webHidden/>
          </w:rPr>
          <w:fldChar w:fldCharType="end"/>
        </w:r>
      </w:hyperlink>
    </w:p>
    <w:p w14:paraId="25A62A51" w14:textId="77777777" w:rsidR="001C3732" w:rsidRDefault="00916533">
      <w:pPr>
        <w:pStyle w:val="afff3"/>
        <w:rPr>
          <w:rFonts w:asciiTheme="minorHAnsi" w:eastAsiaTheme="minorEastAsia" w:hAnsiTheme="minorHAnsi" w:cstheme="minorBidi"/>
          <w:sz w:val="22"/>
          <w:szCs w:val="22"/>
        </w:rPr>
      </w:pPr>
      <w:hyperlink w:anchor="_Toc226625605"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6 – Параметры запроса на подбор / сторнирование / переформирование записей учета по документу «Распоряжение о налогового органа (зачет)» BRA_DOC_D_006</w:t>
        </w:r>
        <w:r w:rsidR="001C3732">
          <w:rPr>
            <w:webHidden/>
          </w:rPr>
          <w:tab/>
        </w:r>
        <w:r w:rsidR="001C3732">
          <w:rPr>
            <w:webHidden/>
          </w:rPr>
          <w:fldChar w:fldCharType="begin"/>
        </w:r>
        <w:r w:rsidR="001C3732">
          <w:rPr>
            <w:webHidden/>
          </w:rPr>
          <w:instrText xml:space="preserve"> PAGEREF _Toc226625605 \h </w:instrText>
        </w:r>
        <w:r w:rsidR="001C3732">
          <w:rPr>
            <w:webHidden/>
          </w:rPr>
        </w:r>
        <w:r w:rsidR="001C3732">
          <w:rPr>
            <w:webHidden/>
          </w:rPr>
          <w:fldChar w:fldCharType="separate"/>
        </w:r>
        <w:r w:rsidR="001C3732">
          <w:rPr>
            <w:webHidden/>
          </w:rPr>
          <w:t>32</w:t>
        </w:r>
        <w:r w:rsidR="001C3732">
          <w:rPr>
            <w:webHidden/>
          </w:rPr>
          <w:fldChar w:fldCharType="end"/>
        </w:r>
      </w:hyperlink>
    </w:p>
    <w:p w14:paraId="72B22616" w14:textId="77777777" w:rsidR="001C3732" w:rsidRDefault="00916533">
      <w:pPr>
        <w:pStyle w:val="afff3"/>
        <w:rPr>
          <w:rFonts w:asciiTheme="minorHAnsi" w:eastAsiaTheme="minorEastAsia" w:hAnsiTheme="minorHAnsi" w:cstheme="minorBidi"/>
          <w:sz w:val="22"/>
          <w:szCs w:val="22"/>
        </w:rPr>
      </w:pPr>
      <w:hyperlink w:anchor="_Toc226625606"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7 – Параметры запроса на подбор / сторнирование / переформирование записей учета по документу «Распоряжение о налогового органа (уточнение)» BRA_DOC_D_007</w:t>
        </w:r>
        <w:r w:rsidR="001C3732">
          <w:rPr>
            <w:webHidden/>
          </w:rPr>
          <w:tab/>
        </w:r>
        <w:r w:rsidR="001C3732">
          <w:rPr>
            <w:webHidden/>
          </w:rPr>
          <w:fldChar w:fldCharType="begin"/>
        </w:r>
        <w:r w:rsidR="001C3732">
          <w:rPr>
            <w:webHidden/>
          </w:rPr>
          <w:instrText xml:space="preserve"> PAGEREF _Toc226625606 \h </w:instrText>
        </w:r>
        <w:r w:rsidR="001C3732">
          <w:rPr>
            <w:webHidden/>
          </w:rPr>
        </w:r>
        <w:r w:rsidR="001C3732">
          <w:rPr>
            <w:webHidden/>
          </w:rPr>
          <w:fldChar w:fldCharType="separate"/>
        </w:r>
        <w:r w:rsidR="001C3732">
          <w:rPr>
            <w:webHidden/>
          </w:rPr>
          <w:t>36</w:t>
        </w:r>
        <w:r w:rsidR="001C3732">
          <w:rPr>
            <w:webHidden/>
          </w:rPr>
          <w:fldChar w:fldCharType="end"/>
        </w:r>
      </w:hyperlink>
    </w:p>
    <w:p w14:paraId="376C10D4" w14:textId="77777777" w:rsidR="001C3732" w:rsidRDefault="00916533">
      <w:pPr>
        <w:pStyle w:val="afff3"/>
        <w:rPr>
          <w:rFonts w:asciiTheme="minorHAnsi" w:eastAsiaTheme="minorEastAsia" w:hAnsiTheme="minorHAnsi" w:cstheme="minorBidi"/>
          <w:sz w:val="22"/>
          <w:szCs w:val="22"/>
        </w:rPr>
      </w:pPr>
      <w:hyperlink w:anchor="_Toc226625607"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8 – Параметры запроса на подбор / сторнирование / переформирование записей учета по документу «Казначейская справка» RCA_DOC_D_009</w:t>
        </w:r>
        <w:r w:rsidR="001C3732">
          <w:rPr>
            <w:webHidden/>
          </w:rPr>
          <w:tab/>
        </w:r>
        <w:r w:rsidR="001C3732">
          <w:rPr>
            <w:webHidden/>
          </w:rPr>
          <w:fldChar w:fldCharType="begin"/>
        </w:r>
        <w:r w:rsidR="001C3732">
          <w:rPr>
            <w:webHidden/>
          </w:rPr>
          <w:instrText xml:space="preserve"> PAGEREF _Toc226625607 \h </w:instrText>
        </w:r>
        <w:r w:rsidR="001C3732">
          <w:rPr>
            <w:webHidden/>
          </w:rPr>
        </w:r>
        <w:r w:rsidR="001C3732">
          <w:rPr>
            <w:webHidden/>
          </w:rPr>
          <w:fldChar w:fldCharType="separate"/>
        </w:r>
        <w:r w:rsidR="001C3732">
          <w:rPr>
            <w:webHidden/>
          </w:rPr>
          <w:t>39</w:t>
        </w:r>
        <w:r w:rsidR="001C3732">
          <w:rPr>
            <w:webHidden/>
          </w:rPr>
          <w:fldChar w:fldCharType="end"/>
        </w:r>
      </w:hyperlink>
    </w:p>
    <w:p w14:paraId="47CE7227" w14:textId="77777777" w:rsidR="001C3732" w:rsidRDefault="00916533">
      <w:pPr>
        <w:pStyle w:val="afff3"/>
        <w:rPr>
          <w:rFonts w:asciiTheme="minorHAnsi" w:eastAsiaTheme="minorEastAsia" w:hAnsiTheme="minorHAnsi" w:cstheme="minorBidi"/>
          <w:sz w:val="22"/>
          <w:szCs w:val="22"/>
        </w:rPr>
      </w:pPr>
      <w:hyperlink w:anchor="_Toc226625608"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9 – Параметры запроса на подбор / сторнирование / переформирование записей учета по документу «Платежное поручение (исходящий)» RCA_DOC_D_013</w:t>
        </w:r>
        <w:r w:rsidR="001C3732">
          <w:rPr>
            <w:webHidden/>
          </w:rPr>
          <w:tab/>
        </w:r>
        <w:r w:rsidR="001C3732">
          <w:rPr>
            <w:webHidden/>
          </w:rPr>
          <w:fldChar w:fldCharType="begin"/>
        </w:r>
        <w:r w:rsidR="001C3732">
          <w:rPr>
            <w:webHidden/>
          </w:rPr>
          <w:instrText xml:space="preserve"> PAGEREF _Toc226625608 \h </w:instrText>
        </w:r>
        <w:r w:rsidR="001C3732">
          <w:rPr>
            <w:webHidden/>
          </w:rPr>
        </w:r>
        <w:r w:rsidR="001C3732">
          <w:rPr>
            <w:webHidden/>
          </w:rPr>
          <w:fldChar w:fldCharType="separate"/>
        </w:r>
        <w:r w:rsidR="001C3732">
          <w:rPr>
            <w:webHidden/>
          </w:rPr>
          <w:t>45</w:t>
        </w:r>
        <w:r w:rsidR="001C3732">
          <w:rPr>
            <w:webHidden/>
          </w:rPr>
          <w:fldChar w:fldCharType="end"/>
        </w:r>
      </w:hyperlink>
    </w:p>
    <w:p w14:paraId="55FE138A" w14:textId="77777777" w:rsidR="001C3732" w:rsidRDefault="00916533">
      <w:pPr>
        <w:pStyle w:val="afff3"/>
        <w:rPr>
          <w:rFonts w:asciiTheme="minorHAnsi" w:eastAsiaTheme="minorEastAsia" w:hAnsiTheme="minorHAnsi" w:cstheme="minorBidi"/>
          <w:sz w:val="22"/>
          <w:szCs w:val="22"/>
        </w:rPr>
      </w:pPr>
      <w:hyperlink w:anchor="_Toc226625609"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10 – Параметры запроса на подбор / сторнирование / переформирование записей учета по документу «Поручение о перечислении на счет (исходящий)» RCA_DOC_D_014</w:t>
        </w:r>
        <w:r w:rsidR="001C3732">
          <w:rPr>
            <w:webHidden/>
          </w:rPr>
          <w:tab/>
        </w:r>
        <w:r w:rsidR="001C3732">
          <w:rPr>
            <w:webHidden/>
          </w:rPr>
          <w:fldChar w:fldCharType="begin"/>
        </w:r>
        <w:r w:rsidR="001C3732">
          <w:rPr>
            <w:webHidden/>
          </w:rPr>
          <w:instrText xml:space="preserve"> PAGEREF _Toc226625609 \h </w:instrText>
        </w:r>
        <w:r w:rsidR="001C3732">
          <w:rPr>
            <w:webHidden/>
          </w:rPr>
        </w:r>
        <w:r w:rsidR="001C3732">
          <w:rPr>
            <w:webHidden/>
          </w:rPr>
          <w:fldChar w:fldCharType="separate"/>
        </w:r>
        <w:r w:rsidR="001C3732">
          <w:rPr>
            <w:webHidden/>
          </w:rPr>
          <w:t>49</w:t>
        </w:r>
        <w:r w:rsidR="001C3732">
          <w:rPr>
            <w:webHidden/>
          </w:rPr>
          <w:fldChar w:fldCharType="end"/>
        </w:r>
      </w:hyperlink>
    </w:p>
    <w:p w14:paraId="0F407904" w14:textId="77777777" w:rsidR="001C3732" w:rsidRDefault="00916533">
      <w:pPr>
        <w:pStyle w:val="afff3"/>
        <w:rPr>
          <w:rFonts w:asciiTheme="minorHAnsi" w:eastAsiaTheme="minorEastAsia" w:hAnsiTheme="minorHAnsi" w:cstheme="minorBidi"/>
          <w:sz w:val="22"/>
          <w:szCs w:val="22"/>
        </w:rPr>
      </w:pPr>
      <w:hyperlink w:anchor="_Toc226625610"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11 – Параметры запроса на подбор / сторнирование / переформирование записей учета по документу «Реестр перечисленных поступлений» RCA_DOC_D_015</w:t>
        </w:r>
        <w:r w:rsidR="001C3732">
          <w:rPr>
            <w:webHidden/>
          </w:rPr>
          <w:tab/>
        </w:r>
        <w:r w:rsidR="001C3732">
          <w:rPr>
            <w:webHidden/>
          </w:rPr>
          <w:fldChar w:fldCharType="begin"/>
        </w:r>
        <w:r w:rsidR="001C3732">
          <w:rPr>
            <w:webHidden/>
          </w:rPr>
          <w:instrText xml:space="preserve"> PAGEREF _Toc226625610 \h </w:instrText>
        </w:r>
        <w:r w:rsidR="001C3732">
          <w:rPr>
            <w:webHidden/>
          </w:rPr>
        </w:r>
        <w:r w:rsidR="001C3732">
          <w:rPr>
            <w:webHidden/>
          </w:rPr>
          <w:fldChar w:fldCharType="separate"/>
        </w:r>
        <w:r w:rsidR="001C3732">
          <w:rPr>
            <w:webHidden/>
          </w:rPr>
          <w:t>54</w:t>
        </w:r>
        <w:r w:rsidR="001C3732">
          <w:rPr>
            <w:webHidden/>
          </w:rPr>
          <w:fldChar w:fldCharType="end"/>
        </w:r>
      </w:hyperlink>
    </w:p>
    <w:p w14:paraId="376F46CD" w14:textId="77777777" w:rsidR="001C3732" w:rsidRDefault="00916533">
      <w:pPr>
        <w:pStyle w:val="afff3"/>
        <w:rPr>
          <w:rFonts w:asciiTheme="minorHAnsi" w:eastAsiaTheme="minorEastAsia" w:hAnsiTheme="minorHAnsi" w:cstheme="minorBidi"/>
          <w:sz w:val="22"/>
          <w:szCs w:val="22"/>
        </w:rPr>
      </w:pPr>
      <w:hyperlink w:anchor="_Toc226625611"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12 – Параметры запроса на подбор / сторнирование / переформирование записей учета по документу «Реестр передаваемых (принимаемых) платежей (ф. 0531477) (РОМ)» BSP_DOC_D_019</w:t>
        </w:r>
        <w:r w:rsidR="001C3732">
          <w:rPr>
            <w:webHidden/>
          </w:rPr>
          <w:tab/>
        </w:r>
        <w:r w:rsidR="001C3732">
          <w:rPr>
            <w:webHidden/>
          </w:rPr>
          <w:fldChar w:fldCharType="begin"/>
        </w:r>
        <w:r w:rsidR="001C3732">
          <w:rPr>
            <w:webHidden/>
          </w:rPr>
          <w:instrText xml:space="preserve"> PAGEREF _Toc226625611 \h </w:instrText>
        </w:r>
        <w:r w:rsidR="001C3732">
          <w:rPr>
            <w:webHidden/>
          </w:rPr>
        </w:r>
        <w:r w:rsidR="001C3732">
          <w:rPr>
            <w:webHidden/>
          </w:rPr>
          <w:fldChar w:fldCharType="separate"/>
        </w:r>
        <w:r w:rsidR="001C3732">
          <w:rPr>
            <w:webHidden/>
          </w:rPr>
          <w:t>57</w:t>
        </w:r>
        <w:r w:rsidR="001C3732">
          <w:rPr>
            <w:webHidden/>
          </w:rPr>
          <w:fldChar w:fldCharType="end"/>
        </w:r>
      </w:hyperlink>
    </w:p>
    <w:p w14:paraId="42FBF0BA" w14:textId="77777777" w:rsidR="001C3732" w:rsidRDefault="00916533">
      <w:pPr>
        <w:pStyle w:val="afff3"/>
        <w:rPr>
          <w:rFonts w:asciiTheme="minorHAnsi" w:eastAsiaTheme="minorEastAsia" w:hAnsiTheme="minorHAnsi" w:cstheme="minorBidi"/>
          <w:sz w:val="22"/>
          <w:szCs w:val="22"/>
        </w:rPr>
      </w:pPr>
      <w:hyperlink w:anchor="_Toc226625612"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13 – Параметры запроса на подбор / сторнирование / переформирование записей учета по документу «Реестр передаваемых (принимаемых) платежей (ф. 0531477) (РОП, РНЗ)» BSP_DOC_D_019</w:t>
        </w:r>
        <w:r w:rsidR="001C3732">
          <w:rPr>
            <w:webHidden/>
          </w:rPr>
          <w:tab/>
        </w:r>
        <w:r w:rsidR="001C3732">
          <w:rPr>
            <w:webHidden/>
          </w:rPr>
          <w:fldChar w:fldCharType="begin"/>
        </w:r>
        <w:r w:rsidR="001C3732">
          <w:rPr>
            <w:webHidden/>
          </w:rPr>
          <w:instrText xml:space="preserve"> PAGEREF _Toc226625612 \h </w:instrText>
        </w:r>
        <w:r w:rsidR="001C3732">
          <w:rPr>
            <w:webHidden/>
          </w:rPr>
        </w:r>
        <w:r w:rsidR="001C3732">
          <w:rPr>
            <w:webHidden/>
          </w:rPr>
          <w:fldChar w:fldCharType="separate"/>
        </w:r>
        <w:r w:rsidR="001C3732">
          <w:rPr>
            <w:webHidden/>
          </w:rPr>
          <w:t>60</w:t>
        </w:r>
        <w:r w:rsidR="001C3732">
          <w:rPr>
            <w:webHidden/>
          </w:rPr>
          <w:fldChar w:fldCharType="end"/>
        </w:r>
      </w:hyperlink>
    </w:p>
    <w:p w14:paraId="564EE9A2" w14:textId="77777777" w:rsidR="001C3732" w:rsidRDefault="00916533">
      <w:pPr>
        <w:pStyle w:val="afff3"/>
        <w:rPr>
          <w:rFonts w:asciiTheme="minorHAnsi" w:eastAsiaTheme="minorEastAsia" w:hAnsiTheme="minorHAnsi" w:cstheme="minorBidi"/>
          <w:sz w:val="22"/>
          <w:szCs w:val="22"/>
        </w:rPr>
      </w:pPr>
      <w:hyperlink w:anchor="_Toc226625613"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14 – Параметры запроса на подбор / сторнирование / переформирование записей учета по документу «Распоряжение о совершении казначейского платежа (уточнение)» BRA_DOC_D_020</w:t>
        </w:r>
        <w:r w:rsidR="001C3732">
          <w:rPr>
            <w:webHidden/>
          </w:rPr>
          <w:tab/>
        </w:r>
        <w:r w:rsidR="001C3732">
          <w:rPr>
            <w:webHidden/>
          </w:rPr>
          <w:fldChar w:fldCharType="begin"/>
        </w:r>
        <w:r w:rsidR="001C3732">
          <w:rPr>
            <w:webHidden/>
          </w:rPr>
          <w:instrText xml:space="preserve"> PAGEREF _Toc226625613 \h </w:instrText>
        </w:r>
        <w:r w:rsidR="001C3732">
          <w:rPr>
            <w:webHidden/>
          </w:rPr>
        </w:r>
        <w:r w:rsidR="001C3732">
          <w:rPr>
            <w:webHidden/>
          </w:rPr>
          <w:fldChar w:fldCharType="separate"/>
        </w:r>
        <w:r w:rsidR="001C3732">
          <w:rPr>
            <w:webHidden/>
          </w:rPr>
          <w:t>63</w:t>
        </w:r>
        <w:r w:rsidR="001C3732">
          <w:rPr>
            <w:webHidden/>
          </w:rPr>
          <w:fldChar w:fldCharType="end"/>
        </w:r>
      </w:hyperlink>
    </w:p>
    <w:p w14:paraId="2C65D26E" w14:textId="77777777" w:rsidR="001C3732" w:rsidRDefault="00916533">
      <w:pPr>
        <w:pStyle w:val="afff3"/>
        <w:rPr>
          <w:rFonts w:asciiTheme="minorHAnsi" w:eastAsiaTheme="minorEastAsia" w:hAnsiTheme="minorHAnsi" w:cstheme="minorBidi"/>
          <w:sz w:val="22"/>
          <w:szCs w:val="22"/>
        </w:rPr>
      </w:pPr>
      <w:hyperlink w:anchor="_Toc226625614"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15 – Параметры запроса на подбор / сторнирование / переформирование записей учета по документу «Акт приемки-передачи показателей лицевого счета администратора доходов бюджета при реорганизации» BRA_DOC_D_028</w:t>
        </w:r>
        <w:r w:rsidR="001C3732">
          <w:rPr>
            <w:webHidden/>
          </w:rPr>
          <w:tab/>
        </w:r>
        <w:r w:rsidR="001C3732">
          <w:rPr>
            <w:webHidden/>
          </w:rPr>
          <w:fldChar w:fldCharType="begin"/>
        </w:r>
        <w:r w:rsidR="001C3732">
          <w:rPr>
            <w:webHidden/>
          </w:rPr>
          <w:instrText xml:space="preserve"> PAGEREF _Toc226625614 \h </w:instrText>
        </w:r>
        <w:r w:rsidR="001C3732">
          <w:rPr>
            <w:webHidden/>
          </w:rPr>
        </w:r>
        <w:r w:rsidR="001C3732">
          <w:rPr>
            <w:webHidden/>
          </w:rPr>
          <w:fldChar w:fldCharType="separate"/>
        </w:r>
        <w:r w:rsidR="001C3732">
          <w:rPr>
            <w:webHidden/>
          </w:rPr>
          <w:t>69</w:t>
        </w:r>
        <w:r w:rsidR="001C3732">
          <w:rPr>
            <w:webHidden/>
          </w:rPr>
          <w:fldChar w:fldCharType="end"/>
        </w:r>
      </w:hyperlink>
    </w:p>
    <w:p w14:paraId="594692FC" w14:textId="77777777" w:rsidR="001C3732" w:rsidRDefault="00916533">
      <w:pPr>
        <w:pStyle w:val="afff3"/>
        <w:rPr>
          <w:rFonts w:asciiTheme="minorHAnsi" w:eastAsiaTheme="minorEastAsia" w:hAnsiTheme="minorHAnsi" w:cstheme="minorBidi"/>
          <w:sz w:val="22"/>
          <w:szCs w:val="22"/>
        </w:rPr>
      </w:pPr>
      <w:hyperlink w:anchor="_Toc226625615"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16 – Параметры запроса на подбор / сторнирование / переформирование записей учета по документу «Бухгалтерская справка (ф. 0504833)» ARP_NPS_0504833</w:t>
        </w:r>
        <w:r w:rsidR="001C3732">
          <w:rPr>
            <w:webHidden/>
          </w:rPr>
          <w:tab/>
        </w:r>
        <w:r w:rsidR="001C3732">
          <w:rPr>
            <w:webHidden/>
          </w:rPr>
          <w:fldChar w:fldCharType="begin"/>
        </w:r>
        <w:r w:rsidR="001C3732">
          <w:rPr>
            <w:webHidden/>
          </w:rPr>
          <w:instrText xml:space="preserve"> PAGEREF _Toc226625615 \h </w:instrText>
        </w:r>
        <w:r w:rsidR="001C3732">
          <w:rPr>
            <w:webHidden/>
          </w:rPr>
        </w:r>
        <w:r w:rsidR="001C3732">
          <w:rPr>
            <w:webHidden/>
          </w:rPr>
          <w:fldChar w:fldCharType="separate"/>
        </w:r>
        <w:r w:rsidR="001C3732">
          <w:rPr>
            <w:webHidden/>
          </w:rPr>
          <w:t>73</w:t>
        </w:r>
        <w:r w:rsidR="001C3732">
          <w:rPr>
            <w:webHidden/>
          </w:rPr>
          <w:fldChar w:fldCharType="end"/>
        </w:r>
      </w:hyperlink>
    </w:p>
    <w:p w14:paraId="0381C343" w14:textId="77777777" w:rsidR="001C3732" w:rsidRDefault="00916533">
      <w:pPr>
        <w:pStyle w:val="afff3"/>
        <w:rPr>
          <w:rFonts w:asciiTheme="minorHAnsi" w:eastAsiaTheme="minorEastAsia" w:hAnsiTheme="minorHAnsi" w:cstheme="minorBidi"/>
          <w:sz w:val="22"/>
          <w:szCs w:val="22"/>
        </w:rPr>
      </w:pPr>
      <w:hyperlink w:anchor="_Toc226625616"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17 – Параметры запроса на подбор / сторнирование / переформирование записей учета по документу «Бухгалтерская справка (ф. 0504833)» ARP_SVAP_ZG_RMS</w:t>
        </w:r>
        <w:r w:rsidR="001C3732">
          <w:rPr>
            <w:webHidden/>
          </w:rPr>
          <w:tab/>
        </w:r>
        <w:r w:rsidR="001C3732">
          <w:rPr>
            <w:webHidden/>
          </w:rPr>
          <w:fldChar w:fldCharType="begin"/>
        </w:r>
        <w:r w:rsidR="001C3732">
          <w:rPr>
            <w:webHidden/>
          </w:rPr>
          <w:instrText xml:space="preserve"> PAGEREF _Toc226625616 \h </w:instrText>
        </w:r>
        <w:r w:rsidR="001C3732">
          <w:rPr>
            <w:webHidden/>
          </w:rPr>
        </w:r>
        <w:r w:rsidR="001C3732">
          <w:rPr>
            <w:webHidden/>
          </w:rPr>
          <w:fldChar w:fldCharType="separate"/>
        </w:r>
        <w:r w:rsidR="001C3732">
          <w:rPr>
            <w:webHidden/>
          </w:rPr>
          <w:t>86</w:t>
        </w:r>
        <w:r w:rsidR="001C3732">
          <w:rPr>
            <w:webHidden/>
          </w:rPr>
          <w:fldChar w:fldCharType="end"/>
        </w:r>
      </w:hyperlink>
    </w:p>
    <w:p w14:paraId="242CA288" w14:textId="77777777" w:rsidR="001C3732" w:rsidRDefault="00916533">
      <w:pPr>
        <w:pStyle w:val="afff3"/>
        <w:rPr>
          <w:rFonts w:asciiTheme="minorHAnsi" w:eastAsiaTheme="minorEastAsia" w:hAnsiTheme="minorHAnsi" w:cstheme="minorBidi"/>
          <w:sz w:val="22"/>
          <w:szCs w:val="22"/>
        </w:rPr>
      </w:pPr>
      <w:hyperlink w:anchor="_Toc226625617"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18 – Параметры запроса на подбор / сторнирование / переформирование записей учета по документу «Бухгалтерская справка (ф. 0504833) ARP_SVAP_NG_RMS</w:t>
        </w:r>
        <w:r w:rsidR="001C3732">
          <w:rPr>
            <w:webHidden/>
          </w:rPr>
          <w:tab/>
        </w:r>
        <w:r w:rsidR="001C3732">
          <w:rPr>
            <w:webHidden/>
          </w:rPr>
          <w:fldChar w:fldCharType="begin"/>
        </w:r>
        <w:r w:rsidR="001C3732">
          <w:rPr>
            <w:webHidden/>
          </w:rPr>
          <w:instrText xml:space="preserve"> PAGEREF _Toc226625617 \h </w:instrText>
        </w:r>
        <w:r w:rsidR="001C3732">
          <w:rPr>
            <w:webHidden/>
          </w:rPr>
        </w:r>
        <w:r w:rsidR="001C3732">
          <w:rPr>
            <w:webHidden/>
          </w:rPr>
          <w:fldChar w:fldCharType="separate"/>
        </w:r>
        <w:r w:rsidR="001C3732">
          <w:rPr>
            <w:webHidden/>
          </w:rPr>
          <w:t>93</w:t>
        </w:r>
        <w:r w:rsidR="001C3732">
          <w:rPr>
            <w:webHidden/>
          </w:rPr>
          <w:fldChar w:fldCharType="end"/>
        </w:r>
      </w:hyperlink>
    </w:p>
    <w:p w14:paraId="5F63EFEE" w14:textId="77777777" w:rsidR="001C3732" w:rsidRDefault="00916533">
      <w:pPr>
        <w:pStyle w:val="afff3"/>
        <w:rPr>
          <w:rFonts w:asciiTheme="minorHAnsi" w:eastAsiaTheme="minorEastAsia" w:hAnsiTheme="minorHAnsi" w:cstheme="minorBidi"/>
          <w:sz w:val="22"/>
          <w:szCs w:val="22"/>
        </w:rPr>
      </w:pPr>
      <w:hyperlink w:anchor="_Toc226625618"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19 – Параметры тела (Document) запроса на подбор / сторнирование / переформирование записей учета по документу «Поручение о перечислении на счет» (исходящий)» RCA_DOC_D_014_SPS</w:t>
        </w:r>
        <w:r w:rsidR="001C3732">
          <w:rPr>
            <w:webHidden/>
          </w:rPr>
          <w:tab/>
        </w:r>
        <w:r w:rsidR="001C3732">
          <w:rPr>
            <w:webHidden/>
          </w:rPr>
          <w:fldChar w:fldCharType="begin"/>
        </w:r>
        <w:r w:rsidR="001C3732">
          <w:rPr>
            <w:webHidden/>
          </w:rPr>
          <w:instrText xml:space="preserve"> PAGEREF _Toc226625618 \h </w:instrText>
        </w:r>
        <w:r w:rsidR="001C3732">
          <w:rPr>
            <w:webHidden/>
          </w:rPr>
        </w:r>
        <w:r w:rsidR="001C3732">
          <w:rPr>
            <w:webHidden/>
          </w:rPr>
          <w:fldChar w:fldCharType="separate"/>
        </w:r>
        <w:r w:rsidR="001C3732">
          <w:rPr>
            <w:webHidden/>
          </w:rPr>
          <w:t>100</w:t>
        </w:r>
        <w:r w:rsidR="001C3732">
          <w:rPr>
            <w:webHidden/>
          </w:rPr>
          <w:fldChar w:fldCharType="end"/>
        </w:r>
      </w:hyperlink>
    </w:p>
    <w:p w14:paraId="17F863F7" w14:textId="77777777" w:rsidR="001C3732" w:rsidRDefault="00916533">
      <w:pPr>
        <w:pStyle w:val="afff3"/>
        <w:rPr>
          <w:rFonts w:asciiTheme="minorHAnsi" w:eastAsiaTheme="minorEastAsia" w:hAnsiTheme="minorHAnsi" w:cstheme="minorBidi"/>
          <w:sz w:val="22"/>
          <w:szCs w:val="22"/>
        </w:rPr>
      </w:pPr>
      <w:hyperlink w:anchor="_Toc226625619"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20 – Параметры тела (Document) запроса на подбор / сторнирование / переформирование записей учета по документу «Реестр перечисленных поступлений (ф. 0531465)» RCA_DOC_D_015_SPS</w:t>
        </w:r>
        <w:r w:rsidR="001C3732">
          <w:rPr>
            <w:webHidden/>
          </w:rPr>
          <w:tab/>
        </w:r>
        <w:r w:rsidR="001C3732">
          <w:rPr>
            <w:webHidden/>
          </w:rPr>
          <w:fldChar w:fldCharType="begin"/>
        </w:r>
        <w:r w:rsidR="001C3732">
          <w:rPr>
            <w:webHidden/>
          </w:rPr>
          <w:instrText xml:space="preserve"> PAGEREF _Toc226625619 \h </w:instrText>
        </w:r>
        <w:r w:rsidR="001C3732">
          <w:rPr>
            <w:webHidden/>
          </w:rPr>
        </w:r>
        <w:r w:rsidR="001C3732">
          <w:rPr>
            <w:webHidden/>
          </w:rPr>
          <w:fldChar w:fldCharType="separate"/>
        </w:r>
        <w:r w:rsidR="001C3732">
          <w:rPr>
            <w:webHidden/>
          </w:rPr>
          <w:t>102</w:t>
        </w:r>
        <w:r w:rsidR="001C3732">
          <w:rPr>
            <w:webHidden/>
          </w:rPr>
          <w:fldChar w:fldCharType="end"/>
        </w:r>
      </w:hyperlink>
    </w:p>
    <w:p w14:paraId="2F1FC0CA" w14:textId="77777777" w:rsidR="001C3732" w:rsidRDefault="00916533">
      <w:pPr>
        <w:pStyle w:val="afff3"/>
        <w:rPr>
          <w:rFonts w:asciiTheme="minorHAnsi" w:eastAsiaTheme="minorEastAsia" w:hAnsiTheme="minorHAnsi" w:cstheme="minorBidi"/>
          <w:sz w:val="22"/>
          <w:szCs w:val="22"/>
        </w:rPr>
      </w:pPr>
      <w:hyperlink w:anchor="_Toc226625620"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21 – Параметры тела (Document) запроса на подбор / сторнирование / переформирование записей учета по документу «Реестр передаваемых (принимаемых) платежей (ф. 0533002)» BSP_DOC_D_019_SPS</w:t>
        </w:r>
        <w:r w:rsidR="001C3732">
          <w:rPr>
            <w:webHidden/>
          </w:rPr>
          <w:tab/>
        </w:r>
        <w:r w:rsidR="001C3732">
          <w:rPr>
            <w:webHidden/>
          </w:rPr>
          <w:fldChar w:fldCharType="begin"/>
        </w:r>
        <w:r w:rsidR="001C3732">
          <w:rPr>
            <w:webHidden/>
          </w:rPr>
          <w:instrText xml:space="preserve"> PAGEREF _Toc226625620 \h </w:instrText>
        </w:r>
        <w:r w:rsidR="001C3732">
          <w:rPr>
            <w:webHidden/>
          </w:rPr>
        </w:r>
        <w:r w:rsidR="001C3732">
          <w:rPr>
            <w:webHidden/>
          </w:rPr>
          <w:fldChar w:fldCharType="separate"/>
        </w:r>
        <w:r w:rsidR="001C3732">
          <w:rPr>
            <w:webHidden/>
          </w:rPr>
          <w:t>104</w:t>
        </w:r>
        <w:r w:rsidR="001C3732">
          <w:rPr>
            <w:webHidden/>
          </w:rPr>
          <w:fldChar w:fldCharType="end"/>
        </w:r>
      </w:hyperlink>
    </w:p>
    <w:p w14:paraId="7033D8DA" w14:textId="77777777" w:rsidR="001C3732" w:rsidRDefault="00916533">
      <w:pPr>
        <w:pStyle w:val="afff3"/>
        <w:rPr>
          <w:rFonts w:asciiTheme="minorHAnsi" w:eastAsiaTheme="minorEastAsia" w:hAnsiTheme="minorHAnsi" w:cstheme="minorBidi"/>
          <w:sz w:val="22"/>
          <w:szCs w:val="22"/>
        </w:rPr>
      </w:pPr>
      <w:hyperlink w:anchor="_Toc226625621"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22 – Параметры тела (Document) запроса на подбор / сторнирование / переформирование записей учета по документу «Уведомление о поступлениях в иностранной валюте (ф. 0531452)» </w:t>
        </w:r>
        <w:r w:rsidR="001C3732" w:rsidRPr="006C1865">
          <w:rPr>
            <w:rStyle w:val="ad"/>
            <w:lang w:val="en-US"/>
          </w:rPr>
          <w:t>BSP</w:t>
        </w:r>
        <w:r w:rsidR="001C3732" w:rsidRPr="006C1865">
          <w:rPr>
            <w:rStyle w:val="ad"/>
          </w:rPr>
          <w:t>_</w:t>
        </w:r>
        <w:r w:rsidR="001C3732" w:rsidRPr="006C1865">
          <w:rPr>
            <w:rStyle w:val="ad"/>
            <w:lang w:val="en-US"/>
          </w:rPr>
          <w:t>DOC</w:t>
        </w:r>
        <w:r w:rsidR="001C3732" w:rsidRPr="006C1865">
          <w:rPr>
            <w:rStyle w:val="ad"/>
          </w:rPr>
          <w:t>_</w:t>
        </w:r>
        <w:r w:rsidR="001C3732" w:rsidRPr="006C1865">
          <w:rPr>
            <w:rStyle w:val="ad"/>
            <w:lang w:val="en-US"/>
          </w:rPr>
          <w:t>D</w:t>
        </w:r>
        <w:r w:rsidR="001C3732" w:rsidRPr="006C1865">
          <w:rPr>
            <w:rStyle w:val="ad"/>
          </w:rPr>
          <w:t>_022_</w:t>
        </w:r>
        <w:r w:rsidR="001C3732" w:rsidRPr="006C1865">
          <w:rPr>
            <w:rStyle w:val="ad"/>
            <w:lang w:val="en-US"/>
          </w:rPr>
          <w:t>SPS</w:t>
        </w:r>
        <w:r w:rsidR="001C3732">
          <w:rPr>
            <w:webHidden/>
          </w:rPr>
          <w:tab/>
        </w:r>
        <w:r w:rsidR="001C3732">
          <w:rPr>
            <w:webHidden/>
          </w:rPr>
          <w:fldChar w:fldCharType="begin"/>
        </w:r>
        <w:r w:rsidR="001C3732">
          <w:rPr>
            <w:webHidden/>
          </w:rPr>
          <w:instrText xml:space="preserve"> PAGEREF _Toc226625621 \h </w:instrText>
        </w:r>
        <w:r w:rsidR="001C3732">
          <w:rPr>
            <w:webHidden/>
          </w:rPr>
        </w:r>
        <w:r w:rsidR="001C3732">
          <w:rPr>
            <w:webHidden/>
          </w:rPr>
          <w:fldChar w:fldCharType="separate"/>
        </w:r>
        <w:r w:rsidR="001C3732">
          <w:rPr>
            <w:webHidden/>
          </w:rPr>
          <w:t>108</w:t>
        </w:r>
        <w:r w:rsidR="001C3732">
          <w:rPr>
            <w:webHidden/>
          </w:rPr>
          <w:fldChar w:fldCharType="end"/>
        </w:r>
      </w:hyperlink>
    </w:p>
    <w:p w14:paraId="10130A60" w14:textId="77777777" w:rsidR="001C3732" w:rsidRDefault="00916533">
      <w:pPr>
        <w:pStyle w:val="afff3"/>
        <w:rPr>
          <w:rFonts w:asciiTheme="minorHAnsi" w:eastAsiaTheme="minorEastAsia" w:hAnsiTheme="minorHAnsi" w:cstheme="minorBidi"/>
          <w:sz w:val="22"/>
          <w:szCs w:val="22"/>
        </w:rPr>
      </w:pPr>
      <w:hyperlink w:anchor="_Toc226625622"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23 – Параметры тела (Document) запроса на подбор / сторнирование / переформирование записей учета по документу «Заявление на проведение операций с иностранной валютой» </w:t>
        </w:r>
        <w:r w:rsidR="001C3732" w:rsidRPr="006C1865">
          <w:rPr>
            <w:rStyle w:val="ad"/>
            <w:lang w:val="en-US"/>
          </w:rPr>
          <w:t>BRA</w:t>
        </w:r>
        <w:r w:rsidR="001C3732" w:rsidRPr="006C1865">
          <w:rPr>
            <w:rStyle w:val="ad"/>
          </w:rPr>
          <w:t>_</w:t>
        </w:r>
        <w:r w:rsidR="001C3732" w:rsidRPr="006C1865">
          <w:rPr>
            <w:rStyle w:val="ad"/>
            <w:lang w:val="en-US"/>
          </w:rPr>
          <w:t>DOC</w:t>
        </w:r>
        <w:r w:rsidR="001C3732" w:rsidRPr="006C1865">
          <w:rPr>
            <w:rStyle w:val="ad"/>
          </w:rPr>
          <w:t>_</w:t>
        </w:r>
        <w:r w:rsidR="001C3732" w:rsidRPr="006C1865">
          <w:rPr>
            <w:rStyle w:val="ad"/>
            <w:lang w:val="en-US"/>
          </w:rPr>
          <w:t>D</w:t>
        </w:r>
        <w:r w:rsidR="001C3732" w:rsidRPr="006C1865">
          <w:rPr>
            <w:rStyle w:val="ad"/>
          </w:rPr>
          <w:t>_039_</w:t>
        </w:r>
        <w:r w:rsidR="001C3732" w:rsidRPr="006C1865">
          <w:rPr>
            <w:rStyle w:val="ad"/>
            <w:lang w:val="en-US"/>
          </w:rPr>
          <w:t>SPS</w:t>
        </w:r>
        <w:r w:rsidR="001C3732">
          <w:rPr>
            <w:webHidden/>
          </w:rPr>
          <w:tab/>
        </w:r>
        <w:r w:rsidR="001C3732">
          <w:rPr>
            <w:webHidden/>
          </w:rPr>
          <w:fldChar w:fldCharType="begin"/>
        </w:r>
        <w:r w:rsidR="001C3732">
          <w:rPr>
            <w:webHidden/>
          </w:rPr>
          <w:instrText xml:space="preserve"> PAGEREF _Toc226625622 \h </w:instrText>
        </w:r>
        <w:r w:rsidR="001C3732">
          <w:rPr>
            <w:webHidden/>
          </w:rPr>
        </w:r>
        <w:r w:rsidR="001C3732">
          <w:rPr>
            <w:webHidden/>
          </w:rPr>
          <w:fldChar w:fldCharType="separate"/>
        </w:r>
        <w:r w:rsidR="001C3732">
          <w:rPr>
            <w:webHidden/>
          </w:rPr>
          <w:t>112</w:t>
        </w:r>
        <w:r w:rsidR="001C3732">
          <w:rPr>
            <w:webHidden/>
          </w:rPr>
          <w:fldChar w:fldCharType="end"/>
        </w:r>
      </w:hyperlink>
    </w:p>
    <w:p w14:paraId="4581BCFF" w14:textId="77777777" w:rsidR="001C3732" w:rsidRDefault="00916533">
      <w:pPr>
        <w:pStyle w:val="afff3"/>
        <w:rPr>
          <w:rFonts w:asciiTheme="minorHAnsi" w:eastAsiaTheme="minorEastAsia" w:hAnsiTheme="minorHAnsi" w:cstheme="minorBidi"/>
          <w:sz w:val="22"/>
          <w:szCs w:val="22"/>
        </w:rPr>
      </w:pPr>
      <w:hyperlink w:anchor="_Toc226625623"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24 – Перечень атрибутов, общих для всех типов документов</w:t>
        </w:r>
        <w:r w:rsidR="001C3732">
          <w:rPr>
            <w:webHidden/>
          </w:rPr>
          <w:tab/>
        </w:r>
        <w:r w:rsidR="001C3732">
          <w:rPr>
            <w:webHidden/>
          </w:rPr>
          <w:fldChar w:fldCharType="begin"/>
        </w:r>
        <w:r w:rsidR="001C3732">
          <w:rPr>
            <w:webHidden/>
          </w:rPr>
          <w:instrText xml:space="preserve"> PAGEREF _Toc226625623 \h </w:instrText>
        </w:r>
        <w:r w:rsidR="001C3732">
          <w:rPr>
            <w:webHidden/>
          </w:rPr>
        </w:r>
        <w:r w:rsidR="001C3732">
          <w:rPr>
            <w:webHidden/>
          </w:rPr>
          <w:fldChar w:fldCharType="separate"/>
        </w:r>
        <w:r w:rsidR="001C3732">
          <w:rPr>
            <w:webHidden/>
          </w:rPr>
          <w:t>117</w:t>
        </w:r>
        <w:r w:rsidR="001C3732">
          <w:rPr>
            <w:webHidden/>
          </w:rPr>
          <w:fldChar w:fldCharType="end"/>
        </w:r>
      </w:hyperlink>
    </w:p>
    <w:p w14:paraId="1D3C5E5A" w14:textId="77777777" w:rsidR="001C3732" w:rsidRDefault="00916533">
      <w:pPr>
        <w:pStyle w:val="afff3"/>
        <w:rPr>
          <w:rFonts w:asciiTheme="minorHAnsi" w:eastAsiaTheme="minorEastAsia" w:hAnsiTheme="minorHAnsi" w:cstheme="minorBidi"/>
          <w:sz w:val="22"/>
          <w:szCs w:val="22"/>
        </w:rPr>
      </w:pPr>
      <w:hyperlink w:anchor="_Toc226625624"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25 – Перечень атрибутов, соответствующих типу документа «Расчетный документ (входящий)» BSP_DOC_D_001 в SVAP НПС</w:t>
        </w:r>
        <w:r w:rsidR="001C3732">
          <w:rPr>
            <w:webHidden/>
          </w:rPr>
          <w:tab/>
        </w:r>
        <w:r w:rsidR="001C3732">
          <w:rPr>
            <w:webHidden/>
          </w:rPr>
          <w:fldChar w:fldCharType="begin"/>
        </w:r>
        <w:r w:rsidR="001C3732">
          <w:rPr>
            <w:webHidden/>
          </w:rPr>
          <w:instrText xml:space="preserve"> PAGEREF _Toc226625624 \h </w:instrText>
        </w:r>
        <w:r w:rsidR="001C3732">
          <w:rPr>
            <w:webHidden/>
          </w:rPr>
        </w:r>
        <w:r w:rsidR="001C3732">
          <w:rPr>
            <w:webHidden/>
          </w:rPr>
          <w:fldChar w:fldCharType="separate"/>
        </w:r>
        <w:r w:rsidR="001C3732">
          <w:rPr>
            <w:webHidden/>
          </w:rPr>
          <w:t>118</w:t>
        </w:r>
        <w:r w:rsidR="001C3732">
          <w:rPr>
            <w:webHidden/>
          </w:rPr>
          <w:fldChar w:fldCharType="end"/>
        </w:r>
      </w:hyperlink>
    </w:p>
    <w:p w14:paraId="2FFC62C3" w14:textId="77777777" w:rsidR="001C3732" w:rsidRDefault="00916533">
      <w:pPr>
        <w:pStyle w:val="afff3"/>
        <w:rPr>
          <w:rFonts w:asciiTheme="minorHAnsi" w:eastAsiaTheme="minorEastAsia" w:hAnsiTheme="minorHAnsi" w:cstheme="minorBidi"/>
          <w:sz w:val="22"/>
          <w:szCs w:val="22"/>
        </w:rPr>
      </w:pPr>
      <w:hyperlink w:anchor="_Toc226625625"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26 – Перечень атрибутов, соответствующих типу документа «Поручение о перечислении на счет/Требование получателя платежа (входящий)» B</w:t>
        </w:r>
        <w:r w:rsidR="001C3732" w:rsidRPr="006C1865">
          <w:rPr>
            <w:rStyle w:val="ad"/>
            <w:lang w:val="en-US"/>
          </w:rPr>
          <w:t>SP</w:t>
        </w:r>
        <w:r w:rsidR="001C3732" w:rsidRPr="006C1865">
          <w:rPr>
            <w:rStyle w:val="ad"/>
          </w:rPr>
          <w:t>_DOC_D_002 в SVAP НПС</w:t>
        </w:r>
        <w:r w:rsidR="001C3732">
          <w:rPr>
            <w:webHidden/>
          </w:rPr>
          <w:tab/>
        </w:r>
        <w:r w:rsidR="001C3732">
          <w:rPr>
            <w:webHidden/>
          </w:rPr>
          <w:fldChar w:fldCharType="begin"/>
        </w:r>
        <w:r w:rsidR="001C3732">
          <w:rPr>
            <w:webHidden/>
          </w:rPr>
          <w:instrText xml:space="preserve"> PAGEREF _Toc226625625 \h </w:instrText>
        </w:r>
        <w:r w:rsidR="001C3732">
          <w:rPr>
            <w:webHidden/>
          </w:rPr>
        </w:r>
        <w:r w:rsidR="001C3732">
          <w:rPr>
            <w:webHidden/>
          </w:rPr>
          <w:fldChar w:fldCharType="separate"/>
        </w:r>
        <w:r w:rsidR="001C3732">
          <w:rPr>
            <w:webHidden/>
          </w:rPr>
          <w:t>121</w:t>
        </w:r>
        <w:r w:rsidR="001C3732">
          <w:rPr>
            <w:webHidden/>
          </w:rPr>
          <w:fldChar w:fldCharType="end"/>
        </w:r>
      </w:hyperlink>
    </w:p>
    <w:p w14:paraId="006591EF" w14:textId="77777777" w:rsidR="001C3732" w:rsidRDefault="00916533">
      <w:pPr>
        <w:pStyle w:val="afff3"/>
        <w:rPr>
          <w:rFonts w:asciiTheme="minorHAnsi" w:eastAsiaTheme="minorEastAsia" w:hAnsiTheme="minorHAnsi" w:cstheme="minorBidi"/>
          <w:sz w:val="22"/>
          <w:szCs w:val="22"/>
        </w:rPr>
      </w:pPr>
      <w:hyperlink w:anchor="_Toc226625626"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27– Перечень атрибутов, соответствующих типу документа «Распоряжение налогового органа (зачет)» </w:t>
        </w:r>
        <w:r w:rsidR="001C3732" w:rsidRPr="006C1865">
          <w:rPr>
            <w:rStyle w:val="ad"/>
            <w:lang w:val="en-US"/>
          </w:rPr>
          <w:t>BR</w:t>
        </w:r>
        <w:r w:rsidR="001C3732" w:rsidRPr="006C1865">
          <w:rPr>
            <w:rStyle w:val="ad"/>
          </w:rPr>
          <w:t>A_DOC_D_006 в SVAP НПС</w:t>
        </w:r>
        <w:r w:rsidR="001C3732">
          <w:rPr>
            <w:webHidden/>
          </w:rPr>
          <w:tab/>
        </w:r>
        <w:r w:rsidR="001C3732">
          <w:rPr>
            <w:webHidden/>
          </w:rPr>
          <w:fldChar w:fldCharType="begin"/>
        </w:r>
        <w:r w:rsidR="001C3732">
          <w:rPr>
            <w:webHidden/>
          </w:rPr>
          <w:instrText xml:space="preserve"> PAGEREF _Toc226625626 \h </w:instrText>
        </w:r>
        <w:r w:rsidR="001C3732">
          <w:rPr>
            <w:webHidden/>
          </w:rPr>
        </w:r>
        <w:r w:rsidR="001C3732">
          <w:rPr>
            <w:webHidden/>
          </w:rPr>
          <w:fldChar w:fldCharType="separate"/>
        </w:r>
        <w:r w:rsidR="001C3732">
          <w:rPr>
            <w:webHidden/>
          </w:rPr>
          <w:t>125</w:t>
        </w:r>
        <w:r w:rsidR="001C3732">
          <w:rPr>
            <w:webHidden/>
          </w:rPr>
          <w:fldChar w:fldCharType="end"/>
        </w:r>
      </w:hyperlink>
    </w:p>
    <w:p w14:paraId="539C2F0D" w14:textId="77777777" w:rsidR="001C3732" w:rsidRDefault="00916533">
      <w:pPr>
        <w:pStyle w:val="afff3"/>
        <w:rPr>
          <w:rFonts w:asciiTheme="minorHAnsi" w:eastAsiaTheme="minorEastAsia" w:hAnsiTheme="minorHAnsi" w:cstheme="minorBidi"/>
          <w:sz w:val="22"/>
          <w:szCs w:val="22"/>
        </w:rPr>
      </w:pPr>
      <w:hyperlink w:anchor="_Toc226625627"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28 - Перечень атрибутов, соответствующих типу документа «Распоряжение налогового органа (уточнение)» </w:t>
        </w:r>
        <w:r w:rsidR="001C3732" w:rsidRPr="006C1865">
          <w:rPr>
            <w:rStyle w:val="ad"/>
            <w:lang w:val="en-US"/>
          </w:rPr>
          <w:t>BR</w:t>
        </w:r>
        <w:r w:rsidR="001C3732" w:rsidRPr="006C1865">
          <w:rPr>
            <w:rStyle w:val="ad"/>
          </w:rPr>
          <w:t>A_DOC_D_007 в SVAP НПС</w:t>
        </w:r>
        <w:r w:rsidR="001C3732">
          <w:rPr>
            <w:webHidden/>
          </w:rPr>
          <w:tab/>
        </w:r>
        <w:r w:rsidR="001C3732">
          <w:rPr>
            <w:webHidden/>
          </w:rPr>
          <w:fldChar w:fldCharType="begin"/>
        </w:r>
        <w:r w:rsidR="001C3732">
          <w:rPr>
            <w:webHidden/>
          </w:rPr>
          <w:instrText xml:space="preserve"> PAGEREF _Toc226625627 \h </w:instrText>
        </w:r>
        <w:r w:rsidR="001C3732">
          <w:rPr>
            <w:webHidden/>
          </w:rPr>
        </w:r>
        <w:r w:rsidR="001C3732">
          <w:rPr>
            <w:webHidden/>
          </w:rPr>
          <w:fldChar w:fldCharType="separate"/>
        </w:r>
        <w:r w:rsidR="001C3732">
          <w:rPr>
            <w:webHidden/>
          </w:rPr>
          <w:t>127</w:t>
        </w:r>
        <w:r w:rsidR="001C3732">
          <w:rPr>
            <w:webHidden/>
          </w:rPr>
          <w:fldChar w:fldCharType="end"/>
        </w:r>
      </w:hyperlink>
    </w:p>
    <w:p w14:paraId="29C5EC87" w14:textId="77777777" w:rsidR="001C3732" w:rsidRDefault="00916533">
      <w:pPr>
        <w:pStyle w:val="afff3"/>
        <w:rPr>
          <w:rFonts w:asciiTheme="minorHAnsi" w:eastAsiaTheme="minorEastAsia" w:hAnsiTheme="minorHAnsi" w:cstheme="minorBidi"/>
          <w:sz w:val="22"/>
          <w:szCs w:val="22"/>
        </w:rPr>
      </w:pPr>
      <w:hyperlink w:anchor="_Toc226625628"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29 – Перечень атрибутов, соответствующих типу документа «Казначейская справка» RCA_DOC_D_009 в SVAP НПС</w:t>
        </w:r>
        <w:r w:rsidR="001C3732">
          <w:rPr>
            <w:webHidden/>
          </w:rPr>
          <w:tab/>
        </w:r>
        <w:r w:rsidR="001C3732">
          <w:rPr>
            <w:webHidden/>
          </w:rPr>
          <w:fldChar w:fldCharType="begin"/>
        </w:r>
        <w:r w:rsidR="001C3732">
          <w:rPr>
            <w:webHidden/>
          </w:rPr>
          <w:instrText xml:space="preserve"> PAGEREF _Toc226625628 \h </w:instrText>
        </w:r>
        <w:r w:rsidR="001C3732">
          <w:rPr>
            <w:webHidden/>
          </w:rPr>
        </w:r>
        <w:r w:rsidR="001C3732">
          <w:rPr>
            <w:webHidden/>
          </w:rPr>
          <w:fldChar w:fldCharType="separate"/>
        </w:r>
        <w:r w:rsidR="001C3732">
          <w:rPr>
            <w:webHidden/>
          </w:rPr>
          <w:t>131</w:t>
        </w:r>
        <w:r w:rsidR="001C3732">
          <w:rPr>
            <w:webHidden/>
          </w:rPr>
          <w:fldChar w:fldCharType="end"/>
        </w:r>
      </w:hyperlink>
    </w:p>
    <w:p w14:paraId="290FC100" w14:textId="77777777" w:rsidR="001C3732" w:rsidRDefault="00916533">
      <w:pPr>
        <w:pStyle w:val="afff3"/>
        <w:rPr>
          <w:rFonts w:asciiTheme="minorHAnsi" w:eastAsiaTheme="minorEastAsia" w:hAnsiTheme="minorHAnsi" w:cstheme="minorBidi"/>
          <w:sz w:val="22"/>
          <w:szCs w:val="22"/>
        </w:rPr>
      </w:pPr>
      <w:hyperlink w:anchor="_Toc226625629"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30 – Перечень атрибутов, соответствующих типу документа «Платежное поручение (исходящий)» </w:t>
        </w:r>
        <w:r w:rsidR="001C3732" w:rsidRPr="006C1865">
          <w:rPr>
            <w:rStyle w:val="ad"/>
            <w:lang w:val="en-US"/>
          </w:rPr>
          <w:t>RCA</w:t>
        </w:r>
        <w:r w:rsidR="001C3732" w:rsidRPr="006C1865">
          <w:rPr>
            <w:rStyle w:val="ad"/>
          </w:rPr>
          <w:t>_DOC_D_013 в SVAP НПС</w:t>
        </w:r>
        <w:r w:rsidR="001C3732">
          <w:rPr>
            <w:webHidden/>
          </w:rPr>
          <w:tab/>
        </w:r>
        <w:r w:rsidR="001C3732">
          <w:rPr>
            <w:webHidden/>
          </w:rPr>
          <w:fldChar w:fldCharType="begin"/>
        </w:r>
        <w:r w:rsidR="001C3732">
          <w:rPr>
            <w:webHidden/>
          </w:rPr>
          <w:instrText xml:space="preserve"> PAGEREF _Toc226625629 \h </w:instrText>
        </w:r>
        <w:r w:rsidR="001C3732">
          <w:rPr>
            <w:webHidden/>
          </w:rPr>
        </w:r>
        <w:r w:rsidR="001C3732">
          <w:rPr>
            <w:webHidden/>
          </w:rPr>
          <w:fldChar w:fldCharType="separate"/>
        </w:r>
        <w:r w:rsidR="001C3732">
          <w:rPr>
            <w:webHidden/>
          </w:rPr>
          <w:t>135</w:t>
        </w:r>
        <w:r w:rsidR="001C3732">
          <w:rPr>
            <w:webHidden/>
          </w:rPr>
          <w:fldChar w:fldCharType="end"/>
        </w:r>
      </w:hyperlink>
    </w:p>
    <w:p w14:paraId="5C6BDB30" w14:textId="77777777" w:rsidR="001C3732" w:rsidRDefault="00916533">
      <w:pPr>
        <w:pStyle w:val="afff3"/>
        <w:rPr>
          <w:rFonts w:asciiTheme="minorHAnsi" w:eastAsiaTheme="minorEastAsia" w:hAnsiTheme="minorHAnsi" w:cstheme="minorBidi"/>
          <w:sz w:val="22"/>
          <w:szCs w:val="22"/>
        </w:rPr>
      </w:pPr>
      <w:hyperlink w:anchor="_Toc226625630"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31 – Перечень атрибутов, соответствующих типу документа «Поручение о перечислении на счет (исходящий)» RCA_DOC_D_014 в SVAP НПС</w:t>
        </w:r>
        <w:r w:rsidR="001C3732">
          <w:rPr>
            <w:webHidden/>
          </w:rPr>
          <w:tab/>
        </w:r>
        <w:r w:rsidR="001C3732">
          <w:rPr>
            <w:webHidden/>
          </w:rPr>
          <w:fldChar w:fldCharType="begin"/>
        </w:r>
        <w:r w:rsidR="001C3732">
          <w:rPr>
            <w:webHidden/>
          </w:rPr>
          <w:instrText xml:space="preserve"> PAGEREF _Toc226625630 \h </w:instrText>
        </w:r>
        <w:r w:rsidR="001C3732">
          <w:rPr>
            <w:webHidden/>
          </w:rPr>
        </w:r>
        <w:r w:rsidR="001C3732">
          <w:rPr>
            <w:webHidden/>
          </w:rPr>
          <w:fldChar w:fldCharType="separate"/>
        </w:r>
        <w:r w:rsidR="001C3732">
          <w:rPr>
            <w:webHidden/>
          </w:rPr>
          <w:t>138</w:t>
        </w:r>
        <w:r w:rsidR="001C3732">
          <w:rPr>
            <w:webHidden/>
          </w:rPr>
          <w:fldChar w:fldCharType="end"/>
        </w:r>
      </w:hyperlink>
    </w:p>
    <w:p w14:paraId="30C4B780" w14:textId="77777777" w:rsidR="001C3732" w:rsidRDefault="00916533">
      <w:pPr>
        <w:pStyle w:val="afff3"/>
        <w:rPr>
          <w:rFonts w:asciiTheme="minorHAnsi" w:eastAsiaTheme="minorEastAsia" w:hAnsiTheme="minorHAnsi" w:cstheme="minorBidi"/>
          <w:sz w:val="22"/>
          <w:szCs w:val="22"/>
        </w:rPr>
      </w:pPr>
      <w:hyperlink w:anchor="_Toc226625631"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32 – Перечень атрибутов, соответствующих типу документа «Реестр перечисленных поступлений» RCA_DOC_D_015 в SVAP НПС</w:t>
        </w:r>
        <w:r w:rsidR="001C3732">
          <w:rPr>
            <w:webHidden/>
          </w:rPr>
          <w:tab/>
        </w:r>
        <w:r w:rsidR="001C3732">
          <w:rPr>
            <w:webHidden/>
          </w:rPr>
          <w:fldChar w:fldCharType="begin"/>
        </w:r>
        <w:r w:rsidR="001C3732">
          <w:rPr>
            <w:webHidden/>
          </w:rPr>
          <w:instrText xml:space="preserve"> PAGEREF _Toc226625631 \h </w:instrText>
        </w:r>
        <w:r w:rsidR="001C3732">
          <w:rPr>
            <w:webHidden/>
          </w:rPr>
        </w:r>
        <w:r w:rsidR="001C3732">
          <w:rPr>
            <w:webHidden/>
          </w:rPr>
          <w:fldChar w:fldCharType="separate"/>
        </w:r>
        <w:r w:rsidR="001C3732">
          <w:rPr>
            <w:webHidden/>
          </w:rPr>
          <w:t>141</w:t>
        </w:r>
        <w:r w:rsidR="001C3732">
          <w:rPr>
            <w:webHidden/>
          </w:rPr>
          <w:fldChar w:fldCharType="end"/>
        </w:r>
      </w:hyperlink>
    </w:p>
    <w:p w14:paraId="05C07508" w14:textId="77777777" w:rsidR="001C3732" w:rsidRDefault="00916533">
      <w:pPr>
        <w:pStyle w:val="afff3"/>
        <w:rPr>
          <w:rFonts w:asciiTheme="minorHAnsi" w:eastAsiaTheme="minorEastAsia" w:hAnsiTheme="minorHAnsi" w:cstheme="minorBidi"/>
          <w:sz w:val="22"/>
          <w:szCs w:val="22"/>
        </w:rPr>
      </w:pPr>
      <w:hyperlink w:anchor="_Toc226625632"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33 – Перечень атрибутов, соответствующих типу документа «Реестр передаваемых (принимаемых) платежей» (ф. 0531477) (РОМ) B</w:t>
        </w:r>
        <w:r w:rsidR="001C3732" w:rsidRPr="006C1865">
          <w:rPr>
            <w:rStyle w:val="ad"/>
            <w:lang w:val="en-US"/>
          </w:rPr>
          <w:t>SP</w:t>
        </w:r>
        <w:r w:rsidR="001C3732" w:rsidRPr="006C1865">
          <w:rPr>
            <w:rStyle w:val="ad"/>
          </w:rPr>
          <w:t>_DOC_D_019 в SVAP НПС</w:t>
        </w:r>
        <w:r w:rsidR="001C3732">
          <w:rPr>
            <w:webHidden/>
          </w:rPr>
          <w:tab/>
        </w:r>
        <w:r w:rsidR="001C3732">
          <w:rPr>
            <w:webHidden/>
          </w:rPr>
          <w:fldChar w:fldCharType="begin"/>
        </w:r>
        <w:r w:rsidR="001C3732">
          <w:rPr>
            <w:webHidden/>
          </w:rPr>
          <w:instrText xml:space="preserve"> PAGEREF _Toc226625632 \h </w:instrText>
        </w:r>
        <w:r w:rsidR="001C3732">
          <w:rPr>
            <w:webHidden/>
          </w:rPr>
        </w:r>
        <w:r w:rsidR="001C3732">
          <w:rPr>
            <w:webHidden/>
          </w:rPr>
          <w:fldChar w:fldCharType="separate"/>
        </w:r>
        <w:r w:rsidR="001C3732">
          <w:rPr>
            <w:webHidden/>
          </w:rPr>
          <w:t>144</w:t>
        </w:r>
        <w:r w:rsidR="001C3732">
          <w:rPr>
            <w:webHidden/>
          </w:rPr>
          <w:fldChar w:fldCharType="end"/>
        </w:r>
      </w:hyperlink>
    </w:p>
    <w:p w14:paraId="43566AFB" w14:textId="77777777" w:rsidR="001C3732" w:rsidRDefault="00916533">
      <w:pPr>
        <w:pStyle w:val="afff3"/>
        <w:rPr>
          <w:rFonts w:asciiTheme="minorHAnsi" w:eastAsiaTheme="minorEastAsia" w:hAnsiTheme="minorHAnsi" w:cstheme="minorBidi"/>
          <w:sz w:val="22"/>
          <w:szCs w:val="22"/>
        </w:rPr>
      </w:pPr>
      <w:hyperlink w:anchor="_Toc226625633"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34 – Перечень атрибутов, соответствующих типу документа «Реестр передаваемых (принимаемых) платежей» (ф. 0531477) (РОП, РНЗ) B</w:t>
        </w:r>
        <w:r w:rsidR="001C3732" w:rsidRPr="006C1865">
          <w:rPr>
            <w:rStyle w:val="ad"/>
            <w:lang w:val="en-US"/>
          </w:rPr>
          <w:t>SP</w:t>
        </w:r>
        <w:r w:rsidR="001C3732" w:rsidRPr="006C1865">
          <w:rPr>
            <w:rStyle w:val="ad"/>
          </w:rPr>
          <w:t>_DOC_D_019 в SVAP НПС</w:t>
        </w:r>
        <w:r w:rsidR="001C3732">
          <w:rPr>
            <w:webHidden/>
          </w:rPr>
          <w:tab/>
        </w:r>
        <w:r w:rsidR="001C3732">
          <w:rPr>
            <w:webHidden/>
          </w:rPr>
          <w:fldChar w:fldCharType="begin"/>
        </w:r>
        <w:r w:rsidR="001C3732">
          <w:rPr>
            <w:webHidden/>
          </w:rPr>
          <w:instrText xml:space="preserve"> PAGEREF _Toc226625633 \h </w:instrText>
        </w:r>
        <w:r w:rsidR="001C3732">
          <w:rPr>
            <w:webHidden/>
          </w:rPr>
        </w:r>
        <w:r w:rsidR="001C3732">
          <w:rPr>
            <w:webHidden/>
          </w:rPr>
          <w:fldChar w:fldCharType="separate"/>
        </w:r>
        <w:r w:rsidR="001C3732">
          <w:rPr>
            <w:webHidden/>
          </w:rPr>
          <w:t>146</w:t>
        </w:r>
        <w:r w:rsidR="001C3732">
          <w:rPr>
            <w:webHidden/>
          </w:rPr>
          <w:fldChar w:fldCharType="end"/>
        </w:r>
      </w:hyperlink>
    </w:p>
    <w:p w14:paraId="6552E610" w14:textId="77777777" w:rsidR="001C3732" w:rsidRDefault="00916533">
      <w:pPr>
        <w:pStyle w:val="afff3"/>
        <w:rPr>
          <w:rFonts w:asciiTheme="minorHAnsi" w:eastAsiaTheme="minorEastAsia" w:hAnsiTheme="minorHAnsi" w:cstheme="minorBidi"/>
          <w:sz w:val="22"/>
          <w:szCs w:val="22"/>
        </w:rPr>
      </w:pPr>
      <w:hyperlink w:anchor="_Toc226625634"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35 – Перечень атрибутов, соответствующих типу документа «Распоряжение о совершении казначейского платежа (уточнение)» BRA_DOC_D_020в SVAP НПС</w:t>
        </w:r>
        <w:r w:rsidR="001C3732">
          <w:rPr>
            <w:webHidden/>
          </w:rPr>
          <w:tab/>
        </w:r>
        <w:r w:rsidR="001C3732">
          <w:rPr>
            <w:webHidden/>
          </w:rPr>
          <w:fldChar w:fldCharType="begin"/>
        </w:r>
        <w:r w:rsidR="001C3732">
          <w:rPr>
            <w:webHidden/>
          </w:rPr>
          <w:instrText xml:space="preserve"> PAGEREF _Toc226625634 \h </w:instrText>
        </w:r>
        <w:r w:rsidR="001C3732">
          <w:rPr>
            <w:webHidden/>
          </w:rPr>
        </w:r>
        <w:r w:rsidR="001C3732">
          <w:rPr>
            <w:webHidden/>
          </w:rPr>
          <w:fldChar w:fldCharType="separate"/>
        </w:r>
        <w:r w:rsidR="001C3732">
          <w:rPr>
            <w:webHidden/>
          </w:rPr>
          <w:t>148</w:t>
        </w:r>
        <w:r w:rsidR="001C3732">
          <w:rPr>
            <w:webHidden/>
          </w:rPr>
          <w:fldChar w:fldCharType="end"/>
        </w:r>
      </w:hyperlink>
    </w:p>
    <w:p w14:paraId="3850ED92" w14:textId="77777777" w:rsidR="001C3732" w:rsidRDefault="00916533">
      <w:pPr>
        <w:pStyle w:val="afff3"/>
        <w:rPr>
          <w:rFonts w:asciiTheme="minorHAnsi" w:eastAsiaTheme="minorEastAsia" w:hAnsiTheme="minorHAnsi" w:cstheme="minorBidi"/>
          <w:sz w:val="22"/>
          <w:szCs w:val="22"/>
        </w:rPr>
      </w:pPr>
      <w:hyperlink w:anchor="_Toc226625635"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36 – Перечень атрибутов, соответствующих типу документа «Акт приемки-передачи показателей лицевого счета администратора доходов бюджета при реорганизации» BRA_DOC_D_028 в SVAP НПС</w:t>
        </w:r>
        <w:r w:rsidR="001C3732">
          <w:rPr>
            <w:webHidden/>
          </w:rPr>
          <w:tab/>
        </w:r>
        <w:r w:rsidR="001C3732">
          <w:rPr>
            <w:webHidden/>
          </w:rPr>
          <w:fldChar w:fldCharType="begin"/>
        </w:r>
        <w:r w:rsidR="001C3732">
          <w:rPr>
            <w:webHidden/>
          </w:rPr>
          <w:instrText xml:space="preserve"> PAGEREF _Toc226625635 \h </w:instrText>
        </w:r>
        <w:r w:rsidR="001C3732">
          <w:rPr>
            <w:webHidden/>
          </w:rPr>
        </w:r>
        <w:r w:rsidR="001C3732">
          <w:rPr>
            <w:webHidden/>
          </w:rPr>
          <w:fldChar w:fldCharType="separate"/>
        </w:r>
        <w:r w:rsidR="001C3732">
          <w:rPr>
            <w:webHidden/>
          </w:rPr>
          <w:t>152</w:t>
        </w:r>
        <w:r w:rsidR="001C3732">
          <w:rPr>
            <w:webHidden/>
          </w:rPr>
          <w:fldChar w:fldCharType="end"/>
        </w:r>
      </w:hyperlink>
    </w:p>
    <w:p w14:paraId="13B6DA40" w14:textId="77777777" w:rsidR="001C3732" w:rsidRDefault="00916533">
      <w:pPr>
        <w:pStyle w:val="afff3"/>
        <w:rPr>
          <w:rFonts w:asciiTheme="minorHAnsi" w:eastAsiaTheme="minorEastAsia" w:hAnsiTheme="minorHAnsi" w:cstheme="minorBidi"/>
          <w:sz w:val="22"/>
          <w:szCs w:val="22"/>
        </w:rPr>
      </w:pPr>
      <w:hyperlink w:anchor="_Toc226625636"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37 – Перечень атрибутов, соответствующих типу документа «Бухгалтерская справка» (ф. 0504833) ARP_NPS_0504833 в SVAP НПС</w:t>
        </w:r>
        <w:r w:rsidR="001C3732">
          <w:rPr>
            <w:webHidden/>
          </w:rPr>
          <w:tab/>
        </w:r>
        <w:r w:rsidR="001C3732">
          <w:rPr>
            <w:webHidden/>
          </w:rPr>
          <w:fldChar w:fldCharType="begin"/>
        </w:r>
        <w:r w:rsidR="001C3732">
          <w:rPr>
            <w:webHidden/>
          </w:rPr>
          <w:instrText xml:space="preserve"> PAGEREF _Toc226625636 \h </w:instrText>
        </w:r>
        <w:r w:rsidR="001C3732">
          <w:rPr>
            <w:webHidden/>
          </w:rPr>
        </w:r>
        <w:r w:rsidR="001C3732">
          <w:rPr>
            <w:webHidden/>
          </w:rPr>
          <w:fldChar w:fldCharType="separate"/>
        </w:r>
        <w:r w:rsidR="001C3732">
          <w:rPr>
            <w:webHidden/>
          </w:rPr>
          <w:t>154</w:t>
        </w:r>
        <w:r w:rsidR="001C3732">
          <w:rPr>
            <w:webHidden/>
          </w:rPr>
          <w:fldChar w:fldCharType="end"/>
        </w:r>
      </w:hyperlink>
    </w:p>
    <w:p w14:paraId="68DF856A" w14:textId="77777777" w:rsidR="001C3732" w:rsidRDefault="00916533">
      <w:pPr>
        <w:pStyle w:val="afff3"/>
        <w:rPr>
          <w:rFonts w:asciiTheme="minorHAnsi" w:eastAsiaTheme="minorEastAsia" w:hAnsiTheme="minorHAnsi" w:cstheme="minorBidi"/>
          <w:sz w:val="22"/>
          <w:szCs w:val="22"/>
        </w:rPr>
      </w:pPr>
      <w:hyperlink w:anchor="_Toc226625637"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38 – Перечень атрибутов, соответствующих типу документа «Бухгалтерская справка» (ф. 0504833) ARP_SVAP_ZG_</w:t>
        </w:r>
        <w:r w:rsidR="001C3732" w:rsidRPr="006C1865">
          <w:rPr>
            <w:rStyle w:val="ad"/>
            <w:lang w:val="en-US"/>
          </w:rPr>
          <w:t>RMS</w:t>
        </w:r>
        <w:r w:rsidR="001C3732" w:rsidRPr="006C1865">
          <w:rPr>
            <w:rStyle w:val="ad"/>
          </w:rPr>
          <w:t xml:space="preserve"> в SVAP НПС</w:t>
        </w:r>
        <w:r w:rsidR="001C3732">
          <w:rPr>
            <w:webHidden/>
          </w:rPr>
          <w:tab/>
        </w:r>
        <w:r w:rsidR="001C3732">
          <w:rPr>
            <w:webHidden/>
          </w:rPr>
          <w:fldChar w:fldCharType="begin"/>
        </w:r>
        <w:r w:rsidR="001C3732">
          <w:rPr>
            <w:webHidden/>
          </w:rPr>
          <w:instrText xml:space="preserve"> PAGEREF _Toc226625637 \h </w:instrText>
        </w:r>
        <w:r w:rsidR="001C3732">
          <w:rPr>
            <w:webHidden/>
          </w:rPr>
        </w:r>
        <w:r w:rsidR="001C3732">
          <w:rPr>
            <w:webHidden/>
          </w:rPr>
          <w:fldChar w:fldCharType="separate"/>
        </w:r>
        <w:r w:rsidR="001C3732">
          <w:rPr>
            <w:webHidden/>
          </w:rPr>
          <w:t>160</w:t>
        </w:r>
        <w:r w:rsidR="001C3732">
          <w:rPr>
            <w:webHidden/>
          </w:rPr>
          <w:fldChar w:fldCharType="end"/>
        </w:r>
      </w:hyperlink>
    </w:p>
    <w:p w14:paraId="620E2E3D" w14:textId="77777777" w:rsidR="001C3732" w:rsidRDefault="00916533">
      <w:pPr>
        <w:pStyle w:val="afff3"/>
        <w:rPr>
          <w:rFonts w:asciiTheme="minorHAnsi" w:eastAsiaTheme="minorEastAsia" w:hAnsiTheme="minorHAnsi" w:cstheme="minorBidi"/>
          <w:sz w:val="22"/>
          <w:szCs w:val="22"/>
        </w:rPr>
      </w:pPr>
      <w:hyperlink w:anchor="_Toc226625638"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39 – Перечень атрибутов, соответствующих типу документа «Бухгалтерская справка» (ф. 0504833) ARP_SVAP_</w:t>
        </w:r>
        <w:r w:rsidR="001C3732" w:rsidRPr="006C1865">
          <w:rPr>
            <w:rStyle w:val="ad"/>
            <w:lang w:val="en-US"/>
          </w:rPr>
          <w:t>N</w:t>
        </w:r>
        <w:r w:rsidR="001C3732" w:rsidRPr="006C1865">
          <w:rPr>
            <w:rStyle w:val="ad"/>
          </w:rPr>
          <w:t>G_</w:t>
        </w:r>
        <w:r w:rsidR="001C3732" w:rsidRPr="006C1865">
          <w:rPr>
            <w:rStyle w:val="ad"/>
            <w:lang w:val="en-US"/>
          </w:rPr>
          <w:t>RMS</w:t>
        </w:r>
        <w:r w:rsidR="001C3732" w:rsidRPr="006C1865">
          <w:rPr>
            <w:rStyle w:val="ad"/>
          </w:rPr>
          <w:t xml:space="preserve"> в SVAP НПС</w:t>
        </w:r>
        <w:r w:rsidR="001C3732">
          <w:rPr>
            <w:webHidden/>
          </w:rPr>
          <w:tab/>
        </w:r>
        <w:r w:rsidR="001C3732">
          <w:rPr>
            <w:webHidden/>
          </w:rPr>
          <w:fldChar w:fldCharType="begin"/>
        </w:r>
        <w:r w:rsidR="001C3732">
          <w:rPr>
            <w:webHidden/>
          </w:rPr>
          <w:instrText xml:space="preserve"> PAGEREF _Toc226625638 \h </w:instrText>
        </w:r>
        <w:r w:rsidR="001C3732">
          <w:rPr>
            <w:webHidden/>
          </w:rPr>
        </w:r>
        <w:r w:rsidR="001C3732">
          <w:rPr>
            <w:webHidden/>
          </w:rPr>
          <w:fldChar w:fldCharType="separate"/>
        </w:r>
        <w:r w:rsidR="001C3732">
          <w:rPr>
            <w:webHidden/>
          </w:rPr>
          <w:t>164</w:t>
        </w:r>
        <w:r w:rsidR="001C3732">
          <w:rPr>
            <w:webHidden/>
          </w:rPr>
          <w:fldChar w:fldCharType="end"/>
        </w:r>
      </w:hyperlink>
    </w:p>
    <w:p w14:paraId="5510C83B" w14:textId="77777777" w:rsidR="001C3732" w:rsidRDefault="00916533">
      <w:pPr>
        <w:pStyle w:val="afff3"/>
        <w:rPr>
          <w:rFonts w:asciiTheme="minorHAnsi" w:eastAsiaTheme="minorEastAsia" w:hAnsiTheme="minorHAnsi" w:cstheme="minorBidi"/>
          <w:sz w:val="22"/>
          <w:szCs w:val="22"/>
        </w:rPr>
      </w:pPr>
      <w:hyperlink w:anchor="_Toc226625639"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40 – Перечень атрибутов, общих для всех типов документов</w:t>
        </w:r>
        <w:r w:rsidR="001C3732">
          <w:rPr>
            <w:webHidden/>
          </w:rPr>
          <w:tab/>
        </w:r>
        <w:r w:rsidR="001C3732">
          <w:rPr>
            <w:webHidden/>
          </w:rPr>
          <w:fldChar w:fldCharType="begin"/>
        </w:r>
        <w:r w:rsidR="001C3732">
          <w:rPr>
            <w:webHidden/>
          </w:rPr>
          <w:instrText xml:space="preserve"> PAGEREF _Toc226625639 \h </w:instrText>
        </w:r>
        <w:r w:rsidR="001C3732">
          <w:rPr>
            <w:webHidden/>
          </w:rPr>
        </w:r>
        <w:r w:rsidR="001C3732">
          <w:rPr>
            <w:webHidden/>
          </w:rPr>
          <w:fldChar w:fldCharType="separate"/>
        </w:r>
        <w:r w:rsidR="001C3732">
          <w:rPr>
            <w:webHidden/>
          </w:rPr>
          <w:t>169</w:t>
        </w:r>
        <w:r w:rsidR="001C3732">
          <w:rPr>
            <w:webHidden/>
          </w:rPr>
          <w:fldChar w:fldCharType="end"/>
        </w:r>
      </w:hyperlink>
    </w:p>
    <w:p w14:paraId="7FDE52C0" w14:textId="77777777" w:rsidR="001C3732" w:rsidRDefault="00916533">
      <w:pPr>
        <w:pStyle w:val="afff3"/>
        <w:rPr>
          <w:rFonts w:asciiTheme="minorHAnsi" w:eastAsiaTheme="minorEastAsia" w:hAnsiTheme="minorHAnsi" w:cstheme="minorBidi"/>
          <w:sz w:val="22"/>
          <w:szCs w:val="22"/>
        </w:rPr>
      </w:pPr>
      <w:hyperlink w:anchor="_Toc226625640"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41 – Перечень атрибутов, соответствующих типу документа «Поручение о перечислении на счет» (исходящий)» RCA_DOC_D_014</w:t>
        </w:r>
        <w:r w:rsidR="001C3732" w:rsidRPr="006C1865">
          <w:rPr>
            <w:rStyle w:val="ad"/>
            <w:highlight w:val="yellow"/>
          </w:rPr>
          <w:t>_</w:t>
        </w:r>
        <w:r w:rsidR="001C3732" w:rsidRPr="006C1865">
          <w:rPr>
            <w:rStyle w:val="ad"/>
            <w:highlight w:val="yellow"/>
            <w:lang w:val="en-US"/>
          </w:rPr>
          <w:t>SPS</w:t>
        </w:r>
        <w:r w:rsidR="001C3732" w:rsidRPr="006C1865">
          <w:rPr>
            <w:rStyle w:val="ad"/>
          </w:rPr>
          <w:t xml:space="preserve"> в SVAP ФБ</w:t>
        </w:r>
        <w:r w:rsidR="001C3732">
          <w:rPr>
            <w:webHidden/>
          </w:rPr>
          <w:tab/>
        </w:r>
        <w:r w:rsidR="001C3732">
          <w:rPr>
            <w:webHidden/>
          </w:rPr>
          <w:fldChar w:fldCharType="begin"/>
        </w:r>
        <w:r w:rsidR="001C3732">
          <w:rPr>
            <w:webHidden/>
          </w:rPr>
          <w:instrText xml:space="preserve"> PAGEREF _Toc226625640 \h </w:instrText>
        </w:r>
        <w:r w:rsidR="001C3732">
          <w:rPr>
            <w:webHidden/>
          </w:rPr>
        </w:r>
        <w:r w:rsidR="001C3732">
          <w:rPr>
            <w:webHidden/>
          </w:rPr>
          <w:fldChar w:fldCharType="separate"/>
        </w:r>
        <w:r w:rsidR="001C3732">
          <w:rPr>
            <w:webHidden/>
          </w:rPr>
          <w:t>170</w:t>
        </w:r>
        <w:r w:rsidR="001C3732">
          <w:rPr>
            <w:webHidden/>
          </w:rPr>
          <w:fldChar w:fldCharType="end"/>
        </w:r>
      </w:hyperlink>
    </w:p>
    <w:p w14:paraId="0F198F5B" w14:textId="77777777" w:rsidR="001C3732" w:rsidRDefault="00916533">
      <w:pPr>
        <w:pStyle w:val="afff3"/>
        <w:rPr>
          <w:rFonts w:asciiTheme="minorHAnsi" w:eastAsiaTheme="minorEastAsia" w:hAnsiTheme="minorHAnsi" w:cstheme="minorBidi"/>
          <w:sz w:val="22"/>
          <w:szCs w:val="22"/>
        </w:rPr>
      </w:pPr>
      <w:hyperlink w:anchor="_Toc226625641"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42 – Перечень атрибутов, соответствующих типу документа «Реестр перечисленных поступлений» RCA_DOC_D_015</w:t>
        </w:r>
        <w:r w:rsidR="001C3732" w:rsidRPr="006C1865">
          <w:rPr>
            <w:rStyle w:val="ad"/>
            <w:highlight w:val="yellow"/>
          </w:rPr>
          <w:t>_</w:t>
        </w:r>
        <w:r w:rsidR="001C3732" w:rsidRPr="006C1865">
          <w:rPr>
            <w:rStyle w:val="ad"/>
            <w:highlight w:val="yellow"/>
            <w:lang w:val="en-US"/>
          </w:rPr>
          <w:t>SPS</w:t>
        </w:r>
        <w:r w:rsidR="001C3732" w:rsidRPr="006C1865">
          <w:rPr>
            <w:rStyle w:val="ad"/>
          </w:rPr>
          <w:t xml:space="preserve"> в SVAP ФБ</w:t>
        </w:r>
        <w:r w:rsidR="001C3732">
          <w:rPr>
            <w:webHidden/>
          </w:rPr>
          <w:tab/>
        </w:r>
        <w:r w:rsidR="001C3732">
          <w:rPr>
            <w:webHidden/>
          </w:rPr>
          <w:fldChar w:fldCharType="begin"/>
        </w:r>
        <w:r w:rsidR="001C3732">
          <w:rPr>
            <w:webHidden/>
          </w:rPr>
          <w:instrText xml:space="preserve"> PAGEREF _Toc226625641 \h </w:instrText>
        </w:r>
        <w:r w:rsidR="001C3732">
          <w:rPr>
            <w:webHidden/>
          </w:rPr>
        </w:r>
        <w:r w:rsidR="001C3732">
          <w:rPr>
            <w:webHidden/>
          </w:rPr>
          <w:fldChar w:fldCharType="separate"/>
        </w:r>
        <w:r w:rsidR="001C3732">
          <w:rPr>
            <w:webHidden/>
          </w:rPr>
          <w:t>172</w:t>
        </w:r>
        <w:r w:rsidR="001C3732">
          <w:rPr>
            <w:webHidden/>
          </w:rPr>
          <w:fldChar w:fldCharType="end"/>
        </w:r>
      </w:hyperlink>
    </w:p>
    <w:p w14:paraId="629D566C" w14:textId="77777777" w:rsidR="001C3732" w:rsidRDefault="00916533">
      <w:pPr>
        <w:pStyle w:val="afff3"/>
        <w:rPr>
          <w:rFonts w:asciiTheme="minorHAnsi" w:eastAsiaTheme="minorEastAsia" w:hAnsiTheme="minorHAnsi" w:cstheme="minorBidi"/>
          <w:sz w:val="22"/>
          <w:szCs w:val="22"/>
        </w:rPr>
      </w:pPr>
      <w:hyperlink w:anchor="_Toc226625642"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43 – Перечень атрибутов, соответствующих типу документа «Реестр передаваемых (принимаемых) платежей» (ф. 0533002) BSP_DOC_D_019</w:t>
        </w:r>
        <w:r w:rsidR="001C3732" w:rsidRPr="006C1865">
          <w:rPr>
            <w:rStyle w:val="ad"/>
            <w:highlight w:val="yellow"/>
          </w:rPr>
          <w:t>_SPS</w:t>
        </w:r>
        <w:r w:rsidR="001C3732" w:rsidRPr="006C1865">
          <w:rPr>
            <w:rStyle w:val="ad"/>
          </w:rPr>
          <w:t xml:space="preserve"> в SVAP ФБ</w:t>
        </w:r>
        <w:r w:rsidR="001C3732">
          <w:rPr>
            <w:webHidden/>
          </w:rPr>
          <w:tab/>
        </w:r>
        <w:r w:rsidR="001C3732">
          <w:rPr>
            <w:webHidden/>
          </w:rPr>
          <w:fldChar w:fldCharType="begin"/>
        </w:r>
        <w:r w:rsidR="001C3732">
          <w:rPr>
            <w:webHidden/>
          </w:rPr>
          <w:instrText xml:space="preserve"> PAGEREF _Toc226625642 \h </w:instrText>
        </w:r>
        <w:r w:rsidR="001C3732">
          <w:rPr>
            <w:webHidden/>
          </w:rPr>
        </w:r>
        <w:r w:rsidR="001C3732">
          <w:rPr>
            <w:webHidden/>
          </w:rPr>
          <w:fldChar w:fldCharType="separate"/>
        </w:r>
        <w:r w:rsidR="001C3732">
          <w:rPr>
            <w:webHidden/>
          </w:rPr>
          <w:t>173</w:t>
        </w:r>
        <w:r w:rsidR="001C3732">
          <w:rPr>
            <w:webHidden/>
          </w:rPr>
          <w:fldChar w:fldCharType="end"/>
        </w:r>
      </w:hyperlink>
    </w:p>
    <w:p w14:paraId="49094832" w14:textId="77777777" w:rsidR="001C3732" w:rsidRDefault="00916533">
      <w:pPr>
        <w:pStyle w:val="afff3"/>
        <w:rPr>
          <w:rFonts w:asciiTheme="minorHAnsi" w:eastAsiaTheme="minorEastAsia" w:hAnsiTheme="minorHAnsi" w:cstheme="minorBidi"/>
          <w:sz w:val="22"/>
          <w:szCs w:val="22"/>
        </w:rPr>
      </w:pPr>
      <w:hyperlink w:anchor="_Toc226625643"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44 – Перечень атрибутов, соответствующих типу документа «Уведомление о поступлениях в иностранной валюте (ф. 0531452)» </w:t>
        </w:r>
        <w:r w:rsidR="001C3732" w:rsidRPr="006C1865">
          <w:rPr>
            <w:rStyle w:val="ad"/>
            <w:lang w:val="en-US"/>
          </w:rPr>
          <w:t>BSP</w:t>
        </w:r>
        <w:r w:rsidR="001C3732" w:rsidRPr="006C1865">
          <w:rPr>
            <w:rStyle w:val="ad"/>
          </w:rPr>
          <w:t>_</w:t>
        </w:r>
        <w:r w:rsidR="001C3732" w:rsidRPr="006C1865">
          <w:rPr>
            <w:rStyle w:val="ad"/>
            <w:lang w:val="en-US"/>
          </w:rPr>
          <w:t>DOC</w:t>
        </w:r>
        <w:r w:rsidR="001C3732" w:rsidRPr="006C1865">
          <w:rPr>
            <w:rStyle w:val="ad"/>
          </w:rPr>
          <w:t>_</w:t>
        </w:r>
        <w:r w:rsidR="001C3732" w:rsidRPr="006C1865">
          <w:rPr>
            <w:rStyle w:val="ad"/>
            <w:lang w:val="en-US"/>
          </w:rPr>
          <w:t>D</w:t>
        </w:r>
        <w:r w:rsidR="001C3732" w:rsidRPr="006C1865">
          <w:rPr>
            <w:rStyle w:val="ad"/>
          </w:rPr>
          <w:t>_022_</w:t>
        </w:r>
        <w:r w:rsidR="001C3732" w:rsidRPr="006C1865">
          <w:rPr>
            <w:rStyle w:val="ad"/>
            <w:lang w:val="en-US"/>
          </w:rPr>
          <w:t>SPS</w:t>
        </w:r>
        <w:r w:rsidR="001C3732" w:rsidRPr="006C1865">
          <w:rPr>
            <w:rStyle w:val="ad"/>
          </w:rPr>
          <w:t xml:space="preserve"> в SVAP ФБ</w:t>
        </w:r>
        <w:r w:rsidR="001C3732">
          <w:rPr>
            <w:webHidden/>
          </w:rPr>
          <w:tab/>
        </w:r>
        <w:r w:rsidR="001C3732">
          <w:rPr>
            <w:webHidden/>
          </w:rPr>
          <w:fldChar w:fldCharType="begin"/>
        </w:r>
        <w:r w:rsidR="001C3732">
          <w:rPr>
            <w:webHidden/>
          </w:rPr>
          <w:instrText xml:space="preserve"> PAGEREF _Toc226625643 \h </w:instrText>
        </w:r>
        <w:r w:rsidR="001C3732">
          <w:rPr>
            <w:webHidden/>
          </w:rPr>
        </w:r>
        <w:r w:rsidR="001C3732">
          <w:rPr>
            <w:webHidden/>
          </w:rPr>
          <w:fldChar w:fldCharType="separate"/>
        </w:r>
        <w:r w:rsidR="001C3732">
          <w:rPr>
            <w:webHidden/>
          </w:rPr>
          <w:t>175</w:t>
        </w:r>
        <w:r w:rsidR="001C3732">
          <w:rPr>
            <w:webHidden/>
          </w:rPr>
          <w:fldChar w:fldCharType="end"/>
        </w:r>
      </w:hyperlink>
    </w:p>
    <w:p w14:paraId="042393A3" w14:textId="77777777" w:rsidR="001C3732" w:rsidRDefault="00916533">
      <w:pPr>
        <w:pStyle w:val="afff3"/>
        <w:rPr>
          <w:rFonts w:asciiTheme="minorHAnsi" w:eastAsiaTheme="minorEastAsia" w:hAnsiTheme="minorHAnsi" w:cstheme="minorBidi"/>
          <w:sz w:val="22"/>
          <w:szCs w:val="22"/>
        </w:rPr>
      </w:pPr>
      <w:hyperlink w:anchor="_Toc226625644" w:history="1">
        <w:r w:rsidR="001C3732" w:rsidRPr="006C1865">
          <w:rPr>
            <w:rStyle w:val="ad"/>
          </w:rPr>
          <w:t>Таблица </w:t>
        </w:r>
        <w:r w:rsidR="001C3732">
          <w:rPr>
            <w:rFonts w:asciiTheme="minorHAnsi" w:eastAsiaTheme="minorEastAsia" w:hAnsiTheme="minorHAnsi" w:cstheme="minorBidi"/>
            <w:sz w:val="22"/>
            <w:szCs w:val="22"/>
          </w:rPr>
          <w:tab/>
        </w:r>
        <w:r w:rsidR="001C3732" w:rsidRPr="006C1865">
          <w:rPr>
            <w:rStyle w:val="ad"/>
          </w:rPr>
          <w:t xml:space="preserve">45 – Перечень атрибутов, соответствующих типу документа «Заявление на проведение операций с иностранной валютой» </w:t>
        </w:r>
        <w:r w:rsidR="001C3732" w:rsidRPr="006C1865">
          <w:rPr>
            <w:rStyle w:val="ad"/>
            <w:lang w:val="en-US"/>
          </w:rPr>
          <w:t>BRA</w:t>
        </w:r>
        <w:r w:rsidR="001C3732" w:rsidRPr="006C1865">
          <w:rPr>
            <w:rStyle w:val="ad"/>
          </w:rPr>
          <w:t>_</w:t>
        </w:r>
        <w:r w:rsidR="001C3732" w:rsidRPr="006C1865">
          <w:rPr>
            <w:rStyle w:val="ad"/>
            <w:lang w:val="en-US"/>
          </w:rPr>
          <w:t>DOC</w:t>
        </w:r>
        <w:r w:rsidR="001C3732" w:rsidRPr="006C1865">
          <w:rPr>
            <w:rStyle w:val="ad"/>
          </w:rPr>
          <w:t>_</w:t>
        </w:r>
        <w:r w:rsidR="001C3732" w:rsidRPr="006C1865">
          <w:rPr>
            <w:rStyle w:val="ad"/>
            <w:lang w:val="en-US"/>
          </w:rPr>
          <w:t>D</w:t>
        </w:r>
        <w:r w:rsidR="001C3732" w:rsidRPr="006C1865">
          <w:rPr>
            <w:rStyle w:val="ad"/>
          </w:rPr>
          <w:t>_039_</w:t>
        </w:r>
        <w:r w:rsidR="001C3732" w:rsidRPr="006C1865">
          <w:rPr>
            <w:rStyle w:val="ad"/>
            <w:lang w:val="en-US"/>
          </w:rPr>
          <w:t>SPS</w:t>
        </w:r>
        <w:r w:rsidR="001C3732" w:rsidRPr="006C1865">
          <w:rPr>
            <w:rStyle w:val="ad"/>
          </w:rPr>
          <w:t xml:space="preserve"> в SVAP ФБ</w:t>
        </w:r>
        <w:r w:rsidR="001C3732">
          <w:rPr>
            <w:webHidden/>
          </w:rPr>
          <w:tab/>
        </w:r>
        <w:r w:rsidR="001C3732">
          <w:rPr>
            <w:webHidden/>
          </w:rPr>
          <w:fldChar w:fldCharType="begin"/>
        </w:r>
        <w:r w:rsidR="001C3732">
          <w:rPr>
            <w:webHidden/>
          </w:rPr>
          <w:instrText xml:space="preserve"> PAGEREF _Toc226625644 \h </w:instrText>
        </w:r>
        <w:r w:rsidR="001C3732">
          <w:rPr>
            <w:webHidden/>
          </w:rPr>
        </w:r>
        <w:r w:rsidR="001C3732">
          <w:rPr>
            <w:webHidden/>
          </w:rPr>
          <w:fldChar w:fldCharType="separate"/>
        </w:r>
        <w:r w:rsidR="001C3732">
          <w:rPr>
            <w:webHidden/>
          </w:rPr>
          <w:t>178</w:t>
        </w:r>
        <w:r w:rsidR="001C3732">
          <w:rPr>
            <w:webHidden/>
          </w:rPr>
          <w:fldChar w:fldCharType="end"/>
        </w:r>
      </w:hyperlink>
    </w:p>
    <w:p w14:paraId="7174CEF4" w14:textId="6196FC6E" w:rsidR="00873EA9" w:rsidRPr="005C6BDA" w:rsidRDefault="007E6F58" w:rsidP="001410C4">
      <w:pPr>
        <w:pStyle w:val="afff3"/>
      </w:pPr>
      <w:r w:rsidRPr="005C6BDA">
        <w:fldChar w:fldCharType="end"/>
      </w:r>
    </w:p>
    <w:p w14:paraId="293461AD" w14:textId="06AEF6C3" w:rsidR="002C23DF" w:rsidRPr="005C6BDA" w:rsidRDefault="002C23DF" w:rsidP="00EC5D5C">
      <w:pPr>
        <w:pStyle w:val="GOSTReg"/>
      </w:pPr>
      <w:bookmarkStart w:id="9" w:name="_Toc532296331"/>
      <w:bookmarkStart w:id="10" w:name="_Toc121319580"/>
      <w:bookmarkStart w:id="11" w:name="_Toc226625528"/>
      <w:r w:rsidRPr="005C6BDA">
        <w:lastRenderedPageBreak/>
        <w:t>Перечень рисунков</w:t>
      </w:r>
      <w:bookmarkEnd w:id="9"/>
      <w:bookmarkEnd w:id="10"/>
      <w:bookmarkEnd w:id="11"/>
    </w:p>
    <w:p w14:paraId="5E281DC7" w14:textId="7EA9BAE5" w:rsidR="002C23DF" w:rsidRPr="00B9499D" w:rsidRDefault="00A45C57" w:rsidP="001A5048">
      <w:pPr>
        <w:pStyle w:val="GOSTNormal"/>
      </w:pPr>
      <w:r>
        <w:t>В рамках данного документа рисунки не приводятся.</w:t>
      </w:r>
    </w:p>
    <w:p w14:paraId="718F339B" w14:textId="77777777" w:rsidR="002C23DF" w:rsidRPr="00B9499D" w:rsidRDefault="002C23DF" w:rsidP="00EC5D5C">
      <w:pPr>
        <w:pStyle w:val="GOSTReg"/>
      </w:pPr>
      <w:bookmarkStart w:id="12" w:name="_Toc532296332"/>
      <w:bookmarkStart w:id="13" w:name="_Toc121319581"/>
      <w:bookmarkStart w:id="14" w:name="_Toc226625529"/>
      <w:r w:rsidRPr="00B9499D">
        <w:lastRenderedPageBreak/>
        <w:t>Перечень терминов и сокращений</w:t>
      </w:r>
      <w:bookmarkEnd w:id="12"/>
      <w:bookmarkEnd w:id="13"/>
      <w:bookmarkEnd w:id="14"/>
    </w:p>
    <w:p w14:paraId="1DBBC0FD" w14:textId="0BAED456" w:rsidR="00233FA6" w:rsidRPr="000F44A2" w:rsidRDefault="00233FA6" w:rsidP="00EC5D5C">
      <w:pPr>
        <w:pStyle w:val="GOSTNormal"/>
      </w:pPr>
      <w:r w:rsidRPr="00B9499D">
        <w:t>Термины и сокращения, используемые в документе, приведены в</w:t>
      </w:r>
      <w:r w:rsidR="005B7D78">
        <w:t xml:space="preserve"> таблице </w:t>
      </w:r>
      <w:r w:rsidR="005B7D78">
        <w:fldChar w:fldCharType="begin"/>
      </w:r>
      <w:r w:rsidR="005B7D78">
        <w:instrText xml:space="preserve"> REF _Ref195541167 \h </w:instrText>
      </w:r>
      <w:r w:rsidR="005B7D78">
        <w:fldChar w:fldCharType="separate"/>
      </w:r>
      <w:r w:rsidR="001C3732">
        <w:rPr>
          <w:noProof/>
        </w:rPr>
        <w:t>1</w:t>
      </w:r>
      <w:r w:rsidR="005B7D78">
        <w:fldChar w:fldCharType="end"/>
      </w:r>
      <w:r w:rsidR="000F44A2">
        <w:t>.</w:t>
      </w:r>
    </w:p>
    <w:p w14:paraId="5473C6D5" w14:textId="405BDBEC" w:rsidR="005B7D78" w:rsidRDefault="000A24E5" w:rsidP="005B7D78">
      <w:pPr>
        <w:pStyle w:val="GOSTNameTable"/>
      </w:pPr>
      <w:r>
        <w:rPr>
          <w:noProof/>
        </w:rPr>
        <w:fldChar w:fldCharType="begin"/>
      </w:r>
      <w:r>
        <w:rPr>
          <w:noProof/>
        </w:rPr>
        <w:instrText xml:space="preserve"> SEQ Таблица \* ARABIC </w:instrText>
      </w:r>
      <w:r>
        <w:rPr>
          <w:noProof/>
        </w:rPr>
        <w:fldChar w:fldCharType="separate"/>
      </w:r>
      <w:bookmarkStart w:id="15" w:name="_Ref195541167"/>
      <w:bookmarkStart w:id="16" w:name="_Toc226625600"/>
      <w:r w:rsidR="001C3732">
        <w:rPr>
          <w:noProof/>
        </w:rPr>
        <w:t>1</w:t>
      </w:r>
      <w:bookmarkEnd w:id="15"/>
      <w:r>
        <w:rPr>
          <w:noProof/>
        </w:rPr>
        <w:fldChar w:fldCharType="end"/>
      </w:r>
      <w:r w:rsidR="005B7D78">
        <w:t xml:space="preserve"> </w:t>
      </w:r>
      <w:r w:rsidR="005B7D78" w:rsidRPr="00A57119">
        <w:rPr>
          <w:szCs w:val="22"/>
        </w:rPr>
        <w:t>–</w:t>
      </w:r>
      <w:r w:rsidR="005B7D78">
        <w:t xml:space="preserve"> </w:t>
      </w:r>
      <w:r w:rsidR="005B7D78" w:rsidRPr="00907EAA">
        <w:t>Список терминов и сокращений</w:t>
      </w:r>
      <w:bookmarkEnd w:id="16"/>
    </w:p>
    <w:tbl>
      <w:tblPr>
        <w:tblStyle w:val="GOSTTable"/>
        <w:tblW w:w="5000" w:type="pct"/>
        <w:tblLook w:val="07E0" w:firstRow="1" w:lastRow="1" w:firstColumn="1" w:lastColumn="1" w:noHBand="1" w:noVBand="1"/>
      </w:tblPr>
      <w:tblGrid>
        <w:gridCol w:w="2366"/>
        <w:gridCol w:w="7262"/>
      </w:tblGrid>
      <w:tr w:rsidR="00963774" w:rsidRPr="000F44A2" w14:paraId="1BCCEFF3" w14:textId="77777777" w:rsidTr="001410C4">
        <w:trPr>
          <w:cnfStyle w:val="100000000000" w:firstRow="1" w:lastRow="0" w:firstColumn="0" w:lastColumn="0" w:oddVBand="0" w:evenVBand="0" w:oddHBand="0" w:evenHBand="0" w:firstRowFirstColumn="0" w:firstRowLastColumn="0" w:lastRowFirstColumn="0" w:lastRowLastColumn="0"/>
          <w:trHeight w:val="836"/>
        </w:trPr>
        <w:tc>
          <w:tcPr>
            <w:tcW w:w="2263" w:type="dxa"/>
          </w:tcPr>
          <w:p w14:paraId="66B95448" w14:textId="77777777" w:rsidR="00963774" w:rsidRPr="00637DDB" w:rsidRDefault="00963774" w:rsidP="00637DDB">
            <w:pPr>
              <w:pStyle w:val="GOSTTableHead"/>
            </w:pPr>
            <w:bookmarkStart w:id="17" w:name="_Toc150758397"/>
            <w:bookmarkStart w:id="18" w:name="_Toc154485450"/>
            <w:bookmarkStart w:id="19" w:name="_Toc182196514"/>
            <w:bookmarkEnd w:id="7"/>
            <w:r w:rsidRPr="000F44A2">
              <w:t>Термин или определение</w:t>
            </w:r>
          </w:p>
        </w:tc>
        <w:tc>
          <w:tcPr>
            <w:tcW w:w="6946" w:type="dxa"/>
          </w:tcPr>
          <w:p w14:paraId="6EE329F1" w14:textId="77777777" w:rsidR="00963774" w:rsidRPr="00637DDB" w:rsidRDefault="00963774" w:rsidP="00637DDB">
            <w:pPr>
              <w:pStyle w:val="GOSTTableHead"/>
            </w:pPr>
            <w:r w:rsidRPr="000F44A2">
              <w:t>Описание</w:t>
            </w:r>
          </w:p>
        </w:tc>
      </w:tr>
      <w:tr w:rsidR="00713116" w:rsidRPr="000F44A2" w14:paraId="2D482E92" w14:textId="77777777" w:rsidTr="001410C4">
        <w:tc>
          <w:tcPr>
            <w:tcW w:w="2263" w:type="dxa"/>
          </w:tcPr>
          <w:p w14:paraId="5D20F146" w14:textId="5A0BFA9E" w:rsidR="00713116" w:rsidRPr="000F44A2" w:rsidRDefault="00713116" w:rsidP="001B0A49">
            <w:pPr>
              <w:pStyle w:val="GOSTTablenorm"/>
            </w:pPr>
            <w:r w:rsidRPr="00E95569">
              <w:t>Аналитические признаки, входящие в структуру номера счета</w:t>
            </w:r>
          </w:p>
        </w:tc>
        <w:tc>
          <w:tcPr>
            <w:tcW w:w="6946" w:type="dxa"/>
          </w:tcPr>
          <w:p w14:paraId="53D4FF04" w14:textId="723B3B10" w:rsidR="00713116" w:rsidRPr="000F44A2" w:rsidRDefault="004906C3" w:rsidP="001B0A49">
            <w:pPr>
              <w:pStyle w:val="GOSTTablenorm"/>
            </w:pPr>
            <w:r>
              <w:t xml:space="preserve">Группа </w:t>
            </w:r>
            <w:r w:rsidRPr="00E95569">
              <w:t>аналитически</w:t>
            </w:r>
            <w:r>
              <w:t>х</w:t>
            </w:r>
            <w:r w:rsidRPr="00E95569">
              <w:t xml:space="preserve"> признак</w:t>
            </w:r>
            <w:r>
              <w:t>ов</w:t>
            </w:r>
            <w:r w:rsidRPr="00E95569">
              <w:t>, включенны</w:t>
            </w:r>
            <w:r>
              <w:t>х</w:t>
            </w:r>
            <w:r w:rsidRPr="00E95569">
              <w:t xml:space="preserve"> в шаб</w:t>
            </w:r>
            <w:r>
              <w:t>лон счета согласно справочнику «Шаблоны счетов»</w:t>
            </w:r>
            <w:r w:rsidRPr="00E95569">
              <w:t xml:space="preserve"> в SVAP. В разрезе </w:t>
            </w:r>
            <w:r>
              <w:t xml:space="preserve">таких </w:t>
            </w:r>
            <w:r w:rsidRPr="00E95569">
              <w:t>аналитических признаков в SVAP осуществляется предварительное агрегирование данных</w:t>
            </w:r>
            <w:r>
              <w:t>,</w:t>
            </w:r>
            <w:r w:rsidRPr="00E95569">
              <w:t xml:space="preserve"> контроль доступного остатка средств, расчет балансов (оборотов и остатков по счетам).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счетам (по комбинации аналитических признаков) и по записям учета</w:t>
            </w:r>
            <w:r>
              <w:t>.</w:t>
            </w:r>
          </w:p>
        </w:tc>
      </w:tr>
      <w:tr w:rsidR="00C55A78" w:rsidRPr="000F44A2" w14:paraId="5009B55A" w14:textId="77777777" w:rsidTr="001410C4">
        <w:tc>
          <w:tcPr>
            <w:tcW w:w="2263" w:type="dxa"/>
          </w:tcPr>
          <w:p w14:paraId="219A877C" w14:textId="76BBB028" w:rsidR="00C55A78" w:rsidRPr="00E95569" w:rsidRDefault="00C55A78" w:rsidP="001B0A49">
            <w:pPr>
              <w:pStyle w:val="GOSTTablenorm"/>
            </w:pPr>
            <w:r w:rsidRPr="0014700E">
              <w:t>Аналитические признаки, участвующие в расчете балансов</w:t>
            </w:r>
          </w:p>
        </w:tc>
        <w:tc>
          <w:tcPr>
            <w:tcW w:w="6946" w:type="dxa"/>
          </w:tcPr>
          <w:p w14:paraId="404C73F8" w14:textId="407D670E" w:rsidR="00C55A78" w:rsidRDefault="00C55A78" w:rsidP="00C55A78">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Представляет собой объединение множеств </w:t>
            </w:r>
            <w:r w:rsidRPr="0014700E">
              <w:t>аналитически</w:t>
            </w:r>
            <w:r>
              <w:t>х</w:t>
            </w:r>
            <w:r w:rsidRPr="0014700E">
              <w:t xml:space="preserve"> признак</w:t>
            </w:r>
            <w:r>
              <w:t>ов</w:t>
            </w:r>
            <w:r w:rsidRPr="0014700E">
              <w:t xml:space="preserve">, </w:t>
            </w:r>
            <w:r w:rsidRPr="00E95569">
              <w:t>входящи</w:t>
            </w:r>
            <w:r>
              <w:t>х</w:t>
            </w:r>
            <w:r w:rsidRPr="00E95569">
              <w:t xml:space="preserve"> в структуру номера счета</w:t>
            </w:r>
            <w:r>
              <w:t>, и д</w:t>
            </w:r>
            <w:r w:rsidRPr="00E95569">
              <w:t>ополнительны</w:t>
            </w:r>
            <w:r>
              <w:t>х</w:t>
            </w:r>
            <w:r w:rsidRPr="00E95569">
              <w:t xml:space="preserve"> аналитически</w:t>
            </w:r>
            <w:r>
              <w:t>х</w:t>
            </w:r>
            <w:r w:rsidRPr="00E95569">
              <w:t xml:space="preserve"> признак</w:t>
            </w:r>
            <w:r>
              <w:t>ов</w:t>
            </w:r>
            <w:r w:rsidRPr="00E95569">
              <w:t>, не входящи</w:t>
            </w:r>
            <w:r>
              <w:t>х</w:t>
            </w:r>
            <w:r w:rsidRPr="00E95569">
              <w:t xml:space="preserve"> в структуру номера счета, которыми обогащается счет</w:t>
            </w:r>
          </w:p>
        </w:tc>
      </w:tr>
      <w:tr w:rsidR="00637DDB" w:rsidRPr="000F44A2" w14:paraId="32948EEF" w14:textId="77777777" w:rsidTr="001410C4">
        <w:tc>
          <w:tcPr>
            <w:tcW w:w="2263" w:type="dxa"/>
          </w:tcPr>
          <w:p w14:paraId="781162CE" w14:textId="5E6F342A" w:rsidR="00637DDB" w:rsidRPr="000F44A2" w:rsidRDefault="00637DDB" w:rsidP="001B0A49">
            <w:pPr>
              <w:pStyle w:val="GOSTTablenorm"/>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c>
          <w:tcPr>
            <w:tcW w:w="6946" w:type="dxa"/>
          </w:tcPr>
          <w:p w14:paraId="4E086196" w14:textId="5B3509EF" w:rsidR="00637DDB" w:rsidRPr="000F44A2" w:rsidRDefault="005E3422" w:rsidP="005E3422">
            <w:pPr>
              <w:pStyle w:val="GOSTTablenorm"/>
            </w:pPr>
            <w:r>
              <w:t>Группа аналитических признаков, не имеющих «Признак</w:t>
            </w:r>
            <w:r w:rsidR="00DC4414">
              <w:t>а</w:t>
            </w:r>
            <w:r>
              <w:t xml:space="preserve"> использования при расчете балансов» в справочнике «Аналитические признаки» в </w:t>
            </w:r>
            <w:r>
              <w:rPr>
                <w:lang w:val="en-US"/>
              </w:rPr>
              <w:t>SVAP</w:t>
            </w:r>
            <w:r>
              <w:t xml:space="preserve">, В разрезе таких аналитических признаков в </w:t>
            </w:r>
            <w:r>
              <w:rPr>
                <w:lang w:val="en-US"/>
              </w:rPr>
              <w:t>SVAP</w:t>
            </w:r>
            <w:r w:rsidR="00637DDB" w:rsidRPr="00637DDB">
              <w:t xml:space="preserve"> </w:t>
            </w:r>
            <w:r>
              <w:t>не</w:t>
            </w:r>
            <w:r w:rsidR="00637DDB" w:rsidRPr="00637DDB">
              <w:t xml:space="preserve"> осуществляет</w:t>
            </w:r>
            <w:r>
              <w:t>ся</w:t>
            </w:r>
            <w:r w:rsidR="00637DDB" w:rsidRPr="00637DDB">
              <w:t xml:space="preserve"> предварительное агрегирование данных</w:t>
            </w:r>
            <w:r>
              <w:t xml:space="preserve">, </w:t>
            </w:r>
            <w:r w:rsidRPr="00E95569">
              <w:t>расчет балансов (оборотов и остатков по счетам)</w:t>
            </w:r>
            <w:r>
              <w:t>,</w:t>
            </w:r>
            <w:r w:rsidR="00637DDB" w:rsidRPr="00637DDB">
              <w:t xml:space="preserve"> </w:t>
            </w:r>
            <w:r w:rsidRPr="00E95569">
              <w:t>контроль доступного остатка средств</w:t>
            </w:r>
            <w:r>
              <w:t>. Они</w:t>
            </w:r>
            <w:r w:rsidR="00637DDB" w:rsidRPr="00637DDB">
              <w:t xml:space="preserve"> не могут быть включены в </w:t>
            </w:r>
            <w:r>
              <w:t>шаблон</w:t>
            </w:r>
            <w:r w:rsidR="00637DDB" w:rsidRPr="00637DDB">
              <w:t xml:space="preserve"> номера счета.</w:t>
            </w:r>
            <w:r w:rsidR="00637DDB">
              <w:t xml:space="preserve"> </w:t>
            </w:r>
            <w:r w:rsidRPr="00E95569">
              <w:t xml:space="preserve">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при отборе по записям учета</w:t>
            </w:r>
          </w:p>
        </w:tc>
      </w:tr>
      <w:tr w:rsidR="00504278" w:rsidRPr="000F44A2" w14:paraId="7BA1A09C" w14:textId="77777777" w:rsidTr="001410C4">
        <w:tc>
          <w:tcPr>
            <w:tcW w:w="2263" w:type="dxa"/>
          </w:tcPr>
          <w:p w14:paraId="170ACA54" w14:textId="729F8913" w:rsidR="00504278" w:rsidRPr="00637DDB" w:rsidRDefault="00504278" w:rsidP="001B0A49">
            <w:pPr>
              <w:pStyle w:val="GOSTTablenorm"/>
            </w:pPr>
            <w:r w:rsidRPr="00DA53AC">
              <w:t>Аналитические признаки, зарегистрированные в SVAP</w:t>
            </w:r>
          </w:p>
        </w:tc>
        <w:tc>
          <w:tcPr>
            <w:tcW w:w="6946" w:type="dxa"/>
          </w:tcPr>
          <w:p w14:paraId="187D47A4" w14:textId="77777777" w:rsidR="00504278" w:rsidRDefault="00504278" w:rsidP="00504278">
            <w:pPr>
              <w:pStyle w:val="GOSTTablenorm"/>
            </w:pPr>
            <w:r>
              <w:t xml:space="preserve">Все аналитические признаки, настроенные в справочнике «Аналитические признаки» в </w:t>
            </w:r>
            <w:r>
              <w:rPr>
                <w:lang w:val="en-US"/>
              </w:rPr>
              <w:t>SVAP</w:t>
            </w:r>
            <w:r>
              <w:t>. Включают следующие группы аналитических признаков:</w:t>
            </w:r>
          </w:p>
          <w:p w14:paraId="32F36FAF" w14:textId="77777777" w:rsidR="00504278" w:rsidRDefault="00504278" w:rsidP="00504278">
            <w:pPr>
              <w:pStyle w:val="GOSTTableListMark1"/>
            </w:pPr>
            <w:r w:rsidRPr="00E95569">
              <w:t>Аналитические признаки, входящие в структуру номера счета</w:t>
            </w:r>
            <w:r>
              <w:t>;</w:t>
            </w:r>
          </w:p>
          <w:p w14:paraId="3E690B38" w14:textId="77777777" w:rsidR="00504278" w:rsidRDefault="00504278" w:rsidP="00504278">
            <w:pPr>
              <w:pStyle w:val="GOSTTableListMark1"/>
            </w:pPr>
            <w:r w:rsidRPr="00E95569">
              <w:t>Дополнительные аналитические признаки, не входящие в структуру номера счета, которыми обогащается счет</w:t>
            </w:r>
            <w:r>
              <w:t>;</w:t>
            </w:r>
          </w:p>
          <w:p w14:paraId="1400BEBA" w14:textId="268B2D87" w:rsidR="00504278" w:rsidRPr="00504278" w:rsidRDefault="00504278" w:rsidP="00504278">
            <w:pPr>
              <w:pStyle w:val="GOSTTableListMark1"/>
            </w:pPr>
            <w:r w:rsidRPr="00637DDB">
              <w:t>Аналитические признаки</w:t>
            </w:r>
            <w:r>
              <w:t>,</w:t>
            </w:r>
            <w:r w:rsidRPr="00637DDB">
              <w:t xml:space="preserve"> не участвующие в расчете балансов (свойства</w:t>
            </w:r>
            <w:r>
              <w:t xml:space="preserve"> записи учета</w:t>
            </w:r>
            <w:r w:rsidRPr="00637DDB">
              <w:t>)</w:t>
            </w:r>
          </w:p>
        </w:tc>
      </w:tr>
      <w:tr w:rsidR="001B0A49" w:rsidRPr="003379FC" w14:paraId="160916AF" w14:textId="77777777" w:rsidTr="001410C4">
        <w:tc>
          <w:tcPr>
            <w:tcW w:w="2263" w:type="dxa"/>
          </w:tcPr>
          <w:p w14:paraId="4749E41B" w14:textId="77777777" w:rsidR="001B0A49" w:rsidRPr="000F44A2" w:rsidRDefault="001B0A49" w:rsidP="001B0A49">
            <w:pPr>
              <w:pStyle w:val="GOSTTablenorm"/>
            </w:pPr>
            <w:r>
              <w:t>ГИИС «Электронный бюджет»</w:t>
            </w:r>
          </w:p>
        </w:tc>
        <w:tc>
          <w:tcPr>
            <w:tcW w:w="6946" w:type="dxa"/>
          </w:tcPr>
          <w:p w14:paraId="78C0C316" w14:textId="77777777" w:rsidR="001B0A49" w:rsidRPr="000F44A2" w:rsidRDefault="001B0A49" w:rsidP="001B0A49">
            <w:pPr>
              <w:pStyle w:val="GOSTTablenorm"/>
            </w:pPr>
            <w:r>
              <w:t>Государственная интегрированная информационная система «Электронный бюджет»</w:t>
            </w:r>
          </w:p>
        </w:tc>
      </w:tr>
      <w:tr w:rsidR="004906C3" w:rsidRPr="003379FC" w14:paraId="514D00C7" w14:textId="77777777" w:rsidTr="001410C4">
        <w:tc>
          <w:tcPr>
            <w:tcW w:w="2263" w:type="dxa"/>
          </w:tcPr>
          <w:p w14:paraId="5E2E96D2" w14:textId="75E7C355" w:rsidR="004906C3" w:rsidRDefault="004906C3" w:rsidP="001B0A49">
            <w:pPr>
              <w:pStyle w:val="GOSTTablenorm"/>
            </w:pPr>
            <w:r w:rsidRPr="00E95569">
              <w:t>Дополнительные аналитические признаки, не входящие в структуру номера счета, которыми обогащается счет</w:t>
            </w:r>
          </w:p>
        </w:tc>
        <w:tc>
          <w:tcPr>
            <w:tcW w:w="6946" w:type="dxa"/>
          </w:tcPr>
          <w:p w14:paraId="3C5CDB11" w14:textId="0C334A53" w:rsidR="004906C3" w:rsidRDefault="004906C3" w:rsidP="004906C3">
            <w:pPr>
              <w:pStyle w:val="GOSTTablenorm"/>
            </w:pPr>
            <w:r>
              <w:t xml:space="preserve">Группа аналитических признаков, имеющих «Признак использования при расчете балансов» в справочнике «Аналитические признаки» в </w:t>
            </w:r>
            <w:r>
              <w:rPr>
                <w:lang w:val="en-US"/>
              </w:rPr>
              <w:t>SVAP</w:t>
            </w:r>
            <w:r>
              <w:t xml:space="preserve">, но не </w:t>
            </w:r>
            <w:r w:rsidRPr="00E95569">
              <w:t>включенны</w:t>
            </w:r>
            <w:r>
              <w:t>х</w:t>
            </w:r>
            <w:r w:rsidRPr="00E95569">
              <w:t xml:space="preserve"> в шаблон счета согла</w:t>
            </w:r>
            <w:r>
              <w:t>сно справочнику «Шаблоны счетов»</w:t>
            </w:r>
            <w:r w:rsidRPr="00E95569">
              <w:t xml:space="preserve"> в SVAP</w:t>
            </w:r>
            <w:r>
              <w:t xml:space="preserve">. </w:t>
            </w:r>
            <w:r w:rsidRPr="00E95569">
              <w:t xml:space="preserve">В разрезе </w:t>
            </w:r>
            <w:r>
              <w:t xml:space="preserve">таких </w:t>
            </w:r>
            <w:r w:rsidRPr="00E95569">
              <w:t xml:space="preserve">аналитических признаков осуществляется </w:t>
            </w:r>
            <w:r>
              <w:t xml:space="preserve">предварительное агрегирование данных, </w:t>
            </w:r>
            <w:r w:rsidRPr="00E95569">
              <w:t>расчет балансов (оборотов и остатков по счетам)</w:t>
            </w:r>
            <w:r>
              <w:t xml:space="preserve">, в контроле доступного остатка </w:t>
            </w:r>
            <w:r w:rsidR="00C55A78">
              <w:t xml:space="preserve">средств </w:t>
            </w:r>
            <w:r>
              <w:t>не участвуют</w:t>
            </w:r>
            <w:r w:rsidRPr="00E95569">
              <w:t xml:space="preserve">. Аналитические признаки этой группы могут задаваться в качестве параметров отбора и параметров отображения данных </w:t>
            </w:r>
            <w:r>
              <w:t xml:space="preserve">в запросах на сбор учетных данных </w:t>
            </w:r>
            <w:r w:rsidRPr="00E95569">
              <w:t xml:space="preserve">при </w:t>
            </w:r>
            <w:r w:rsidRPr="00E95569">
              <w:lastRenderedPageBreak/>
              <w:t>отборе по счетам (по комбинации аналитических признаков) и по записям учета</w:t>
            </w:r>
          </w:p>
        </w:tc>
      </w:tr>
      <w:tr w:rsidR="00BB590B" w:rsidRPr="003379FC" w14:paraId="6DFCB6D9" w14:textId="77777777" w:rsidTr="001410C4">
        <w:tc>
          <w:tcPr>
            <w:tcW w:w="2263" w:type="dxa"/>
          </w:tcPr>
          <w:p w14:paraId="6ECBA06A" w14:textId="24B67C7B" w:rsidR="00BB590B" w:rsidRPr="00E95569" w:rsidRDefault="00BB590B" w:rsidP="001B0A49">
            <w:pPr>
              <w:pStyle w:val="GOSTTablenorm"/>
            </w:pPr>
            <w:r>
              <w:lastRenderedPageBreak/>
              <w:t>Запрос на сбор учетных данных</w:t>
            </w:r>
          </w:p>
        </w:tc>
        <w:tc>
          <w:tcPr>
            <w:tcW w:w="6946" w:type="dxa"/>
          </w:tcPr>
          <w:p w14:paraId="14D5ED49" w14:textId="3E0F86D2" w:rsidR="00BB590B" w:rsidRDefault="00BB590B" w:rsidP="004906C3">
            <w:pPr>
              <w:pStyle w:val="GOSTTablenorm"/>
            </w:pPr>
            <w:r>
              <w:t>З</w:t>
            </w:r>
            <w:r w:rsidRPr="00842B93">
              <w:t xml:space="preserve">апросы, используемые для получения информации </w:t>
            </w:r>
            <w:r>
              <w:t xml:space="preserve">об отраженных в учете операциях, </w:t>
            </w:r>
            <w:r w:rsidRPr="00842B93">
              <w:t>о</w:t>
            </w:r>
            <w:r>
              <w:t>б</w:t>
            </w:r>
            <w:r w:rsidRPr="00842B93">
              <w:t xml:space="preserve"> остатках на начало отчетного периода, оборотах за отчетный период и остатках на конец отчетного периода по счетам учета</w:t>
            </w:r>
            <w:r>
              <w:t xml:space="preserve"> </w:t>
            </w:r>
            <w:r w:rsidRPr="00842B93">
              <w:t xml:space="preserve">или по комбинациям аналитических признаков, зарегистрированных в SVAP, </w:t>
            </w:r>
            <w:r>
              <w:t xml:space="preserve">в т.ч. </w:t>
            </w:r>
            <w:r w:rsidRPr="00842B93">
              <w:t xml:space="preserve">в разрезе корреспонденции счетов </w:t>
            </w:r>
            <w:r>
              <w:t>и/</w:t>
            </w:r>
            <w:r w:rsidRPr="00842B93">
              <w:t>или реквизитов первичных документов</w:t>
            </w:r>
          </w:p>
        </w:tc>
      </w:tr>
      <w:tr w:rsidR="00B771A7" w:rsidRPr="000F44A2" w14:paraId="1C595EBE" w14:textId="77777777" w:rsidTr="001410C4">
        <w:tc>
          <w:tcPr>
            <w:tcW w:w="2263" w:type="dxa"/>
          </w:tcPr>
          <w:p w14:paraId="43074435" w14:textId="77777777" w:rsidR="00B771A7" w:rsidRPr="000F44A2" w:rsidRDefault="00B771A7" w:rsidP="00B771A7">
            <w:pPr>
              <w:pStyle w:val="GOSTTablenorm"/>
            </w:pPr>
            <w:r w:rsidRPr="000F44A2">
              <w:t>ЛС</w:t>
            </w:r>
            <w:r>
              <w:t>, л/с</w:t>
            </w:r>
          </w:p>
        </w:tc>
        <w:tc>
          <w:tcPr>
            <w:tcW w:w="6946" w:type="dxa"/>
          </w:tcPr>
          <w:p w14:paraId="397D70B3" w14:textId="77777777" w:rsidR="00B771A7" w:rsidRPr="000F44A2" w:rsidRDefault="00B771A7" w:rsidP="00B771A7">
            <w:pPr>
              <w:pStyle w:val="GOSTTablenorm"/>
            </w:pPr>
            <w:r w:rsidRPr="000F44A2">
              <w:t>Лицевой счет</w:t>
            </w:r>
          </w:p>
        </w:tc>
      </w:tr>
      <w:tr w:rsidR="00FB74CA" w:rsidRPr="000F44A2" w14:paraId="6347D7F3" w14:textId="77777777" w:rsidTr="001410C4">
        <w:tc>
          <w:tcPr>
            <w:tcW w:w="2263" w:type="dxa"/>
          </w:tcPr>
          <w:p w14:paraId="25843E20" w14:textId="6F5C3929" w:rsidR="00FB74CA" w:rsidRPr="000F44A2" w:rsidRDefault="00FB74CA" w:rsidP="00B771A7">
            <w:pPr>
              <w:pStyle w:val="GOSTTablenorm"/>
            </w:pPr>
            <w:r>
              <w:t>НПС</w:t>
            </w:r>
          </w:p>
        </w:tc>
        <w:tc>
          <w:tcPr>
            <w:tcW w:w="6946" w:type="dxa"/>
          </w:tcPr>
          <w:p w14:paraId="5D500E77" w14:textId="720C8057" w:rsidR="00FB74CA" w:rsidRPr="000F44A2" w:rsidRDefault="00FB74CA" w:rsidP="00B771A7">
            <w:pPr>
              <w:pStyle w:val="GOSTTablenorm"/>
            </w:pPr>
            <w:r>
              <w:t>Новый план счетов</w:t>
            </w:r>
          </w:p>
        </w:tc>
      </w:tr>
      <w:tr w:rsidR="00B771A7" w:rsidRPr="000F44A2" w14:paraId="5A520B89" w14:textId="77777777" w:rsidTr="001410C4">
        <w:tc>
          <w:tcPr>
            <w:tcW w:w="2263" w:type="dxa"/>
          </w:tcPr>
          <w:p w14:paraId="39769899" w14:textId="53E84126" w:rsidR="00B771A7" w:rsidRPr="00FC090F" w:rsidRDefault="00B771A7" w:rsidP="00B771A7">
            <w:pPr>
              <w:pStyle w:val="GOSTTablenorm"/>
            </w:pPr>
            <w:r w:rsidRPr="00FC090F">
              <w:t>ПУД ЭБ</w:t>
            </w:r>
          </w:p>
        </w:tc>
        <w:tc>
          <w:tcPr>
            <w:tcW w:w="6946" w:type="dxa"/>
          </w:tcPr>
          <w:p w14:paraId="15C8FB01" w14:textId="36C04339" w:rsidR="00B771A7" w:rsidRPr="00FC090F" w:rsidRDefault="00B771A7" w:rsidP="00B771A7">
            <w:pPr>
              <w:pStyle w:val="GOSTTablenorm"/>
            </w:pPr>
            <w:r w:rsidRPr="00FC090F">
              <w:t xml:space="preserve">Подсистема управления доходами ГИИС «Электронный бюджет» </w:t>
            </w:r>
          </w:p>
        </w:tc>
      </w:tr>
      <w:tr w:rsidR="00B771A7" w:rsidRPr="000F44A2" w14:paraId="766C8F3B" w14:textId="77777777" w:rsidTr="001410C4">
        <w:tc>
          <w:tcPr>
            <w:tcW w:w="2263" w:type="dxa"/>
          </w:tcPr>
          <w:p w14:paraId="656CF15F" w14:textId="77777777" w:rsidR="00B771A7" w:rsidRPr="000F44A2" w:rsidRDefault="00B771A7" w:rsidP="00B771A7">
            <w:pPr>
              <w:pStyle w:val="GOSTTablenorm"/>
            </w:pPr>
            <w:r w:rsidRPr="000F44A2">
              <w:t>ПУИО ЭБ</w:t>
            </w:r>
          </w:p>
        </w:tc>
        <w:tc>
          <w:tcPr>
            <w:tcW w:w="6946" w:type="dxa"/>
          </w:tcPr>
          <w:p w14:paraId="3EC7148F" w14:textId="5812D5C3" w:rsidR="00B771A7" w:rsidRPr="000F44A2" w:rsidRDefault="00B771A7" w:rsidP="00B771A7">
            <w:pPr>
              <w:pStyle w:val="GOSTTablenorm"/>
            </w:pPr>
            <w:r w:rsidRPr="000F44A2">
              <w:t>Подсистема учета и отчетности ГИИС «Электронный бюджет»</w:t>
            </w:r>
          </w:p>
        </w:tc>
      </w:tr>
      <w:tr w:rsidR="00787C4B" w:rsidRPr="000F44A2" w14:paraId="1442E888" w14:textId="77777777" w:rsidTr="001410C4">
        <w:tc>
          <w:tcPr>
            <w:tcW w:w="2263" w:type="dxa"/>
          </w:tcPr>
          <w:p w14:paraId="1C55DFBC" w14:textId="086C2D39" w:rsidR="00787C4B" w:rsidRPr="000F44A2" w:rsidRDefault="00787C4B" w:rsidP="00B771A7">
            <w:pPr>
              <w:pStyle w:val="GOSTTablenorm"/>
            </w:pPr>
            <w:r>
              <w:t>СКУ</w:t>
            </w:r>
          </w:p>
        </w:tc>
        <w:tc>
          <w:tcPr>
            <w:tcW w:w="6946" w:type="dxa"/>
          </w:tcPr>
          <w:p w14:paraId="2574FE0C" w14:textId="36AF2F0A" w:rsidR="00787C4B" w:rsidRPr="000F44A2" w:rsidRDefault="00787C4B" w:rsidP="00B771A7">
            <w:pPr>
              <w:pStyle w:val="GOSTTablenorm"/>
            </w:pPr>
            <w:r>
              <w:t>Счет казначейского учета</w:t>
            </w:r>
          </w:p>
        </w:tc>
      </w:tr>
      <w:tr w:rsidR="00B771A7" w:rsidRPr="000F44A2" w14:paraId="79E6D1D8" w14:textId="77777777" w:rsidTr="001410C4">
        <w:tc>
          <w:tcPr>
            <w:tcW w:w="2263" w:type="dxa"/>
          </w:tcPr>
          <w:p w14:paraId="6790A6D0" w14:textId="77777777" w:rsidR="00B771A7" w:rsidRPr="000F44A2" w:rsidRDefault="00B771A7" w:rsidP="00B771A7">
            <w:pPr>
              <w:pStyle w:val="GOSTTablenorm"/>
            </w:pPr>
            <w:r w:rsidRPr="000F44A2">
              <w:t>Тип запроса</w:t>
            </w:r>
          </w:p>
        </w:tc>
        <w:tc>
          <w:tcPr>
            <w:tcW w:w="6946" w:type="dxa"/>
          </w:tcPr>
          <w:p w14:paraId="335C604A" w14:textId="49791D72" w:rsidR="00B771A7" w:rsidRPr="000F44A2" w:rsidRDefault="00B771A7" w:rsidP="00B771A7">
            <w:pPr>
              <w:pStyle w:val="GOSTTablenorm"/>
            </w:pPr>
            <w:r w:rsidRPr="000F44A2">
              <w:t>Вид JSON-сообщения с определенным перечнем атрибутов (параметров), соответствующих его бизнес смыслу, поступающий в SVAP из ФП</w:t>
            </w:r>
            <w:r>
              <w:t xml:space="preserve"> ГИИС ЭБ</w:t>
            </w:r>
          </w:p>
        </w:tc>
      </w:tr>
      <w:tr w:rsidR="00B771A7" w:rsidRPr="000F44A2" w14:paraId="70B66A1F" w14:textId="77777777" w:rsidTr="001410C4">
        <w:tc>
          <w:tcPr>
            <w:tcW w:w="2263" w:type="dxa"/>
          </w:tcPr>
          <w:p w14:paraId="270D38F1" w14:textId="77777777" w:rsidR="00B771A7" w:rsidRPr="000F44A2" w:rsidRDefault="00B771A7" w:rsidP="00B771A7">
            <w:pPr>
              <w:pStyle w:val="GOSTTablenorm"/>
            </w:pPr>
            <w:r w:rsidRPr="000F44A2">
              <w:t>ТОФК</w:t>
            </w:r>
          </w:p>
        </w:tc>
        <w:tc>
          <w:tcPr>
            <w:tcW w:w="6946" w:type="dxa"/>
          </w:tcPr>
          <w:p w14:paraId="414E3790" w14:textId="77777777" w:rsidR="00B771A7" w:rsidRPr="000F44A2" w:rsidRDefault="00B771A7" w:rsidP="00B771A7">
            <w:pPr>
              <w:pStyle w:val="GOSTTablenorm"/>
            </w:pPr>
            <w:r w:rsidRPr="000F44A2">
              <w:t>Территориальный орган Федерального казначейства. К территориальным органам Федерального казначейства относятся – Межрегиональное операционное управление Федерального казначейства, Межрегиональное бухгалтерское управление Федерального казначейства, Межрегиональное контрольно-ревизионное управление Федерального казначейства, Межрегиональное управление Федерального казначейства в сфере управления ликвидностью, управления Федерального казначейства по субъектам Российской Федерации</w:t>
            </w:r>
          </w:p>
        </w:tc>
      </w:tr>
      <w:tr w:rsidR="00FB74CA" w:rsidRPr="000F44A2" w14:paraId="78EDF639" w14:textId="77777777" w:rsidTr="001410C4">
        <w:tc>
          <w:tcPr>
            <w:tcW w:w="2263" w:type="dxa"/>
          </w:tcPr>
          <w:p w14:paraId="3AE1AD36" w14:textId="2AD5E38A" w:rsidR="00FB74CA" w:rsidRPr="000F44A2" w:rsidRDefault="00FB74CA" w:rsidP="00B771A7">
            <w:pPr>
              <w:pStyle w:val="GOSTTablenorm"/>
            </w:pPr>
            <w:r>
              <w:t>ФБ</w:t>
            </w:r>
          </w:p>
        </w:tc>
        <w:tc>
          <w:tcPr>
            <w:tcW w:w="6946" w:type="dxa"/>
          </w:tcPr>
          <w:p w14:paraId="7EBECDE6" w14:textId="3D4EFA2F" w:rsidR="00FB74CA" w:rsidRPr="000F44A2" w:rsidRDefault="00FB74CA" w:rsidP="00B771A7">
            <w:pPr>
              <w:pStyle w:val="GOSTTablenorm"/>
            </w:pPr>
            <w:r>
              <w:t>Федеральный бюджет</w:t>
            </w:r>
          </w:p>
        </w:tc>
      </w:tr>
      <w:tr w:rsidR="00B771A7" w:rsidRPr="000F44A2" w14:paraId="35EBB3DF" w14:textId="77777777" w:rsidTr="001410C4">
        <w:tc>
          <w:tcPr>
            <w:tcW w:w="2263" w:type="dxa"/>
          </w:tcPr>
          <w:p w14:paraId="21122D29" w14:textId="77777777" w:rsidR="00B771A7" w:rsidRPr="000F44A2" w:rsidRDefault="00B771A7" w:rsidP="00B771A7">
            <w:pPr>
              <w:pStyle w:val="GOSTTablenorm"/>
            </w:pPr>
            <w:r w:rsidRPr="000F44A2">
              <w:t>ФК</w:t>
            </w:r>
          </w:p>
        </w:tc>
        <w:tc>
          <w:tcPr>
            <w:tcW w:w="6946" w:type="dxa"/>
          </w:tcPr>
          <w:p w14:paraId="515B4826" w14:textId="77777777" w:rsidR="00B771A7" w:rsidRPr="000F44A2" w:rsidRDefault="00B771A7" w:rsidP="00B771A7">
            <w:pPr>
              <w:pStyle w:val="GOSTTablenorm"/>
            </w:pPr>
            <w:r w:rsidRPr="000F44A2">
              <w:t>Федеральное казначейство</w:t>
            </w:r>
          </w:p>
        </w:tc>
      </w:tr>
      <w:tr w:rsidR="00B771A7" w:rsidRPr="000F44A2" w14:paraId="5F04966E" w14:textId="77777777" w:rsidTr="001410C4">
        <w:tc>
          <w:tcPr>
            <w:tcW w:w="2263" w:type="dxa"/>
          </w:tcPr>
          <w:p w14:paraId="2E60323A" w14:textId="0FF14809" w:rsidR="00B771A7" w:rsidRPr="000F44A2" w:rsidRDefault="00B771A7" w:rsidP="00B771A7">
            <w:pPr>
              <w:pStyle w:val="GOSTTablenorm"/>
            </w:pPr>
            <w:r w:rsidRPr="000F44A2">
              <w:t>ФП</w:t>
            </w:r>
            <w:r>
              <w:t xml:space="preserve"> ГИИС</w:t>
            </w:r>
            <w:r w:rsidRPr="000F44A2">
              <w:t xml:space="preserve"> ЭБ</w:t>
            </w:r>
          </w:p>
        </w:tc>
        <w:tc>
          <w:tcPr>
            <w:tcW w:w="6946" w:type="dxa"/>
          </w:tcPr>
          <w:p w14:paraId="3B73A819" w14:textId="77777777" w:rsidR="00B771A7" w:rsidRPr="000F44A2" w:rsidRDefault="00B771A7" w:rsidP="00B771A7">
            <w:pPr>
              <w:pStyle w:val="GOSTTablenorm"/>
            </w:pPr>
            <w:r w:rsidRPr="000F44A2">
              <w:t xml:space="preserve">Функциональная подсистема ГИИС «Электронный бюджет», взаимодействующая со SVAP </w:t>
            </w:r>
            <w:r>
              <w:t>(</w:t>
            </w:r>
            <w:r w:rsidRPr="000F44A2">
              <w:t>например, ПУР ЭБ и ПУИО ЭБ</w:t>
            </w:r>
            <w:r>
              <w:t>)</w:t>
            </w:r>
          </w:p>
        </w:tc>
      </w:tr>
      <w:tr w:rsidR="00B771A7" w:rsidRPr="000F44A2" w14:paraId="33C4E3D3" w14:textId="77777777" w:rsidTr="001410C4">
        <w:tc>
          <w:tcPr>
            <w:tcW w:w="2263" w:type="dxa"/>
          </w:tcPr>
          <w:p w14:paraId="4E0BE183" w14:textId="77777777" w:rsidR="00B771A7" w:rsidRPr="000F44A2" w:rsidRDefault="00B771A7" w:rsidP="00B771A7">
            <w:pPr>
              <w:pStyle w:val="GOSTTablenorm"/>
            </w:pPr>
            <w:r w:rsidRPr="000F44A2">
              <w:t>ЦС по учету</w:t>
            </w:r>
          </w:p>
        </w:tc>
        <w:tc>
          <w:tcPr>
            <w:tcW w:w="6946" w:type="dxa"/>
          </w:tcPr>
          <w:p w14:paraId="38D7397B" w14:textId="77777777" w:rsidR="00B771A7" w:rsidRPr="000F44A2" w:rsidRDefault="00B771A7" w:rsidP="00B771A7">
            <w:pPr>
              <w:pStyle w:val="GOSTTablenorm"/>
            </w:pPr>
            <w:r w:rsidRPr="000F44A2">
              <w:t>Центр специализации по ведению бухгалтерского учета – территориальный орган Федерального казначейства, определенный как центр специализации по выполнению функции ведения бухгалтерского учета и формирования бухгалтерской отчетности</w:t>
            </w:r>
          </w:p>
        </w:tc>
      </w:tr>
      <w:tr w:rsidR="00B771A7" w:rsidRPr="000F44A2" w14:paraId="114969AC" w14:textId="77777777" w:rsidTr="001410C4">
        <w:tc>
          <w:tcPr>
            <w:tcW w:w="2263" w:type="dxa"/>
          </w:tcPr>
          <w:p w14:paraId="2364DBB6" w14:textId="77777777" w:rsidR="00B771A7" w:rsidRPr="000F44A2" w:rsidRDefault="00B771A7" w:rsidP="00B771A7">
            <w:pPr>
              <w:pStyle w:val="GOSTTablenorm"/>
            </w:pPr>
            <w:r w:rsidRPr="000F44A2">
              <w:t>Этап обработки</w:t>
            </w:r>
          </w:p>
        </w:tc>
        <w:tc>
          <w:tcPr>
            <w:tcW w:w="6946" w:type="dxa"/>
          </w:tcPr>
          <w:p w14:paraId="6F4DA896" w14:textId="3F753086" w:rsidR="00B771A7" w:rsidRPr="000F44A2" w:rsidRDefault="00B771A7" w:rsidP="00B771A7">
            <w:pPr>
              <w:pStyle w:val="GOSTTablenorm"/>
            </w:pPr>
            <w:r>
              <w:t>Элемент процесса обработки/подбора записей учета по документу в SVAP. Документ в SVAP может быть обработан как в один этап, так и в несколько, в зависимости от бизнес-потребности для того или иного вида документа. При</w:t>
            </w:r>
            <w:r w:rsidDel="33249EA7">
              <w:t xml:space="preserve"> </w:t>
            </w:r>
            <w:r>
              <w:t xml:space="preserve">нескольких этапах обработки определенного типа документа, каждый этап обработки формирует по документу отдельно настраиваемые записи учета. Один этап может быть выполнен по одному документу только один раз, для повторного исполнения одного и того же этапа по документу требуется сначала выполнить его отмену, после чего заново повторить выполнение этапа. Таким образом, если по документу есть уже исполненный (не отмененный) этап обработки, то второй раз по одному документу этот этап </w:t>
            </w:r>
            <w:r>
              <w:lastRenderedPageBreak/>
              <w:t>не может быть выполнен (например, нельзя 2 раза зарезервировать средства на сумму документа).</w:t>
            </w:r>
          </w:p>
        </w:tc>
      </w:tr>
    </w:tbl>
    <w:p w14:paraId="5B4C16AD" w14:textId="6B4D41D9" w:rsidR="00512B7E" w:rsidRPr="008B1B76" w:rsidRDefault="00512B7E" w:rsidP="006F2FFC">
      <w:pPr>
        <w:spacing w:before="120" w:line="276" w:lineRule="auto"/>
        <w:ind w:firstLine="357"/>
        <w:rPr>
          <w:szCs w:val="24"/>
        </w:rPr>
      </w:pPr>
      <w:bookmarkStart w:id="20" w:name="_Ref110614197"/>
    </w:p>
    <w:p w14:paraId="4BED647A" w14:textId="77777777" w:rsidR="003C3653" w:rsidRDefault="003C3653" w:rsidP="002C00BF">
      <w:pPr>
        <w:pStyle w:val="1"/>
        <w:sectPr w:rsidR="003C3653" w:rsidSect="00902685">
          <w:headerReference w:type="default" r:id="rId15"/>
          <w:footerReference w:type="default" r:id="rId16"/>
          <w:headerReference w:type="first" r:id="rId17"/>
          <w:footerReference w:type="first" r:id="rId18"/>
          <w:pgSz w:w="11906" w:h="16838"/>
          <w:pgMar w:top="1134" w:right="567" w:bottom="851" w:left="1701" w:header="709" w:footer="709" w:gutter="0"/>
          <w:cols w:space="708"/>
          <w:titlePg/>
          <w:docGrid w:linePitch="360"/>
        </w:sectPr>
      </w:pPr>
      <w:bookmarkStart w:id="21" w:name="_Типы_запросов"/>
      <w:bookmarkStart w:id="22" w:name="_Toc117871491"/>
      <w:bookmarkStart w:id="23" w:name="_Toc121319587"/>
      <w:bookmarkEnd w:id="21"/>
    </w:p>
    <w:p w14:paraId="527C77CE" w14:textId="648A93B0" w:rsidR="00512B7E" w:rsidRPr="00FC090F" w:rsidRDefault="00512B7E" w:rsidP="002C00BF">
      <w:pPr>
        <w:pStyle w:val="1"/>
        <w:rPr>
          <w:b w:val="0"/>
        </w:rPr>
      </w:pPr>
      <w:bookmarkStart w:id="24" w:name="_Ref185930485"/>
      <w:bookmarkStart w:id="25" w:name="_Toc226625530"/>
      <w:r w:rsidRPr="00FC090F">
        <w:lastRenderedPageBreak/>
        <w:t xml:space="preserve">Типы </w:t>
      </w:r>
      <w:bookmarkEnd w:id="20"/>
      <w:bookmarkEnd w:id="22"/>
      <w:bookmarkEnd w:id="23"/>
      <w:r w:rsidR="001200F0" w:rsidRPr="00FC090F">
        <w:t>документов</w:t>
      </w:r>
      <w:bookmarkEnd w:id="24"/>
      <w:bookmarkEnd w:id="25"/>
    </w:p>
    <w:p w14:paraId="70A43736" w14:textId="3CC81680" w:rsidR="006C5BFD" w:rsidRDefault="006C5BFD" w:rsidP="006C5BFD">
      <w:pPr>
        <w:rPr>
          <w:szCs w:val="24"/>
        </w:rPr>
      </w:pPr>
      <w:r w:rsidRPr="00FC090F">
        <w:t xml:space="preserve">Перечень типов документов по операциям </w:t>
      </w:r>
      <w:r w:rsidR="008675F3" w:rsidRPr="00FC090F">
        <w:t>со средствами поступлений, являющихся источниками формирования доходов бюджетов бюджетной системы Российской Федерации</w:t>
      </w:r>
      <w:r w:rsidRPr="00FC090F">
        <w:t xml:space="preserve">, обрабатываемых в </w:t>
      </w:r>
      <w:r w:rsidRPr="00FC090F">
        <w:rPr>
          <w:lang w:val="en-US"/>
        </w:rPr>
        <w:t>SVAP</w:t>
      </w:r>
      <w:r w:rsidRPr="00FC090F">
        <w:t xml:space="preserve"> на основании Запроса на подбор / сторнирование / переформирование записей учета (тип </w:t>
      </w:r>
      <w:r w:rsidRPr="00FC090F">
        <w:rPr>
          <w:lang w:val="en-US"/>
        </w:rPr>
        <w:t>ACCOUNTING</w:t>
      </w:r>
      <w:r w:rsidRPr="00FC090F">
        <w:t>), приведен в</w:t>
      </w:r>
      <w:bookmarkStart w:id="26" w:name="_Ref120308558"/>
      <w:r w:rsidRPr="00FC090F">
        <w:t xml:space="preserve"> </w:t>
      </w:r>
      <w:bookmarkEnd w:id="26"/>
      <w:r w:rsidR="005B7D78">
        <w:rPr>
          <w:szCs w:val="24"/>
        </w:rPr>
        <w:t xml:space="preserve">таблице </w:t>
      </w:r>
      <w:r w:rsidR="005B7D78">
        <w:rPr>
          <w:szCs w:val="24"/>
        </w:rPr>
        <w:fldChar w:fldCharType="begin"/>
      </w:r>
      <w:r w:rsidR="005B7D78">
        <w:rPr>
          <w:szCs w:val="24"/>
        </w:rPr>
        <w:instrText xml:space="preserve"> REF _Ref195541279 \h </w:instrText>
      </w:r>
      <w:r w:rsidR="005B7D78">
        <w:rPr>
          <w:szCs w:val="24"/>
        </w:rPr>
      </w:r>
      <w:r w:rsidR="005B7D78">
        <w:rPr>
          <w:szCs w:val="24"/>
        </w:rPr>
        <w:fldChar w:fldCharType="separate"/>
      </w:r>
      <w:r w:rsidR="001C3732">
        <w:rPr>
          <w:noProof/>
        </w:rPr>
        <w:t>2</w:t>
      </w:r>
      <w:r w:rsidR="005B7D78">
        <w:rPr>
          <w:szCs w:val="24"/>
        </w:rPr>
        <w:fldChar w:fldCharType="end"/>
      </w:r>
      <w:r w:rsidR="005B7D78">
        <w:rPr>
          <w:szCs w:val="24"/>
        </w:rPr>
        <w:t>.</w:t>
      </w:r>
    </w:p>
    <w:p w14:paraId="6FE9D5AC" w14:textId="5D4D3619" w:rsidR="005B7D78" w:rsidRDefault="000A24E5" w:rsidP="005B7D78">
      <w:pPr>
        <w:pStyle w:val="GOSTNameTable"/>
      </w:pPr>
      <w:r>
        <w:rPr>
          <w:noProof/>
        </w:rPr>
        <w:fldChar w:fldCharType="begin"/>
      </w:r>
      <w:r>
        <w:rPr>
          <w:noProof/>
        </w:rPr>
        <w:instrText xml:space="preserve"> SEQ Таблица \* ARABIC </w:instrText>
      </w:r>
      <w:r>
        <w:rPr>
          <w:noProof/>
        </w:rPr>
        <w:fldChar w:fldCharType="separate"/>
      </w:r>
      <w:bookmarkStart w:id="27" w:name="_Ref195541279"/>
      <w:bookmarkStart w:id="28" w:name="_Toc226625601"/>
      <w:r w:rsidR="001C3732">
        <w:rPr>
          <w:noProof/>
        </w:rPr>
        <w:t>2</w:t>
      </w:r>
      <w:bookmarkEnd w:id="27"/>
      <w:r>
        <w:rPr>
          <w:noProof/>
        </w:rPr>
        <w:fldChar w:fldCharType="end"/>
      </w:r>
      <w:r w:rsidR="005B7D78">
        <w:t xml:space="preserve"> </w:t>
      </w:r>
      <w:r w:rsidR="005B7D78" w:rsidRPr="00A57119">
        <w:rPr>
          <w:szCs w:val="22"/>
        </w:rPr>
        <w:t>–</w:t>
      </w:r>
      <w:r w:rsidR="005B7D78">
        <w:t xml:space="preserve"> </w:t>
      </w:r>
      <w:r w:rsidR="005B7D78" w:rsidRPr="00A47D09">
        <w:t>Типы документов</w:t>
      </w:r>
      <w:bookmarkEnd w:id="28"/>
    </w:p>
    <w:tbl>
      <w:tblPr>
        <w:tblStyle w:val="GOSTTable"/>
        <w:tblW w:w="4989" w:type="pct"/>
        <w:tblLayout w:type="fixed"/>
        <w:tblLook w:val="07E0" w:firstRow="1" w:lastRow="1" w:firstColumn="1" w:lastColumn="1" w:noHBand="1" w:noVBand="1"/>
      </w:tblPr>
      <w:tblGrid>
        <w:gridCol w:w="573"/>
        <w:gridCol w:w="1741"/>
        <w:gridCol w:w="2321"/>
        <w:gridCol w:w="3583"/>
        <w:gridCol w:w="3260"/>
        <w:gridCol w:w="1594"/>
        <w:gridCol w:w="2587"/>
      </w:tblGrid>
      <w:tr w:rsidR="0037485A" w:rsidRPr="000F52F5" w14:paraId="2D97CA50" w14:textId="08BEBF3E" w:rsidTr="0037485A">
        <w:trPr>
          <w:cnfStyle w:val="100000000000" w:firstRow="1" w:lastRow="0" w:firstColumn="0" w:lastColumn="0" w:oddVBand="0" w:evenVBand="0" w:oddHBand="0" w:evenHBand="0" w:firstRowFirstColumn="0" w:firstRowLastColumn="0" w:lastRowFirstColumn="0" w:lastRowLastColumn="0"/>
        </w:trPr>
        <w:tc>
          <w:tcPr>
            <w:tcW w:w="183" w:type="pct"/>
          </w:tcPr>
          <w:p w14:paraId="3617778B" w14:textId="4F3E1AD8" w:rsidR="003C3653" w:rsidRPr="000F52F5" w:rsidRDefault="003C3653" w:rsidP="003C3653">
            <w:pPr>
              <w:pStyle w:val="GOSTTableHead"/>
              <w:rPr>
                <w:szCs w:val="22"/>
              </w:rPr>
            </w:pPr>
            <w:r w:rsidRPr="000F52F5">
              <w:rPr>
                <w:szCs w:val="22"/>
              </w:rPr>
              <w:t>№ п/п</w:t>
            </w:r>
          </w:p>
        </w:tc>
        <w:tc>
          <w:tcPr>
            <w:tcW w:w="556" w:type="pct"/>
          </w:tcPr>
          <w:p w14:paraId="3D51EA62" w14:textId="77777777" w:rsidR="003C3653" w:rsidRPr="000F52F5" w:rsidRDefault="003C3653" w:rsidP="003C3653">
            <w:pPr>
              <w:pStyle w:val="GOSTTableHead"/>
              <w:rPr>
                <w:szCs w:val="22"/>
              </w:rPr>
            </w:pPr>
            <w:r w:rsidRPr="000F52F5">
              <w:rPr>
                <w:szCs w:val="22"/>
              </w:rPr>
              <w:t>Тип запроса</w:t>
            </w:r>
          </w:p>
        </w:tc>
        <w:tc>
          <w:tcPr>
            <w:tcW w:w="741" w:type="pct"/>
          </w:tcPr>
          <w:p w14:paraId="0A99981B" w14:textId="77777777" w:rsidR="003C3653" w:rsidRPr="000F52F5" w:rsidRDefault="003C3653" w:rsidP="003C3653">
            <w:pPr>
              <w:pStyle w:val="GOSTTableHead"/>
              <w:rPr>
                <w:szCs w:val="22"/>
              </w:rPr>
            </w:pPr>
            <w:r w:rsidRPr="000F52F5">
              <w:rPr>
                <w:szCs w:val="22"/>
              </w:rPr>
              <w:t>Наименование запроса</w:t>
            </w:r>
          </w:p>
        </w:tc>
        <w:tc>
          <w:tcPr>
            <w:tcW w:w="1144" w:type="pct"/>
          </w:tcPr>
          <w:p w14:paraId="416D09DE" w14:textId="77777777" w:rsidR="003C3653" w:rsidRPr="000F52F5" w:rsidRDefault="003C3653" w:rsidP="003C3653">
            <w:pPr>
              <w:pStyle w:val="GOSTTableHead"/>
              <w:rPr>
                <w:szCs w:val="22"/>
              </w:rPr>
            </w:pPr>
            <w:r w:rsidRPr="000F52F5">
              <w:rPr>
                <w:szCs w:val="22"/>
              </w:rPr>
              <w:t>Тип документа</w:t>
            </w:r>
          </w:p>
        </w:tc>
        <w:tc>
          <w:tcPr>
            <w:tcW w:w="1041" w:type="pct"/>
          </w:tcPr>
          <w:p w14:paraId="0F205D1F" w14:textId="77777777" w:rsidR="003C3653" w:rsidRPr="000F52F5" w:rsidRDefault="003C3653" w:rsidP="003C3653">
            <w:pPr>
              <w:pStyle w:val="GOSTTableHead"/>
              <w:rPr>
                <w:szCs w:val="22"/>
              </w:rPr>
            </w:pPr>
            <w:r w:rsidRPr="000F52F5">
              <w:rPr>
                <w:szCs w:val="22"/>
              </w:rPr>
              <w:t>Наименование документа</w:t>
            </w:r>
          </w:p>
        </w:tc>
        <w:tc>
          <w:tcPr>
            <w:tcW w:w="509" w:type="pct"/>
          </w:tcPr>
          <w:p w14:paraId="7C477F90" w14:textId="76CE1FAC" w:rsidR="003C3653" w:rsidRPr="000F52F5" w:rsidRDefault="003C3653" w:rsidP="003C3653">
            <w:pPr>
              <w:pStyle w:val="GOSTTableHead"/>
              <w:rPr>
                <w:szCs w:val="22"/>
              </w:rPr>
            </w:pPr>
            <w:r w:rsidRPr="000F52F5">
              <w:rPr>
                <w:szCs w:val="22"/>
              </w:rPr>
              <w:t>Система – инициатор запроса</w:t>
            </w:r>
          </w:p>
        </w:tc>
        <w:tc>
          <w:tcPr>
            <w:tcW w:w="826" w:type="pct"/>
          </w:tcPr>
          <w:p w14:paraId="006C19B3" w14:textId="3628520A" w:rsidR="003C3653" w:rsidRPr="000F52F5" w:rsidRDefault="003C3653" w:rsidP="003C3653">
            <w:pPr>
              <w:pStyle w:val="GOSTTableHead"/>
              <w:rPr>
                <w:szCs w:val="22"/>
                <w:highlight w:val="yellow"/>
              </w:rPr>
            </w:pPr>
            <w:commentRangeStart w:id="29"/>
            <w:r w:rsidRPr="000F52F5">
              <w:rPr>
                <w:szCs w:val="22"/>
                <w:highlight w:val="yellow"/>
              </w:rPr>
              <w:t>Ссылка на описание</w:t>
            </w:r>
            <w:commentRangeEnd w:id="29"/>
            <w:r w:rsidR="001200F0" w:rsidRPr="000F52F5">
              <w:rPr>
                <w:rStyle w:val="affa"/>
                <w:b w:val="0"/>
                <w:bCs w:val="0"/>
                <w:sz w:val="22"/>
                <w:szCs w:val="22"/>
              </w:rPr>
              <w:commentReference w:id="29"/>
            </w:r>
          </w:p>
        </w:tc>
      </w:tr>
      <w:tr w:rsidR="0037485A" w:rsidRPr="000F52F5" w14:paraId="1D253C74" w14:textId="67D86AEB" w:rsidTr="0037485A">
        <w:tc>
          <w:tcPr>
            <w:tcW w:w="183" w:type="pct"/>
            <w:vMerge w:val="restart"/>
          </w:tcPr>
          <w:p w14:paraId="333933CF" w14:textId="77777777" w:rsidR="00021384" w:rsidRPr="000F52F5" w:rsidRDefault="00021384" w:rsidP="003C3653">
            <w:pPr>
              <w:pStyle w:val="GOSTTableListNum1"/>
              <w:rPr>
                <w:szCs w:val="22"/>
              </w:rPr>
            </w:pPr>
          </w:p>
        </w:tc>
        <w:tc>
          <w:tcPr>
            <w:tcW w:w="556" w:type="pct"/>
            <w:vMerge w:val="restart"/>
          </w:tcPr>
          <w:p w14:paraId="34855063" w14:textId="77777777" w:rsidR="00021384" w:rsidRPr="000F52F5" w:rsidRDefault="00021384" w:rsidP="003C3653">
            <w:pPr>
              <w:pStyle w:val="GOSTTablenorm"/>
              <w:rPr>
                <w:szCs w:val="22"/>
                <w:lang w:val="en-US"/>
              </w:rPr>
            </w:pPr>
            <w:r w:rsidRPr="000F52F5">
              <w:rPr>
                <w:szCs w:val="22"/>
                <w:lang w:val="en-US"/>
              </w:rPr>
              <w:t>ACCOUNTING</w:t>
            </w:r>
          </w:p>
        </w:tc>
        <w:tc>
          <w:tcPr>
            <w:tcW w:w="741" w:type="pct"/>
            <w:vMerge w:val="restart"/>
          </w:tcPr>
          <w:p w14:paraId="7969A4AD" w14:textId="363BBD41" w:rsidR="00021384" w:rsidRPr="000F52F5" w:rsidRDefault="00021384" w:rsidP="003C3653">
            <w:pPr>
              <w:ind w:firstLine="0"/>
              <w:rPr>
                <w:sz w:val="22"/>
                <w:szCs w:val="22"/>
              </w:rPr>
            </w:pPr>
            <w:r w:rsidRPr="000F52F5">
              <w:rPr>
                <w:rStyle w:val="GOSTTablenorm0"/>
                <w:szCs w:val="22"/>
              </w:rPr>
              <w:t>Запрос на подбор / сторнирование</w:t>
            </w:r>
            <w:bookmarkStart w:id="30" w:name="_Ref119493598"/>
            <w:r w:rsidRPr="000F52F5">
              <w:rPr>
                <w:sz w:val="22"/>
                <w:szCs w:val="22"/>
                <w:vertAlign w:val="superscript"/>
              </w:rPr>
              <w:footnoteReference w:id="2"/>
            </w:r>
            <w:bookmarkEnd w:id="30"/>
            <w:r w:rsidRPr="000F52F5">
              <w:rPr>
                <w:rStyle w:val="GOSTTablenorm0"/>
                <w:szCs w:val="22"/>
              </w:rPr>
              <w:t xml:space="preserve"> / переформирование</w:t>
            </w:r>
            <w:bookmarkStart w:id="31" w:name="_Ref119510342"/>
            <w:r w:rsidRPr="000F52F5">
              <w:rPr>
                <w:rStyle w:val="af4"/>
                <w:sz w:val="22"/>
                <w:szCs w:val="22"/>
              </w:rPr>
              <w:footnoteReference w:id="3"/>
            </w:r>
            <w:bookmarkEnd w:id="31"/>
            <w:r w:rsidRPr="000F52F5">
              <w:rPr>
                <w:sz w:val="22"/>
                <w:szCs w:val="22"/>
                <w:vertAlign w:val="superscript"/>
              </w:rPr>
              <w:t xml:space="preserve"> </w:t>
            </w:r>
            <w:r w:rsidRPr="000F52F5">
              <w:rPr>
                <w:rStyle w:val="GOSTTablenorm0"/>
                <w:szCs w:val="22"/>
              </w:rPr>
              <w:t>записей учета</w:t>
            </w:r>
          </w:p>
        </w:tc>
        <w:tc>
          <w:tcPr>
            <w:tcW w:w="1144" w:type="pct"/>
          </w:tcPr>
          <w:p w14:paraId="64DF8252" w14:textId="21F5C643" w:rsidR="00021384" w:rsidRPr="000F52F5" w:rsidRDefault="00021384" w:rsidP="003C3653">
            <w:pPr>
              <w:pStyle w:val="GOSTTablenorm"/>
              <w:rPr>
                <w:szCs w:val="22"/>
              </w:rPr>
            </w:pPr>
            <w:r w:rsidRPr="000F52F5">
              <w:rPr>
                <w:szCs w:val="22"/>
              </w:rPr>
              <w:t>B</w:t>
            </w:r>
            <w:r w:rsidRPr="000F52F5">
              <w:rPr>
                <w:szCs w:val="22"/>
                <w:lang w:val="en-US"/>
              </w:rPr>
              <w:t>SP</w:t>
            </w:r>
            <w:r w:rsidRPr="000F52F5">
              <w:rPr>
                <w:szCs w:val="22"/>
              </w:rPr>
              <w:t>_DOC_D_001</w:t>
            </w:r>
          </w:p>
        </w:tc>
        <w:tc>
          <w:tcPr>
            <w:tcW w:w="1041" w:type="pct"/>
          </w:tcPr>
          <w:p w14:paraId="6D977F32" w14:textId="66BE3E4D" w:rsidR="00021384" w:rsidRPr="000F52F5" w:rsidRDefault="00021384">
            <w:pPr>
              <w:pStyle w:val="GOSTTablenorm"/>
              <w:rPr>
                <w:szCs w:val="22"/>
              </w:rPr>
            </w:pPr>
            <w:r w:rsidRPr="000F52F5">
              <w:rPr>
                <w:szCs w:val="22"/>
              </w:rPr>
              <w:t>Расчетный документ</w:t>
            </w:r>
          </w:p>
        </w:tc>
        <w:tc>
          <w:tcPr>
            <w:tcW w:w="509" w:type="pct"/>
          </w:tcPr>
          <w:p w14:paraId="38851E25" w14:textId="0719F5A1" w:rsidR="00021384" w:rsidRPr="000F52F5" w:rsidRDefault="00021384" w:rsidP="003C3653">
            <w:pPr>
              <w:pStyle w:val="GOSTTablenorm"/>
              <w:rPr>
                <w:szCs w:val="22"/>
              </w:rPr>
            </w:pPr>
            <w:r w:rsidRPr="000F52F5">
              <w:rPr>
                <w:szCs w:val="22"/>
              </w:rPr>
              <w:t>ПУД ЭБ</w:t>
            </w:r>
          </w:p>
        </w:tc>
        <w:tc>
          <w:tcPr>
            <w:tcW w:w="826" w:type="pct"/>
          </w:tcPr>
          <w:p w14:paraId="1DFFB4B5" w14:textId="782A1504" w:rsidR="00021384" w:rsidRPr="00FC090F" w:rsidRDefault="00021384" w:rsidP="00AB34C5">
            <w:pPr>
              <w:pStyle w:val="GOSTTablenorm"/>
              <w:rPr>
                <w:szCs w:val="22"/>
              </w:rPr>
            </w:pPr>
            <w:r w:rsidRPr="00FC090F">
              <w:rPr>
                <w:szCs w:val="22"/>
              </w:rPr>
              <w:t>Том 3</w:t>
            </w:r>
            <w:r w:rsidR="00AB34C5">
              <w:rPr>
                <w:szCs w:val="22"/>
              </w:rPr>
              <w:t>, п.</w:t>
            </w:r>
            <w:r w:rsidR="00AB34C5" w:rsidRPr="00FC090F">
              <w:rPr>
                <w:szCs w:val="22"/>
              </w:rPr>
              <w:t xml:space="preserve"> </w:t>
            </w:r>
            <w:r w:rsidR="00AB34C5">
              <w:rPr>
                <w:szCs w:val="22"/>
              </w:rPr>
              <w:fldChar w:fldCharType="begin"/>
            </w:r>
            <w:r w:rsidR="00AB34C5">
              <w:rPr>
                <w:szCs w:val="22"/>
              </w:rPr>
              <w:instrText xml:space="preserve"> REF _Ref195712904 \r \h </w:instrText>
            </w:r>
            <w:r w:rsidR="00AB34C5">
              <w:rPr>
                <w:szCs w:val="22"/>
              </w:rPr>
            </w:r>
            <w:r w:rsidR="00AB34C5">
              <w:rPr>
                <w:szCs w:val="22"/>
              </w:rPr>
              <w:fldChar w:fldCharType="separate"/>
            </w:r>
            <w:r w:rsidR="001C3732">
              <w:rPr>
                <w:szCs w:val="22"/>
              </w:rPr>
              <w:t>2.1.2.1</w:t>
            </w:r>
            <w:r w:rsidR="00AB34C5">
              <w:rPr>
                <w:szCs w:val="22"/>
              </w:rPr>
              <w:fldChar w:fldCharType="end"/>
            </w:r>
          </w:p>
        </w:tc>
      </w:tr>
      <w:tr w:rsidR="0037485A" w:rsidRPr="000F52F5" w14:paraId="7F0ED31E" w14:textId="0843367C" w:rsidTr="0037485A">
        <w:tc>
          <w:tcPr>
            <w:tcW w:w="183" w:type="pct"/>
            <w:vMerge/>
          </w:tcPr>
          <w:p w14:paraId="388CF253" w14:textId="77777777" w:rsidR="00021384" w:rsidRPr="000F52F5" w:rsidRDefault="00021384" w:rsidP="008675F3">
            <w:pPr>
              <w:rPr>
                <w:sz w:val="22"/>
                <w:szCs w:val="22"/>
              </w:rPr>
            </w:pPr>
          </w:p>
        </w:tc>
        <w:tc>
          <w:tcPr>
            <w:tcW w:w="556" w:type="pct"/>
            <w:vMerge/>
          </w:tcPr>
          <w:p w14:paraId="12393F3C" w14:textId="77777777" w:rsidR="00021384" w:rsidRPr="000F52F5" w:rsidRDefault="00021384" w:rsidP="008675F3">
            <w:pPr>
              <w:rPr>
                <w:sz w:val="22"/>
                <w:szCs w:val="22"/>
              </w:rPr>
            </w:pPr>
          </w:p>
        </w:tc>
        <w:tc>
          <w:tcPr>
            <w:tcW w:w="741" w:type="pct"/>
            <w:vMerge/>
          </w:tcPr>
          <w:p w14:paraId="393B958C" w14:textId="77777777" w:rsidR="00021384" w:rsidRPr="000F52F5" w:rsidRDefault="00021384" w:rsidP="008675F3">
            <w:pPr>
              <w:rPr>
                <w:sz w:val="22"/>
                <w:szCs w:val="22"/>
              </w:rPr>
            </w:pPr>
          </w:p>
        </w:tc>
        <w:tc>
          <w:tcPr>
            <w:tcW w:w="1144" w:type="pct"/>
          </w:tcPr>
          <w:p w14:paraId="3DE4F0E7" w14:textId="73E216A0" w:rsidR="00021384" w:rsidRPr="000F52F5" w:rsidRDefault="00021384" w:rsidP="008675F3">
            <w:pPr>
              <w:pStyle w:val="GOSTTablenorm"/>
              <w:rPr>
                <w:szCs w:val="22"/>
              </w:rPr>
            </w:pPr>
            <w:r w:rsidRPr="000F52F5">
              <w:rPr>
                <w:szCs w:val="22"/>
              </w:rPr>
              <w:t>B</w:t>
            </w:r>
            <w:r w:rsidRPr="000F52F5">
              <w:rPr>
                <w:szCs w:val="22"/>
                <w:lang w:val="en-US"/>
              </w:rPr>
              <w:t>SP</w:t>
            </w:r>
            <w:r w:rsidRPr="000F52F5">
              <w:rPr>
                <w:szCs w:val="22"/>
              </w:rPr>
              <w:t>_DOC_D_002</w:t>
            </w:r>
          </w:p>
        </w:tc>
        <w:tc>
          <w:tcPr>
            <w:tcW w:w="1041" w:type="pct"/>
          </w:tcPr>
          <w:p w14:paraId="12FAADFB" w14:textId="2B68F31B" w:rsidR="00021384" w:rsidRPr="000F52F5" w:rsidRDefault="00021384">
            <w:pPr>
              <w:pStyle w:val="GOSTTablenorm"/>
              <w:rPr>
                <w:szCs w:val="22"/>
              </w:rPr>
            </w:pPr>
            <w:r w:rsidRPr="000F52F5">
              <w:rPr>
                <w:szCs w:val="22"/>
              </w:rPr>
              <w:t>Поручение о перечислении на счет/Требование получателя платежа</w:t>
            </w:r>
          </w:p>
        </w:tc>
        <w:tc>
          <w:tcPr>
            <w:tcW w:w="509" w:type="pct"/>
          </w:tcPr>
          <w:p w14:paraId="32DC9872" w14:textId="424ECB5F" w:rsidR="00021384" w:rsidRPr="000F52F5" w:rsidRDefault="00021384" w:rsidP="008675F3">
            <w:pPr>
              <w:pStyle w:val="GOSTTablenorm"/>
              <w:rPr>
                <w:szCs w:val="22"/>
              </w:rPr>
            </w:pPr>
            <w:r w:rsidRPr="000F52F5">
              <w:rPr>
                <w:szCs w:val="22"/>
              </w:rPr>
              <w:t>ПУД ЭБ</w:t>
            </w:r>
          </w:p>
        </w:tc>
        <w:tc>
          <w:tcPr>
            <w:tcW w:w="826" w:type="pct"/>
          </w:tcPr>
          <w:p w14:paraId="048A5878" w14:textId="0A3E0670" w:rsidR="00021384" w:rsidRPr="00FC090F" w:rsidRDefault="00021384" w:rsidP="008675F3">
            <w:pPr>
              <w:pStyle w:val="GOSTTablenorm"/>
              <w:rPr>
                <w:szCs w:val="22"/>
              </w:rPr>
            </w:pPr>
            <w:r w:rsidRPr="00FC090F">
              <w:rPr>
                <w:szCs w:val="22"/>
              </w:rPr>
              <w:t>Том 3</w:t>
            </w:r>
            <w:r w:rsidR="00AB34C5">
              <w:rPr>
                <w:szCs w:val="22"/>
              </w:rPr>
              <w:t xml:space="preserve">, п. </w:t>
            </w:r>
            <w:r w:rsidR="00AB34C5">
              <w:rPr>
                <w:szCs w:val="22"/>
              </w:rPr>
              <w:fldChar w:fldCharType="begin"/>
            </w:r>
            <w:r w:rsidR="00AB34C5">
              <w:rPr>
                <w:szCs w:val="22"/>
              </w:rPr>
              <w:instrText xml:space="preserve"> REF _Ref195712932 \r \h </w:instrText>
            </w:r>
            <w:r w:rsidR="00AB34C5">
              <w:rPr>
                <w:szCs w:val="22"/>
              </w:rPr>
            </w:r>
            <w:r w:rsidR="00AB34C5">
              <w:rPr>
                <w:szCs w:val="22"/>
              </w:rPr>
              <w:fldChar w:fldCharType="separate"/>
            </w:r>
            <w:r w:rsidR="001C3732">
              <w:rPr>
                <w:szCs w:val="22"/>
              </w:rPr>
              <w:t>2.1.2.2</w:t>
            </w:r>
            <w:r w:rsidR="00AB34C5">
              <w:rPr>
                <w:szCs w:val="22"/>
              </w:rPr>
              <w:fldChar w:fldCharType="end"/>
            </w:r>
          </w:p>
        </w:tc>
      </w:tr>
      <w:tr w:rsidR="00A96226" w:rsidRPr="000F52F5" w14:paraId="6A121EE8" w14:textId="77777777" w:rsidTr="0037485A">
        <w:trPr>
          <w:ins w:id="32" w:author="Винокурова Т.В. REV-59661" w:date="2026-03-26T17:11:00Z"/>
        </w:trPr>
        <w:tc>
          <w:tcPr>
            <w:tcW w:w="183" w:type="pct"/>
            <w:vMerge/>
          </w:tcPr>
          <w:p w14:paraId="5CE62B58" w14:textId="77777777" w:rsidR="00A96226" w:rsidRPr="000F52F5" w:rsidRDefault="00A96226" w:rsidP="00A96226">
            <w:pPr>
              <w:rPr>
                <w:ins w:id="33" w:author="Винокурова Т.В. REV-59661" w:date="2026-03-26T17:11:00Z"/>
                <w:sz w:val="22"/>
                <w:szCs w:val="22"/>
              </w:rPr>
            </w:pPr>
          </w:p>
        </w:tc>
        <w:tc>
          <w:tcPr>
            <w:tcW w:w="556" w:type="pct"/>
            <w:vMerge/>
          </w:tcPr>
          <w:p w14:paraId="0519BF4A" w14:textId="77777777" w:rsidR="00A96226" w:rsidRPr="000F52F5" w:rsidRDefault="00A96226" w:rsidP="00A96226">
            <w:pPr>
              <w:rPr>
                <w:ins w:id="34" w:author="Винокурова Т.В. REV-59661" w:date="2026-03-26T17:11:00Z"/>
                <w:sz w:val="22"/>
                <w:szCs w:val="22"/>
              </w:rPr>
            </w:pPr>
          </w:p>
        </w:tc>
        <w:tc>
          <w:tcPr>
            <w:tcW w:w="741" w:type="pct"/>
            <w:vMerge/>
          </w:tcPr>
          <w:p w14:paraId="47CC3813" w14:textId="77777777" w:rsidR="00A96226" w:rsidRPr="000F52F5" w:rsidRDefault="00A96226" w:rsidP="00A96226">
            <w:pPr>
              <w:rPr>
                <w:ins w:id="35" w:author="Винокурова Т.В. REV-59661" w:date="2026-03-26T17:11:00Z"/>
                <w:sz w:val="22"/>
                <w:szCs w:val="22"/>
              </w:rPr>
            </w:pPr>
          </w:p>
        </w:tc>
        <w:tc>
          <w:tcPr>
            <w:tcW w:w="1144" w:type="pct"/>
          </w:tcPr>
          <w:p w14:paraId="0090019B" w14:textId="783DFBC8" w:rsidR="00A96226" w:rsidRPr="000F52F5" w:rsidRDefault="00A96226" w:rsidP="00A96226">
            <w:pPr>
              <w:pStyle w:val="GOSTTablenorm"/>
              <w:rPr>
                <w:ins w:id="36" w:author="Винокурова Т.В. REV-59661" w:date="2026-03-26T17:11:00Z"/>
                <w:szCs w:val="22"/>
              </w:rPr>
            </w:pPr>
            <w:ins w:id="37" w:author="Винокурова Т.В. REV-59661" w:date="2026-03-26T17:11:00Z">
              <w:r w:rsidRPr="000F52F5">
                <w:rPr>
                  <w:szCs w:val="22"/>
                </w:rPr>
                <w:t>BRA_DOC_D_00</w:t>
              </w:r>
              <w:r>
                <w:rPr>
                  <w:szCs w:val="22"/>
                </w:rPr>
                <w:t>6</w:t>
              </w:r>
            </w:ins>
          </w:p>
        </w:tc>
        <w:tc>
          <w:tcPr>
            <w:tcW w:w="1041" w:type="pct"/>
          </w:tcPr>
          <w:p w14:paraId="2F9A3C79" w14:textId="74F08A7E" w:rsidR="00A96226" w:rsidRPr="000F52F5" w:rsidRDefault="00A96226" w:rsidP="00A96226">
            <w:pPr>
              <w:pStyle w:val="GOSTTablenorm"/>
              <w:rPr>
                <w:ins w:id="38" w:author="Винокурова Т.В. REV-59661" w:date="2026-03-26T17:11:00Z"/>
                <w:szCs w:val="22"/>
              </w:rPr>
            </w:pPr>
            <w:ins w:id="39" w:author="Винокурова Т.В. REV-59661" w:date="2026-03-26T17:11:00Z">
              <w:r w:rsidRPr="000F52F5">
                <w:rPr>
                  <w:szCs w:val="22"/>
                </w:rPr>
                <w:t xml:space="preserve">Распоряжение </w:t>
              </w:r>
              <w:r>
                <w:rPr>
                  <w:szCs w:val="22"/>
                </w:rPr>
                <w:t>налогового органа</w:t>
              </w:r>
              <w:r w:rsidRPr="000F52F5">
                <w:rPr>
                  <w:szCs w:val="22"/>
                </w:rPr>
                <w:t xml:space="preserve"> (</w:t>
              </w:r>
              <w:r>
                <w:rPr>
                  <w:szCs w:val="22"/>
                </w:rPr>
                <w:t>зачет</w:t>
              </w:r>
              <w:r w:rsidRPr="000F52F5">
                <w:rPr>
                  <w:szCs w:val="22"/>
                </w:rPr>
                <w:t>)</w:t>
              </w:r>
            </w:ins>
          </w:p>
        </w:tc>
        <w:tc>
          <w:tcPr>
            <w:tcW w:w="509" w:type="pct"/>
          </w:tcPr>
          <w:p w14:paraId="4B0ECB65" w14:textId="7336B1D4" w:rsidR="00A96226" w:rsidRPr="000F52F5" w:rsidRDefault="00A96226" w:rsidP="00A96226">
            <w:pPr>
              <w:pStyle w:val="GOSTTablenorm"/>
              <w:rPr>
                <w:ins w:id="40" w:author="Винокурова Т.В. REV-59661" w:date="2026-03-26T17:11:00Z"/>
                <w:szCs w:val="22"/>
              </w:rPr>
            </w:pPr>
            <w:ins w:id="41" w:author="Винокурова Т.В. REV-59661" w:date="2026-03-26T17:11:00Z">
              <w:r w:rsidRPr="000F52F5">
                <w:rPr>
                  <w:szCs w:val="22"/>
                </w:rPr>
                <w:t>ПУД ЭБ</w:t>
              </w:r>
            </w:ins>
          </w:p>
        </w:tc>
        <w:tc>
          <w:tcPr>
            <w:tcW w:w="826" w:type="pct"/>
          </w:tcPr>
          <w:p w14:paraId="119DB414" w14:textId="538F188F" w:rsidR="00A96226" w:rsidRPr="00FC090F" w:rsidRDefault="00A96226" w:rsidP="00A96226">
            <w:pPr>
              <w:pStyle w:val="GOSTTablenorm"/>
              <w:rPr>
                <w:ins w:id="42" w:author="Винокурова Т.В. REV-59661" w:date="2026-03-26T17:11:00Z"/>
                <w:szCs w:val="22"/>
              </w:rPr>
            </w:pPr>
            <w:ins w:id="43" w:author="Винокурова Т.В. REV-59661" w:date="2026-03-26T17:11:00Z">
              <w:r w:rsidRPr="00FC090F">
                <w:rPr>
                  <w:szCs w:val="22"/>
                </w:rPr>
                <w:t>Том 3</w:t>
              </w:r>
              <w:r>
                <w:rPr>
                  <w:szCs w:val="22"/>
                </w:rPr>
                <w:t xml:space="preserve">, п. </w:t>
              </w:r>
            </w:ins>
            <w:ins w:id="44" w:author="Винокурова Т.В. REV-59661" w:date="2026-03-26T17:13:00Z">
              <w:r>
                <w:rPr>
                  <w:szCs w:val="22"/>
                </w:rPr>
                <w:fldChar w:fldCharType="begin"/>
              </w:r>
              <w:r>
                <w:rPr>
                  <w:szCs w:val="22"/>
                </w:rPr>
                <w:instrText xml:space="preserve"> REF _Ref225437613 \n \h </w:instrText>
              </w:r>
            </w:ins>
            <w:r>
              <w:rPr>
                <w:szCs w:val="22"/>
              </w:rPr>
            </w:r>
            <w:r>
              <w:rPr>
                <w:szCs w:val="22"/>
              </w:rPr>
              <w:fldChar w:fldCharType="separate"/>
            </w:r>
            <w:r w:rsidR="001C3732">
              <w:rPr>
                <w:szCs w:val="22"/>
              </w:rPr>
              <w:t>2.1.2.3</w:t>
            </w:r>
            <w:ins w:id="45" w:author="Винокурова Т.В. REV-59661" w:date="2026-03-26T17:13:00Z">
              <w:r>
                <w:rPr>
                  <w:szCs w:val="22"/>
                </w:rPr>
                <w:fldChar w:fldCharType="end"/>
              </w:r>
            </w:ins>
          </w:p>
        </w:tc>
      </w:tr>
      <w:tr w:rsidR="00A96226" w:rsidRPr="000F52F5" w14:paraId="141306B9" w14:textId="77777777" w:rsidTr="0037485A">
        <w:tc>
          <w:tcPr>
            <w:tcW w:w="183" w:type="pct"/>
            <w:vMerge/>
          </w:tcPr>
          <w:p w14:paraId="5248E3C1" w14:textId="77777777" w:rsidR="00A96226" w:rsidRPr="000F52F5" w:rsidRDefault="00A96226" w:rsidP="00A96226">
            <w:pPr>
              <w:rPr>
                <w:sz w:val="22"/>
                <w:szCs w:val="22"/>
              </w:rPr>
            </w:pPr>
          </w:p>
        </w:tc>
        <w:tc>
          <w:tcPr>
            <w:tcW w:w="556" w:type="pct"/>
            <w:vMerge/>
          </w:tcPr>
          <w:p w14:paraId="515645B8" w14:textId="77777777" w:rsidR="00A96226" w:rsidRPr="000F52F5" w:rsidRDefault="00A96226" w:rsidP="00A96226">
            <w:pPr>
              <w:rPr>
                <w:sz w:val="22"/>
                <w:szCs w:val="22"/>
              </w:rPr>
            </w:pPr>
          </w:p>
        </w:tc>
        <w:tc>
          <w:tcPr>
            <w:tcW w:w="741" w:type="pct"/>
            <w:vMerge/>
          </w:tcPr>
          <w:p w14:paraId="75BD7F2E" w14:textId="77777777" w:rsidR="00A96226" w:rsidRPr="000F52F5" w:rsidRDefault="00A96226" w:rsidP="00A96226">
            <w:pPr>
              <w:rPr>
                <w:sz w:val="22"/>
                <w:szCs w:val="22"/>
              </w:rPr>
            </w:pPr>
          </w:p>
        </w:tc>
        <w:tc>
          <w:tcPr>
            <w:tcW w:w="1144" w:type="pct"/>
          </w:tcPr>
          <w:p w14:paraId="01C4F1AA" w14:textId="304EAE8F" w:rsidR="00A96226" w:rsidRPr="00A96226" w:rsidRDefault="00A96226" w:rsidP="00A96226">
            <w:pPr>
              <w:pStyle w:val="GOSTTablenorm"/>
              <w:rPr>
                <w:szCs w:val="22"/>
                <w:lang w:val="en-US"/>
              </w:rPr>
            </w:pPr>
            <w:r w:rsidRPr="000F52F5">
              <w:rPr>
                <w:szCs w:val="22"/>
              </w:rPr>
              <w:t>BRA_DOC_D_00</w:t>
            </w:r>
            <w:r>
              <w:rPr>
                <w:szCs w:val="22"/>
              </w:rPr>
              <w:t>7</w:t>
            </w:r>
          </w:p>
        </w:tc>
        <w:tc>
          <w:tcPr>
            <w:tcW w:w="1041" w:type="pct"/>
          </w:tcPr>
          <w:p w14:paraId="7B77B43C" w14:textId="16173DDC" w:rsidR="00A96226" w:rsidRPr="000F52F5" w:rsidRDefault="00A96226" w:rsidP="00A96226">
            <w:pPr>
              <w:pStyle w:val="GOSTTablenorm"/>
              <w:rPr>
                <w:szCs w:val="22"/>
              </w:rPr>
            </w:pPr>
            <w:r w:rsidRPr="000F52F5">
              <w:rPr>
                <w:szCs w:val="22"/>
              </w:rPr>
              <w:t xml:space="preserve">Распоряжение </w:t>
            </w:r>
            <w:r>
              <w:rPr>
                <w:szCs w:val="22"/>
              </w:rPr>
              <w:t>налогового органа</w:t>
            </w:r>
            <w:r w:rsidRPr="000F52F5">
              <w:rPr>
                <w:szCs w:val="22"/>
              </w:rPr>
              <w:t xml:space="preserve"> (уточнение)</w:t>
            </w:r>
          </w:p>
        </w:tc>
        <w:tc>
          <w:tcPr>
            <w:tcW w:w="509" w:type="pct"/>
          </w:tcPr>
          <w:p w14:paraId="3A4A6BD1" w14:textId="0D023E60" w:rsidR="00A96226" w:rsidRPr="000F52F5" w:rsidRDefault="00A96226" w:rsidP="00A96226">
            <w:pPr>
              <w:pStyle w:val="GOSTTablenorm"/>
              <w:rPr>
                <w:szCs w:val="22"/>
              </w:rPr>
            </w:pPr>
            <w:r w:rsidRPr="000F52F5">
              <w:rPr>
                <w:szCs w:val="22"/>
              </w:rPr>
              <w:t>ПУД ЭБ</w:t>
            </w:r>
          </w:p>
        </w:tc>
        <w:tc>
          <w:tcPr>
            <w:tcW w:w="826" w:type="pct"/>
          </w:tcPr>
          <w:p w14:paraId="541711CF" w14:textId="7B2BAA09" w:rsidR="00A96226" w:rsidRPr="00FC090F" w:rsidRDefault="00A96226" w:rsidP="00A96226">
            <w:pPr>
              <w:pStyle w:val="GOSTTablenorm"/>
              <w:rPr>
                <w:szCs w:val="22"/>
              </w:rPr>
            </w:pPr>
            <w:r w:rsidRPr="00FC090F">
              <w:rPr>
                <w:szCs w:val="22"/>
              </w:rPr>
              <w:t>Том 3</w:t>
            </w:r>
            <w:r>
              <w:rPr>
                <w:szCs w:val="22"/>
              </w:rPr>
              <w:t xml:space="preserve">, п. </w:t>
            </w:r>
            <w:del w:id="46" w:author="Винокурова Т.В. REV-59661" w:date="2026-03-26T17:13:00Z">
              <w:r w:rsidDel="00A96226">
                <w:rPr>
                  <w:szCs w:val="22"/>
                </w:rPr>
                <w:fldChar w:fldCharType="begin"/>
              </w:r>
              <w:r w:rsidDel="00A96226">
                <w:rPr>
                  <w:szCs w:val="22"/>
                </w:rPr>
                <w:delInstrText xml:space="preserve"> REF _Ref225334066 \n \h </w:delInstrText>
              </w:r>
              <w:r w:rsidDel="00A96226">
                <w:rPr>
                  <w:szCs w:val="22"/>
                </w:rPr>
              </w:r>
              <w:r w:rsidDel="00A96226">
                <w:rPr>
                  <w:szCs w:val="22"/>
                </w:rPr>
                <w:fldChar w:fldCharType="separate"/>
              </w:r>
              <w:r w:rsidDel="00A96226">
                <w:rPr>
                  <w:szCs w:val="22"/>
                </w:rPr>
                <w:delText>2.1.2.3</w:delText>
              </w:r>
              <w:r w:rsidDel="00A96226">
                <w:rPr>
                  <w:szCs w:val="22"/>
                </w:rPr>
                <w:fldChar w:fldCharType="end"/>
              </w:r>
            </w:del>
            <w:ins w:id="47" w:author="Винокурова Т.В. REV-59661" w:date="2026-03-26T17:13:00Z">
              <w:r>
                <w:rPr>
                  <w:szCs w:val="22"/>
                </w:rPr>
                <w:fldChar w:fldCharType="begin"/>
              </w:r>
              <w:r>
                <w:rPr>
                  <w:szCs w:val="22"/>
                </w:rPr>
                <w:instrText xml:space="preserve"> REF _Ref225437623 \n \h </w:instrText>
              </w:r>
            </w:ins>
            <w:r>
              <w:rPr>
                <w:szCs w:val="22"/>
              </w:rPr>
            </w:r>
            <w:r>
              <w:rPr>
                <w:szCs w:val="22"/>
              </w:rPr>
              <w:fldChar w:fldCharType="separate"/>
            </w:r>
            <w:r w:rsidR="001C3732">
              <w:rPr>
                <w:szCs w:val="22"/>
              </w:rPr>
              <w:t>2.1.2.4</w:t>
            </w:r>
            <w:ins w:id="48" w:author="Винокурова Т.В. REV-59661" w:date="2026-03-26T17:13:00Z">
              <w:r>
                <w:rPr>
                  <w:szCs w:val="22"/>
                </w:rPr>
                <w:fldChar w:fldCharType="end"/>
              </w:r>
            </w:ins>
          </w:p>
        </w:tc>
      </w:tr>
      <w:tr w:rsidR="00A96226" w:rsidRPr="000F52F5" w14:paraId="6664ACA2" w14:textId="77777777" w:rsidTr="0037485A">
        <w:tc>
          <w:tcPr>
            <w:tcW w:w="183" w:type="pct"/>
            <w:vMerge/>
          </w:tcPr>
          <w:p w14:paraId="63B7D722" w14:textId="77777777" w:rsidR="00A96226" w:rsidRPr="000F52F5" w:rsidRDefault="00A96226" w:rsidP="00A96226">
            <w:pPr>
              <w:rPr>
                <w:sz w:val="22"/>
                <w:szCs w:val="22"/>
              </w:rPr>
            </w:pPr>
          </w:p>
        </w:tc>
        <w:tc>
          <w:tcPr>
            <w:tcW w:w="556" w:type="pct"/>
            <w:vMerge/>
          </w:tcPr>
          <w:p w14:paraId="1EC53162" w14:textId="77777777" w:rsidR="00A96226" w:rsidRPr="000F52F5" w:rsidRDefault="00A96226" w:rsidP="00A96226">
            <w:pPr>
              <w:rPr>
                <w:sz w:val="22"/>
                <w:szCs w:val="22"/>
              </w:rPr>
            </w:pPr>
          </w:p>
        </w:tc>
        <w:tc>
          <w:tcPr>
            <w:tcW w:w="741" w:type="pct"/>
            <w:vMerge/>
          </w:tcPr>
          <w:p w14:paraId="0E044403" w14:textId="77777777" w:rsidR="00A96226" w:rsidRPr="000F52F5" w:rsidRDefault="00A96226" w:rsidP="00A96226">
            <w:pPr>
              <w:rPr>
                <w:sz w:val="22"/>
                <w:szCs w:val="22"/>
              </w:rPr>
            </w:pPr>
          </w:p>
        </w:tc>
        <w:tc>
          <w:tcPr>
            <w:tcW w:w="1144" w:type="pct"/>
          </w:tcPr>
          <w:p w14:paraId="54B1DE89" w14:textId="001B2CDD" w:rsidR="00A96226" w:rsidRPr="000F52F5" w:rsidRDefault="00A96226" w:rsidP="00A96226">
            <w:pPr>
              <w:pStyle w:val="GOSTTablenorm"/>
              <w:rPr>
                <w:szCs w:val="22"/>
              </w:rPr>
            </w:pPr>
            <w:r w:rsidRPr="000F52F5">
              <w:rPr>
                <w:szCs w:val="22"/>
              </w:rPr>
              <w:t>RCA_DOC_D_009</w:t>
            </w:r>
          </w:p>
        </w:tc>
        <w:tc>
          <w:tcPr>
            <w:tcW w:w="1041" w:type="pct"/>
          </w:tcPr>
          <w:p w14:paraId="46B3177E" w14:textId="555CEBD5" w:rsidR="00A96226" w:rsidRPr="000F52F5" w:rsidRDefault="00A96226" w:rsidP="00A96226">
            <w:pPr>
              <w:pStyle w:val="GOSTTablenorm"/>
              <w:rPr>
                <w:szCs w:val="22"/>
              </w:rPr>
            </w:pPr>
            <w:r w:rsidRPr="000F52F5">
              <w:rPr>
                <w:szCs w:val="22"/>
              </w:rPr>
              <w:t>Казначейская справка</w:t>
            </w:r>
          </w:p>
        </w:tc>
        <w:tc>
          <w:tcPr>
            <w:tcW w:w="509" w:type="pct"/>
          </w:tcPr>
          <w:p w14:paraId="5F9921ED" w14:textId="218D2B63" w:rsidR="00A96226" w:rsidRPr="000F52F5" w:rsidRDefault="00A96226" w:rsidP="00A96226">
            <w:pPr>
              <w:pStyle w:val="GOSTTablenorm"/>
              <w:rPr>
                <w:szCs w:val="22"/>
              </w:rPr>
            </w:pPr>
            <w:r w:rsidRPr="000F52F5">
              <w:rPr>
                <w:szCs w:val="22"/>
              </w:rPr>
              <w:t>ПУД ЭБ</w:t>
            </w:r>
          </w:p>
        </w:tc>
        <w:tc>
          <w:tcPr>
            <w:tcW w:w="826" w:type="pct"/>
          </w:tcPr>
          <w:p w14:paraId="10B7632F" w14:textId="34E6AAF2"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_Ref225334084 \n \h </w:instrText>
            </w:r>
            <w:r>
              <w:rPr>
                <w:szCs w:val="22"/>
              </w:rPr>
            </w:r>
            <w:r>
              <w:rPr>
                <w:szCs w:val="22"/>
              </w:rPr>
              <w:fldChar w:fldCharType="separate"/>
            </w:r>
            <w:r w:rsidR="001C3732">
              <w:rPr>
                <w:szCs w:val="22"/>
              </w:rPr>
              <w:t>2.1.2.5</w:t>
            </w:r>
            <w:r>
              <w:rPr>
                <w:szCs w:val="22"/>
              </w:rPr>
              <w:fldChar w:fldCharType="end"/>
            </w:r>
          </w:p>
        </w:tc>
      </w:tr>
      <w:tr w:rsidR="00A96226" w:rsidRPr="000F52F5" w14:paraId="05C817EB" w14:textId="38510974" w:rsidTr="0037485A">
        <w:tc>
          <w:tcPr>
            <w:tcW w:w="183" w:type="pct"/>
            <w:vMerge/>
          </w:tcPr>
          <w:p w14:paraId="55001DFA" w14:textId="77777777" w:rsidR="00A96226" w:rsidRPr="000F52F5" w:rsidRDefault="00A96226" w:rsidP="00A96226">
            <w:pPr>
              <w:rPr>
                <w:sz w:val="22"/>
                <w:szCs w:val="22"/>
              </w:rPr>
            </w:pPr>
          </w:p>
        </w:tc>
        <w:tc>
          <w:tcPr>
            <w:tcW w:w="556" w:type="pct"/>
            <w:vMerge/>
          </w:tcPr>
          <w:p w14:paraId="008AE2F4" w14:textId="77777777" w:rsidR="00A96226" w:rsidRPr="000F52F5" w:rsidRDefault="00A96226" w:rsidP="00A96226">
            <w:pPr>
              <w:rPr>
                <w:sz w:val="22"/>
                <w:szCs w:val="22"/>
              </w:rPr>
            </w:pPr>
          </w:p>
        </w:tc>
        <w:tc>
          <w:tcPr>
            <w:tcW w:w="741" w:type="pct"/>
            <w:vMerge/>
          </w:tcPr>
          <w:p w14:paraId="6B316A07" w14:textId="77777777" w:rsidR="00A96226" w:rsidRPr="000F52F5" w:rsidRDefault="00A96226" w:rsidP="00A96226">
            <w:pPr>
              <w:rPr>
                <w:sz w:val="22"/>
                <w:szCs w:val="22"/>
              </w:rPr>
            </w:pPr>
          </w:p>
        </w:tc>
        <w:tc>
          <w:tcPr>
            <w:tcW w:w="1144" w:type="pct"/>
          </w:tcPr>
          <w:p w14:paraId="61BD8202" w14:textId="6D8C2487" w:rsidR="00A96226" w:rsidRPr="000F52F5" w:rsidRDefault="00A96226" w:rsidP="00A96226">
            <w:pPr>
              <w:pStyle w:val="GOSTTablenorm"/>
              <w:rPr>
                <w:szCs w:val="22"/>
              </w:rPr>
            </w:pPr>
            <w:r w:rsidRPr="000F52F5">
              <w:rPr>
                <w:szCs w:val="22"/>
                <w:lang w:val="en-US"/>
              </w:rPr>
              <w:t>RCA</w:t>
            </w:r>
            <w:r w:rsidRPr="000F52F5">
              <w:rPr>
                <w:szCs w:val="22"/>
              </w:rPr>
              <w:t>_DOC_D_013</w:t>
            </w:r>
          </w:p>
        </w:tc>
        <w:tc>
          <w:tcPr>
            <w:tcW w:w="1041" w:type="pct"/>
          </w:tcPr>
          <w:p w14:paraId="3E3168A9" w14:textId="74431232" w:rsidR="00A96226" w:rsidRPr="000F52F5" w:rsidRDefault="00A96226" w:rsidP="00A96226">
            <w:pPr>
              <w:pStyle w:val="GOSTTablenorm"/>
              <w:rPr>
                <w:szCs w:val="22"/>
              </w:rPr>
            </w:pPr>
            <w:r w:rsidRPr="000F52F5">
              <w:rPr>
                <w:szCs w:val="22"/>
              </w:rPr>
              <w:t>Платежное поручение</w:t>
            </w:r>
          </w:p>
        </w:tc>
        <w:tc>
          <w:tcPr>
            <w:tcW w:w="509" w:type="pct"/>
          </w:tcPr>
          <w:p w14:paraId="0E9AAD17" w14:textId="0F861933" w:rsidR="00A96226" w:rsidRPr="000F52F5" w:rsidRDefault="00A96226" w:rsidP="00A96226">
            <w:pPr>
              <w:pStyle w:val="GOSTTablenorm"/>
              <w:rPr>
                <w:szCs w:val="22"/>
              </w:rPr>
            </w:pPr>
            <w:r w:rsidRPr="000F52F5">
              <w:rPr>
                <w:szCs w:val="22"/>
              </w:rPr>
              <w:t>ПУД ЭБ</w:t>
            </w:r>
          </w:p>
        </w:tc>
        <w:tc>
          <w:tcPr>
            <w:tcW w:w="826" w:type="pct"/>
          </w:tcPr>
          <w:p w14:paraId="759FF034" w14:textId="366F7B57"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_Ref195712990 \r \h </w:instrText>
            </w:r>
            <w:r>
              <w:rPr>
                <w:szCs w:val="22"/>
              </w:rPr>
            </w:r>
            <w:r>
              <w:rPr>
                <w:szCs w:val="22"/>
              </w:rPr>
              <w:fldChar w:fldCharType="separate"/>
            </w:r>
            <w:r w:rsidR="001C3732">
              <w:rPr>
                <w:szCs w:val="22"/>
              </w:rPr>
              <w:t>2.1.2.6</w:t>
            </w:r>
            <w:r>
              <w:rPr>
                <w:szCs w:val="22"/>
              </w:rPr>
              <w:fldChar w:fldCharType="end"/>
            </w:r>
          </w:p>
        </w:tc>
      </w:tr>
      <w:tr w:rsidR="00A96226" w:rsidRPr="000F52F5" w14:paraId="18B6DEB9" w14:textId="34C78843" w:rsidTr="0037485A">
        <w:tc>
          <w:tcPr>
            <w:tcW w:w="183" w:type="pct"/>
            <w:vMerge/>
          </w:tcPr>
          <w:p w14:paraId="684A3C54" w14:textId="77777777" w:rsidR="00A96226" w:rsidRPr="000F52F5" w:rsidRDefault="00A96226" w:rsidP="00A96226">
            <w:pPr>
              <w:rPr>
                <w:sz w:val="22"/>
                <w:szCs w:val="22"/>
              </w:rPr>
            </w:pPr>
          </w:p>
        </w:tc>
        <w:tc>
          <w:tcPr>
            <w:tcW w:w="556" w:type="pct"/>
            <w:vMerge/>
          </w:tcPr>
          <w:p w14:paraId="02F957EF" w14:textId="77777777" w:rsidR="00A96226" w:rsidRPr="000F52F5" w:rsidRDefault="00A96226" w:rsidP="00A96226">
            <w:pPr>
              <w:rPr>
                <w:sz w:val="22"/>
                <w:szCs w:val="22"/>
              </w:rPr>
            </w:pPr>
          </w:p>
        </w:tc>
        <w:tc>
          <w:tcPr>
            <w:tcW w:w="741" w:type="pct"/>
            <w:vMerge/>
          </w:tcPr>
          <w:p w14:paraId="32AF1124" w14:textId="77777777" w:rsidR="00A96226" w:rsidRPr="000F52F5" w:rsidRDefault="00A96226" w:rsidP="00A96226">
            <w:pPr>
              <w:rPr>
                <w:sz w:val="22"/>
                <w:szCs w:val="22"/>
              </w:rPr>
            </w:pPr>
          </w:p>
        </w:tc>
        <w:tc>
          <w:tcPr>
            <w:tcW w:w="1144" w:type="pct"/>
          </w:tcPr>
          <w:p w14:paraId="01315718" w14:textId="4ACF5319" w:rsidR="00A96226" w:rsidRPr="000F52F5" w:rsidRDefault="00A96226" w:rsidP="00A96226">
            <w:pPr>
              <w:pStyle w:val="GOSTTablenorm"/>
              <w:rPr>
                <w:szCs w:val="22"/>
              </w:rPr>
            </w:pPr>
            <w:r w:rsidRPr="000F52F5">
              <w:rPr>
                <w:szCs w:val="22"/>
              </w:rPr>
              <w:t>RCA_DOC_D_014</w:t>
            </w:r>
          </w:p>
        </w:tc>
        <w:tc>
          <w:tcPr>
            <w:tcW w:w="1041" w:type="pct"/>
            <w:vMerge w:val="restart"/>
          </w:tcPr>
          <w:p w14:paraId="5CE6E2FF" w14:textId="4C1DFBA1" w:rsidR="00A96226" w:rsidRPr="000F52F5" w:rsidRDefault="00A96226" w:rsidP="00A96226">
            <w:pPr>
              <w:pStyle w:val="GOSTTablenorm"/>
              <w:rPr>
                <w:szCs w:val="22"/>
              </w:rPr>
            </w:pPr>
            <w:r w:rsidRPr="000F52F5">
              <w:rPr>
                <w:szCs w:val="22"/>
              </w:rPr>
              <w:t>Поручение о перечислении на счет/Требование получателя платежа</w:t>
            </w:r>
          </w:p>
        </w:tc>
        <w:tc>
          <w:tcPr>
            <w:tcW w:w="509" w:type="pct"/>
            <w:vMerge w:val="restart"/>
          </w:tcPr>
          <w:p w14:paraId="11B5E2ED" w14:textId="503F3A04" w:rsidR="00A96226" w:rsidRPr="000F52F5" w:rsidRDefault="00A96226" w:rsidP="00A96226">
            <w:pPr>
              <w:pStyle w:val="GOSTTablenorm"/>
              <w:rPr>
                <w:szCs w:val="22"/>
              </w:rPr>
            </w:pPr>
            <w:r w:rsidRPr="000F52F5">
              <w:rPr>
                <w:szCs w:val="22"/>
              </w:rPr>
              <w:t>ПУД ЭБ</w:t>
            </w:r>
          </w:p>
        </w:tc>
        <w:tc>
          <w:tcPr>
            <w:tcW w:w="826" w:type="pct"/>
          </w:tcPr>
          <w:p w14:paraId="0416B567" w14:textId="296CB429"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_Ref195713030 \r \h </w:instrText>
            </w:r>
            <w:r>
              <w:rPr>
                <w:szCs w:val="22"/>
              </w:rPr>
            </w:r>
            <w:r>
              <w:rPr>
                <w:szCs w:val="22"/>
              </w:rPr>
              <w:fldChar w:fldCharType="separate"/>
            </w:r>
            <w:r w:rsidR="001C3732">
              <w:rPr>
                <w:szCs w:val="22"/>
              </w:rPr>
              <w:t>2.1.2.7</w:t>
            </w:r>
            <w:r>
              <w:rPr>
                <w:szCs w:val="22"/>
              </w:rPr>
              <w:fldChar w:fldCharType="end"/>
            </w:r>
          </w:p>
        </w:tc>
      </w:tr>
      <w:tr w:rsidR="00A96226" w:rsidRPr="000F52F5" w14:paraId="4AC988DA" w14:textId="77777777" w:rsidTr="0037485A">
        <w:tc>
          <w:tcPr>
            <w:tcW w:w="183" w:type="pct"/>
            <w:vMerge/>
          </w:tcPr>
          <w:p w14:paraId="595FD3B5" w14:textId="77777777" w:rsidR="00A96226" w:rsidRPr="000F52F5" w:rsidRDefault="00A96226" w:rsidP="00A96226">
            <w:pPr>
              <w:rPr>
                <w:sz w:val="22"/>
                <w:szCs w:val="22"/>
              </w:rPr>
            </w:pPr>
          </w:p>
        </w:tc>
        <w:tc>
          <w:tcPr>
            <w:tcW w:w="556" w:type="pct"/>
            <w:vMerge/>
          </w:tcPr>
          <w:p w14:paraId="4C49A936" w14:textId="77777777" w:rsidR="00A96226" w:rsidRPr="000F52F5" w:rsidRDefault="00A96226" w:rsidP="00A96226">
            <w:pPr>
              <w:rPr>
                <w:sz w:val="22"/>
                <w:szCs w:val="22"/>
              </w:rPr>
            </w:pPr>
          </w:p>
        </w:tc>
        <w:tc>
          <w:tcPr>
            <w:tcW w:w="741" w:type="pct"/>
            <w:vMerge/>
          </w:tcPr>
          <w:p w14:paraId="40ED4A05" w14:textId="77777777" w:rsidR="00A96226" w:rsidRPr="000F52F5" w:rsidRDefault="00A96226" w:rsidP="00A96226">
            <w:pPr>
              <w:rPr>
                <w:sz w:val="22"/>
                <w:szCs w:val="22"/>
              </w:rPr>
            </w:pPr>
          </w:p>
        </w:tc>
        <w:tc>
          <w:tcPr>
            <w:tcW w:w="1144" w:type="pct"/>
          </w:tcPr>
          <w:p w14:paraId="6A3D6DA4" w14:textId="6D101FF0" w:rsidR="00A96226" w:rsidRPr="000F52F5" w:rsidRDefault="00A96226" w:rsidP="00A96226">
            <w:pPr>
              <w:pStyle w:val="GOSTTablenorm"/>
              <w:rPr>
                <w:szCs w:val="22"/>
              </w:rPr>
            </w:pPr>
            <w:r w:rsidRPr="000F52F5">
              <w:rPr>
                <w:szCs w:val="22"/>
              </w:rPr>
              <w:t>RCA_DOC_D_01</w:t>
            </w:r>
            <w:r>
              <w:rPr>
                <w:szCs w:val="22"/>
              </w:rPr>
              <w:t>4</w:t>
            </w:r>
            <w:r w:rsidRPr="006170D8">
              <w:rPr>
                <w:szCs w:val="22"/>
                <w:highlight w:val="yellow"/>
              </w:rPr>
              <w:t>_</w:t>
            </w:r>
            <w:r w:rsidRPr="006170D8">
              <w:rPr>
                <w:szCs w:val="22"/>
                <w:highlight w:val="yellow"/>
                <w:lang w:val="en-US"/>
              </w:rPr>
              <w:t>SPS</w:t>
            </w:r>
          </w:p>
        </w:tc>
        <w:tc>
          <w:tcPr>
            <w:tcW w:w="1041" w:type="pct"/>
            <w:vMerge/>
          </w:tcPr>
          <w:p w14:paraId="51A425E3" w14:textId="77777777" w:rsidR="00A96226" w:rsidRPr="000F52F5" w:rsidRDefault="00A96226" w:rsidP="00A96226">
            <w:pPr>
              <w:pStyle w:val="GOSTTablenorm"/>
              <w:rPr>
                <w:szCs w:val="22"/>
              </w:rPr>
            </w:pPr>
          </w:p>
        </w:tc>
        <w:tc>
          <w:tcPr>
            <w:tcW w:w="509" w:type="pct"/>
            <w:vMerge/>
          </w:tcPr>
          <w:p w14:paraId="214E523A" w14:textId="77777777" w:rsidR="00A96226" w:rsidRPr="000F52F5" w:rsidRDefault="00A96226" w:rsidP="00A96226">
            <w:pPr>
              <w:pStyle w:val="GOSTTablenorm"/>
              <w:rPr>
                <w:szCs w:val="22"/>
              </w:rPr>
            </w:pPr>
          </w:p>
        </w:tc>
        <w:tc>
          <w:tcPr>
            <w:tcW w:w="826" w:type="pct"/>
          </w:tcPr>
          <w:p w14:paraId="54B54FF7" w14:textId="3C68BB3C" w:rsidR="00A96226" w:rsidRPr="00FC090F" w:rsidRDefault="00A96226" w:rsidP="00A96226">
            <w:pPr>
              <w:pStyle w:val="GOSTTablenorm"/>
              <w:rPr>
                <w:szCs w:val="22"/>
              </w:rPr>
            </w:pPr>
            <w:r w:rsidRPr="00FC090F">
              <w:rPr>
                <w:szCs w:val="22"/>
              </w:rPr>
              <w:t>Том 3</w:t>
            </w:r>
            <w:r>
              <w:rPr>
                <w:szCs w:val="22"/>
              </w:rPr>
              <w:t>, п.</w:t>
            </w:r>
            <w:r>
              <w:rPr>
                <w:szCs w:val="22"/>
              </w:rPr>
              <w:fldChar w:fldCharType="begin"/>
            </w:r>
            <w:r>
              <w:rPr>
                <w:szCs w:val="22"/>
              </w:rPr>
              <w:instrText xml:space="preserve"> REF _Ref195713055 \r \h </w:instrText>
            </w:r>
            <w:r>
              <w:rPr>
                <w:szCs w:val="22"/>
              </w:rPr>
            </w:r>
            <w:r>
              <w:rPr>
                <w:szCs w:val="22"/>
              </w:rPr>
              <w:fldChar w:fldCharType="separate"/>
            </w:r>
            <w:r w:rsidR="001C3732">
              <w:rPr>
                <w:szCs w:val="22"/>
              </w:rPr>
              <w:t>2.1.3.1</w:t>
            </w:r>
            <w:r>
              <w:rPr>
                <w:szCs w:val="22"/>
              </w:rPr>
              <w:fldChar w:fldCharType="end"/>
            </w:r>
          </w:p>
        </w:tc>
      </w:tr>
      <w:tr w:rsidR="00A96226" w:rsidRPr="000F52F5" w14:paraId="159CB5ED" w14:textId="77777777" w:rsidTr="0037485A">
        <w:tc>
          <w:tcPr>
            <w:tcW w:w="183" w:type="pct"/>
            <w:vMerge/>
          </w:tcPr>
          <w:p w14:paraId="594D5D5E" w14:textId="77777777" w:rsidR="00A96226" w:rsidRPr="000F52F5" w:rsidRDefault="00A96226" w:rsidP="00A96226">
            <w:pPr>
              <w:rPr>
                <w:sz w:val="22"/>
                <w:szCs w:val="22"/>
              </w:rPr>
            </w:pPr>
          </w:p>
        </w:tc>
        <w:tc>
          <w:tcPr>
            <w:tcW w:w="556" w:type="pct"/>
            <w:vMerge/>
          </w:tcPr>
          <w:p w14:paraId="0803CEDF" w14:textId="77777777" w:rsidR="00A96226" w:rsidRPr="000F52F5" w:rsidRDefault="00A96226" w:rsidP="00A96226">
            <w:pPr>
              <w:rPr>
                <w:sz w:val="22"/>
                <w:szCs w:val="22"/>
              </w:rPr>
            </w:pPr>
          </w:p>
        </w:tc>
        <w:tc>
          <w:tcPr>
            <w:tcW w:w="741" w:type="pct"/>
            <w:vMerge/>
          </w:tcPr>
          <w:p w14:paraId="1523EDD2" w14:textId="77777777" w:rsidR="00A96226" w:rsidRPr="000F52F5" w:rsidRDefault="00A96226" w:rsidP="00A96226">
            <w:pPr>
              <w:rPr>
                <w:sz w:val="22"/>
                <w:szCs w:val="22"/>
              </w:rPr>
            </w:pPr>
          </w:p>
        </w:tc>
        <w:tc>
          <w:tcPr>
            <w:tcW w:w="1144" w:type="pct"/>
          </w:tcPr>
          <w:p w14:paraId="1E675C98" w14:textId="2302E537" w:rsidR="00A96226" w:rsidRPr="000F52F5" w:rsidRDefault="00A96226" w:rsidP="00A96226">
            <w:pPr>
              <w:pStyle w:val="GOSTTablenorm"/>
              <w:rPr>
                <w:szCs w:val="22"/>
              </w:rPr>
            </w:pPr>
            <w:r w:rsidRPr="000F52F5">
              <w:rPr>
                <w:szCs w:val="22"/>
              </w:rPr>
              <w:t>RCA_DOC_D_015</w:t>
            </w:r>
          </w:p>
        </w:tc>
        <w:tc>
          <w:tcPr>
            <w:tcW w:w="1041" w:type="pct"/>
            <w:vMerge w:val="restart"/>
          </w:tcPr>
          <w:p w14:paraId="7E57FBBF" w14:textId="436C9C9D" w:rsidR="00A96226" w:rsidRPr="000F52F5" w:rsidRDefault="00A96226" w:rsidP="00A96226">
            <w:pPr>
              <w:pStyle w:val="GOSTTablenorm"/>
              <w:rPr>
                <w:szCs w:val="22"/>
              </w:rPr>
            </w:pPr>
            <w:r w:rsidRPr="000F52F5">
              <w:rPr>
                <w:szCs w:val="22"/>
              </w:rPr>
              <w:t>Реестр перечисленных поступлений</w:t>
            </w:r>
            <w:r w:rsidRPr="000F52F5">
              <w:rPr>
                <w:szCs w:val="22"/>
                <w:lang w:val="en-US"/>
              </w:rPr>
              <w:t xml:space="preserve"> (ф. 0531465)</w:t>
            </w:r>
          </w:p>
        </w:tc>
        <w:tc>
          <w:tcPr>
            <w:tcW w:w="509" w:type="pct"/>
            <w:vMerge w:val="restart"/>
          </w:tcPr>
          <w:p w14:paraId="1061C800" w14:textId="32134A10" w:rsidR="00A96226" w:rsidRPr="000F52F5" w:rsidRDefault="00A96226" w:rsidP="00A96226">
            <w:pPr>
              <w:pStyle w:val="GOSTTablenorm"/>
              <w:rPr>
                <w:szCs w:val="22"/>
              </w:rPr>
            </w:pPr>
            <w:r w:rsidRPr="000F52F5">
              <w:rPr>
                <w:szCs w:val="22"/>
              </w:rPr>
              <w:t>ПУД ЭБ</w:t>
            </w:r>
          </w:p>
        </w:tc>
        <w:tc>
          <w:tcPr>
            <w:tcW w:w="826" w:type="pct"/>
          </w:tcPr>
          <w:p w14:paraId="124253FC" w14:textId="3EE3CD89"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_Ref195713096 \r \h </w:instrText>
            </w:r>
            <w:r>
              <w:rPr>
                <w:szCs w:val="22"/>
              </w:rPr>
            </w:r>
            <w:r>
              <w:rPr>
                <w:szCs w:val="22"/>
              </w:rPr>
              <w:fldChar w:fldCharType="separate"/>
            </w:r>
            <w:r w:rsidR="001C3732">
              <w:rPr>
                <w:szCs w:val="22"/>
              </w:rPr>
              <w:t>2.1.2.8</w:t>
            </w:r>
            <w:r>
              <w:rPr>
                <w:szCs w:val="22"/>
              </w:rPr>
              <w:fldChar w:fldCharType="end"/>
            </w:r>
          </w:p>
        </w:tc>
      </w:tr>
      <w:tr w:rsidR="00A96226" w:rsidRPr="000F52F5" w14:paraId="1F1286B4" w14:textId="0D7CD2D9" w:rsidTr="0037485A">
        <w:tc>
          <w:tcPr>
            <w:tcW w:w="183" w:type="pct"/>
            <w:vMerge/>
          </w:tcPr>
          <w:p w14:paraId="3A8B1070" w14:textId="77777777" w:rsidR="00A96226" w:rsidRPr="000F52F5" w:rsidRDefault="00A96226" w:rsidP="00A96226">
            <w:pPr>
              <w:rPr>
                <w:sz w:val="22"/>
                <w:szCs w:val="22"/>
              </w:rPr>
            </w:pPr>
          </w:p>
        </w:tc>
        <w:tc>
          <w:tcPr>
            <w:tcW w:w="556" w:type="pct"/>
            <w:vMerge/>
          </w:tcPr>
          <w:p w14:paraId="04025921" w14:textId="77777777" w:rsidR="00A96226" w:rsidRPr="000F52F5" w:rsidRDefault="00A96226" w:rsidP="00A96226">
            <w:pPr>
              <w:rPr>
                <w:sz w:val="22"/>
                <w:szCs w:val="22"/>
              </w:rPr>
            </w:pPr>
          </w:p>
        </w:tc>
        <w:tc>
          <w:tcPr>
            <w:tcW w:w="741" w:type="pct"/>
            <w:vMerge/>
          </w:tcPr>
          <w:p w14:paraId="6922028E" w14:textId="77777777" w:rsidR="00A96226" w:rsidRPr="000F52F5" w:rsidRDefault="00A96226" w:rsidP="00A96226">
            <w:pPr>
              <w:rPr>
                <w:sz w:val="22"/>
                <w:szCs w:val="22"/>
              </w:rPr>
            </w:pPr>
          </w:p>
        </w:tc>
        <w:tc>
          <w:tcPr>
            <w:tcW w:w="1144" w:type="pct"/>
          </w:tcPr>
          <w:p w14:paraId="58C8EAEF" w14:textId="354B25E2" w:rsidR="00A96226" w:rsidRPr="000F52F5" w:rsidRDefault="00A96226" w:rsidP="00A96226">
            <w:pPr>
              <w:pStyle w:val="GOSTTablenorm"/>
              <w:rPr>
                <w:szCs w:val="22"/>
              </w:rPr>
            </w:pPr>
            <w:r w:rsidRPr="000F52F5">
              <w:rPr>
                <w:szCs w:val="22"/>
              </w:rPr>
              <w:t>RCA_DOC_D_015</w:t>
            </w:r>
            <w:r w:rsidRPr="006170D8">
              <w:rPr>
                <w:szCs w:val="22"/>
                <w:highlight w:val="yellow"/>
              </w:rPr>
              <w:t>_</w:t>
            </w:r>
            <w:r w:rsidRPr="006170D8">
              <w:rPr>
                <w:szCs w:val="22"/>
                <w:highlight w:val="yellow"/>
                <w:lang w:val="en-US"/>
              </w:rPr>
              <w:t>SPS</w:t>
            </w:r>
          </w:p>
        </w:tc>
        <w:tc>
          <w:tcPr>
            <w:tcW w:w="1041" w:type="pct"/>
            <w:vMerge/>
          </w:tcPr>
          <w:p w14:paraId="2EE9BB80" w14:textId="57F3EA33" w:rsidR="00A96226" w:rsidRPr="000F52F5" w:rsidRDefault="00A96226" w:rsidP="00A96226">
            <w:pPr>
              <w:pStyle w:val="GOSTTablenorm"/>
              <w:rPr>
                <w:szCs w:val="22"/>
                <w:lang w:val="en-US"/>
              </w:rPr>
            </w:pPr>
          </w:p>
        </w:tc>
        <w:tc>
          <w:tcPr>
            <w:tcW w:w="509" w:type="pct"/>
            <w:vMerge/>
          </w:tcPr>
          <w:p w14:paraId="70C9EDF6" w14:textId="64C69A1D" w:rsidR="00A96226" w:rsidRPr="000F52F5" w:rsidRDefault="00A96226" w:rsidP="00A96226">
            <w:pPr>
              <w:pStyle w:val="GOSTTablenorm"/>
              <w:rPr>
                <w:szCs w:val="22"/>
              </w:rPr>
            </w:pPr>
          </w:p>
        </w:tc>
        <w:tc>
          <w:tcPr>
            <w:tcW w:w="826" w:type="pct"/>
          </w:tcPr>
          <w:p w14:paraId="280DA12A" w14:textId="5FA41D67"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_Ref195713080 \r \h </w:instrText>
            </w:r>
            <w:r>
              <w:rPr>
                <w:szCs w:val="22"/>
              </w:rPr>
            </w:r>
            <w:r>
              <w:rPr>
                <w:szCs w:val="22"/>
              </w:rPr>
              <w:fldChar w:fldCharType="separate"/>
            </w:r>
            <w:r w:rsidR="001C3732">
              <w:rPr>
                <w:szCs w:val="22"/>
              </w:rPr>
              <w:t>2.1.3.3</w:t>
            </w:r>
            <w:r>
              <w:rPr>
                <w:szCs w:val="22"/>
              </w:rPr>
              <w:fldChar w:fldCharType="end"/>
            </w:r>
          </w:p>
        </w:tc>
      </w:tr>
      <w:tr w:rsidR="00A96226" w:rsidRPr="000F52F5" w14:paraId="4938A8F2" w14:textId="77777777" w:rsidTr="0037485A">
        <w:tc>
          <w:tcPr>
            <w:tcW w:w="183" w:type="pct"/>
            <w:vMerge/>
          </w:tcPr>
          <w:p w14:paraId="6DC03C0C" w14:textId="77777777" w:rsidR="00A96226" w:rsidRPr="000F52F5" w:rsidRDefault="00A96226" w:rsidP="00A96226">
            <w:pPr>
              <w:rPr>
                <w:sz w:val="22"/>
                <w:szCs w:val="22"/>
              </w:rPr>
            </w:pPr>
          </w:p>
        </w:tc>
        <w:tc>
          <w:tcPr>
            <w:tcW w:w="556" w:type="pct"/>
            <w:vMerge/>
          </w:tcPr>
          <w:p w14:paraId="02CC9545" w14:textId="77777777" w:rsidR="00A96226" w:rsidRPr="000F52F5" w:rsidRDefault="00A96226" w:rsidP="00A96226">
            <w:pPr>
              <w:rPr>
                <w:sz w:val="22"/>
                <w:szCs w:val="22"/>
              </w:rPr>
            </w:pPr>
          </w:p>
        </w:tc>
        <w:tc>
          <w:tcPr>
            <w:tcW w:w="741" w:type="pct"/>
            <w:vMerge/>
          </w:tcPr>
          <w:p w14:paraId="7D8723BF" w14:textId="77777777" w:rsidR="00A96226" w:rsidRPr="000F52F5" w:rsidRDefault="00A96226" w:rsidP="00A96226">
            <w:pPr>
              <w:rPr>
                <w:sz w:val="22"/>
                <w:szCs w:val="22"/>
              </w:rPr>
            </w:pPr>
          </w:p>
        </w:tc>
        <w:tc>
          <w:tcPr>
            <w:tcW w:w="1144" w:type="pct"/>
          </w:tcPr>
          <w:p w14:paraId="4473529F" w14:textId="1EF91324" w:rsidR="00A96226" w:rsidRPr="000F52F5" w:rsidRDefault="00A96226" w:rsidP="00A96226">
            <w:pPr>
              <w:pStyle w:val="GOSTTablenorm"/>
              <w:rPr>
                <w:szCs w:val="22"/>
              </w:rPr>
            </w:pPr>
            <w:r>
              <w:rPr>
                <w:szCs w:val="22"/>
              </w:rPr>
              <w:t>B</w:t>
            </w:r>
            <w:r>
              <w:rPr>
                <w:szCs w:val="22"/>
                <w:lang w:val="en-US"/>
              </w:rPr>
              <w:t>SP</w:t>
            </w:r>
            <w:r>
              <w:rPr>
                <w:szCs w:val="22"/>
              </w:rPr>
              <w:t>_DOC_D_019</w:t>
            </w:r>
          </w:p>
        </w:tc>
        <w:tc>
          <w:tcPr>
            <w:tcW w:w="1041" w:type="pct"/>
            <w:vMerge w:val="restart"/>
          </w:tcPr>
          <w:p w14:paraId="17356E76" w14:textId="545FFCDB" w:rsidR="00A96226" w:rsidRPr="000F52F5" w:rsidRDefault="00A96226" w:rsidP="00A96226">
            <w:pPr>
              <w:pStyle w:val="GOSTTablenorm"/>
              <w:rPr>
                <w:szCs w:val="22"/>
              </w:rPr>
            </w:pPr>
            <w:r w:rsidRPr="005B7C71">
              <w:t>Реестр передаваемых (прин</w:t>
            </w:r>
            <w:r>
              <w:t>имаемых) платежей (ф. 0531477)</w:t>
            </w:r>
          </w:p>
        </w:tc>
        <w:tc>
          <w:tcPr>
            <w:tcW w:w="509" w:type="pct"/>
            <w:vMerge w:val="restart"/>
          </w:tcPr>
          <w:p w14:paraId="77DB7064" w14:textId="1EBC8BD7" w:rsidR="00A96226" w:rsidRPr="000F52F5" w:rsidRDefault="00A96226" w:rsidP="00A96226">
            <w:pPr>
              <w:pStyle w:val="GOSTTablenorm"/>
              <w:rPr>
                <w:szCs w:val="22"/>
              </w:rPr>
            </w:pPr>
            <w:r w:rsidRPr="000F52F5">
              <w:rPr>
                <w:szCs w:val="22"/>
              </w:rPr>
              <w:t>ПУД ЭБ</w:t>
            </w:r>
          </w:p>
        </w:tc>
        <w:tc>
          <w:tcPr>
            <w:tcW w:w="826" w:type="pct"/>
          </w:tcPr>
          <w:p w14:paraId="3873B021" w14:textId="2DF2BFC4"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_Ref195713107 \r \h </w:instrText>
            </w:r>
            <w:r>
              <w:rPr>
                <w:szCs w:val="22"/>
              </w:rPr>
            </w:r>
            <w:r>
              <w:rPr>
                <w:szCs w:val="22"/>
              </w:rPr>
              <w:fldChar w:fldCharType="separate"/>
            </w:r>
            <w:r w:rsidR="001C3732">
              <w:rPr>
                <w:szCs w:val="22"/>
              </w:rPr>
              <w:t>2.1.2.9</w:t>
            </w:r>
            <w:r>
              <w:rPr>
                <w:szCs w:val="22"/>
              </w:rPr>
              <w:fldChar w:fldCharType="end"/>
            </w:r>
            <w:r>
              <w:rPr>
                <w:szCs w:val="22"/>
              </w:rPr>
              <w:t xml:space="preserve">, </w:t>
            </w:r>
            <w:r>
              <w:rPr>
                <w:szCs w:val="22"/>
              </w:rPr>
              <w:fldChar w:fldCharType="begin"/>
            </w:r>
            <w:r>
              <w:rPr>
                <w:szCs w:val="22"/>
              </w:rPr>
              <w:instrText xml:space="preserve"> REF _Ref195713124 \r \h </w:instrText>
            </w:r>
            <w:r>
              <w:rPr>
                <w:szCs w:val="22"/>
              </w:rPr>
            </w:r>
            <w:r>
              <w:rPr>
                <w:szCs w:val="22"/>
              </w:rPr>
              <w:fldChar w:fldCharType="separate"/>
            </w:r>
            <w:r w:rsidR="001C3732">
              <w:rPr>
                <w:szCs w:val="22"/>
              </w:rPr>
              <w:t>2.1.2.10</w:t>
            </w:r>
            <w:r>
              <w:rPr>
                <w:szCs w:val="22"/>
              </w:rPr>
              <w:fldChar w:fldCharType="end"/>
            </w:r>
          </w:p>
        </w:tc>
      </w:tr>
      <w:tr w:rsidR="00A96226" w:rsidRPr="000F52F5" w14:paraId="20F8AE2C" w14:textId="77777777" w:rsidTr="0037485A">
        <w:tc>
          <w:tcPr>
            <w:tcW w:w="183" w:type="pct"/>
            <w:vMerge/>
          </w:tcPr>
          <w:p w14:paraId="56B8A6C9" w14:textId="77777777" w:rsidR="00A96226" w:rsidRPr="000F52F5" w:rsidRDefault="00A96226" w:rsidP="00A96226">
            <w:pPr>
              <w:rPr>
                <w:sz w:val="22"/>
                <w:szCs w:val="22"/>
              </w:rPr>
            </w:pPr>
          </w:p>
        </w:tc>
        <w:tc>
          <w:tcPr>
            <w:tcW w:w="556" w:type="pct"/>
            <w:vMerge/>
          </w:tcPr>
          <w:p w14:paraId="04E3442A" w14:textId="77777777" w:rsidR="00A96226" w:rsidRPr="000F52F5" w:rsidRDefault="00A96226" w:rsidP="00A96226">
            <w:pPr>
              <w:rPr>
                <w:sz w:val="22"/>
                <w:szCs w:val="22"/>
              </w:rPr>
            </w:pPr>
          </w:p>
        </w:tc>
        <w:tc>
          <w:tcPr>
            <w:tcW w:w="741" w:type="pct"/>
            <w:vMerge/>
          </w:tcPr>
          <w:p w14:paraId="1DBABC40" w14:textId="77777777" w:rsidR="00A96226" w:rsidRPr="000F52F5" w:rsidRDefault="00A96226" w:rsidP="00A96226">
            <w:pPr>
              <w:rPr>
                <w:sz w:val="22"/>
                <w:szCs w:val="22"/>
              </w:rPr>
            </w:pPr>
          </w:p>
        </w:tc>
        <w:tc>
          <w:tcPr>
            <w:tcW w:w="1144" w:type="pct"/>
          </w:tcPr>
          <w:p w14:paraId="1FD4B78C" w14:textId="23C016A1" w:rsidR="00A96226" w:rsidRDefault="00A96226" w:rsidP="00A96226">
            <w:pPr>
              <w:pStyle w:val="GOSTTablenorm"/>
              <w:rPr>
                <w:szCs w:val="22"/>
              </w:rPr>
            </w:pPr>
            <w:r w:rsidRPr="0037485A">
              <w:rPr>
                <w:szCs w:val="22"/>
              </w:rPr>
              <w:t>BSP_DOC_D_019_</w:t>
            </w:r>
            <w:r w:rsidRPr="0037485A">
              <w:rPr>
                <w:szCs w:val="22"/>
                <w:highlight w:val="yellow"/>
              </w:rPr>
              <w:t>SPS</w:t>
            </w:r>
          </w:p>
        </w:tc>
        <w:tc>
          <w:tcPr>
            <w:tcW w:w="1041" w:type="pct"/>
            <w:vMerge/>
          </w:tcPr>
          <w:p w14:paraId="3E923699" w14:textId="77777777" w:rsidR="00A96226" w:rsidRPr="005B7C71" w:rsidRDefault="00A96226" w:rsidP="00A96226">
            <w:pPr>
              <w:pStyle w:val="GOSTTablenorm"/>
            </w:pPr>
          </w:p>
        </w:tc>
        <w:tc>
          <w:tcPr>
            <w:tcW w:w="509" w:type="pct"/>
            <w:vMerge/>
          </w:tcPr>
          <w:p w14:paraId="0A456307" w14:textId="77777777" w:rsidR="00A96226" w:rsidRPr="000F52F5" w:rsidRDefault="00A96226" w:rsidP="00A96226">
            <w:pPr>
              <w:pStyle w:val="GOSTTablenorm"/>
              <w:rPr>
                <w:szCs w:val="22"/>
              </w:rPr>
            </w:pPr>
          </w:p>
        </w:tc>
        <w:tc>
          <w:tcPr>
            <w:tcW w:w="826" w:type="pct"/>
          </w:tcPr>
          <w:p w14:paraId="22F4B60C" w14:textId="289555ED"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_Ref195713317 \r \h </w:instrText>
            </w:r>
            <w:r>
              <w:rPr>
                <w:szCs w:val="22"/>
              </w:rPr>
            </w:r>
            <w:r>
              <w:rPr>
                <w:szCs w:val="22"/>
              </w:rPr>
              <w:fldChar w:fldCharType="separate"/>
            </w:r>
            <w:r w:rsidR="001C3732">
              <w:rPr>
                <w:szCs w:val="22"/>
              </w:rPr>
              <w:t>2.1.3.3</w:t>
            </w:r>
            <w:r>
              <w:rPr>
                <w:szCs w:val="22"/>
              </w:rPr>
              <w:fldChar w:fldCharType="end"/>
            </w:r>
          </w:p>
        </w:tc>
      </w:tr>
      <w:tr w:rsidR="00A96226" w:rsidRPr="000F52F5" w14:paraId="43D403A7" w14:textId="1C99059B" w:rsidTr="0037485A">
        <w:tc>
          <w:tcPr>
            <w:tcW w:w="183" w:type="pct"/>
            <w:vMerge/>
          </w:tcPr>
          <w:p w14:paraId="24C67312" w14:textId="77777777" w:rsidR="00A96226" w:rsidRPr="000F52F5" w:rsidRDefault="00A96226" w:rsidP="00A96226">
            <w:pPr>
              <w:rPr>
                <w:sz w:val="22"/>
                <w:szCs w:val="22"/>
              </w:rPr>
            </w:pPr>
          </w:p>
        </w:tc>
        <w:tc>
          <w:tcPr>
            <w:tcW w:w="556" w:type="pct"/>
            <w:vMerge/>
          </w:tcPr>
          <w:p w14:paraId="6C393E8C" w14:textId="77777777" w:rsidR="00A96226" w:rsidRPr="000F52F5" w:rsidRDefault="00A96226" w:rsidP="00A96226">
            <w:pPr>
              <w:rPr>
                <w:sz w:val="22"/>
                <w:szCs w:val="22"/>
              </w:rPr>
            </w:pPr>
          </w:p>
        </w:tc>
        <w:tc>
          <w:tcPr>
            <w:tcW w:w="741" w:type="pct"/>
            <w:vMerge/>
          </w:tcPr>
          <w:p w14:paraId="6B2165DC" w14:textId="77777777" w:rsidR="00A96226" w:rsidRPr="000F52F5" w:rsidRDefault="00A96226" w:rsidP="00A96226">
            <w:pPr>
              <w:rPr>
                <w:sz w:val="22"/>
                <w:szCs w:val="22"/>
              </w:rPr>
            </w:pPr>
          </w:p>
        </w:tc>
        <w:tc>
          <w:tcPr>
            <w:tcW w:w="1144" w:type="pct"/>
          </w:tcPr>
          <w:p w14:paraId="7B4DA36D" w14:textId="59891251" w:rsidR="00A96226" w:rsidRPr="000F52F5" w:rsidRDefault="00A96226" w:rsidP="00A96226">
            <w:pPr>
              <w:pStyle w:val="GOSTTablenorm"/>
              <w:rPr>
                <w:szCs w:val="22"/>
              </w:rPr>
            </w:pPr>
            <w:r w:rsidRPr="000F52F5">
              <w:rPr>
                <w:szCs w:val="22"/>
              </w:rPr>
              <w:t>BRA_DOC_D_020</w:t>
            </w:r>
          </w:p>
        </w:tc>
        <w:tc>
          <w:tcPr>
            <w:tcW w:w="1041" w:type="pct"/>
          </w:tcPr>
          <w:p w14:paraId="6C838C33" w14:textId="7E7DCF8E" w:rsidR="00A96226" w:rsidRPr="000F52F5" w:rsidRDefault="00A96226" w:rsidP="00A96226">
            <w:pPr>
              <w:pStyle w:val="GOSTTablenorm"/>
              <w:rPr>
                <w:szCs w:val="22"/>
              </w:rPr>
            </w:pPr>
            <w:r w:rsidRPr="000F52F5">
              <w:rPr>
                <w:szCs w:val="22"/>
              </w:rPr>
              <w:t>Распоряжение о совершении казначейского платежа (уточнение)</w:t>
            </w:r>
          </w:p>
        </w:tc>
        <w:tc>
          <w:tcPr>
            <w:tcW w:w="509" w:type="pct"/>
          </w:tcPr>
          <w:p w14:paraId="55EE8F1A" w14:textId="796288A0" w:rsidR="00A96226" w:rsidRPr="000F52F5" w:rsidRDefault="00A96226" w:rsidP="00A96226">
            <w:pPr>
              <w:pStyle w:val="GOSTTablenorm"/>
              <w:rPr>
                <w:szCs w:val="22"/>
              </w:rPr>
            </w:pPr>
            <w:r w:rsidRPr="000F52F5">
              <w:rPr>
                <w:szCs w:val="22"/>
              </w:rPr>
              <w:t>ПУД ЭБ</w:t>
            </w:r>
          </w:p>
        </w:tc>
        <w:tc>
          <w:tcPr>
            <w:tcW w:w="826" w:type="pct"/>
          </w:tcPr>
          <w:p w14:paraId="670B4DAB" w14:textId="74066E79"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_Ref195713131 \r \h </w:instrText>
            </w:r>
            <w:r>
              <w:rPr>
                <w:szCs w:val="22"/>
              </w:rPr>
            </w:r>
            <w:r>
              <w:rPr>
                <w:szCs w:val="22"/>
              </w:rPr>
              <w:fldChar w:fldCharType="separate"/>
            </w:r>
            <w:r w:rsidR="001C3732">
              <w:rPr>
                <w:szCs w:val="22"/>
              </w:rPr>
              <w:t>2.1.2.11</w:t>
            </w:r>
            <w:r>
              <w:rPr>
                <w:szCs w:val="22"/>
              </w:rPr>
              <w:fldChar w:fldCharType="end"/>
            </w:r>
          </w:p>
        </w:tc>
      </w:tr>
      <w:tr w:rsidR="00A96226" w:rsidRPr="000F52F5" w14:paraId="3D8E400B" w14:textId="77777777" w:rsidTr="0037485A">
        <w:tc>
          <w:tcPr>
            <w:tcW w:w="183" w:type="pct"/>
            <w:vMerge/>
          </w:tcPr>
          <w:p w14:paraId="096A7A71" w14:textId="77777777" w:rsidR="00A96226" w:rsidRPr="000F52F5" w:rsidRDefault="00A96226" w:rsidP="00A96226">
            <w:pPr>
              <w:rPr>
                <w:sz w:val="22"/>
                <w:szCs w:val="22"/>
              </w:rPr>
            </w:pPr>
          </w:p>
        </w:tc>
        <w:tc>
          <w:tcPr>
            <w:tcW w:w="556" w:type="pct"/>
            <w:vMerge/>
          </w:tcPr>
          <w:p w14:paraId="54E80742" w14:textId="77777777" w:rsidR="00A96226" w:rsidRPr="000F52F5" w:rsidRDefault="00A96226" w:rsidP="00A96226">
            <w:pPr>
              <w:rPr>
                <w:sz w:val="22"/>
                <w:szCs w:val="22"/>
              </w:rPr>
            </w:pPr>
          </w:p>
        </w:tc>
        <w:tc>
          <w:tcPr>
            <w:tcW w:w="741" w:type="pct"/>
            <w:vMerge/>
          </w:tcPr>
          <w:p w14:paraId="646B5062" w14:textId="77777777" w:rsidR="00A96226" w:rsidRPr="000F52F5" w:rsidRDefault="00A96226" w:rsidP="00A96226">
            <w:pPr>
              <w:rPr>
                <w:sz w:val="22"/>
                <w:szCs w:val="22"/>
              </w:rPr>
            </w:pPr>
          </w:p>
        </w:tc>
        <w:tc>
          <w:tcPr>
            <w:tcW w:w="1144" w:type="pct"/>
          </w:tcPr>
          <w:p w14:paraId="03F79E8A" w14:textId="707C367D" w:rsidR="00A96226" w:rsidRPr="00097345" w:rsidRDefault="00A96226" w:rsidP="00A96226">
            <w:pPr>
              <w:pStyle w:val="GOSTTablenorm"/>
              <w:rPr>
                <w:szCs w:val="22"/>
                <w:lang w:val="en-US"/>
              </w:rPr>
            </w:pPr>
            <w:r>
              <w:rPr>
                <w:szCs w:val="22"/>
              </w:rPr>
              <w:t>B</w:t>
            </w:r>
            <w:r>
              <w:rPr>
                <w:szCs w:val="22"/>
                <w:lang w:val="en-US"/>
              </w:rPr>
              <w:t>SP</w:t>
            </w:r>
            <w:r>
              <w:rPr>
                <w:szCs w:val="22"/>
              </w:rPr>
              <w:t>_DOC_D_0</w:t>
            </w:r>
            <w:r>
              <w:rPr>
                <w:szCs w:val="22"/>
                <w:lang w:val="en-US"/>
              </w:rPr>
              <w:t>22</w:t>
            </w:r>
          </w:p>
        </w:tc>
        <w:tc>
          <w:tcPr>
            <w:tcW w:w="1041" w:type="pct"/>
          </w:tcPr>
          <w:p w14:paraId="4D89CCEE" w14:textId="2EA3AB6A" w:rsidR="00A96226" w:rsidRPr="000F52F5" w:rsidRDefault="00A96226" w:rsidP="00A96226">
            <w:pPr>
              <w:pStyle w:val="GOSTTablenorm"/>
              <w:rPr>
                <w:szCs w:val="22"/>
              </w:rPr>
            </w:pPr>
            <w:r w:rsidRPr="00B94120">
              <w:t>Уведомление о поступлениях в иностранной валюте (ф. 0531452)</w:t>
            </w:r>
          </w:p>
        </w:tc>
        <w:tc>
          <w:tcPr>
            <w:tcW w:w="509" w:type="pct"/>
          </w:tcPr>
          <w:p w14:paraId="3A87942A" w14:textId="66CB061C" w:rsidR="00A96226" w:rsidRPr="000F52F5" w:rsidRDefault="00A96226" w:rsidP="00A96226">
            <w:pPr>
              <w:pStyle w:val="GOSTTablenorm"/>
              <w:rPr>
                <w:szCs w:val="22"/>
              </w:rPr>
            </w:pPr>
            <w:r w:rsidRPr="000F52F5">
              <w:rPr>
                <w:szCs w:val="22"/>
              </w:rPr>
              <w:t>ПУД ЭБ</w:t>
            </w:r>
          </w:p>
        </w:tc>
        <w:tc>
          <w:tcPr>
            <w:tcW w:w="826" w:type="pct"/>
          </w:tcPr>
          <w:p w14:paraId="7E4BD098" w14:textId="0C1DB848" w:rsidR="00A96226" w:rsidRPr="00BB141A" w:rsidRDefault="00A96226" w:rsidP="00A96226">
            <w:pPr>
              <w:pStyle w:val="GOSTTablenorm"/>
              <w:rPr>
                <w:szCs w:val="22"/>
              </w:rPr>
            </w:pPr>
            <w:r>
              <w:rPr>
                <w:szCs w:val="22"/>
              </w:rPr>
              <w:t xml:space="preserve">Том 3, п. </w:t>
            </w:r>
            <w:r>
              <w:rPr>
                <w:szCs w:val="22"/>
              </w:rPr>
              <w:fldChar w:fldCharType="begin"/>
            </w:r>
            <w:r>
              <w:rPr>
                <w:szCs w:val="22"/>
              </w:rPr>
              <w:instrText xml:space="preserve"> REF _Ref212641640 \r \h </w:instrText>
            </w:r>
            <w:r>
              <w:rPr>
                <w:szCs w:val="22"/>
              </w:rPr>
            </w:r>
            <w:r>
              <w:rPr>
                <w:szCs w:val="22"/>
              </w:rPr>
              <w:fldChar w:fldCharType="separate"/>
            </w:r>
            <w:r w:rsidR="001C3732">
              <w:rPr>
                <w:szCs w:val="22"/>
              </w:rPr>
              <w:t>2.1.3.4</w:t>
            </w:r>
            <w:r>
              <w:rPr>
                <w:szCs w:val="22"/>
              </w:rPr>
              <w:fldChar w:fldCharType="end"/>
            </w:r>
          </w:p>
        </w:tc>
      </w:tr>
      <w:tr w:rsidR="00A96226" w:rsidRPr="000F52F5" w14:paraId="445765BB" w14:textId="781BAA12" w:rsidTr="0037485A">
        <w:tc>
          <w:tcPr>
            <w:tcW w:w="183" w:type="pct"/>
            <w:vMerge/>
          </w:tcPr>
          <w:p w14:paraId="379CEBBE" w14:textId="77777777" w:rsidR="00A96226" w:rsidRPr="000F52F5" w:rsidRDefault="00A96226" w:rsidP="00A96226">
            <w:pPr>
              <w:rPr>
                <w:sz w:val="22"/>
                <w:szCs w:val="22"/>
              </w:rPr>
            </w:pPr>
          </w:p>
        </w:tc>
        <w:tc>
          <w:tcPr>
            <w:tcW w:w="556" w:type="pct"/>
            <w:vMerge/>
          </w:tcPr>
          <w:p w14:paraId="1A0CBC35" w14:textId="77777777" w:rsidR="00A96226" w:rsidRPr="000F52F5" w:rsidRDefault="00A96226" w:rsidP="00A96226">
            <w:pPr>
              <w:rPr>
                <w:sz w:val="22"/>
                <w:szCs w:val="22"/>
              </w:rPr>
            </w:pPr>
          </w:p>
        </w:tc>
        <w:tc>
          <w:tcPr>
            <w:tcW w:w="741" w:type="pct"/>
            <w:vMerge/>
          </w:tcPr>
          <w:p w14:paraId="759CEB1B" w14:textId="77777777" w:rsidR="00A96226" w:rsidRPr="000F52F5" w:rsidRDefault="00A96226" w:rsidP="00A96226">
            <w:pPr>
              <w:rPr>
                <w:sz w:val="22"/>
                <w:szCs w:val="22"/>
              </w:rPr>
            </w:pPr>
          </w:p>
        </w:tc>
        <w:tc>
          <w:tcPr>
            <w:tcW w:w="1144" w:type="pct"/>
          </w:tcPr>
          <w:p w14:paraId="1FF4714F" w14:textId="56D0324C" w:rsidR="00A96226" w:rsidRPr="000F52F5" w:rsidRDefault="00A96226" w:rsidP="00A96226">
            <w:pPr>
              <w:pStyle w:val="GOSTTablenorm"/>
              <w:rPr>
                <w:szCs w:val="22"/>
              </w:rPr>
            </w:pPr>
            <w:r w:rsidRPr="000F52F5">
              <w:rPr>
                <w:szCs w:val="22"/>
                <w:lang w:val="en-US"/>
              </w:rPr>
              <w:t>BRA</w:t>
            </w:r>
            <w:r w:rsidRPr="00097345">
              <w:rPr>
                <w:szCs w:val="22"/>
              </w:rPr>
              <w:t>_</w:t>
            </w:r>
            <w:r w:rsidRPr="000F52F5">
              <w:rPr>
                <w:szCs w:val="22"/>
                <w:lang w:val="en-US"/>
              </w:rPr>
              <w:t>DOC</w:t>
            </w:r>
            <w:r w:rsidRPr="00097345">
              <w:rPr>
                <w:szCs w:val="22"/>
              </w:rPr>
              <w:t>_</w:t>
            </w:r>
            <w:r w:rsidRPr="000F52F5">
              <w:rPr>
                <w:szCs w:val="22"/>
                <w:lang w:val="en-US"/>
              </w:rPr>
              <w:t>D</w:t>
            </w:r>
            <w:r w:rsidRPr="00097345">
              <w:rPr>
                <w:szCs w:val="22"/>
              </w:rPr>
              <w:t>_028</w:t>
            </w:r>
          </w:p>
        </w:tc>
        <w:tc>
          <w:tcPr>
            <w:tcW w:w="1041" w:type="pct"/>
          </w:tcPr>
          <w:p w14:paraId="7FAB98F8" w14:textId="63EB254D" w:rsidR="00A96226" w:rsidRPr="000F52F5" w:rsidRDefault="00A96226" w:rsidP="00A96226">
            <w:pPr>
              <w:pStyle w:val="GOSTTablenorm"/>
              <w:rPr>
                <w:szCs w:val="22"/>
              </w:rPr>
            </w:pPr>
            <w:r w:rsidRPr="000F52F5">
              <w:rPr>
                <w:color w:val="000000"/>
                <w:szCs w:val="22"/>
                <w:shd w:val="clear" w:color="auto" w:fill="FFFFFF"/>
              </w:rPr>
              <w:t xml:space="preserve">Акт приемки-передачи показателей лицевого счета администратора доходов бюджета </w:t>
            </w:r>
          </w:p>
        </w:tc>
        <w:tc>
          <w:tcPr>
            <w:tcW w:w="509" w:type="pct"/>
          </w:tcPr>
          <w:p w14:paraId="36BE7CCD" w14:textId="5E4A1BF5" w:rsidR="00A96226" w:rsidRPr="000F52F5" w:rsidRDefault="00A96226" w:rsidP="00A96226">
            <w:pPr>
              <w:pStyle w:val="GOSTTablenorm"/>
              <w:rPr>
                <w:szCs w:val="22"/>
              </w:rPr>
            </w:pPr>
            <w:r w:rsidRPr="000F52F5">
              <w:rPr>
                <w:szCs w:val="22"/>
              </w:rPr>
              <w:t>ПУД ЭБ</w:t>
            </w:r>
          </w:p>
        </w:tc>
        <w:tc>
          <w:tcPr>
            <w:tcW w:w="826" w:type="pct"/>
          </w:tcPr>
          <w:p w14:paraId="668E5757" w14:textId="0C46CE04" w:rsidR="00A96226" w:rsidRPr="00FC090F" w:rsidRDefault="00A96226" w:rsidP="00A96226">
            <w:pPr>
              <w:pStyle w:val="GOSTTablenorm"/>
              <w:rPr>
                <w:szCs w:val="22"/>
              </w:rPr>
            </w:pPr>
            <w:r w:rsidRPr="00FC090F">
              <w:rPr>
                <w:szCs w:val="22"/>
              </w:rPr>
              <w:t>Том 3</w:t>
            </w:r>
            <w:r>
              <w:rPr>
                <w:szCs w:val="22"/>
              </w:rPr>
              <w:t xml:space="preserve">, п. </w:t>
            </w:r>
            <w:r>
              <w:rPr>
                <w:szCs w:val="22"/>
              </w:rPr>
              <w:fldChar w:fldCharType="begin"/>
            </w:r>
            <w:r>
              <w:rPr>
                <w:szCs w:val="22"/>
              </w:rPr>
              <w:instrText xml:space="preserve"> REF _Ref195713143 \r \h </w:instrText>
            </w:r>
            <w:r>
              <w:rPr>
                <w:szCs w:val="22"/>
              </w:rPr>
            </w:r>
            <w:r>
              <w:rPr>
                <w:szCs w:val="22"/>
              </w:rPr>
              <w:fldChar w:fldCharType="separate"/>
            </w:r>
            <w:r w:rsidR="001C3732">
              <w:rPr>
                <w:szCs w:val="22"/>
              </w:rPr>
              <w:t>2.1.2.12</w:t>
            </w:r>
            <w:r>
              <w:rPr>
                <w:szCs w:val="22"/>
              </w:rPr>
              <w:fldChar w:fldCharType="end"/>
            </w:r>
          </w:p>
        </w:tc>
      </w:tr>
      <w:tr w:rsidR="00A96226" w:rsidRPr="000F52F5" w14:paraId="61E754DB" w14:textId="77777777" w:rsidTr="0037485A">
        <w:tc>
          <w:tcPr>
            <w:tcW w:w="183" w:type="pct"/>
            <w:vMerge/>
          </w:tcPr>
          <w:p w14:paraId="51D1531B" w14:textId="77777777" w:rsidR="00A96226" w:rsidRPr="000F52F5" w:rsidRDefault="00A96226" w:rsidP="00A96226">
            <w:pPr>
              <w:rPr>
                <w:sz w:val="22"/>
                <w:szCs w:val="22"/>
              </w:rPr>
            </w:pPr>
          </w:p>
        </w:tc>
        <w:tc>
          <w:tcPr>
            <w:tcW w:w="556" w:type="pct"/>
            <w:vMerge/>
          </w:tcPr>
          <w:p w14:paraId="666E0514" w14:textId="77777777" w:rsidR="00A96226" w:rsidRPr="000F52F5" w:rsidRDefault="00A96226" w:rsidP="00A96226">
            <w:pPr>
              <w:rPr>
                <w:sz w:val="22"/>
                <w:szCs w:val="22"/>
              </w:rPr>
            </w:pPr>
          </w:p>
        </w:tc>
        <w:tc>
          <w:tcPr>
            <w:tcW w:w="741" w:type="pct"/>
            <w:vMerge/>
          </w:tcPr>
          <w:p w14:paraId="25C5BB0A" w14:textId="77777777" w:rsidR="00A96226" w:rsidRPr="000F52F5" w:rsidRDefault="00A96226" w:rsidP="00A96226">
            <w:pPr>
              <w:rPr>
                <w:sz w:val="22"/>
                <w:szCs w:val="22"/>
              </w:rPr>
            </w:pPr>
          </w:p>
        </w:tc>
        <w:tc>
          <w:tcPr>
            <w:tcW w:w="1144" w:type="pct"/>
          </w:tcPr>
          <w:p w14:paraId="2DA54241" w14:textId="3958CE10" w:rsidR="00A96226" w:rsidRPr="000F52F5" w:rsidRDefault="00A96226" w:rsidP="00A96226">
            <w:pPr>
              <w:pStyle w:val="GOSTTablenorm"/>
              <w:rPr>
                <w:szCs w:val="22"/>
                <w:lang w:val="en-US"/>
              </w:rPr>
            </w:pPr>
            <w:r>
              <w:rPr>
                <w:szCs w:val="22"/>
              </w:rPr>
              <w:t>B</w:t>
            </w:r>
            <w:r>
              <w:rPr>
                <w:szCs w:val="22"/>
                <w:lang w:val="en-US"/>
              </w:rPr>
              <w:t>RA</w:t>
            </w:r>
            <w:r>
              <w:rPr>
                <w:szCs w:val="22"/>
              </w:rPr>
              <w:t>_DOC_D_039</w:t>
            </w:r>
          </w:p>
        </w:tc>
        <w:tc>
          <w:tcPr>
            <w:tcW w:w="1041" w:type="pct"/>
          </w:tcPr>
          <w:p w14:paraId="37EB865D" w14:textId="05366D31" w:rsidR="00A96226" w:rsidRPr="000F52F5" w:rsidRDefault="00A96226" w:rsidP="00A96226">
            <w:pPr>
              <w:pStyle w:val="GOSTTablenorm"/>
              <w:rPr>
                <w:color w:val="000000"/>
                <w:szCs w:val="22"/>
                <w:shd w:val="clear" w:color="auto" w:fill="FFFFFF"/>
              </w:rPr>
            </w:pPr>
            <w:r>
              <w:t>З</w:t>
            </w:r>
            <w:r w:rsidRPr="00942712">
              <w:t>аявление на проведение операций с иностранной валютой</w:t>
            </w:r>
          </w:p>
        </w:tc>
        <w:tc>
          <w:tcPr>
            <w:tcW w:w="509" w:type="pct"/>
          </w:tcPr>
          <w:p w14:paraId="618E73F3" w14:textId="3810B7A1" w:rsidR="00A96226" w:rsidRPr="000F52F5" w:rsidRDefault="00A96226" w:rsidP="00A96226">
            <w:pPr>
              <w:pStyle w:val="GOSTTablenorm"/>
              <w:rPr>
                <w:szCs w:val="22"/>
              </w:rPr>
            </w:pPr>
            <w:r w:rsidRPr="000F52F5">
              <w:rPr>
                <w:szCs w:val="22"/>
              </w:rPr>
              <w:t>ПУД ЭБ</w:t>
            </w:r>
          </w:p>
        </w:tc>
        <w:tc>
          <w:tcPr>
            <w:tcW w:w="826" w:type="pct"/>
          </w:tcPr>
          <w:p w14:paraId="31032D23" w14:textId="4D7C9744" w:rsidR="00A96226" w:rsidRPr="00FC090F" w:rsidRDefault="00A96226" w:rsidP="00A96226">
            <w:pPr>
              <w:pStyle w:val="GOSTTablenorm"/>
              <w:rPr>
                <w:szCs w:val="22"/>
              </w:rPr>
            </w:pPr>
            <w:r>
              <w:rPr>
                <w:szCs w:val="22"/>
              </w:rPr>
              <w:t xml:space="preserve">Том 3, п. </w:t>
            </w:r>
            <w:r>
              <w:rPr>
                <w:szCs w:val="22"/>
              </w:rPr>
              <w:fldChar w:fldCharType="begin"/>
            </w:r>
            <w:r>
              <w:rPr>
                <w:szCs w:val="22"/>
              </w:rPr>
              <w:instrText xml:space="preserve"> REF _Ref212641654 \r \h </w:instrText>
            </w:r>
            <w:r>
              <w:rPr>
                <w:szCs w:val="22"/>
              </w:rPr>
            </w:r>
            <w:r>
              <w:rPr>
                <w:szCs w:val="22"/>
              </w:rPr>
              <w:fldChar w:fldCharType="separate"/>
            </w:r>
            <w:r w:rsidR="001C3732">
              <w:rPr>
                <w:szCs w:val="22"/>
              </w:rPr>
              <w:t>2.1.3.5</w:t>
            </w:r>
            <w:r>
              <w:rPr>
                <w:szCs w:val="22"/>
              </w:rPr>
              <w:fldChar w:fldCharType="end"/>
            </w:r>
          </w:p>
        </w:tc>
      </w:tr>
      <w:tr w:rsidR="00A96226" w:rsidRPr="000F52F5" w14:paraId="68A902EA" w14:textId="393F6EEB" w:rsidTr="0037485A">
        <w:trPr>
          <w:trHeight w:val="586"/>
        </w:trPr>
        <w:tc>
          <w:tcPr>
            <w:tcW w:w="183" w:type="pct"/>
            <w:vMerge/>
          </w:tcPr>
          <w:p w14:paraId="575570BF" w14:textId="77777777" w:rsidR="00A96226" w:rsidRPr="000F52F5" w:rsidRDefault="00A96226" w:rsidP="00A96226">
            <w:pPr>
              <w:rPr>
                <w:sz w:val="22"/>
                <w:szCs w:val="22"/>
              </w:rPr>
            </w:pPr>
          </w:p>
        </w:tc>
        <w:tc>
          <w:tcPr>
            <w:tcW w:w="556" w:type="pct"/>
            <w:vMerge/>
          </w:tcPr>
          <w:p w14:paraId="03D33512" w14:textId="77777777" w:rsidR="00A96226" w:rsidRPr="000F52F5" w:rsidRDefault="00A96226" w:rsidP="00A96226">
            <w:pPr>
              <w:rPr>
                <w:sz w:val="22"/>
                <w:szCs w:val="22"/>
              </w:rPr>
            </w:pPr>
          </w:p>
        </w:tc>
        <w:tc>
          <w:tcPr>
            <w:tcW w:w="741" w:type="pct"/>
            <w:vMerge/>
          </w:tcPr>
          <w:p w14:paraId="58A7934F" w14:textId="77777777" w:rsidR="00A96226" w:rsidRPr="000F52F5" w:rsidRDefault="00A96226" w:rsidP="00A96226">
            <w:pPr>
              <w:rPr>
                <w:sz w:val="22"/>
                <w:szCs w:val="22"/>
              </w:rPr>
            </w:pPr>
          </w:p>
        </w:tc>
        <w:tc>
          <w:tcPr>
            <w:tcW w:w="1144" w:type="pct"/>
          </w:tcPr>
          <w:p w14:paraId="2FCB1824" w14:textId="252D3B88" w:rsidR="00A96226" w:rsidRPr="00DA1CDF" w:rsidRDefault="00A96226" w:rsidP="00A96226">
            <w:pPr>
              <w:pStyle w:val="GOSTTablenorm"/>
              <w:rPr>
                <w:szCs w:val="22"/>
                <w:highlight w:val="yellow"/>
              </w:rPr>
            </w:pPr>
            <w:r w:rsidRPr="00DA1CDF">
              <w:rPr>
                <w:szCs w:val="22"/>
                <w:highlight w:val="yellow"/>
              </w:rPr>
              <w:t>ARP_NPS_0504833</w:t>
            </w:r>
          </w:p>
        </w:tc>
        <w:tc>
          <w:tcPr>
            <w:tcW w:w="1041" w:type="pct"/>
          </w:tcPr>
          <w:p w14:paraId="1D69D9C6" w14:textId="36696EC1" w:rsidR="00A96226" w:rsidRPr="00DA1CDF" w:rsidRDefault="00A96226" w:rsidP="00A96226">
            <w:pPr>
              <w:pStyle w:val="GOSTTablenorm"/>
              <w:rPr>
                <w:szCs w:val="22"/>
                <w:highlight w:val="yellow"/>
              </w:rPr>
            </w:pPr>
            <w:r w:rsidRPr="00DA1CDF">
              <w:rPr>
                <w:szCs w:val="22"/>
                <w:highlight w:val="yellow"/>
              </w:rPr>
              <w:t>Бухгалтерская справка (ф. 0504833)</w:t>
            </w:r>
          </w:p>
        </w:tc>
        <w:tc>
          <w:tcPr>
            <w:tcW w:w="509" w:type="pct"/>
          </w:tcPr>
          <w:p w14:paraId="432277F4" w14:textId="7A653D6A" w:rsidR="00A96226" w:rsidRPr="00DA1CDF" w:rsidRDefault="00A96226" w:rsidP="00A96226">
            <w:pPr>
              <w:pStyle w:val="GOSTTablenorm"/>
              <w:rPr>
                <w:szCs w:val="22"/>
                <w:highlight w:val="yellow"/>
              </w:rPr>
            </w:pPr>
            <w:r w:rsidRPr="00DA1CDF">
              <w:rPr>
                <w:szCs w:val="22"/>
                <w:highlight w:val="yellow"/>
              </w:rPr>
              <w:t>ПУиО ЭБ</w:t>
            </w:r>
          </w:p>
        </w:tc>
        <w:tc>
          <w:tcPr>
            <w:tcW w:w="826" w:type="pct"/>
          </w:tcPr>
          <w:p w14:paraId="54E7B014" w14:textId="3F834097" w:rsidR="00A96226" w:rsidRPr="00DA1CDF" w:rsidRDefault="00A96226" w:rsidP="00A96226">
            <w:pPr>
              <w:pStyle w:val="GOSTTablenorm"/>
              <w:rPr>
                <w:szCs w:val="22"/>
                <w:highlight w:val="yellow"/>
              </w:rPr>
            </w:pPr>
            <w:r w:rsidRPr="00DA1CDF">
              <w:rPr>
                <w:szCs w:val="22"/>
                <w:highlight w:val="yellow"/>
              </w:rPr>
              <w:t>Том 3</w:t>
            </w:r>
            <w:r>
              <w:rPr>
                <w:szCs w:val="22"/>
                <w:highlight w:val="yellow"/>
              </w:rPr>
              <w:t xml:space="preserve">, п. </w:t>
            </w:r>
            <w:r>
              <w:rPr>
                <w:szCs w:val="22"/>
                <w:highlight w:val="yellow"/>
              </w:rPr>
              <w:fldChar w:fldCharType="begin"/>
            </w:r>
            <w:r>
              <w:rPr>
                <w:szCs w:val="22"/>
                <w:highlight w:val="yellow"/>
              </w:rPr>
              <w:instrText xml:space="preserve"> REF _Ref195713150 \r \h </w:instrText>
            </w:r>
            <w:r>
              <w:rPr>
                <w:szCs w:val="22"/>
                <w:highlight w:val="yellow"/>
              </w:rPr>
            </w:r>
            <w:r>
              <w:rPr>
                <w:szCs w:val="22"/>
                <w:highlight w:val="yellow"/>
              </w:rPr>
              <w:fldChar w:fldCharType="separate"/>
            </w:r>
            <w:r w:rsidR="001C3732">
              <w:rPr>
                <w:szCs w:val="22"/>
                <w:highlight w:val="yellow"/>
              </w:rPr>
              <w:t>2.1.2.13</w:t>
            </w:r>
            <w:r>
              <w:rPr>
                <w:szCs w:val="22"/>
                <w:highlight w:val="yellow"/>
              </w:rPr>
              <w:fldChar w:fldCharType="end"/>
            </w:r>
          </w:p>
        </w:tc>
      </w:tr>
      <w:tr w:rsidR="00A96226" w:rsidRPr="000F52F5" w14:paraId="193C08DF" w14:textId="77777777" w:rsidTr="0037485A">
        <w:trPr>
          <w:trHeight w:val="582"/>
        </w:trPr>
        <w:tc>
          <w:tcPr>
            <w:tcW w:w="183" w:type="pct"/>
            <w:vMerge/>
          </w:tcPr>
          <w:p w14:paraId="66721435" w14:textId="77777777" w:rsidR="00A96226" w:rsidRPr="000F52F5" w:rsidRDefault="00A96226" w:rsidP="00A96226">
            <w:pPr>
              <w:rPr>
                <w:sz w:val="22"/>
                <w:szCs w:val="22"/>
              </w:rPr>
            </w:pPr>
          </w:p>
        </w:tc>
        <w:tc>
          <w:tcPr>
            <w:tcW w:w="556" w:type="pct"/>
            <w:vMerge/>
          </w:tcPr>
          <w:p w14:paraId="417E31A3" w14:textId="77777777" w:rsidR="00A96226" w:rsidRPr="000F52F5" w:rsidRDefault="00A96226" w:rsidP="00A96226">
            <w:pPr>
              <w:rPr>
                <w:sz w:val="22"/>
                <w:szCs w:val="22"/>
              </w:rPr>
            </w:pPr>
          </w:p>
        </w:tc>
        <w:tc>
          <w:tcPr>
            <w:tcW w:w="741" w:type="pct"/>
            <w:vMerge/>
          </w:tcPr>
          <w:p w14:paraId="214301C6" w14:textId="77777777" w:rsidR="00A96226" w:rsidRPr="000F52F5" w:rsidRDefault="00A96226" w:rsidP="00A96226">
            <w:pPr>
              <w:rPr>
                <w:sz w:val="22"/>
                <w:szCs w:val="22"/>
              </w:rPr>
            </w:pPr>
          </w:p>
        </w:tc>
        <w:tc>
          <w:tcPr>
            <w:tcW w:w="1144" w:type="pct"/>
          </w:tcPr>
          <w:p w14:paraId="22A7CE51" w14:textId="04535BB7" w:rsidR="00A96226" w:rsidRPr="00DA1CDF" w:rsidRDefault="00A96226" w:rsidP="00A96226">
            <w:pPr>
              <w:pStyle w:val="GOSTTablenorm"/>
              <w:rPr>
                <w:szCs w:val="22"/>
                <w:highlight w:val="yellow"/>
              </w:rPr>
            </w:pPr>
            <w:r w:rsidRPr="00021384">
              <w:rPr>
                <w:szCs w:val="22"/>
              </w:rPr>
              <w:t>ARP_SVAP_ZG_RMS</w:t>
            </w:r>
          </w:p>
        </w:tc>
        <w:tc>
          <w:tcPr>
            <w:tcW w:w="1041" w:type="pct"/>
          </w:tcPr>
          <w:p w14:paraId="1AA2B48C" w14:textId="4907C492" w:rsidR="00A96226" w:rsidRPr="00DA1CDF" w:rsidRDefault="00A96226" w:rsidP="00A96226">
            <w:pPr>
              <w:pStyle w:val="GOSTTablenorm"/>
              <w:rPr>
                <w:szCs w:val="22"/>
                <w:highlight w:val="yellow"/>
              </w:rPr>
            </w:pPr>
            <w:r w:rsidRPr="00021384">
              <w:rPr>
                <w:szCs w:val="22"/>
              </w:rPr>
              <w:t>Бухгалтерская справка (ф. 0504833)</w:t>
            </w:r>
          </w:p>
        </w:tc>
        <w:tc>
          <w:tcPr>
            <w:tcW w:w="509" w:type="pct"/>
          </w:tcPr>
          <w:p w14:paraId="6EF51E65" w14:textId="47DFEF79" w:rsidR="00A96226" w:rsidRPr="00A54EE3" w:rsidRDefault="00A96226" w:rsidP="00A96226">
            <w:pPr>
              <w:pStyle w:val="GOSTTablenorm"/>
              <w:rPr>
                <w:szCs w:val="22"/>
              </w:rPr>
            </w:pPr>
            <w:r w:rsidRPr="00A54EE3">
              <w:rPr>
                <w:szCs w:val="22"/>
              </w:rPr>
              <w:t>ПУиО ЭБ</w:t>
            </w:r>
          </w:p>
        </w:tc>
        <w:tc>
          <w:tcPr>
            <w:tcW w:w="826" w:type="pct"/>
          </w:tcPr>
          <w:p w14:paraId="4C9C0A18" w14:textId="23CC7061" w:rsidR="00A96226" w:rsidRPr="00A54EE3" w:rsidRDefault="00A96226" w:rsidP="00A96226">
            <w:pPr>
              <w:pStyle w:val="GOSTTablenorm"/>
              <w:rPr>
                <w:szCs w:val="22"/>
              </w:rPr>
            </w:pPr>
            <w:r w:rsidRPr="00A54EE3">
              <w:rPr>
                <w:szCs w:val="22"/>
              </w:rPr>
              <w:t>Том 3</w:t>
            </w:r>
            <w:r>
              <w:rPr>
                <w:szCs w:val="22"/>
              </w:rPr>
              <w:t xml:space="preserve">, п. </w:t>
            </w:r>
            <w:r>
              <w:rPr>
                <w:szCs w:val="22"/>
              </w:rPr>
              <w:fldChar w:fldCharType="begin"/>
            </w:r>
            <w:r>
              <w:rPr>
                <w:szCs w:val="22"/>
              </w:rPr>
              <w:instrText xml:space="preserve"> REF _Ref195713166 \r \h </w:instrText>
            </w:r>
            <w:r>
              <w:rPr>
                <w:szCs w:val="22"/>
              </w:rPr>
            </w:r>
            <w:r>
              <w:rPr>
                <w:szCs w:val="22"/>
              </w:rPr>
              <w:fldChar w:fldCharType="separate"/>
            </w:r>
            <w:r w:rsidR="001C3732">
              <w:rPr>
                <w:szCs w:val="22"/>
              </w:rPr>
              <w:t>2.1.2.14</w:t>
            </w:r>
            <w:r>
              <w:rPr>
                <w:szCs w:val="22"/>
              </w:rPr>
              <w:fldChar w:fldCharType="end"/>
            </w:r>
          </w:p>
        </w:tc>
      </w:tr>
      <w:tr w:rsidR="00A96226" w:rsidRPr="000F52F5" w14:paraId="1B0FD729" w14:textId="77777777" w:rsidTr="0037485A">
        <w:trPr>
          <w:trHeight w:val="578"/>
        </w:trPr>
        <w:tc>
          <w:tcPr>
            <w:tcW w:w="183" w:type="pct"/>
            <w:vMerge/>
          </w:tcPr>
          <w:p w14:paraId="367AD476" w14:textId="77777777" w:rsidR="00A96226" w:rsidRPr="000F52F5" w:rsidRDefault="00A96226" w:rsidP="00A96226">
            <w:pPr>
              <w:rPr>
                <w:sz w:val="22"/>
                <w:szCs w:val="22"/>
              </w:rPr>
            </w:pPr>
          </w:p>
        </w:tc>
        <w:tc>
          <w:tcPr>
            <w:tcW w:w="556" w:type="pct"/>
            <w:vMerge/>
          </w:tcPr>
          <w:p w14:paraId="21358D4F" w14:textId="77777777" w:rsidR="00A96226" w:rsidRPr="000F52F5" w:rsidRDefault="00A96226" w:rsidP="00A96226">
            <w:pPr>
              <w:rPr>
                <w:sz w:val="22"/>
                <w:szCs w:val="22"/>
              </w:rPr>
            </w:pPr>
          </w:p>
        </w:tc>
        <w:tc>
          <w:tcPr>
            <w:tcW w:w="741" w:type="pct"/>
            <w:vMerge/>
          </w:tcPr>
          <w:p w14:paraId="1E7ACC65" w14:textId="77777777" w:rsidR="00A96226" w:rsidRPr="000F52F5" w:rsidRDefault="00A96226" w:rsidP="00A96226">
            <w:pPr>
              <w:rPr>
                <w:sz w:val="22"/>
                <w:szCs w:val="22"/>
              </w:rPr>
            </w:pPr>
          </w:p>
        </w:tc>
        <w:tc>
          <w:tcPr>
            <w:tcW w:w="1144" w:type="pct"/>
          </w:tcPr>
          <w:p w14:paraId="67FFF71C" w14:textId="1FACD0D9" w:rsidR="00A96226" w:rsidRPr="00DA1CDF" w:rsidRDefault="00A96226" w:rsidP="00A96226">
            <w:pPr>
              <w:pStyle w:val="GOSTTablenorm"/>
              <w:rPr>
                <w:szCs w:val="22"/>
                <w:highlight w:val="yellow"/>
              </w:rPr>
            </w:pPr>
            <w:r w:rsidRPr="00021384">
              <w:rPr>
                <w:szCs w:val="22"/>
              </w:rPr>
              <w:t>ARP_SVAP_NG_RMS</w:t>
            </w:r>
          </w:p>
        </w:tc>
        <w:tc>
          <w:tcPr>
            <w:tcW w:w="1041" w:type="pct"/>
          </w:tcPr>
          <w:p w14:paraId="61B7E4C1" w14:textId="319C5E37" w:rsidR="00A96226" w:rsidRPr="00DA1CDF" w:rsidRDefault="00A96226" w:rsidP="00A96226">
            <w:pPr>
              <w:pStyle w:val="GOSTTablenorm"/>
              <w:rPr>
                <w:szCs w:val="22"/>
                <w:highlight w:val="yellow"/>
              </w:rPr>
            </w:pPr>
            <w:r w:rsidRPr="00021384">
              <w:rPr>
                <w:szCs w:val="22"/>
              </w:rPr>
              <w:t>Бухгалтерская справка (ф. 0504833)</w:t>
            </w:r>
          </w:p>
        </w:tc>
        <w:tc>
          <w:tcPr>
            <w:tcW w:w="509" w:type="pct"/>
          </w:tcPr>
          <w:p w14:paraId="66CFBC6B" w14:textId="19B03919" w:rsidR="00A96226" w:rsidRPr="00DA1CDF" w:rsidRDefault="00A96226" w:rsidP="00A96226">
            <w:pPr>
              <w:pStyle w:val="GOSTTablenorm"/>
              <w:rPr>
                <w:szCs w:val="22"/>
                <w:highlight w:val="yellow"/>
              </w:rPr>
            </w:pPr>
            <w:r w:rsidRPr="00170DD6">
              <w:rPr>
                <w:szCs w:val="22"/>
              </w:rPr>
              <w:t>ПУиО ЭБ</w:t>
            </w:r>
          </w:p>
        </w:tc>
        <w:tc>
          <w:tcPr>
            <w:tcW w:w="826" w:type="pct"/>
          </w:tcPr>
          <w:p w14:paraId="4A7C3BD2" w14:textId="10DE1CC3" w:rsidR="00A96226" w:rsidRPr="00DA1CDF" w:rsidRDefault="00A96226" w:rsidP="00A96226">
            <w:pPr>
              <w:pStyle w:val="GOSTTablenorm"/>
              <w:rPr>
                <w:szCs w:val="22"/>
                <w:highlight w:val="yellow"/>
              </w:rPr>
            </w:pPr>
            <w:r w:rsidRPr="00170DD6">
              <w:rPr>
                <w:szCs w:val="22"/>
              </w:rPr>
              <w:t>Том 3</w:t>
            </w:r>
            <w:r>
              <w:rPr>
                <w:szCs w:val="22"/>
              </w:rPr>
              <w:t xml:space="preserve">, п. </w:t>
            </w:r>
            <w:r>
              <w:rPr>
                <w:szCs w:val="22"/>
              </w:rPr>
              <w:fldChar w:fldCharType="begin"/>
            </w:r>
            <w:r>
              <w:rPr>
                <w:szCs w:val="22"/>
              </w:rPr>
              <w:instrText xml:space="preserve"> REF _Ref195713177 \r \h </w:instrText>
            </w:r>
            <w:r>
              <w:rPr>
                <w:szCs w:val="22"/>
              </w:rPr>
            </w:r>
            <w:r>
              <w:rPr>
                <w:szCs w:val="22"/>
              </w:rPr>
              <w:fldChar w:fldCharType="separate"/>
            </w:r>
            <w:r w:rsidR="001C3732">
              <w:rPr>
                <w:szCs w:val="22"/>
              </w:rPr>
              <w:t>2.1.2.15</w:t>
            </w:r>
            <w:r>
              <w:rPr>
                <w:szCs w:val="22"/>
              </w:rPr>
              <w:fldChar w:fldCharType="end"/>
            </w:r>
          </w:p>
        </w:tc>
      </w:tr>
    </w:tbl>
    <w:p w14:paraId="661AF672" w14:textId="6F00AD60" w:rsidR="00512B7E" w:rsidRPr="00B9499D" w:rsidRDefault="00512B7E" w:rsidP="00512B7E">
      <w:pPr>
        <w:rPr>
          <w:szCs w:val="24"/>
        </w:rPr>
        <w:sectPr w:rsidR="00512B7E" w:rsidRPr="00B9499D" w:rsidSect="00902685">
          <w:headerReference w:type="default" r:id="rId21"/>
          <w:headerReference w:type="first" r:id="rId22"/>
          <w:pgSz w:w="16838" w:h="11906" w:orient="landscape" w:code="9"/>
          <w:pgMar w:top="1701" w:right="567" w:bottom="567" w:left="567" w:header="1134" w:footer="284" w:gutter="0"/>
          <w:cols w:space="708"/>
          <w:titlePg/>
          <w:docGrid w:linePitch="360"/>
        </w:sectPr>
      </w:pPr>
    </w:p>
    <w:p w14:paraId="26277DC1" w14:textId="44B2046B" w:rsidR="00512B7E" w:rsidRPr="00B9499D" w:rsidRDefault="00512B7E" w:rsidP="00130A4D">
      <w:pPr>
        <w:pStyle w:val="1"/>
        <w:rPr>
          <w:b w:val="0"/>
        </w:rPr>
      </w:pPr>
      <w:bookmarkStart w:id="49" w:name="_Описание_результатов_обработки"/>
      <w:bookmarkStart w:id="50" w:name="_Статусы_записей_учета"/>
      <w:bookmarkStart w:id="51" w:name="_Ref112667384"/>
      <w:bookmarkStart w:id="52" w:name="_Ref115365129"/>
      <w:bookmarkStart w:id="53" w:name="_Toc117871502"/>
      <w:bookmarkStart w:id="54" w:name="_Toc121319600"/>
      <w:bookmarkStart w:id="55" w:name="_Toc226625531"/>
      <w:bookmarkEnd w:id="49"/>
      <w:bookmarkEnd w:id="50"/>
      <w:r w:rsidRPr="005C6BDA">
        <w:lastRenderedPageBreak/>
        <w:t>Запрос на подбор / сторнирование</w:t>
      </w:r>
      <w:r w:rsidR="00E50CD6" w:rsidRPr="005C6BDA">
        <w:t xml:space="preserve"> / </w:t>
      </w:r>
      <w:r w:rsidR="005432FA" w:rsidRPr="00B9499D">
        <w:t>переформирование</w:t>
      </w:r>
      <w:r w:rsidR="00E50CD6" w:rsidRPr="00B9499D">
        <w:t xml:space="preserve"> </w:t>
      </w:r>
      <w:r w:rsidRPr="00B9499D">
        <w:t>записей учета</w:t>
      </w:r>
      <w:bookmarkEnd w:id="51"/>
      <w:bookmarkEnd w:id="52"/>
      <w:bookmarkEnd w:id="53"/>
      <w:bookmarkEnd w:id="54"/>
      <w:r w:rsidRPr="00B9499D">
        <w:t xml:space="preserve"> </w:t>
      </w:r>
      <w:r w:rsidR="00B90268">
        <w:t>(</w:t>
      </w:r>
      <w:r w:rsidR="00B90268" w:rsidRPr="00B9499D">
        <w:rPr>
          <w:lang w:val="en-US"/>
        </w:rPr>
        <w:t>ACCOUNTING</w:t>
      </w:r>
      <w:r w:rsidR="00B90268" w:rsidRPr="00B9499D">
        <w:t>)</w:t>
      </w:r>
      <w:bookmarkEnd w:id="55"/>
    </w:p>
    <w:p w14:paraId="14AB27DF" w14:textId="4F7C2922" w:rsidR="00725312" w:rsidRPr="00B9499D" w:rsidRDefault="003D78E5" w:rsidP="00302C66">
      <w:pPr>
        <w:pStyle w:val="GOSTNormal"/>
      </w:pPr>
      <w:r w:rsidRPr="00B9499D">
        <w:t xml:space="preserve">Запрос на подбор / сторнирование / переформирование записей учета </w:t>
      </w:r>
      <w:r w:rsidR="00725312" w:rsidRPr="00B9499D">
        <w:t xml:space="preserve">(тип </w:t>
      </w:r>
      <w:r w:rsidR="00725312" w:rsidRPr="00B9499D">
        <w:rPr>
          <w:lang w:val="en-US"/>
        </w:rPr>
        <w:t>ACCOUNTING</w:t>
      </w:r>
      <w:r w:rsidR="00725312" w:rsidRPr="00B9499D">
        <w:t xml:space="preserve">) </w:t>
      </w:r>
      <w:r w:rsidRPr="00B9499D">
        <w:t>применяется для передачи (обновления) данных документа, по которому требуется сформировать записи учета,</w:t>
      </w:r>
      <w:r w:rsidR="00725312" w:rsidRPr="00B9499D">
        <w:t xml:space="preserve"> и выполнения операций подбора, сторнирования</w:t>
      </w:r>
      <w:r w:rsidR="00725312" w:rsidRPr="00AC34D4">
        <w:rPr>
          <w:rStyle w:val="af4"/>
          <w:sz w:val="22"/>
          <w:szCs w:val="22"/>
        </w:rPr>
        <w:fldChar w:fldCharType="begin"/>
      </w:r>
      <w:r w:rsidR="00725312" w:rsidRPr="00B9499D">
        <w:rPr>
          <w:rStyle w:val="af4"/>
          <w:sz w:val="22"/>
          <w:szCs w:val="22"/>
        </w:rPr>
        <w:instrText xml:space="preserve"> NOTEREF _Ref119493598 \h  \* MERGEFORMAT </w:instrText>
      </w:r>
      <w:r w:rsidR="00725312" w:rsidRPr="00AC34D4">
        <w:rPr>
          <w:rStyle w:val="af4"/>
          <w:sz w:val="22"/>
          <w:szCs w:val="22"/>
        </w:rPr>
      </w:r>
      <w:r w:rsidR="00725312" w:rsidRPr="00AC34D4">
        <w:rPr>
          <w:rStyle w:val="af4"/>
          <w:sz w:val="22"/>
          <w:szCs w:val="22"/>
        </w:rPr>
        <w:fldChar w:fldCharType="separate"/>
      </w:r>
      <w:r w:rsidR="001C3732">
        <w:rPr>
          <w:rStyle w:val="af4"/>
          <w:sz w:val="22"/>
          <w:szCs w:val="22"/>
        </w:rPr>
        <w:t>1</w:t>
      </w:r>
      <w:r w:rsidR="00725312" w:rsidRPr="00AC34D4">
        <w:rPr>
          <w:rStyle w:val="af4"/>
          <w:sz w:val="22"/>
          <w:szCs w:val="22"/>
        </w:rPr>
        <w:fldChar w:fldCharType="end"/>
      </w:r>
      <w:r w:rsidR="00725312" w:rsidRPr="005C6BDA">
        <w:t xml:space="preserve"> и переформирования</w:t>
      </w:r>
      <w:r w:rsidR="00725312" w:rsidRPr="00AC34D4">
        <w:rPr>
          <w:rStyle w:val="af4"/>
          <w:sz w:val="22"/>
          <w:szCs w:val="22"/>
        </w:rPr>
        <w:fldChar w:fldCharType="begin"/>
      </w:r>
      <w:r w:rsidR="00725312" w:rsidRPr="00B9499D">
        <w:rPr>
          <w:rStyle w:val="af4"/>
          <w:sz w:val="22"/>
          <w:szCs w:val="22"/>
        </w:rPr>
        <w:instrText xml:space="preserve"> NOTEREF _Ref119510342 \h  \* MERGEFORMAT </w:instrText>
      </w:r>
      <w:r w:rsidR="00725312" w:rsidRPr="00AC34D4">
        <w:rPr>
          <w:rStyle w:val="af4"/>
          <w:sz w:val="22"/>
          <w:szCs w:val="22"/>
        </w:rPr>
      </w:r>
      <w:r w:rsidR="00725312" w:rsidRPr="00AC34D4">
        <w:rPr>
          <w:rStyle w:val="af4"/>
          <w:sz w:val="22"/>
          <w:szCs w:val="22"/>
        </w:rPr>
        <w:fldChar w:fldCharType="separate"/>
      </w:r>
      <w:r w:rsidR="001C3732">
        <w:rPr>
          <w:rStyle w:val="af4"/>
          <w:sz w:val="22"/>
          <w:szCs w:val="22"/>
        </w:rPr>
        <w:t>2</w:t>
      </w:r>
      <w:r w:rsidR="00725312" w:rsidRPr="00AC34D4">
        <w:rPr>
          <w:rStyle w:val="af4"/>
          <w:sz w:val="22"/>
          <w:szCs w:val="22"/>
        </w:rPr>
        <w:fldChar w:fldCharType="end"/>
      </w:r>
      <w:r w:rsidR="00725312" w:rsidRPr="005C6BDA">
        <w:t xml:space="preserve"> записей учета.</w:t>
      </w:r>
      <w:r w:rsidR="00725312" w:rsidRPr="00B9499D">
        <w:t xml:space="preserve"> </w:t>
      </w:r>
    </w:p>
    <w:p w14:paraId="541022BD" w14:textId="0DC2370D" w:rsidR="00512B7E" w:rsidRPr="00FC090F" w:rsidRDefault="00512B7E" w:rsidP="00302C66">
      <w:pPr>
        <w:pStyle w:val="GOSTNormal"/>
      </w:pPr>
      <w:r w:rsidRPr="00B9499D">
        <w:t>На основании передаваемых</w:t>
      </w:r>
      <w:r w:rsidR="00D85D26" w:rsidRPr="00B9499D">
        <w:t xml:space="preserve"> из ФП</w:t>
      </w:r>
      <w:r w:rsidR="002F320B">
        <w:t xml:space="preserve"> ГИИС</w:t>
      </w:r>
      <w:r w:rsidR="00D85D26" w:rsidRPr="00B9499D">
        <w:t xml:space="preserve"> ЭБ</w:t>
      </w:r>
      <w:r w:rsidRPr="00B9499D">
        <w:t xml:space="preserve"> параметров запроса SVIP присваивает значения атрибутам документов. В некоторые атрибуты документов значения, содержащиеся в параметрах запроса, записываются в неизменном виде, в другие – после преобразования</w:t>
      </w:r>
      <w:r w:rsidR="0036171A">
        <w:rPr>
          <w:rStyle w:val="af4"/>
        </w:rPr>
        <w:footnoteReference w:id="4"/>
      </w:r>
      <w:r w:rsidRPr="00B9499D">
        <w:t xml:space="preserve">. Полный перечень атрибутов документов, их связь с параметрами запросов, алгоритмы преобразований представлены в </w:t>
      </w:r>
      <w:r w:rsidR="0031152B">
        <w:t xml:space="preserve">Приложениях </w:t>
      </w:r>
      <w:r w:rsidR="0031152B">
        <w:fldChar w:fldCharType="begin"/>
      </w:r>
      <w:r w:rsidR="0031152B">
        <w:instrText xml:space="preserve"> REF _Ref195544114 \h </w:instrText>
      </w:r>
      <w:r w:rsidR="0031152B">
        <w:fldChar w:fldCharType="separate"/>
      </w:r>
      <w:r w:rsidR="001C3732">
        <w:rPr>
          <w:noProof/>
        </w:rPr>
        <w:t>1</w:t>
      </w:r>
      <w:r w:rsidR="0031152B">
        <w:fldChar w:fldCharType="end"/>
      </w:r>
      <w:r w:rsidR="0031152B">
        <w:t xml:space="preserve">, </w:t>
      </w:r>
      <w:r w:rsidR="0031152B">
        <w:fldChar w:fldCharType="begin"/>
      </w:r>
      <w:r w:rsidR="0031152B">
        <w:instrText xml:space="preserve"> REF _Ref195544117 \h </w:instrText>
      </w:r>
      <w:r w:rsidR="0031152B">
        <w:fldChar w:fldCharType="separate"/>
      </w:r>
      <w:r w:rsidR="001C3732">
        <w:rPr>
          <w:noProof/>
        </w:rPr>
        <w:t>2</w:t>
      </w:r>
      <w:r w:rsidR="0031152B">
        <w:fldChar w:fldCharType="end"/>
      </w:r>
      <w:r w:rsidR="0031152B">
        <w:t xml:space="preserve"> </w:t>
      </w:r>
      <w:r w:rsidRPr="005C6BDA">
        <w:t xml:space="preserve">к настоящему </w:t>
      </w:r>
      <w:r w:rsidRPr="00FC090F">
        <w:t>документу.</w:t>
      </w:r>
    </w:p>
    <w:p w14:paraId="0A690871" w14:textId="6EC6A0D2" w:rsidR="002D12EE" w:rsidRPr="00B9499D" w:rsidRDefault="003038E8" w:rsidP="00302C66">
      <w:pPr>
        <w:pStyle w:val="GOSTNormal"/>
      </w:pPr>
      <w:r w:rsidRPr="00FC090F">
        <w:t xml:space="preserve">Полное описание запроса </w:t>
      </w:r>
      <w:r w:rsidRPr="00FC090F">
        <w:rPr>
          <w:lang w:val="en-US"/>
        </w:rPr>
        <w:t>ACCOUNTING</w:t>
      </w:r>
      <w:r w:rsidRPr="00FC090F">
        <w:t xml:space="preserve"> приведено в разделе </w:t>
      </w:r>
      <w:r w:rsidR="00722D48">
        <w:t>9</w:t>
      </w:r>
      <w:r w:rsidR="00722D48" w:rsidRPr="00FC090F">
        <w:t xml:space="preserve"> </w:t>
      </w:r>
      <w:r w:rsidRPr="00FC090F">
        <w:t>тома 1</w:t>
      </w:r>
      <w:r w:rsidR="002D12EE" w:rsidRPr="00FC090F">
        <w:t>.</w:t>
      </w:r>
    </w:p>
    <w:p w14:paraId="5E6A2246" w14:textId="5CF741D7" w:rsidR="00512B7E" w:rsidRDefault="00512B7E" w:rsidP="00130A4D">
      <w:pPr>
        <w:pStyle w:val="21"/>
      </w:pPr>
      <w:bookmarkStart w:id="56" w:name="_Toc117871503"/>
      <w:bookmarkStart w:id="57" w:name="_Toc121319601"/>
      <w:bookmarkStart w:id="58" w:name="_Ref158197867"/>
      <w:bookmarkStart w:id="59" w:name="_Toc226625532"/>
      <w:r w:rsidRPr="00B412B2">
        <w:t>Параметры запроса</w:t>
      </w:r>
      <w:bookmarkEnd w:id="56"/>
      <w:bookmarkEnd w:id="57"/>
      <w:bookmarkEnd w:id="58"/>
      <w:bookmarkEnd w:id="59"/>
    </w:p>
    <w:p w14:paraId="73996C06" w14:textId="2AF64028" w:rsidR="00073E2D" w:rsidRDefault="00073E2D" w:rsidP="00073E2D">
      <w:pPr>
        <w:pStyle w:val="31"/>
      </w:pPr>
      <w:bookmarkStart w:id="60" w:name="_Ref185930303"/>
      <w:bookmarkStart w:id="61" w:name="_Toc226625533"/>
      <w:r w:rsidRPr="00501CC5">
        <w:t>Перечень параметро</w:t>
      </w:r>
      <w:r w:rsidRPr="002D19DD">
        <w:t>в заголовка запроса (</w:t>
      </w:r>
      <w:r w:rsidRPr="00601F01">
        <w:t>header</w:t>
      </w:r>
      <w:r w:rsidRPr="00501CC5">
        <w:t>)</w:t>
      </w:r>
      <w:bookmarkEnd w:id="60"/>
      <w:bookmarkEnd w:id="61"/>
    </w:p>
    <w:p w14:paraId="1C9E279C" w14:textId="1CBE4F0E" w:rsidR="005B7D78" w:rsidRDefault="000A24E5" w:rsidP="005B7D78">
      <w:pPr>
        <w:pStyle w:val="GOSTNameTable"/>
      </w:pPr>
      <w:r>
        <w:rPr>
          <w:noProof/>
        </w:rPr>
        <w:fldChar w:fldCharType="begin"/>
      </w:r>
      <w:r>
        <w:rPr>
          <w:noProof/>
        </w:rPr>
        <w:instrText xml:space="preserve"> SEQ Таблица \* ARABIC </w:instrText>
      </w:r>
      <w:r>
        <w:rPr>
          <w:noProof/>
        </w:rPr>
        <w:fldChar w:fldCharType="separate"/>
      </w:r>
      <w:bookmarkStart w:id="62" w:name="_Ref226625647"/>
      <w:bookmarkStart w:id="63" w:name="_Toc226625602"/>
      <w:r w:rsidR="001C3732">
        <w:rPr>
          <w:noProof/>
        </w:rPr>
        <w:t>3</w:t>
      </w:r>
      <w:bookmarkEnd w:id="62"/>
      <w:r>
        <w:rPr>
          <w:noProof/>
        </w:rPr>
        <w:fldChar w:fldCharType="end"/>
      </w:r>
      <w:r w:rsidR="005B7D78">
        <w:t xml:space="preserve"> </w:t>
      </w:r>
      <w:r w:rsidR="005B7D78" w:rsidRPr="00C24EF3">
        <w:t>– Параметры заголовка (header) запроса на подбор / сторнирование / переформирование записей учета</w:t>
      </w:r>
      <w:bookmarkEnd w:id="63"/>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073E2D" w:rsidRPr="00A57119" w14:paraId="38BEE277" w14:textId="77777777" w:rsidTr="00A02A30">
        <w:trPr>
          <w:cnfStyle w:val="100000000000" w:firstRow="1" w:lastRow="0" w:firstColumn="0" w:lastColumn="0" w:oddVBand="0" w:evenVBand="0" w:oddHBand="0" w:evenHBand="0" w:firstRowFirstColumn="0" w:firstRowLastColumn="0" w:lastRowFirstColumn="0" w:lastRowLastColumn="0"/>
          <w:trHeight w:val="1002"/>
        </w:trPr>
        <w:tc>
          <w:tcPr>
            <w:tcW w:w="1120" w:type="pct"/>
            <w:hideMark/>
          </w:tcPr>
          <w:p w14:paraId="5364FBD0" w14:textId="77777777" w:rsidR="00073E2D" w:rsidRPr="00A57119" w:rsidRDefault="00073E2D" w:rsidP="00FB74CA">
            <w:pPr>
              <w:pStyle w:val="GOSTTableHead"/>
              <w:rPr>
                <w:szCs w:val="22"/>
              </w:rPr>
            </w:pPr>
            <w:r w:rsidRPr="00A57119">
              <w:rPr>
                <w:szCs w:val="22"/>
              </w:rPr>
              <w:t>Наименование параметра</w:t>
            </w:r>
          </w:p>
        </w:tc>
        <w:tc>
          <w:tcPr>
            <w:tcW w:w="795" w:type="pct"/>
            <w:hideMark/>
          </w:tcPr>
          <w:p w14:paraId="641D2C4F" w14:textId="77777777" w:rsidR="00073E2D" w:rsidRPr="00A57119" w:rsidRDefault="00073E2D" w:rsidP="00FB74CA">
            <w:pPr>
              <w:pStyle w:val="GOSTTableHead"/>
              <w:rPr>
                <w:szCs w:val="22"/>
              </w:rPr>
            </w:pPr>
            <w:r w:rsidRPr="00A57119">
              <w:rPr>
                <w:szCs w:val="22"/>
              </w:rPr>
              <w:t>Название тэга</w:t>
            </w:r>
          </w:p>
        </w:tc>
        <w:tc>
          <w:tcPr>
            <w:tcW w:w="560" w:type="pct"/>
            <w:hideMark/>
          </w:tcPr>
          <w:p w14:paraId="4E39B30E" w14:textId="77777777" w:rsidR="00073E2D" w:rsidRPr="00A57119" w:rsidRDefault="00073E2D" w:rsidP="00FB74CA">
            <w:pPr>
              <w:pStyle w:val="GOSTTableHead"/>
              <w:rPr>
                <w:szCs w:val="22"/>
              </w:rPr>
            </w:pPr>
            <w:r w:rsidRPr="00A57119">
              <w:rPr>
                <w:szCs w:val="22"/>
              </w:rPr>
              <w:t>Тип данных</w:t>
            </w:r>
          </w:p>
        </w:tc>
        <w:tc>
          <w:tcPr>
            <w:tcW w:w="374" w:type="pct"/>
          </w:tcPr>
          <w:p w14:paraId="1697108E" w14:textId="77777777" w:rsidR="00073E2D" w:rsidRPr="00A57119" w:rsidRDefault="00073E2D" w:rsidP="00FB74CA">
            <w:pPr>
              <w:pStyle w:val="GOSTTableHead"/>
              <w:rPr>
                <w:szCs w:val="22"/>
              </w:rPr>
            </w:pPr>
            <w:r w:rsidRPr="00A57119">
              <w:rPr>
                <w:szCs w:val="22"/>
              </w:rPr>
              <w:t>Обязательность</w:t>
            </w:r>
          </w:p>
        </w:tc>
        <w:tc>
          <w:tcPr>
            <w:tcW w:w="374" w:type="pct"/>
            <w:hideMark/>
          </w:tcPr>
          <w:p w14:paraId="3C62E3B7" w14:textId="77777777" w:rsidR="00073E2D" w:rsidRPr="00A57119" w:rsidRDefault="00073E2D" w:rsidP="00FB74CA">
            <w:pPr>
              <w:pStyle w:val="GOSTTableHead"/>
              <w:rPr>
                <w:szCs w:val="22"/>
              </w:rPr>
            </w:pPr>
            <w:r w:rsidRPr="00A57119">
              <w:rPr>
                <w:szCs w:val="22"/>
              </w:rPr>
              <w:t>Размерность</w:t>
            </w:r>
          </w:p>
        </w:tc>
        <w:tc>
          <w:tcPr>
            <w:tcW w:w="1777" w:type="pct"/>
          </w:tcPr>
          <w:p w14:paraId="38C6ABF0" w14:textId="77777777" w:rsidR="00073E2D" w:rsidRPr="00A57119" w:rsidRDefault="00073E2D" w:rsidP="00FB74CA">
            <w:pPr>
              <w:pStyle w:val="GOSTTableHead"/>
              <w:rPr>
                <w:szCs w:val="22"/>
              </w:rPr>
            </w:pPr>
            <w:r w:rsidRPr="00A57119">
              <w:rPr>
                <w:szCs w:val="22"/>
              </w:rPr>
              <w:t>Описание</w:t>
            </w:r>
          </w:p>
        </w:tc>
      </w:tr>
      <w:tr w:rsidR="00073E2D" w:rsidRPr="00A57119" w14:paraId="1B644F2A" w14:textId="77777777" w:rsidTr="00A02A30">
        <w:tc>
          <w:tcPr>
            <w:tcW w:w="5000" w:type="pct"/>
            <w:gridSpan w:val="6"/>
          </w:tcPr>
          <w:p w14:paraId="0E02C5A0" w14:textId="77777777" w:rsidR="00073E2D" w:rsidRPr="00A57119" w:rsidRDefault="00073E2D" w:rsidP="00FB74CA">
            <w:pPr>
              <w:suppressAutoHyphens/>
              <w:ind w:firstLine="30"/>
              <w:jc w:val="center"/>
              <w:rPr>
                <w:b/>
                <w:sz w:val="22"/>
                <w:szCs w:val="22"/>
              </w:rPr>
            </w:pPr>
            <w:r w:rsidRPr="00A57119">
              <w:rPr>
                <w:b/>
                <w:sz w:val="22"/>
                <w:szCs w:val="22"/>
              </w:rPr>
              <w:t>Перечень параметров запроса (</w:t>
            </w:r>
            <w:r w:rsidRPr="00A57119">
              <w:rPr>
                <w:b/>
                <w:sz w:val="22"/>
                <w:szCs w:val="22"/>
                <w:lang w:val="en-US"/>
              </w:rPr>
              <w:t>header</w:t>
            </w:r>
            <w:r w:rsidRPr="00A57119">
              <w:rPr>
                <w:b/>
                <w:sz w:val="22"/>
                <w:szCs w:val="22"/>
              </w:rPr>
              <w:t>)</w:t>
            </w:r>
          </w:p>
        </w:tc>
      </w:tr>
      <w:tr w:rsidR="00073E2D" w:rsidRPr="00A57119" w14:paraId="6C435B3E" w14:textId="77777777" w:rsidTr="00A02A30">
        <w:tc>
          <w:tcPr>
            <w:tcW w:w="1120" w:type="pct"/>
          </w:tcPr>
          <w:p w14:paraId="723DAF09" w14:textId="77777777" w:rsidR="00073E2D" w:rsidRPr="00A57119" w:rsidRDefault="00073E2D" w:rsidP="00C53741">
            <w:pPr>
              <w:pStyle w:val="GOSTTablenorm"/>
            </w:pPr>
            <w:r w:rsidRPr="00A57119">
              <w:t>Система-отправитель запроса</w:t>
            </w:r>
          </w:p>
        </w:tc>
        <w:tc>
          <w:tcPr>
            <w:tcW w:w="795" w:type="pct"/>
          </w:tcPr>
          <w:p w14:paraId="4370CFA0" w14:textId="77777777" w:rsidR="00073E2D" w:rsidRPr="00A57119" w:rsidRDefault="00073E2D" w:rsidP="00C53741">
            <w:pPr>
              <w:pStyle w:val="GOSTTablenorm"/>
              <w:rPr>
                <w:lang w:val="en-US"/>
              </w:rPr>
            </w:pPr>
            <w:r w:rsidRPr="00A57119">
              <w:rPr>
                <w:lang w:val="en-US"/>
              </w:rPr>
              <w:t>Source</w:t>
            </w:r>
          </w:p>
        </w:tc>
        <w:tc>
          <w:tcPr>
            <w:tcW w:w="560" w:type="pct"/>
          </w:tcPr>
          <w:p w14:paraId="59DA0191" w14:textId="77777777" w:rsidR="00073E2D" w:rsidRPr="00A57119" w:rsidRDefault="00073E2D" w:rsidP="00C53741">
            <w:pPr>
              <w:pStyle w:val="GOSTTablenorm"/>
              <w:rPr>
                <w:lang w:val="en-US"/>
              </w:rPr>
            </w:pPr>
            <w:r w:rsidRPr="00A57119">
              <w:t>Строка</w:t>
            </w:r>
          </w:p>
        </w:tc>
        <w:tc>
          <w:tcPr>
            <w:tcW w:w="374" w:type="pct"/>
          </w:tcPr>
          <w:p w14:paraId="1B7B0CB7" w14:textId="77777777" w:rsidR="00073E2D" w:rsidRPr="00A57119" w:rsidRDefault="00073E2D" w:rsidP="00C53741">
            <w:pPr>
              <w:pStyle w:val="GOSTTablenorm"/>
            </w:pPr>
            <w:r w:rsidRPr="00A57119">
              <w:t>Да</w:t>
            </w:r>
          </w:p>
        </w:tc>
        <w:tc>
          <w:tcPr>
            <w:tcW w:w="374" w:type="pct"/>
          </w:tcPr>
          <w:p w14:paraId="5AA397AE" w14:textId="77777777" w:rsidR="00073E2D" w:rsidRPr="00A57119" w:rsidRDefault="00073E2D" w:rsidP="00C53741">
            <w:pPr>
              <w:pStyle w:val="GOSTTablenorm"/>
              <w:rPr>
                <w:lang w:val="en-US"/>
              </w:rPr>
            </w:pPr>
            <w:r w:rsidRPr="00A57119">
              <w:t>&lt;=</w:t>
            </w:r>
            <w:r w:rsidRPr="00A57119">
              <w:rPr>
                <w:lang w:val="en-US"/>
              </w:rPr>
              <w:t>10</w:t>
            </w:r>
          </w:p>
        </w:tc>
        <w:tc>
          <w:tcPr>
            <w:tcW w:w="1777" w:type="pct"/>
          </w:tcPr>
          <w:p w14:paraId="629D1283" w14:textId="77777777" w:rsidR="00C53741" w:rsidRPr="00C53741" w:rsidRDefault="00073E2D" w:rsidP="00C53741">
            <w:pPr>
              <w:pStyle w:val="GOSTTablenorm"/>
            </w:pPr>
            <w:r w:rsidRPr="00C53741">
              <w:t xml:space="preserve">ФП ГИИС ЭБ </w:t>
            </w:r>
            <w:r w:rsidR="00C23C14" w:rsidRPr="00C53741">
              <w:t>–</w:t>
            </w:r>
            <w:r w:rsidRPr="00C53741">
              <w:t xml:space="preserve"> отправитель запроса.</w:t>
            </w:r>
          </w:p>
          <w:p w14:paraId="50FEC7D3" w14:textId="3EDC05F5" w:rsidR="00073E2D" w:rsidRPr="00C53741" w:rsidRDefault="00073E2D" w:rsidP="00C53741">
            <w:pPr>
              <w:pStyle w:val="GOSTTablenorm"/>
            </w:pPr>
            <w:r w:rsidRPr="00C53741">
              <w:t>Возможные значения:</w:t>
            </w:r>
          </w:p>
          <w:p w14:paraId="1F44D433" w14:textId="2FD0A3D5" w:rsidR="006170D8" w:rsidRPr="00C53741" w:rsidRDefault="00073E2D" w:rsidP="00C53741">
            <w:pPr>
              <w:pStyle w:val="GOSTTableListMark1"/>
            </w:pPr>
            <w:r w:rsidRPr="00C53741">
              <w:t>RMS (ПУД ЭБ)</w:t>
            </w:r>
            <w:r w:rsidR="00DE3BFF" w:rsidRPr="00C53741">
              <w:t>;</w:t>
            </w:r>
          </w:p>
          <w:p w14:paraId="3F70FA69" w14:textId="1D34C5DC" w:rsidR="006170D8" w:rsidRPr="005B7D78" w:rsidRDefault="00DE3BFF" w:rsidP="00C53741">
            <w:pPr>
              <w:pStyle w:val="GOSTTableListMark1"/>
            </w:pPr>
            <w:r w:rsidRPr="00C53741">
              <w:t>ARP (ПУИО ЭБ)</w:t>
            </w:r>
          </w:p>
        </w:tc>
      </w:tr>
      <w:tr w:rsidR="00073E2D" w:rsidRPr="00A57119" w14:paraId="30161397" w14:textId="77777777" w:rsidTr="00A02A30">
        <w:tc>
          <w:tcPr>
            <w:tcW w:w="1120" w:type="pct"/>
          </w:tcPr>
          <w:p w14:paraId="6F105634" w14:textId="77777777" w:rsidR="00073E2D" w:rsidRPr="00A57119" w:rsidRDefault="00073E2D" w:rsidP="00C53741">
            <w:pPr>
              <w:pStyle w:val="GOSTTablenorm"/>
            </w:pPr>
            <w:r w:rsidRPr="00A57119">
              <w:lastRenderedPageBreak/>
              <w:t>Дата и время запроса</w:t>
            </w:r>
          </w:p>
        </w:tc>
        <w:tc>
          <w:tcPr>
            <w:tcW w:w="795" w:type="pct"/>
          </w:tcPr>
          <w:p w14:paraId="60C7EC52" w14:textId="77777777" w:rsidR="00073E2D" w:rsidRPr="00A57119" w:rsidRDefault="00073E2D" w:rsidP="00C53741">
            <w:pPr>
              <w:pStyle w:val="GOSTTablenorm"/>
              <w:rPr>
                <w:lang w:val="en-US"/>
              </w:rPr>
            </w:pPr>
            <w:r w:rsidRPr="00A57119">
              <w:rPr>
                <w:lang w:val="en-US"/>
              </w:rPr>
              <w:t>ReqDateTime</w:t>
            </w:r>
          </w:p>
        </w:tc>
        <w:tc>
          <w:tcPr>
            <w:tcW w:w="560" w:type="pct"/>
          </w:tcPr>
          <w:p w14:paraId="70C1E120" w14:textId="77777777" w:rsidR="00073E2D" w:rsidRPr="00A57119" w:rsidRDefault="00073E2D" w:rsidP="00C53741">
            <w:pPr>
              <w:pStyle w:val="GOSTTablenorm"/>
            </w:pPr>
            <w:r w:rsidRPr="00A57119">
              <w:t>Дата-время (</w:t>
            </w:r>
            <w:r w:rsidRPr="00A57119">
              <w:rPr>
                <w:lang w:val="en-US"/>
              </w:rPr>
              <w:t>timestamp</w:t>
            </w:r>
            <w:r w:rsidRPr="00A57119">
              <w:t>)</w:t>
            </w:r>
          </w:p>
        </w:tc>
        <w:tc>
          <w:tcPr>
            <w:tcW w:w="374" w:type="pct"/>
          </w:tcPr>
          <w:p w14:paraId="58E67293" w14:textId="77777777" w:rsidR="00073E2D" w:rsidRPr="00A57119" w:rsidRDefault="00073E2D" w:rsidP="00C53741">
            <w:pPr>
              <w:pStyle w:val="GOSTTablenorm"/>
            </w:pPr>
            <w:r w:rsidRPr="00A57119">
              <w:t>Да</w:t>
            </w:r>
          </w:p>
        </w:tc>
        <w:tc>
          <w:tcPr>
            <w:tcW w:w="374" w:type="pct"/>
          </w:tcPr>
          <w:p w14:paraId="1BC64540" w14:textId="5E85741A" w:rsidR="00073E2D" w:rsidRPr="00A57119" w:rsidRDefault="00073E2D" w:rsidP="00C53741">
            <w:pPr>
              <w:pStyle w:val="GOSTTablenorm"/>
            </w:pPr>
          </w:p>
        </w:tc>
        <w:tc>
          <w:tcPr>
            <w:tcW w:w="1777" w:type="pct"/>
          </w:tcPr>
          <w:p w14:paraId="205B658B" w14:textId="1F4FF64F" w:rsidR="00073E2D" w:rsidRPr="00A57119" w:rsidRDefault="00073E2D" w:rsidP="00C53741">
            <w:pPr>
              <w:pStyle w:val="GOSTTablenorm"/>
            </w:pPr>
            <w:r w:rsidRPr="00A57119">
              <w:t>Дата и время формирования запроса ФП</w:t>
            </w:r>
            <w:r w:rsidR="00906A7B">
              <w:t>.</w:t>
            </w:r>
          </w:p>
          <w:p w14:paraId="6D534F4C" w14:textId="59BDD2A5" w:rsidR="00073E2D" w:rsidRPr="00A57119" w:rsidRDefault="00073E2D" w:rsidP="00C53741">
            <w:pPr>
              <w:pStyle w:val="GOSTTablenorm"/>
            </w:pPr>
            <w:r w:rsidRPr="00A57119">
              <w:t xml:space="preserve">Формат </w:t>
            </w:r>
            <w:r w:rsidRPr="00A57119">
              <w:rPr>
                <w:lang w:val="en-US"/>
              </w:rPr>
              <w:t>YYYY</w:t>
            </w:r>
            <w:r w:rsidRPr="00A57119">
              <w:t>-</w:t>
            </w:r>
            <w:r w:rsidRPr="00A57119">
              <w:rPr>
                <w:lang w:val="en-US"/>
              </w:rPr>
              <w:t>MM</w:t>
            </w:r>
            <w:r w:rsidRPr="00A57119">
              <w:t>-</w:t>
            </w:r>
            <w:r w:rsidRPr="00A57119">
              <w:rPr>
                <w:lang w:val="en-US"/>
              </w:rPr>
              <w:t>DD</w:t>
            </w:r>
            <w:r w:rsidRPr="00A57119">
              <w:t xml:space="preserve"> </w:t>
            </w:r>
            <w:r w:rsidRPr="00A57119">
              <w:rPr>
                <w:lang w:val="en-US"/>
              </w:rPr>
              <w:t>hh</w:t>
            </w:r>
            <w:r w:rsidRPr="00A57119">
              <w:t>:</w:t>
            </w:r>
            <w:r w:rsidRPr="00A57119">
              <w:rPr>
                <w:lang w:val="en-US"/>
              </w:rPr>
              <w:t>mm</w:t>
            </w:r>
            <w:r w:rsidRPr="00A57119">
              <w:t>:</w:t>
            </w:r>
            <w:r w:rsidRPr="00A57119">
              <w:rPr>
                <w:lang w:val="en-US"/>
              </w:rPr>
              <w:t>ss</w:t>
            </w:r>
          </w:p>
        </w:tc>
      </w:tr>
      <w:tr w:rsidR="00073E2D" w:rsidRPr="00A57119" w14:paraId="3C7480FA" w14:textId="77777777" w:rsidTr="00A02A30">
        <w:tc>
          <w:tcPr>
            <w:tcW w:w="1120" w:type="pct"/>
          </w:tcPr>
          <w:p w14:paraId="59FA60CB" w14:textId="77777777" w:rsidR="00073E2D" w:rsidRPr="00A57119" w:rsidRDefault="00073E2D" w:rsidP="00FB74CA">
            <w:pPr>
              <w:pStyle w:val="GOSTTablenorm"/>
              <w:suppressAutoHyphens/>
              <w:rPr>
                <w:szCs w:val="22"/>
              </w:rPr>
            </w:pPr>
            <w:r w:rsidRPr="00A57119">
              <w:rPr>
                <w:szCs w:val="22"/>
              </w:rPr>
              <w:t>Версия формата запроса</w:t>
            </w:r>
          </w:p>
        </w:tc>
        <w:tc>
          <w:tcPr>
            <w:tcW w:w="795" w:type="pct"/>
          </w:tcPr>
          <w:p w14:paraId="75603CE3" w14:textId="77777777" w:rsidR="00073E2D" w:rsidRPr="00A57119" w:rsidRDefault="00073E2D" w:rsidP="00FB74CA">
            <w:pPr>
              <w:pStyle w:val="GOSTTablenorm"/>
              <w:suppressAutoHyphens/>
              <w:rPr>
                <w:szCs w:val="22"/>
                <w:lang w:val="en-US"/>
              </w:rPr>
            </w:pPr>
            <w:r w:rsidRPr="00A57119">
              <w:rPr>
                <w:szCs w:val="22"/>
                <w:lang w:val="en-US"/>
              </w:rPr>
              <w:t>Version</w:t>
            </w:r>
          </w:p>
        </w:tc>
        <w:tc>
          <w:tcPr>
            <w:tcW w:w="560" w:type="pct"/>
          </w:tcPr>
          <w:p w14:paraId="080CB4F3" w14:textId="77777777" w:rsidR="00073E2D" w:rsidRPr="00A57119" w:rsidRDefault="00073E2D" w:rsidP="00FB74CA">
            <w:pPr>
              <w:suppressAutoHyphens/>
              <w:ind w:firstLine="30"/>
              <w:rPr>
                <w:sz w:val="22"/>
                <w:szCs w:val="22"/>
                <w:lang w:val="en-US"/>
              </w:rPr>
            </w:pPr>
            <w:r w:rsidRPr="00A57119">
              <w:rPr>
                <w:sz w:val="22"/>
                <w:szCs w:val="22"/>
              </w:rPr>
              <w:t>Строка</w:t>
            </w:r>
          </w:p>
        </w:tc>
        <w:tc>
          <w:tcPr>
            <w:tcW w:w="374" w:type="pct"/>
          </w:tcPr>
          <w:p w14:paraId="6A8671B7" w14:textId="77777777" w:rsidR="00073E2D" w:rsidRPr="00A57119" w:rsidRDefault="00073E2D" w:rsidP="00FB74CA">
            <w:pPr>
              <w:suppressAutoHyphens/>
              <w:ind w:firstLine="30"/>
              <w:rPr>
                <w:sz w:val="22"/>
                <w:szCs w:val="22"/>
              </w:rPr>
            </w:pPr>
            <w:r w:rsidRPr="00A57119">
              <w:rPr>
                <w:sz w:val="22"/>
                <w:szCs w:val="22"/>
              </w:rPr>
              <w:t>Да</w:t>
            </w:r>
          </w:p>
        </w:tc>
        <w:tc>
          <w:tcPr>
            <w:tcW w:w="374" w:type="pct"/>
          </w:tcPr>
          <w:p w14:paraId="42C57676" w14:textId="77777777" w:rsidR="00073E2D" w:rsidRPr="00A57119" w:rsidRDefault="00073E2D" w:rsidP="00FB74CA">
            <w:pPr>
              <w:pStyle w:val="GOSTTablenorm"/>
              <w:suppressAutoHyphens/>
              <w:rPr>
                <w:szCs w:val="22"/>
                <w:lang w:val="en-US"/>
              </w:rPr>
            </w:pPr>
            <w:r w:rsidRPr="00A57119">
              <w:rPr>
                <w:szCs w:val="22"/>
              </w:rPr>
              <w:t>&lt;=</w:t>
            </w:r>
            <w:r w:rsidRPr="00A57119">
              <w:rPr>
                <w:szCs w:val="22"/>
                <w:lang w:val="en-US"/>
              </w:rPr>
              <w:t>10</w:t>
            </w:r>
          </w:p>
        </w:tc>
        <w:tc>
          <w:tcPr>
            <w:tcW w:w="1777" w:type="pct"/>
          </w:tcPr>
          <w:p w14:paraId="2C5E65CF" w14:textId="2169064A" w:rsidR="00073E2D" w:rsidRPr="00A57119" w:rsidRDefault="00073E2D" w:rsidP="00FB74CA">
            <w:pPr>
              <w:pStyle w:val="GOSTTablenorm"/>
              <w:suppressAutoHyphens/>
              <w:rPr>
                <w:szCs w:val="22"/>
              </w:rPr>
            </w:pPr>
            <w:r w:rsidRPr="00A57119">
              <w:rPr>
                <w:szCs w:val="22"/>
              </w:rPr>
              <w:t>Версия формата запроса</w:t>
            </w:r>
          </w:p>
        </w:tc>
      </w:tr>
      <w:tr w:rsidR="00073E2D" w:rsidRPr="00A57119" w14:paraId="7AF09EE2" w14:textId="77777777" w:rsidTr="00A02A30">
        <w:tc>
          <w:tcPr>
            <w:tcW w:w="1120" w:type="pct"/>
          </w:tcPr>
          <w:p w14:paraId="5C84DB4C" w14:textId="77777777" w:rsidR="00073E2D" w:rsidRPr="00C53741" w:rsidRDefault="00073E2D" w:rsidP="00FB74CA">
            <w:pPr>
              <w:pStyle w:val="GOSTTablenorm"/>
              <w:suppressAutoHyphens/>
              <w:rPr>
                <w:b/>
                <w:szCs w:val="22"/>
              </w:rPr>
            </w:pPr>
            <w:r w:rsidRPr="00C53741">
              <w:rPr>
                <w:b/>
                <w:szCs w:val="22"/>
              </w:rPr>
              <w:t>Дополнительные параметры запроса</w:t>
            </w:r>
          </w:p>
        </w:tc>
        <w:tc>
          <w:tcPr>
            <w:tcW w:w="795" w:type="pct"/>
          </w:tcPr>
          <w:p w14:paraId="6FDDE2B3" w14:textId="77777777" w:rsidR="00073E2D" w:rsidRPr="00C53741" w:rsidRDefault="00073E2D" w:rsidP="00FB74CA">
            <w:pPr>
              <w:pStyle w:val="GOSTTablenorm"/>
              <w:suppressAutoHyphens/>
              <w:rPr>
                <w:b/>
                <w:szCs w:val="22"/>
                <w:lang w:val="en-US"/>
              </w:rPr>
            </w:pPr>
            <w:r w:rsidRPr="00C53741">
              <w:rPr>
                <w:b/>
                <w:szCs w:val="22"/>
                <w:lang w:val="en-US"/>
              </w:rPr>
              <w:t>Params</w:t>
            </w:r>
          </w:p>
        </w:tc>
        <w:tc>
          <w:tcPr>
            <w:tcW w:w="560" w:type="pct"/>
          </w:tcPr>
          <w:p w14:paraId="2E4EE30A" w14:textId="77777777" w:rsidR="00073E2D" w:rsidRPr="00A57119" w:rsidRDefault="00073E2D" w:rsidP="00C53741">
            <w:pPr>
              <w:pStyle w:val="GOSTTablenorm"/>
            </w:pPr>
            <w:r w:rsidRPr="00A57119">
              <w:t>Массив</w:t>
            </w:r>
          </w:p>
        </w:tc>
        <w:tc>
          <w:tcPr>
            <w:tcW w:w="374" w:type="pct"/>
          </w:tcPr>
          <w:p w14:paraId="2368D3C5" w14:textId="77777777" w:rsidR="00073E2D" w:rsidRPr="00A57119" w:rsidRDefault="00073E2D" w:rsidP="00C53741">
            <w:pPr>
              <w:pStyle w:val="GOSTTablenorm"/>
            </w:pPr>
            <w:r w:rsidRPr="00A57119">
              <w:t>Нет</w:t>
            </w:r>
          </w:p>
        </w:tc>
        <w:tc>
          <w:tcPr>
            <w:tcW w:w="374" w:type="pct"/>
          </w:tcPr>
          <w:p w14:paraId="0790FDF1" w14:textId="77777777" w:rsidR="00073E2D" w:rsidRPr="00A57119" w:rsidRDefault="00073E2D" w:rsidP="00C53741">
            <w:pPr>
              <w:pStyle w:val="GOSTTablenorm"/>
            </w:pPr>
            <w:r w:rsidRPr="00A57119">
              <w:rPr>
                <w:lang w:val="en-US"/>
              </w:rPr>
              <w:t>-</w:t>
            </w:r>
          </w:p>
        </w:tc>
        <w:tc>
          <w:tcPr>
            <w:tcW w:w="1777" w:type="pct"/>
          </w:tcPr>
          <w:p w14:paraId="606AC411" w14:textId="552308D8" w:rsidR="00073E2D" w:rsidRPr="00A57119" w:rsidRDefault="00073E2D" w:rsidP="00C53741">
            <w:pPr>
              <w:pStyle w:val="GOSTTablenorm"/>
            </w:pPr>
            <w:r w:rsidRPr="00A57119">
              <w:t>Дополнительные параметры запроса</w:t>
            </w:r>
          </w:p>
        </w:tc>
      </w:tr>
      <w:tr w:rsidR="00073E2D" w:rsidRPr="00A57119" w14:paraId="36825E37" w14:textId="77777777" w:rsidTr="00A02A30">
        <w:tc>
          <w:tcPr>
            <w:tcW w:w="1120" w:type="pct"/>
          </w:tcPr>
          <w:p w14:paraId="7C0C34B7" w14:textId="77777777" w:rsidR="00073E2D" w:rsidRPr="00A57119" w:rsidRDefault="00073E2D" w:rsidP="00FB74CA">
            <w:pPr>
              <w:pStyle w:val="GOSTTablenorm"/>
              <w:suppressAutoHyphens/>
              <w:rPr>
                <w:szCs w:val="22"/>
              </w:rPr>
            </w:pPr>
            <w:r w:rsidRPr="00A57119">
              <w:rPr>
                <w:szCs w:val="22"/>
              </w:rPr>
              <w:t>Наименование произвольного доп. параметра</w:t>
            </w:r>
          </w:p>
        </w:tc>
        <w:tc>
          <w:tcPr>
            <w:tcW w:w="795" w:type="pct"/>
          </w:tcPr>
          <w:p w14:paraId="7B4F50FB" w14:textId="77777777" w:rsidR="00073E2D" w:rsidRPr="00A57119" w:rsidRDefault="00073E2D" w:rsidP="00FB74CA">
            <w:pPr>
              <w:pStyle w:val="GOSTTablenorm"/>
              <w:suppressAutoHyphens/>
              <w:rPr>
                <w:szCs w:val="22"/>
                <w:lang w:val="en-US"/>
              </w:rPr>
            </w:pPr>
            <w:r w:rsidRPr="00C53741">
              <w:rPr>
                <w:b/>
                <w:szCs w:val="22"/>
                <w:lang w:val="en-US"/>
              </w:rPr>
              <w:t>Params:</w:t>
            </w:r>
            <w:r w:rsidRPr="00A57119">
              <w:rPr>
                <w:szCs w:val="22"/>
                <w:lang w:val="en-US"/>
              </w:rPr>
              <w:t>param</w:t>
            </w:r>
          </w:p>
        </w:tc>
        <w:tc>
          <w:tcPr>
            <w:tcW w:w="560" w:type="pct"/>
          </w:tcPr>
          <w:p w14:paraId="2CE29ACE" w14:textId="77777777" w:rsidR="00073E2D" w:rsidRPr="00A57119" w:rsidRDefault="00073E2D" w:rsidP="00C53741">
            <w:pPr>
              <w:pStyle w:val="GOSTTablenorm"/>
            </w:pPr>
            <w:r w:rsidRPr="00A57119">
              <w:t>Строка</w:t>
            </w:r>
          </w:p>
        </w:tc>
        <w:tc>
          <w:tcPr>
            <w:tcW w:w="374" w:type="pct"/>
          </w:tcPr>
          <w:p w14:paraId="0C59A0CA" w14:textId="77777777" w:rsidR="00073E2D" w:rsidRPr="00A57119" w:rsidRDefault="00073E2D" w:rsidP="00C53741">
            <w:pPr>
              <w:pStyle w:val="GOSTTablenorm"/>
            </w:pPr>
            <w:r w:rsidRPr="00A57119">
              <w:t>Нет</w:t>
            </w:r>
          </w:p>
        </w:tc>
        <w:tc>
          <w:tcPr>
            <w:tcW w:w="374" w:type="pct"/>
          </w:tcPr>
          <w:p w14:paraId="657A1197" w14:textId="77777777" w:rsidR="00073E2D" w:rsidRPr="00A57119" w:rsidRDefault="00073E2D" w:rsidP="00C53741">
            <w:pPr>
              <w:pStyle w:val="GOSTTablenorm"/>
            </w:pPr>
            <w:r w:rsidRPr="00A57119">
              <w:t>&lt;=20</w:t>
            </w:r>
          </w:p>
        </w:tc>
        <w:tc>
          <w:tcPr>
            <w:tcW w:w="1777" w:type="pct"/>
          </w:tcPr>
          <w:p w14:paraId="1701AE24" w14:textId="4ADA85D5" w:rsidR="00073E2D" w:rsidRPr="00A57119" w:rsidRDefault="00073E2D" w:rsidP="00C53741">
            <w:pPr>
              <w:pStyle w:val="GOSTTablenorm"/>
            </w:pPr>
            <w:r w:rsidRPr="00A57119">
              <w:t>Наименование произвольного дополнительного параметра</w:t>
            </w:r>
          </w:p>
        </w:tc>
      </w:tr>
      <w:tr w:rsidR="00073E2D" w:rsidRPr="00A57119" w14:paraId="55AA9DFB" w14:textId="77777777" w:rsidTr="00A02A30">
        <w:tc>
          <w:tcPr>
            <w:tcW w:w="1120" w:type="pct"/>
          </w:tcPr>
          <w:p w14:paraId="4265343B" w14:textId="77777777" w:rsidR="00073E2D" w:rsidRPr="00A57119" w:rsidRDefault="00073E2D" w:rsidP="00FB74CA">
            <w:pPr>
              <w:pStyle w:val="GOSTTablenorm"/>
              <w:suppressAutoHyphens/>
              <w:rPr>
                <w:szCs w:val="22"/>
              </w:rPr>
            </w:pPr>
            <w:r w:rsidRPr="00A57119">
              <w:rPr>
                <w:szCs w:val="22"/>
              </w:rPr>
              <w:t>Значение произвольного доп. параметра</w:t>
            </w:r>
          </w:p>
        </w:tc>
        <w:tc>
          <w:tcPr>
            <w:tcW w:w="795" w:type="pct"/>
          </w:tcPr>
          <w:p w14:paraId="3F918384" w14:textId="77777777" w:rsidR="00073E2D" w:rsidRPr="00A57119" w:rsidRDefault="00073E2D" w:rsidP="00FB74CA">
            <w:pPr>
              <w:pStyle w:val="GOSTTablenorm"/>
              <w:suppressAutoHyphens/>
              <w:rPr>
                <w:szCs w:val="22"/>
                <w:lang w:val="en-US"/>
              </w:rPr>
            </w:pPr>
            <w:r w:rsidRPr="00C53741">
              <w:rPr>
                <w:b/>
                <w:szCs w:val="22"/>
                <w:lang w:val="en-US"/>
              </w:rPr>
              <w:t>Params:</w:t>
            </w:r>
            <w:r w:rsidRPr="00A57119">
              <w:rPr>
                <w:szCs w:val="22"/>
                <w:lang w:val="en-US"/>
              </w:rPr>
              <w:t>value</w:t>
            </w:r>
          </w:p>
        </w:tc>
        <w:tc>
          <w:tcPr>
            <w:tcW w:w="560" w:type="pct"/>
          </w:tcPr>
          <w:p w14:paraId="4C6F2EC0" w14:textId="77777777" w:rsidR="00073E2D" w:rsidRPr="00A57119" w:rsidRDefault="00073E2D" w:rsidP="00C53741">
            <w:pPr>
              <w:pStyle w:val="GOSTTablenorm"/>
            </w:pPr>
            <w:r w:rsidRPr="00A57119">
              <w:t>Строка</w:t>
            </w:r>
          </w:p>
        </w:tc>
        <w:tc>
          <w:tcPr>
            <w:tcW w:w="374" w:type="pct"/>
          </w:tcPr>
          <w:p w14:paraId="606166BF" w14:textId="77777777" w:rsidR="00073E2D" w:rsidRPr="00A57119" w:rsidRDefault="00073E2D" w:rsidP="00C53741">
            <w:pPr>
              <w:pStyle w:val="GOSTTablenorm"/>
            </w:pPr>
            <w:r w:rsidRPr="00A57119">
              <w:t>Нет</w:t>
            </w:r>
          </w:p>
        </w:tc>
        <w:tc>
          <w:tcPr>
            <w:tcW w:w="374" w:type="pct"/>
          </w:tcPr>
          <w:p w14:paraId="13AF95EA" w14:textId="77777777" w:rsidR="00073E2D" w:rsidRPr="00A57119" w:rsidRDefault="00073E2D" w:rsidP="00C53741">
            <w:pPr>
              <w:pStyle w:val="GOSTTablenorm"/>
            </w:pPr>
            <w:r w:rsidRPr="00A57119">
              <w:t>&lt;=</w:t>
            </w:r>
            <w:r w:rsidRPr="00A57119">
              <w:rPr>
                <w:lang w:val="en-US"/>
              </w:rPr>
              <w:t>1000</w:t>
            </w:r>
          </w:p>
        </w:tc>
        <w:tc>
          <w:tcPr>
            <w:tcW w:w="1777" w:type="pct"/>
          </w:tcPr>
          <w:p w14:paraId="5216F465" w14:textId="378A9B9F" w:rsidR="00073E2D" w:rsidRPr="00A57119" w:rsidRDefault="00073E2D" w:rsidP="00C53741">
            <w:pPr>
              <w:pStyle w:val="GOSTTablenorm"/>
            </w:pPr>
            <w:r w:rsidRPr="00A57119">
              <w:t>Значение произвольного дополнительного параметра</w:t>
            </w:r>
          </w:p>
        </w:tc>
      </w:tr>
      <w:tr w:rsidR="00073E2D" w:rsidRPr="00A57119" w14:paraId="1C64592E" w14:textId="77777777" w:rsidTr="00A02A30">
        <w:tc>
          <w:tcPr>
            <w:tcW w:w="1120" w:type="pct"/>
          </w:tcPr>
          <w:p w14:paraId="0D7B977B" w14:textId="77777777" w:rsidR="00073E2D" w:rsidRPr="00A57119" w:rsidRDefault="00073E2D" w:rsidP="00C53741">
            <w:pPr>
              <w:pStyle w:val="GOSTTablenorm"/>
            </w:pPr>
            <w:r w:rsidRPr="00A57119">
              <w:t>Глобальный идентификатор запроса</w:t>
            </w:r>
          </w:p>
        </w:tc>
        <w:tc>
          <w:tcPr>
            <w:tcW w:w="795" w:type="pct"/>
          </w:tcPr>
          <w:p w14:paraId="596EEF5F" w14:textId="77777777" w:rsidR="00073E2D" w:rsidRPr="00A57119" w:rsidRDefault="00073E2D" w:rsidP="00C53741">
            <w:pPr>
              <w:pStyle w:val="GOSTTablenorm"/>
              <w:rPr>
                <w:lang w:val="en-US"/>
              </w:rPr>
            </w:pPr>
            <w:r w:rsidRPr="00A57119">
              <w:rPr>
                <w:lang w:val="en-US"/>
              </w:rPr>
              <w:t>ReqGuid</w:t>
            </w:r>
          </w:p>
        </w:tc>
        <w:tc>
          <w:tcPr>
            <w:tcW w:w="560" w:type="pct"/>
          </w:tcPr>
          <w:p w14:paraId="0FE1F75E" w14:textId="77777777" w:rsidR="00073E2D" w:rsidRPr="00A57119" w:rsidRDefault="00073E2D" w:rsidP="00C53741">
            <w:pPr>
              <w:pStyle w:val="GOSTTablenorm"/>
            </w:pPr>
            <w:r w:rsidRPr="00A57119">
              <w:rPr>
                <w:lang w:val="en-US"/>
              </w:rPr>
              <w:t>GUID</w:t>
            </w:r>
          </w:p>
        </w:tc>
        <w:tc>
          <w:tcPr>
            <w:tcW w:w="374" w:type="pct"/>
          </w:tcPr>
          <w:p w14:paraId="6ADB7B2E" w14:textId="77777777" w:rsidR="00073E2D" w:rsidRPr="00A57119" w:rsidRDefault="00073E2D" w:rsidP="00C53741">
            <w:pPr>
              <w:pStyle w:val="GOSTTablenorm"/>
            </w:pPr>
            <w:r w:rsidRPr="00A57119">
              <w:t>Да</w:t>
            </w:r>
          </w:p>
        </w:tc>
        <w:tc>
          <w:tcPr>
            <w:tcW w:w="374" w:type="pct"/>
          </w:tcPr>
          <w:p w14:paraId="01119019" w14:textId="77777777" w:rsidR="00073E2D" w:rsidRPr="00A57119" w:rsidRDefault="00073E2D" w:rsidP="00C53741">
            <w:pPr>
              <w:pStyle w:val="GOSTTablenorm"/>
              <w:rPr>
                <w:lang w:val="en-US"/>
              </w:rPr>
            </w:pPr>
            <w:r w:rsidRPr="00A57119">
              <w:rPr>
                <w:lang w:val="en-US"/>
              </w:rPr>
              <w:t>=</w:t>
            </w:r>
            <w:r w:rsidRPr="00A57119">
              <w:t>36</w:t>
            </w:r>
          </w:p>
        </w:tc>
        <w:tc>
          <w:tcPr>
            <w:tcW w:w="1777" w:type="pct"/>
          </w:tcPr>
          <w:p w14:paraId="19D1B047" w14:textId="0888E923" w:rsidR="00073E2D" w:rsidRPr="00A57119" w:rsidRDefault="00073E2D" w:rsidP="00C53741">
            <w:pPr>
              <w:pStyle w:val="GOSTTablenorm"/>
            </w:pPr>
            <w:r w:rsidRPr="00A57119">
              <w:t>Уникальный идентификатор запроса (с тире)</w:t>
            </w:r>
          </w:p>
        </w:tc>
      </w:tr>
      <w:tr w:rsidR="00073E2D" w:rsidRPr="00A57119" w14:paraId="2CEB8DB7" w14:textId="77777777" w:rsidTr="00A02A30">
        <w:tc>
          <w:tcPr>
            <w:tcW w:w="1120" w:type="pct"/>
          </w:tcPr>
          <w:p w14:paraId="50BE0055" w14:textId="77777777" w:rsidR="00073E2D" w:rsidRPr="00A57119" w:rsidRDefault="00073E2D" w:rsidP="00C53741">
            <w:pPr>
              <w:pStyle w:val="GOSTTablenorm"/>
              <w:rPr>
                <w:lang w:val="en-US"/>
              </w:rPr>
            </w:pPr>
            <w:r w:rsidRPr="00A57119">
              <w:t>Глобальный идентификатор документа</w:t>
            </w:r>
          </w:p>
        </w:tc>
        <w:tc>
          <w:tcPr>
            <w:tcW w:w="795" w:type="pct"/>
          </w:tcPr>
          <w:p w14:paraId="241F8B12" w14:textId="77777777" w:rsidR="00073E2D" w:rsidRPr="00A57119" w:rsidRDefault="00073E2D" w:rsidP="00C53741">
            <w:pPr>
              <w:pStyle w:val="GOSTTablenorm"/>
              <w:rPr>
                <w:lang w:val="en-US"/>
              </w:rPr>
            </w:pPr>
            <w:r w:rsidRPr="00A57119">
              <w:rPr>
                <w:lang w:val="en-US"/>
              </w:rPr>
              <w:t>DocGuid</w:t>
            </w:r>
          </w:p>
        </w:tc>
        <w:tc>
          <w:tcPr>
            <w:tcW w:w="560" w:type="pct"/>
          </w:tcPr>
          <w:p w14:paraId="6926E696" w14:textId="77777777" w:rsidR="00073E2D" w:rsidRPr="00A57119" w:rsidRDefault="00073E2D" w:rsidP="00C53741">
            <w:pPr>
              <w:pStyle w:val="GOSTTablenorm"/>
            </w:pPr>
            <w:r w:rsidRPr="00A57119">
              <w:rPr>
                <w:lang w:val="en-US"/>
              </w:rPr>
              <w:t>GUID</w:t>
            </w:r>
          </w:p>
        </w:tc>
        <w:tc>
          <w:tcPr>
            <w:tcW w:w="374" w:type="pct"/>
          </w:tcPr>
          <w:p w14:paraId="1468F969" w14:textId="77777777" w:rsidR="00073E2D" w:rsidRPr="00A57119" w:rsidRDefault="00073E2D" w:rsidP="00C53741">
            <w:pPr>
              <w:pStyle w:val="GOSTTablenorm"/>
            </w:pPr>
            <w:r w:rsidRPr="00A57119">
              <w:t>Да</w:t>
            </w:r>
          </w:p>
        </w:tc>
        <w:tc>
          <w:tcPr>
            <w:tcW w:w="374" w:type="pct"/>
          </w:tcPr>
          <w:p w14:paraId="1A3500B9" w14:textId="77777777" w:rsidR="00073E2D" w:rsidRPr="00A57119" w:rsidRDefault="00073E2D" w:rsidP="00C53741">
            <w:pPr>
              <w:pStyle w:val="GOSTTablenorm"/>
            </w:pPr>
            <w:r w:rsidRPr="00A57119">
              <w:rPr>
                <w:lang w:val="en-US"/>
              </w:rPr>
              <w:t>=</w:t>
            </w:r>
            <w:r w:rsidRPr="00A57119">
              <w:t>36</w:t>
            </w:r>
          </w:p>
        </w:tc>
        <w:tc>
          <w:tcPr>
            <w:tcW w:w="1777" w:type="pct"/>
          </w:tcPr>
          <w:p w14:paraId="7E6968EF" w14:textId="236E903C" w:rsidR="00073E2D" w:rsidRPr="00A57119" w:rsidRDefault="00073E2D" w:rsidP="00C53741">
            <w:pPr>
              <w:pStyle w:val="GOSTTablenorm"/>
            </w:pPr>
            <w:r w:rsidRPr="00A57119">
              <w:t>Уникальный идентификатор документа (с тире), по которому требуется отразить операцию в учете</w:t>
            </w:r>
          </w:p>
        </w:tc>
      </w:tr>
      <w:tr w:rsidR="00342CE1" w:rsidRPr="00A57119" w14:paraId="5B554F53" w14:textId="77777777" w:rsidTr="00A02A30">
        <w:trPr>
          <w:ins w:id="64" w:author="Сказецкая Наталья Камилевна" w:date="2026-04-14T16:10:00Z"/>
        </w:trPr>
        <w:tc>
          <w:tcPr>
            <w:tcW w:w="1120" w:type="pct"/>
          </w:tcPr>
          <w:p w14:paraId="1A0A8E5A" w14:textId="4F8F2F60" w:rsidR="00342CE1" w:rsidRPr="00A57119" w:rsidRDefault="00342CE1" w:rsidP="00342CE1">
            <w:pPr>
              <w:pStyle w:val="GOSTTablenorm"/>
              <w:rPr>
                <w:ins w:id="65" w:author="Сказецкая Наталья Камилевна" w:date="2026-04-14T16:10:00Z"/>
              </w:rPr>
            </w:pPr>
            <w:commentRangeStart w:id="66"/>
            <w:ins w:id="67" w:author="Сказецкая Наталья Камилевна" w:date="2026-04-14T16:11:00Z">
              <w:r>
                <w:t>Глобальный</w:t>
              </w:r>
              <w:commentRangeEnd w:id="66"/>
              <w:r>
                <w:rPr>
                  <w:rStyle w:val="affa"/>
                </w:rPr>
                <w:commentReference w:id="66"/>
              </w:r>
              <w:r>
                <w:t xml:space="preserve"> идентификатор связанного документа</w:t>
              </w:r>
            </w:ins>
          </w:p>
        </w:tc>
        <w:tc>
          <w:tcPr>
            <w:tcW w:w="795" w:type="pct"/>
          </w:tcPr>
          <w:p w14:paraId="2203DC21" w14:textId="3B6D642A" w:rsidR="00342CE1" w:rsidRPr="00A57119" w:rsidRDefault="00342CE1" w:rsidP="00342CE1">
            <w:pPr>
              <w:pStyle w:val="GOSTTablenorm"/>
              <w:rPr>
                <w:ins w:id="68" w:author="Сказецкая Наталья Камилевна" w:date="2026-04-14T16:10:00Z"/>
                <w:lang w:val="en-US"/>
              </w:rPr>
            </w:pPr>
            <w:ins w:id="69" w:author="Сказецкая Наталья Камилевна" w:date="2026-04-14T16:11:00Z">
              <w:r>
                <w:t>LinkedDocGuid</w:t>
              </w:r>
            </w:ins>
          </w:p>
        </w:tc>
        <w:tc>
          <w:tcPr>
            <w:tcW w:w="560" w:type="pct"/>
          </w:tcPr>
          <w:p w14:paraId="092091C4" w14:textId="6EA870A1" w:rsidR="00342CE1" w:rsidRPr="00A57119" w:rsidRDefault="00342CE1" w:rsidP="00342CE1">
            <w:pPr>
              <w:pStyle w:val="GOSTTablenorm"/>
              <w:rPr>
                <w:ins w:id="70" w:author="Сказецкая Наталья Камилевна" w:date="2026-04-14T16:10:00Z"/>
                <w:lang w:val="en-US"/>
              </w:rPr>
            </w:pPr>
            <w:ins w:id="71" w:author="Сказецкая Наталья Камилевна" w:date="2026-04-14T16:11:00Z">
              <w:r>
                <w:t>GUID</w:t>
              </w:r>
            </w:ins>
          </w:p>
        </w:tc>
        <w:tc>
          <w:tcPr>
            <w:tcW w:w="374" w:type="pct"/>
          </w:tcPr>
          <w:p w14:paraId="4184D363" w14:textId="4EF5B45E" w:rsidR="00342CE1" w:rsidRPr="00A57119" w:rsidRDefault="00342CE1" w:rsidP="00342CE1">
            <w:pPr>
              <w:pStyle w:val="GOSTTablenorm"/>
              <w:rPr>
                <w:ins w:id="72" w:author="Сказецкая Наталья Камилевна" w:date="2026-04-14T16:10:00Z"/>
              </w:rPr>
            </w:pPr>
            <w:ins w:id="73" w:author="Сказецкая Наталья Камилевна" w:date="2026-04-14T16:11:00Z">
              <w:r>
                <w:t>Нет</w:t>
              </w:r>
            </w:ins>
          </w:p>
        </w:tc>
        <w:tc>
          <w:tcPr>
            <w:tcW w:w="374" w:type="pct"/>
          </w:tcPr>
          <w:p w14:paraId="1FAE45DF" w14:textId="431558EF" w:rsidR="00342CE1" w:rsidRPr="00A57119" w:rsidRDefault="00342CE1" w:rsidP="00342CE1">
            <w:pPr>
              <w:pStyle w:val="GOSTTablenorm"/>
              <w:rPr>
                <w:ins w:id="74" w:author="Сказецкая Наталья Камилевна" w:date="2026-04-14T16:10:00Z"/>
                <w:lang w:val="en-US"/>
              </w:rPr>
            </w:pPr>
            <w:ins w:id="75" w:author="Сказецкая Наталья Камилевна" w:date="2026-04-14T16:11:00Z">
              <w:r>
                <w:t>=36</w:t>
              </w:r>
            </w:ins>
          </w:p>
        </w:tc>
        <w:tc>
          <w:tcPr>
            <w:tcW w:w="1777" w:type="pct"/>
          </w:tcPr>
          <w:p w14:paraId="25019A0C" w14:textId="77777777" w:rsidR="00342CE1" w:rsidRPr="000A3376" w:rsidRDefault="00342CE1" w:rsidP="00342CE1">
            <w:pPr>
              <w:pStyle w:val="GOSTTablenorm"/>
              <w:rPr>
                <w:ins w:id="76" w:author="Сказецкая Наталья Камилевна" w:date="2026-04-14T16:11:00Z"/>
              </w:rPr>
            </w:pPr>
            <w:ins w:id="77" w:author="Сказецкая Наталья Камилевна" w:date="2026-04-14T16:11:00Z">
              <w:r w:rsidRPr="000A3376">
                <w:t>Уникальный идентификатор документа (с тире).</w:t>
              </w:r>
            </w:ins>
          </w:p>
          <w:p w14:paraId="497F944D" w14:textId="77777777" w:rsidR="00342CE1" w:rsidRPr="000A3376" w:rsidRDefault="00342CE1" w:rsidP="00342CE1">
            <w:pPr>
              <w:pStyle w:val="GOSTTablenorm"/>
              <w:rPr>
                <w:ins w:id="78" w:author="Сказецкая Наталья Камилевна" w:date="2026-04-14T16:11:00Z"/>
              </w:rPr>
            </w:pPr>
            <w:ins w:id="79" w:author="Сказецкая Наталья Камилевна" w:date="2026-04-14T16:11:00Z">
              <w:r w:rsidRPr="000A3376">
                <w:t xml:space="preserve">Указывается глобальный идентификатор связанного документа, записи учета по которому требуется отразить в учете в одной транзакции с документом, указанным в </w:t>
              </w:r>
              <w:r>
                <w:t>параметре</w:t>
              </w:r>
              <w:r w:rsidRPr="000A3376">
                <w:t xml:space="preserve"> </w:t>
              </w:r>
              <w:r>
                <w:t>«</w:t>
              </w:r>
              <w:r w:rsidRPr="000A3376">
                <w:t>Глобальный идентификатор документа</w:t>
              </w:r>
              <w:r>
                <w:t>» (</w:t>
              </w:r>
              <w:r w:rsidRPr="000A3376">
                <w:t>DocGuid)</w:t>
              </w:r>
              <w:r>
                <w:t>.</w:t>
              </w:r>
            </w:ins>
          </w:p>
          <w:p w14:paraId="7BBB4BBB" w14:textId="3E6934ED" w:rsidR="00342CE1" w:rsidRPr="00A57119" w:rsidRDefault="00342CE1" w:rsidP="00342CE1">
            <w:pPr>
              <w:pStyle w:val="GOSTTablenorm"/>
              <w:rPr>
                <w:ins w:id="80" w:author="Сказецкая Наталья Камилевна" w:date="2026-04-14T16:10:00Z"/>
              </w:rPr>
            </w:pPr>
            <w:ins w:id="81" w:author="Сказецкая Наталья Камилевна" w:date="2026-04-14T16:11:00Z">
              <w:r w:rsidRPr="000A3376">
                <w:t xml:space="preserve">Тип связанного документа может отличаться от типа документа, указанного в </w:t>
              </w:r>
              <w:r>
                <w:t>параметре</w:t>
              </w:r>
              <w:r w:rsidRPr="000A3376">
                <w:t xml:space="preserve"> </w:t>
              </w:r>
              <w:r>
                <w:t>«</w:t>
              </w:r>
              <w:r w:rsidRPr="000A3376">
                <w:t>Тип документа</w:t>
              </w:r>
              <w:r>
                <w:t>» (</w:t>
              </w:r>
              <w:r w:rsidRPr="000A3376">
                <w:t>TypeDoc)</w:t>
              </w:r>
            </w:ins>
          </w:p>
        </w:tc>
      </w:tr>
      <w:tr w:rsidR="00342CE1" w:rsidRPr="00A57119" w14:paraId="19C0C477" w14:textId="77777777" w:rsidTr="00A02A30">
        <w:tc>
          <w:tcPr>
            <w:tcW w:w="1120" w:type="pct"/>
          </w:tcPr>
          <w:p w14:paraId="63A866BE" w14:textId="77777777" w:rsidR="00342CE1" w:rsidRPr="00A57119" w:rsidRDefault="00342CE1" w:rsidP="00342CE1">
            <w:pPr>
              <w:pStyle w:val="GOSTTablenorm"/>
            </w:pPr>
            <w:r w:rsidRPr="00A57119">
              <w:t>Тип запроса</w:t>
            </w:r>
          </w:p>
        </w:tc>
        <w:tc>
          <w:tcPr>
            <w:tcW w:w="795" w:type="pct"/>
          </w:tcPr>
          <w:p w14:paraId="4E7A68E1" w14:textId="77777777" w:rsidR="00342CE1" w:rsidRPr="00A57119" w:rsidRDefault="00342CE1" w:rsidP="00342CE1">
            <w:pPr>
              <w:pStyle w:val="GOSTTablenorm"/>
              <w:rPr>
                <w:lang w:val="en-US"/>
              </w:rPr>
            </w:pPr>
            <w:r w:rsidRPr="00A57119">
              <w:rPr>
                <w:lang w:val="en-US"/>
              </w:rPr>
              <w:t>RequestType</w:t>
            </w:r>
          </w:p>
        </w:tc>
        <w:tc>
          <w:tcPr>
            <w:tcW w:w="560" w:type="pct"/>
          </w:tcPr>
          <w:p w14:paraId="4916621E" w14:textId="77777777" w:rsidR="00342CE1" w:rsidRPr="00A57119" w:rsidRDefault="00342CE1" w:rsidP="00342CE1">
            <w:pPr>
              <w:pStyle w:val="GOSTTablenorm"/>
            </w:pPr>
            <w:r w:rsidRPr="00A57119">
              <w:t>Строка</w:t>
            </w:r>
          </w:p>
        </w:tc>
        <w:tc>
          <w:tcPr>
            <w:tcW w:w="374" w:type="pct"/>
          </w:tcPr>
          <w:p w14:paraId="7ABF05B1" w14:textId="77777777" w:rsidR="00342CE1" w:rsidRPr="00A57119" w:rsidRDefault="00342CE1" w:rsidP="00342CE1">
            <w:pPr>
              <w:pStyle w:val="GOSTTablenorm"/>
            </w:pPr>
            <w:r w:rsidRPr="00A57119">
              <w:t>Да</w:t>
            </w:r>
          </w:p>
        </w:tc>
        <w:tc>
          <w:tcPr>
            <w:tcW w:w="374" w:type="pct"/>
          </w:tcPr>
          <w:p w14:paraId="0D4A4D9E" w14:textId="77777777" w:rsidR="00342CE1" w:rsidRPr="00A57119" w:rsidRDefault="00342CE1" w:rsidP="00342CE1">
            <w:pPr>
              <w:pStyle w:val="GOSTTablenorm"/>
              <w:rPr>
                <w:lang w:val="en-US"/>
              </w:rPr>
            </w:pPr>
            <w:r w:rsidRPr="00A57119">
              <w:t>&lt;=</w:t>
            </w:r>
            <w:r>
              <w:rPr>
                <w:lang w:val="en-US"/>
              </w:rPr>
              <w:t>5</w:t>
            </w:r>
            <w:r w:rsidRPr="00A57119">
              <w:rPr>
                <w:lang w:val="en-US"/>
              </w:rPr>
              <w:t>0</w:t>
            </w:r>
          </w:p>
        </w:tc>
        <w:tc>
          <w:tcPr>
            <w:tcW w:w="1777" w:type="pct"/>
          </w:tcPr>
          <w:p w14:paraId="769052AE" w14:textId="19DD4C1E" w:rsidR="00342CE1" w:rsidRPr="00A57119" w:rsidRDefault="00342CE1" w:rsidP="00342CE1">
            <w:pPr>
              <w:pStyle w:val="GOSTTablenorm"/>
            </w:pPr>
            <w:r w:rsidRPr="00A57119">
              <w:t>Передается значение «ACCOUNTING»</w:t>
            </w:r>
          </w:p>
        </w:tc>
      </w:tr>
      <w:tr w:rsidR="00342CE1" w:rsidRPr="00A57119" w14:paraId="7CDE7DE2" w14:textId="77777777" w:rsidTr="00A02A30">
        <w:tc>
          <w:tcPr>
            <w:tcW w:w="1120" w:type="pct"/>
          </w:tcPr>
          <w:p w14:paraId="133DC866" w14:textId="77777777" w:rsidR="00342CE1" w:rsidRPr="00A57119" w:rsidRDefault="00342CE1" w:rsidP="00342CE1">
            <w:pPr>
              <w:pStyle w:val="GOSTTablenorm"/>
            </w:pPr>
            <w:r w:rsidRPr="00A57119">
              <w:lastRenderedPageBreak/>
              <w:t>Этап обработки</w:t>
            </w:r>
          </w:p>
        </w:tc>
        <w:tc>
          <w:tcPr>
            <w:tcW w:w="795" w:type="pct"/>
          </w:tcPr>
          <w:p w14:paraId="443DA940" w14:textId="77777777" w:rsidR="00342CE1" w:rsidRPr="00A57119" w:rsidRDefault="00342CE1" w:rsidP="00342CE1">
            <w:pPr>
              <w:pStyle w:val="GOSTTablenorm"/>
              <w:rPr>
                <w:lang w:val="en-US"/>
              </w:rPr>
            </w:pPr>
            <w:r w:rsidRPr="00A57119">
              <w:rPr>
                <w:lang w:val="en-US"/>
              </w:rPr>
              <w:t>Stage</w:t>
            </w:r>
          </w:p>
        </w:tc>
        <w:tc>
          <w:tcPr>
            <w:tcW w:w="560" w:type="pct"/>
          </w:tcPr>
          <w:p w14:paraId="0C92DEEF" w14:textId="77777777" w:rsidR="00342CE1" w:rsidRPr="00A57119" w:rsidRDefault="00342CE1" w:rsidP="00342CE1">
            <w:pPr>
              <w:pStyle w:val="GOSTTablenorm"/>
            </w:pPr>
            <w:r w:rsidRPr="00A57119">
              <w:t>Строка</w:t>
            </w:r>
          </w:p>
        </w:tc>
        <w:tc>
          <w:tcPr>
            <w:tcW w:w="374" w:type="pct"/>
          </w:tcPr>
          <w:p w14:paraId="797F32C4" w14:textId="77777777" w:rsidR="00342CE1" w:rsidRPr="00A57119" w:rsidRDefault="00342CE1" w:rsidP="00342CE1">
            <w:pPr>
              <w:pStyle w:val="GOSTTablenorm"/>
            </w:pPr>
            <w:r w:rsidRPr="00A57119">
              <w:t>Да</w:t>
            </w:r>
          </w:p>
        </w:tc>
        <w:tc>
          <w:tcPr>
            <w:tcW w:w="374" w:type="pct"/>
          </w:tcPr>
          <w:p w14:paraId="1FCB6F08" w14:textId="77777777" w:rsidR="00342CE1" w:rsidRPr="00A57119" w:rsidRDefault="00342CE1" w:rsidP="00342CE1">
            <w:pPr>
              <w:pStyle w:val="GOSTTablenorm"/>
              <w:rPr>
                <w:lang w:val="en-US"/>
              </w:rPr>
            </w:pPr>
            <w:r w:rsidRPr="00A57119">
              <w:rPr>
                <w:lang w:val="en-US"/>
              </w:rPr>
              <w:t>&lt;=20</w:t>
            </w:r>
          </w:p>
        </w:tc>
        <w:tc>
          <w:tcPr>
            <w:tcW w:w="1777" w:type="pct"/>
          </w:tcPr>
          <w:p w14:paraId="21B9C986" w14:textId="77777777" w:rsidR="00342CE1" w:rsidRDefault="00342CE1" w:rsidP="00342CE1">
            <w:pPr>
              <w:pStyle w:val="GOSTTablenorm"/>
            </w:pPr>
            <w:r w:rsidRPr="00A57119">
              <w:t xml:space="preserve">Этап обработки документа, который требуется выполнить (если </w:t>
            </w:r>
            <w:r w:rsidRPr="00A57119">
              <w:rPr>
                <w:lang w:val="en-US"/>
              </w:rPr>
              <w:t>Reprocessing</w:t>
            </w:r>
            <w:r w:rsidRPr="00A57119">
              <w:t xml:space="preserve"> не заполнен) или переобработать (если </w:t>
            </w:r>
            <w:r w:rsidRPr="00A57119">
              <w:rPr>
                <w:lang w:val="en-US"/>
              </w:rPr>
              <w:t>Reprocessing</w:t>
            </w:r>
            <w:r w:rsidRPr="00A57119">
              <w:t xml:space="preserve"> заполнен значением «1» или «2»).</w:t>
            </w:r>
          </w:p>
          <w:p w14:paraId="5A6F5A0D" w14:textId="1307370D" w:rsidR="00342CE1" w:rsidRPr="00A57119" w:rsidRDefault="00342CE1" w:rsidP="00342CE1">
            <w:pPr>
              <w:pStyle w:val="GOSTTablenorm"/>
            </w:pPr>
            <w:r w:rsidRPr="00A57119">
              <w:t>Указывается внешнее наименование (системное имя) этапа обработки, соответствующего типу документа и его жизненному циклу</w:t>
            </w:r>
          </w:p>
        </w:tc>
      </w:tr>
      <w:tr w:rsidR="00342CE1" w:rsidRPr="00A57119" w14:paraId="0580DA78" w14:textId="77777777" w:rsidTr="00A02A30">
        <w:trPr>
          <w:ins w:id="82" w:author="Сказецкая Наталья Камилевна" w:date="2026-04-14T16:10:00Z"/>
        </w:trPr>
        <w:tc>
          <w:tcPr>
            <w:tcW w:w="1120" w:type="pct"/>
          </w:tcPr>
          <w:p w14:paraId="25A6B47C" w14:textId="292BD9BE" w:rsidR="00342CE1" w:rsidRPr="00A57119" w:rsidRDefault="00342CE1" w:rsidP="00342CE1">
            <w:pPr>
              <w:pStyle w:val="GOSTTablenorm"/>
              <w:rPr>
                <w:ins w:id="83" w:author="Сказецкая Наталья Камилевна" w:date="2026-04-14T16:10:00Z"/>
              </w:rPr>
            </w:pPr>
            <w:commentRangeStart w:id="84"/>
            <w:ins w:id="85" w:author="Сказецкая Наталья Камилевна" w:date="2026-04-14T16:11:00Z">
              <w:r>
                <w:t>Этап</w:t>
              </w:r>
              <w:commentRangeEnd w:id="84"/>
              <w:r>
                <w:rPr>
                  <w:rStyle w:val="affa"/>
                </w:rPr>
                <w:commentReference w:id="84"/>
              </w:r>
              <w:r>
                <w:t xml:space="preserve"> обработки связанного документа</w:t>
              </w:r>
            </w:ins>
          </w:p>
        </w:tc>
        <w:tc>
          <w:tcPr>
            <w:tcW w:w="795" w:type="pct"/>
          </w:tcPr>
          <w:p w14:paraId="0766B837" w14:textId="342D4466" w:rsidR="00342CE1" w:rsidRPr="00342CE1" w:rsidRDefault="00342CE1" w:rsidP="00342CE1">
            <w:pPr>
              <w:pStyle w:val="GOSTTablenorm"/>
              <w:rPr>
                <w:ins w:id="86" w:author="Сказецкая Наталья Камилевна" w:date="2026-04-14T16:10:00Z"/>
              </w:rPr>
            </w:pPr>
            <w:ins w:id="87" w:author="Сказецкая Наталья Камилевна" w:date="2026-04-14T16:11:00Z">
              <w:r>
                <w:t>LinkedDocStage</w:t>
              </w:r>
            </w:ins>
          </w:p>
        </w:tc>
        <w:tc>
          <w:tcPr>
            <w:tcW w:w="560" w:type="pct"/>
          </w:tcPr>
          <w:p w14:paraId="0AB5CE2E" w14:textId="47A5D060" w:rsidR="00342CE1" w:rsidRPr="00A57119" w:rsidRDefault="00342CE1" w:rsidP="00342CE1">
            <w:pPr>
              <w:pStyle w:val="GOSTTablenorm"/>
              <w:rPr>
                <w:ins w:id="88" w:author="Сказецкая Наталья Камилевна" w:date="2026-04-14T16:10:00Z"/>
              </w:rPr>
            </w:pPr>
            <w:ins w:id="89" w:author="Сказецкая Наталья Камилевна" w:date="2026-04-14T16:11:00Z">
              <w:r>
                <w:t>Строка</w:t>
              </w:r>
            </w:ins>
          </w:p>
        </w:tc>
        <w:tc>
          <w:tcPr>
            <w:tcW w:w="374" w:type="pct"/>
          </w:tcPr>
          <w:p w14:paraId="7BB37706" w14:textId="3F37CC1D" w:rsidR="00342CE1" w:rsidRPr="00A57119" w:rsidRDefault="00342CE1" w:rsidP="00342CE1">
            <w:pPr>
              <w:pStyle w:val="GOSTTablenorm"/>
              <w:rPr>
                <w:ins w:id="90" w:author="Сказецкая Наталья Камилевна" w:date="2026-04-14T16:10:00Z"/>
              </w:rPr>
            </w:pPr>
            <w:ins w:id="91" w:author="Сказецкая Наталья Камилевна" w:date="2026-04-14T16:11:00Z">
              <w:r>
                <w:t>Нет</w:t>
              </w:r>
            </w:ins>
          </w:p>
        </w:tc>
        <w:tc>
          <w:tcPr>
            <w:tcW w:w="374" w:type="pct"/>
          </w:tcPr>
          <w:p w14:paraId="2EEA29DA" w14:textId="5A9E5B30" w:rsidR="00342CE1" w:rsidRPr="00342CE1" w:rsidRDefault="00342CE1" w:rsidP="00342CE1">
            <w:pPr>
              <w:pStyle w:val="GOSTTablenorm"/>
              <w:rPr>
                <w:ins w:id="92" w:author="Сказецкая Наталья Камилевна" w:date="2026-04-14T16:10:00Z"/>
              </w:rPr>
            </w:pPr>
            <w:ins w:id="93" w:author="Сказецкая Наталья Камилевна" w:date="2026-04-14T16:11:00Z">
              <w:r>
                <w:t>&lt;=20</w:t>
              </w:r>
            </w:ins>
          </w:p>
        </w:tc>
        <w:tc>
          <w:tcPr>
            <w:tcW w:w="1777" w:type="pct"/>
          </w:tcPr>
          <w:p w14:paraId="081D1470" w14:textId="77777777" w:rsidR="00342CE1" w:rsidRPr="00B62EDA" w:rsidRDefault="00342CE1" w:rsidP="00342CE1">
            <w:pPr>
              <w:pStyle w:val="GOSTTablenorm"/>
              <w:rPr>
                <w:ins w:id="94" w:author="Сказецкая Наталья Камилевна" w:date="2026-04-14T16:11:00Z"/>
              </w:rPr>
            </w:pPr>
            <w:ins w:id="95" w:author="Сказецкая Наталья Камилевна" w:date="2026-04-14T16:11:00Z">
              <w:r w:rsidRPr="00AA0EE4">
                <w:t xml:space="preserve">Этап обработки, который требуется выполнить по связанному документу, идентификатор которого указан в </w:t>
              </w:r>
              <w:r>
                <w:t>параметре</w:t>
              </w:r>
              <w:r w:rsidRPr="00AA0EE4">
                <w:t xml:space="preserve"> </w:t>
              </w:r>
              <w:r>
                <w:t>«</w:t>
              </w:r>
              <w:r w:rsidRPr="00AD14BB">
                <w:t>Глобальный идентификатор связанного документа</w:t>
              </w:r>
              <w:r>
                <w:t>» (</w:t>
              </w:r>
              <w:r w:rsidRPr="00AA0EE4">
                <w:t>LinkedDocGuid</w:t>
              </w:r>
              <w:r>
                <w:t>)</w:t>
              </w:r>
              <w:r w:rsidRPr="00AA0EE4">
                <w:t>.</w:t>
              </w:r>
            </w:ins>
          </w:p>
          <w:p w14:paraId="68544FA8" w14:textId="5EA5B18D" w:rsidR="00342CE1" w:rsidRPr="00A57119" w:rsidRDefault="00342CE1" w:rsidP="00342CE1">
            <w:pPr>
              <w:pStyle w:val="GOSTTablenorm"/>
              <w:rPr>
                <w:ins w:id="96" w:author="Сказецкая Наталья Камилевна" w:date="2026-04-14T16:10:00Z"/>
              </w:rPr>
            </w:pPr>
            <w:ins w:id="97" w:author="Сказецкая Наталья Камилевна" w:date="2026-04-14T16:11:00Z">
              <w:r w:rsidRPr="00AA0EE4">
                <w:t xml:space="preserve">Обязательно для заполнения, если заполнен параметр </w:t>
              </w:r>
              <w:r>
                <w:t>«</w:t>
              </w:r>
              <w:r w:rsidRPr="00AA0EE4">
                <w:t>Глобальный идентификатор связанного документа</w:t>
              </w:r>
              <w:r>
                <w:t>»</w:t>
              </w:r>
              <w:r w:rsidRPr="00AA0EE4">
                <w:t xml:space="preserve"> (LinkedDocGuid). В иных случаях не заполняется (если заполнено – игнорируется при обработке)</w:t>
              </w:r>
              <w:r>
                <w:rPr>
                  <w:color w:val="000000"/>
                </w:rPr>
                <w:t xml:space="preserve"> </w:t>
              </w:r>
            </w:ins>
          </w:p>
        </w:tc>
      </w:tr>
      <w:tr w:rsidR="00342CE1" w:rsidRPr="00A57119" w14:paraId="27B25164" w14:textId="77777777" w:rsidTr="00A02A30">
        <w:tc>
          <w:tcPr>
            <w:tcW w:w="1120" w:type="pct"/>
          </w:tcPr>
          <w:p w14:paraId="7E904D25" w14:textId="77777777" w:rsidR="00342CE1" w:rsidRPr="00A57119" w:rsidRDefault="00342CE1" w:rsidP="00342CE1">
            <w:pPr>
              <w:pStyle w:val="GOSTTablenorm"/>
            </w:pPr>
            <w:r w:rsidRPr="00A57119">
              <w:t>Уровень контроля</w:t>
            </w:r>
          </w:p>
        </w:tc>
        <w:tc>
          <w:tcPr>
            <w:tcW w:w="795" w:type="pct"/>
          </w:tcPr>
          <w:p w14:paraId="00EC8300" w14:textId="77777777" w:rsidR="00342CE1" w:rsidRPr="00A57119" w:rsidRDefault="00342CE1" w:rsidP="00342CE1">
            <w:pPr>
              <w:pStyle w:val="GOSTTablenorm"/>
              <w:rPr>
                <w:lang w:val="en-US"/>
              </w:rPr>
            </w:pPr>
            <w:r w:rsidRPr="00A57119">
              <w:rPr>
                <w:lang w:val="en-US"/>
              </w:rPr>
              <w:t>BalLevContrl</w:t>
            </w:r>
          </w:p>
        </w:tc>
        <w:tc>
          <w:tcPr>
            <w:tcW w:w="560" w:type="pct"/>
          </w:tcPr>
          <w:p w14:paraId="0C6A4289" w14:textId="77777777" w:rsidR="00342CE1" w:rsidRPr="00A57119" w:rsidRDefault="00342CE1" w:rsidP="00342CE1">
            <w:pPr>
              <w:pStyle w:val="GOSTTablenorm"/>
            </w:pPr>
            <w:r w:rsidRPr="00A57119">
              <w:t>Число</w:t>
            </w:r>
          </w:p>
        </w:tc>
        <w:tc>
          <w:tcPr>
            <w:tcW w:w="374" w:type="pct"/>
          </w:tcPr>
          <w:p w14:paraId="638749B3" w14:textId="77777777" w:rsidR="00342CE1" w:rsidRPr="00A57119" w:rsidRDefault="00342CE1" w:rsidP="00342CE1">
            <w:pPr>
              <w:pStyle w:val="GOSTTablenorm"/>
            </w:pPr>
            <w:r w:rsidRPr="00A57119">
              <w:t>Да</w:t>
            </w:r>
          </w:p>
        </w:tc>
        <w:tc>
          <w:tcPr>
            <w:tcW w:w="374" w:type="pct"/>
          </w:tcPr>
          <w:p w14:paraId="58234BC1" w14:textId="77777777" w:rsidR="00342CE1" w:rsidRPr="00A57119" w:rsidRDefault="00342CE1" w:rsidP="00342CE1">
            <w:pPr>
              <w:pStyle w:val="GOSTTablenorm"/>
              <w:rPr>
                <w:lang w:val="en-US"/>
              </w:rPr>
            </w:pPr>
            <w:r w:rsidRPr="00A57119">
              <w:rPr>
                <w:lang w:val="en-US"/>
              </w:rPr>
              <w:t>=1</w:t>
            </w:r>
          </w:p>
        </w:tc>
        <w:tc>
          <w:tcPr>
            <w:tcW w:w="1777" w:type="pct"/>
          </w:tcPr>
          <w:p w14:paraId="5D1E06AD" w14:textId="0D211C5C" w:rsidR="00342CE1" w:rsidRPr="00A57119" w:rsidRDefault="00342CE1" w:rsidP="00342CE1">
            <w:pPr>
              <w:pStyle w:val="GOSTTablenorm"/>
              <w:suppressAutoHyphens/>
              <w:rPr>
                <w:szCs w:val="22"/>
              </w:rPr>
            </w:pPr>
            <w:r w:rsidRPr="00A57119">
              <w:rPr>
                <w:szCs w:val="22"/>
              </w:rPr>
              <w:t>Уровень контроля остатков по счетам при выполнении операции.</w:t>
            </w:r>
          </w:p>
          <w:p w14:paraId="63F2F356" w14:textId="77777777" w:rsidR="00342CE1" w:rsidRPr="00A57119" w:rsidRDefault="00342CE1" w:rsidP="00342CE1">
            <w:pPr>
              <w:pStyle w:val="GOSTTablenorm"/>
              <w:suppressAutoHyphens/>
              <w:rPr>
                <w:szCs w:val="22"/>
              </w:rPr>
            </w:pPr>
            <w:r w:rsidRPr="00A57119">
              <w:rPr>
                <w:szCs w:val="22"/>
              </w:rPr>
              <w:t>Возможные значения:</w:t>
            </w:r>
          </w:p>
          <w:p w14:paraId="7A6E17EF" w14:textId="4FFE75A4" w:rsidR="00342CE1" w:rsidRPr="00A57119" w:rsidRDefault="00342CE1" w:rsidP="00342CE1">
            <w:pPr>
              <w:pStyle w:val="GOSTTableListMark1"/>
            </w:pPr>
            <w:r>
              <w:t>«</w:t>
            </w:r>
            <w:r w:rsidRPr="00A57119">
              <w:t>0</w:t>
            </w:r>
            <w:r>
              <w:t>»</w:t>
            </w:r>
            <w:r w:rsidRPr="00A57119">
              <w:t xml:space="preserve"> – блокирующий контроль</w:t>
            </w:r>
            <w:r>
              <w:t>;</w:t>
            </w:r>
          </w:p>
          <w:p w14:paraId="6C992907" w14:textId="4150F842" w:rsidR="00342CE1" w:rsidRPr="00A57119" w:rsidRDefault="00342CE1" w:rsidP="00342CE1">
            <w:pPr>
              <w:pStyle w:val="GOSTTableListMark1"/>
            </w:pPr>
            <w:r>
              <w:t>«</w:t>
            </w:r>
            <w:r w:rsidRPr="00A57119">
              <w:t>1</w:t>
            </w:r>
            <w:r>
              <w:t>»</w:t>
            </w:r>
            <w:r w:rsidRPr="00A57119">
              <w:t xml:space="preserve"> – предупреждающий контроль</w:t>
            </w:r>
            <w:r>
              <w:t>;</w:t>
            </w:r>
          </w:p>
          <w:p w14:paraId="4AC7DF76" w14:textId="6F461EE6" w:rsidR="00342CE1" w:rsidRDefault="00342CE1" w:rsidP="00342CE1">
            <w:pPr>
              <w:pStyle w:val="GOSTTableListMark1"/>
            </w:pPr>
            <w:r>
              <w:t>«</w:t>
            </w:r>
            <w:r w:rsidRPr="00A57119">
              <w:t>2</w:t>
            </w:r>
            <w:r>
              <w:t>»</w:t>
            </w:r>
            <w:r w:rsidRPr="00A57119">
              <w:t xml:space="preserve"> – без контроля</w:t>
            </w:r>
            <w:r>
              <w:t>.</w:t>
            </w:r>
          </w:p>
          <w:p w14:paraId="0AA867ED" w14:textId="77777777" w:rsidR="00342CE1" w:rsidRPr="00B412B2" w:rsidRDefault="00342CE1" w:rsidP="00342CE1">
            <w:pPr>
              <w:pStyle w:val="GOSTTablenorm"/>
            </w:pPr>
            <w:r w:rsidRPr="001D48F1">
              <w:rPr>
                <w:highlight w:val="green"/>
              </w:rPr>
              <w:t>Если параметр «Проверка доступного остатка» (CheckFunds) заполнен, то параметр «Уровень контроля» может принимать значения «0» или «1».</w:t>
            </w:r>
          </w:p>
          <w:p w14:paraId="70D49DB0" w14:textId="1CCD6611" w:rsidR="00342CE1" w:rsidRPr="00A57119" w:rsidRDefault="00342CE1" w:rsidP="00342CE1">
            <w:pPr>
              <w:pStyle w:val="GOSTTablenorm"/>
            </w:pPr>
            <w:r w:rsidRPr="00A57119">
              <w:t>Описание результатов обработки запроса в зависимости от уровня контроля приведено в разделе 7.4 тома 1</w:t>
            </w:r>
          </w:p>
        </w:tc>
      </w:tr>
      <w:tr w:rsidR="00342CE1" w:rsidRPr="00A57119" w14:paraId="1106F7C9" w14:textId="77777777" w:rsidTr="00A02A30">
        <w:tc>
          <w:tcPr>
            <w:tcW w:w="1120" w:type="pct"/>
          </w:tcPr>
          <w:p w14:paraId="7EE924E5" w14:textId="72FD7A1E" w:rsidR="00342CE1" w:rsidRPr="00A57119" w:rsidRDefault="00342CE1" w:rsidP="00342CE1">
            <w:pPr>
              <w:pStyle w:val="GOSTTablenorm"/>
            </w:pPr>
            <w:commentRangeStart w:id="98"/>
            <w:ins w:id="99" w:author="Сатлер Марина Викторовна" w:date="2026-04-09T11:08:00Z">
              <w:r w:rsidRPr="00B6211B">
                <w:rPr>
                  <w:highlight w:val="green"/>
                </w:rPr>
                <w:t>Инициатор события учета</w:t>
              </w:r>
              <w:commentRangeEnd w:id="98"/>
              <w:r>
                <w:rPr>
                  <w:rStyle w:val="affa"/>
                </w:rPr>
                <w:commentReference w:id="98"/>
              </w:r>
            </w:ins>
            <w:del w:id="100" w:author="Сатлер Марина Викторовна" w:date="2026-04-09T11:08:00Z">
              <w:r w:rsidRPr="00A57119" w:rsidDel="001C3732">
                <w:delText>Субъект учета</w:delText>
              </w:r>
            </w:del>
          </w:p>
        </w:tc>
        <w:tc>
          <w:tcPr>
            <w:tcW w:w="795" w:type="pct"/>
          </w:tcPr>
          <w:p w14:paraId="51394E8A" w14:textId="77777777" w:rsidR="00342CE1" w:rsidRPr="00A57119" w:rsidRDefault="00342CE1" w:rsidP="00342CE1">
            <w:pPr>
              <w:pStyle w:val="GOSTTablenorm"/>
            </w:pPr>
            <w:r w:rsidRPr="00A57119">
              <w:rPr>
                <w:lang w:val="en-US"/>
              </w:rPr>
              <w:t>Subject</w:t>
            </w:r>
          </w:p>
        </w:tc>
        <w:tc>
          <w:tcPr>
            <w:tcW w:w="560" w:type="pct"/>
          </w:tcPr>
          <w:p w14:paraId="1E86ECF6" w14:textId="77777777" w:rsidR="00342CE1" w:rsidRPr="00A57119" w:rsidRDefault="00342CE1" w:rsidP="00342CE1">
            <w:pPr>
              <w:pStyle w:val="GOSTTablenorm"/>
            </w:pPr>
            <w:r w:rsidRPr="00A57119">
              <w:t>Строка</w:t>
            </w:r>
          </w:p>
        </w:tc>
        <w:tc>
          <w:tcPr>
            <w:tcW w:w="374" w:type="pct"/>
          </w:tcPr>
          <w:p w14:paraId="393D5144" w14:textId="77777777" w:rsidR="00342CE1" w:rsidRPr="00A57119" w:rsidRDefault="00342CE1" w:rsidP="00342CE1">
            <w:pPr>
              <w:pStyle w:val="GOSTTablenorm"/>
            </w:pPr>
            <w:r w:rsidRPr="00A57119">
              <w:t>Да</w:t>
            </w:r>
          </w:p>
        </w:tc>
        <w:tc>
          <w:tcPr>
            <w:tcW w:w="374" w:type="pct"/>
          </w:tcPr>
          <w:p w14:paraId="00636484" w14:textId="77777777" w:rsidR="00342CE1" w:rsidRPr="00A57119" w:rsidRDefault="00342CE1" w:rsidP="00342CE1">
            <w:pPr>
              <w:pStyle w:val="GOSTTablenorm"/>
            </w:pPr>
            <w:r w:rsidRPr="00A57119">
              <w:t>=4</w:t>
            </w:r>
          </w:p>
        </w:tc>
        <w:tc>
          <w:tcPr>
            <w:tcW w:w="1777" w:type="pct"/>
          </w:tcPr>
          <w:p w14:paraId="7B6BFAEB" w14:textId="77777777" w:rsidR="00342CE1" w:rsidRDefault="00342CE1" w:rsidP="00342CE1">
            <w:pPr>
              <w:pStyle w:val="GOSTTablenorm"/>
              <w:rPr>
                <w:ins w:id="101" w:author="Сатлер Марина Викторовна" w:date="2026-04-09T11:13:00Z"/>
              </w:rPr>
            </w:pPr>
            <w:ins w:id="102" w:author="Сатлер Марина Викторовна" w:date="2026-04-09T11:08:00Z">
              <w:r w:rsidRPr="00B6211B">
                <w:rPr>
                  <w:highlight w:val="green"/>
                </w:rPr>
                <w:t>Инициатор события</w:t>
              </w:r>
            </w:ins>
            <w:del w:id="103" w:author="Сатлер Марина Викторовна" w:date="2026-04-09T11:08:00Z">
              <w:r w:rsidRPr="00A57119" w:rsidDel="001C3732">
                <w:delText>Субъект</w:delText>
              </w:r>
            </w:del>
            <w:r w:rsidRPr="00A57119">
              <w:t xml:space="preserve"> </w:t>
            </w:r>
            <w:r w:rsidRPr="001C3732">
              <w:rPr>
                <w:highlight w:val="green"/>
              </w:rPr>
              <w:t>учета</w:t>
            </w:r>
            <w:r w:rsidRPr="00A57119">
              <w:t xml:space="preserve"> для текущего этапа обработки документа.</w:t>
            </w:r>
          </w:p>
          <w:p w14:paraId="073A1537" w14:textId="79329DE7" w:rsidR="00342CE1" w:rsidRPr="00B6211B" w:rsidRDefault="00342CE1" w:rsidP="00342CE1">
            <w:pPr>
              <w:pStyle w:val="GOSTTablenorm"/>
              <w:rPr>
                <w:ins w:id="104" w:author="Сатлер Марина Викторовна" w:date="2026-04-09T11:09:00Z"/>
                <w:highlight w:val="green"/>
              </w:rPr>
            </w:pPr>
            <w:del w:id="105" w:author="Сатлер Марина Викторовна" w:date="2026-04-09T11:13:00Z">
              <w:r w:rsidRPr="00A57119" w:rsidDel="00FF4E6D">
                <w:lastRenderedPageBreak/>
                <w:delText xml:space="preserve"> </w:delText>
              </w:r>
            </w:del>
            <w:r w:rsidRPr="00A57119">
              <w:t>Указывается код ТОФК</w:t>
            </w:r>
            <w:ins w:id="106" w:author="Сатлер Марина Викторовна" w:date="2026-04-09T11:09:00Z">
              <w:r>
                <w:t xml:space="preserve">, </w:t>
              </w:r>
              <w:commentRangeStart w:id="107"/>
              <w:r w:rsidRPr="00B6211B">
                <w:rPr>
                  <w:highlight w:val="green"/>
                </w:rPr>
                <w:t>инициировавшег</w:t>
              </w:r>
            </w:ins>
            <w:commentRangeEnd w:id="107"/>
            <w:r w:rsidR="007B4D5B">
              <w:rPr>
                <w:rStyle w:val="affa"/>
              </w:rPr>
              <w:commentReference w:id="107"/>
            </w:r>
            <w:ins w:id="108" w:author="Сатлер Марина Викторовна" w:date="2026-04-09T11:09:00Z">
              <w:r w:rsidRPr="00B6211B">
                <w:rPr>
                  <w:highlight w:val="green"/>
                </w:rPr>
                <w:t>о событие учета и направившего документ в SVAP</w:t>
              </w:r>
            </w:ins>
            <w:ins w:id="109" w:author="Сказецкая Наталья Камилевна" w:date="2026-04-16T16:30:00Z">
              <w:r w:rsidR="007B4D5B" w:rsidRPr="007B4D5B">
                <w:rPr>
                  <w:highlight w:val="green"/>
                </w:rPr>
                <w:t xml:space="preserve"> </w:t>
              </w:r>
              <w:r w:rsidR="007B4D5B" w:rsidRPr="00B05136">
                <w:rPr>
                  <w:color w:val="0055CC"/>
                  <w:highlight w:val="green"/>
                </w:rPr>
                <w:t>(</w:t>
              </w:r>
              <w:r w:rsidR="007B4D5B" w:rsidRPr="00B05136">
                <w:rPr>
                  <w:color w:val="0070C0"/>
                  <w:highlight w:val="green"/>
                </w:rPr>
                <w:t>может отличаться от ЦС по учету, ПЦ и ЦС по ЛС)</w:t>
              </w:r>
            </w:ins>
            <w:ins w:id="110" w:author="Сатлер Марина Викторовна" w:date="2026-04-09T11:09:00Z">
              <w:r w:rsidRPr="00B6211B">
                <w:rPr>
                  <w:highlight w:val="green"/>
                </w:rPr>
                <w:t>.</w:t>
              </w:r>
            </w:ins>
          </w:p>
          <w:p w14:paraId="0013C205" w14:textId="5A4C8BDC" w:rsidR="00342CE1" w:rsidRPr="00A57119" w:rsidRDefault="00342CE1" w:rsidP="00342CE1">
            <w:pPr>
              <w:pStyle w:val="GOSTTablenorm"/>
            </w:pPr>
            <w:ins w:id="111" w:author="Сатлер Марина Викторовна" w:date="2026-04-09T11:09:00Z">
              <w:r w:rsidRPr="00B6211B">
                <w:rPr>
                  <w:highlight w:val="green"/>
                </w:rPr>
                <w:t xml:space="preserve">Если в правиле формирования записей учета, подобранном по документу при обработке запроса ACCOUNTING, не задан атрибут документа для заполнения системного свойства записи учета </w:t>
              </w:r>
              <w:r>
                <w:rPr>
                  <w:highlight w:val="green"/>
                </w:rPr>
                <w:t>«</w:t>
              </w:r>
              <w:r w:rsidRPr="00B6211B">
                <w:rPr>
                  <w:highlight w:val="green"/>
                </w:rPr>
                <w:t>Субъект учета</w:t>
              </w:r>
              <w:r>
                <w:rPr>
                  <w:highlight w:val="green"/>
                </w:rPr>
                <w:t>»</w:t>
              </w:r>
              <w:r>
                <w:rPr>
                  <w:rStyle w:val="af4"/>
                  <w:highlight w:val="green"/>
                </w:rPr>
                <w:footnoteReference w:id="5"/>
              </w:r>
              <w:r>
                <w:rPr>
                  <w:highlight w:val="green"/>
                </w:rPr>
                <w:t xml:space="preserve"> </w:t>
              </w:r>
              <w:r w:rsidRPr="00B6211B">
                <w:rPr>
                  <w:highlight w:val="green"/>
                </w:rPr>
                <w:t xml:space="preserve">(т.е. в правиле отсутствует аналитический признак с типом маппинга «Субъект учета»), то свойство записи учета </w:t>
              </w:r>
              <w:r>
                <w:rPr>
                  <w:highlight w:val="green"/>
                </w:rPr>
                <w:t>«</w:t>
              </w:r>
              <w:r w:rsidRPr="00B6211B">
                <w:rPr>
                  <w:highlight w:val="green"/>
                </w:rPr>
                <w:t>Субъект учета</w:t>
              </w:r>
              <w:r>
                <w:rPr>
                  <w:highlight w:val="green"/>
                </w:rPr>
                <w:t>»</w:t>
              </w:r>
              <w:r w:rsidRPr="00B6211B">
                <w:rPr>
                  <w:highlight w:val="green"/>
                </w:rPr>
                <w:t xml:space="preserve"> по формируемым на основании данного правила записям учета заполняется кодом ТОФК </w:t>
              </w:r>
              <w:r w:rsidRPr="008F77BC">
                <w:rPr>
                  <w:highlight w:val="green"/>
                </w:rPr>
                <w:t>–</w:t>
              </w:r>
              <w:r w:rsidRPr="00B6211B">
                <w:rPr>
                  <w:highlight w:val="green"/>
                </w:rPr>
                <w:t xml:space="preserve"> инициатора события учета, переданным в данном параметре</w:t>
              </w:r>
            </w:ins>
            <w:del w:id="114" w:author="Сатлер Марина Викторовна" w:date="2026-04-09T11:09:00Z">
              <w:r w:rsidRPr="00A57119" w:rsidDel="001C3732">
                <w:delText xml:space="preserve"> /ЦС по учету, в котором проводится операция</w:delText>
              </w:r>
            </w:del>
          </w:p>
        </w:tc>
      </w:tr>
      <w:tr w:rsidR="00342CE1" w:rsidRPr="00A57119" w14:paraId="084A2BFF" w14:textId="77777777" w:rsidTr="00A02A30">
        <w:tc>
          <w:tcPr>
            <w:tcW w:w="1120" w:type="pct"/>
          </w:tcPr>
          <w:p w14:paraId="535CA42F" w14:textId="77777777" w:rsidR="00342CE1" w:rsidRPr="00A57119" w:rsidRDefault="00342CE1" w:rsidP="00342CE1">
            <w:pPr>
              <w:pStyle w:val="GOSTTablenorm"/>
            </w:pPr>
            <w:r w:rsidRPr="00A57119">
              <w:lastRenderedPageBreak/>
              <w:t>Тип документа</w:t>
            </w:r>
          </w:p>
        </w:tc>
        <w:tc>
          <w:tcPr>
            <w:tcW w:w="795" w:type="pct"/>
          </w:tcPr>
          <w:p w14:paraId="2413922F" w14:textId="77777777" w:rsidR="00342CE1" w:rsidRPr="00A57119" w:rsidRDefault="00342CE1" w:rsidP="00342CE1">
            <w:pPr>
              <w:pStyle w:val="GOSTTablenorm"/>
            </w:pPr>
            <w:r w:rsidRPr="00A57119">
              <w:rPr>
                <w:lang w:val="en-US"/>
              </w:rPr>
              <w:t>TypeDoc</w:t>
            </w:r>
          </w:p>
        </w:tc>
        <w:tc>
          <w:tcPr>
            <w:tcW w:w="560" w:type="pct"/>
          </w:tcPr>
          <w:p w14:paraId="1DDBE70C" w14:textId="77777777" w:rsidR="00342CE1" w:rsidRPr="00A57119" w:rsidRDefault="00342CE1" w:rsidP="00342CE1">
            <w:pPr>
              <w:pStyle w:val="GOSTTablenorm"/>
            </w:pPr>
            <w:r w:rsidRPr="00A57119">
              <w:t>Строка</w:t>
            </w:r>
          </w:p>
        </w:tc>
        <w:tc>
          <w:tcPr>
            <w:tcW w:w="374" w:type="pct"/>
          </w:tcPr>
          <w:p w14:paraId="183B8643" w14:textId="77777777" w:rsidR="00342CE1" w:rsidRPr="00A57119" w:rsidRDefault="00342CE1" w:rsidP="00342CE1">
            <w:pPr>
              <w:pStyle w:val="GOSTTablenorm"/>
            </w:pPr>
            <w:r w:rsidRPr="00A57119">
              <w:t>Да</w:t>
            </w:r>
          </w:p>
        </w:tc>
        <w:tc>
          <w:tcPr>
            <w:tcW w:w="374" w:type="pct"/>
          </w:tcPr>
          <w:p w14:paraId="3E9A7615" w14:textId="77777777" w:rsidR="00342CE1" w:rsidRPr="00A57119" w:rsidRDefault="00342CE1" w:rsidP="00342CE1">
            <w:pPr>
              <w:pStyle w:val="GOSTTablenorm"/>
            </w:pPr>
            <w:r w:rsidRPr="00A57119">
              <w:t>&lt;=50</w:t>
            </w:r>
          </w:p>
        </w:tc>
        <w:tc>
          <w:tcPr>
            <w:tcW w:w="1777" w:type="pct"/>
          </w:tcPr>
          <w:p w14:paraId="46B0D0E1" w14:textId="33CB51B5" w:rsidR="00342CE1" w:rsidRPr="00A57119" w:rsidRDefault="00342CE1" w:rsidP="00342CE1">
            <w:pPr>
              <w:pStyle w:val="GOSTTablenorm"/>
            </w:pPr>
            <w:r w:rsidRPr="00A57119">
              <w:t>Тип документа (заполняется в соответствии с</w:t>
            </w:r>
            <w:r>
              <w:t xml:space="preserve"> таблицей </w:t>
            </w:r>
            <w:r>
              <w:fldChar w:fldCharType="begin"/>
            </w:r>
            <w:r>
              <w:instrText xml:space="preserve"> REF _Ref195541279 \h  \* MERGEFORMAT </w:instrText>
            </w:r>
            <w:r>
              <w:fldChar w:fldCharType="separate"/>
            </w:r>
            <w:r>
              <w:rPr>
                <w:noProof/>
              </w:rPr>
              <w:t>2</w:t>
            </w:r>
            <w:r>
              <w:fldChar w:fldCharType="end"/>
            </w:r>
            <w:r w:rsidRPr="00A57119">
              <w:t>), по которому требуется отразить операцию в учете</w:t>
            </w:r>
          </w:p>
        </w:tc>
      </w:tr>
      <w:tr w:rsidR="00342CE1" w:rsidRPr="00A57119" w14:paraId="13F24A49" w14:textId="77777777" w:rsidTr="00A02A30">
        <w:tc>
          <w:tcPr>
            <w:tcW w:w="1120" w:type="pct"/>
          </w:tcPr>
          <w:p w14:paraId="20868A77" w14:textId="77777777" w:rsidR="00342CE1" w:rsidRPr="00A57119" w:rsidRDefault="00342CE1" w:rsidP="00342CE1">
            <w:pPr>
              <w:pStyle w:val="GOSTTablenorm"/>
            </w:pPr>
            <w:r w:rsidRPr="00A57119">
              <w:t>Дата отражения операции в учете</w:t>
            </w:r>
          </w:p>
        </w:tc>
        <w:tc>
          <w:tcPr>
            <w:tcW w:w="795" w:type="pct"/>
          </w:tcPr>
          <w:p w14:paraId="647AACE1" w14:textId="77777777" w:rsidR="00342CE1" w:rsidRPr="00A57119" w:rsidRDefault="00342CE1" w:rsidP="00342CE1">
            <w:pPr>
              <w:pStyle w:val="GOSTTablenorm"/>
            </w:pPr>
            <w:r w:rsidRPr="00A57119">
              <w:rPr>
                <w:lang w:val="en-US"/>
              </w:rPr>
              <w:t>SettlementDate</w:t>
            </w:r>
          </w:p>
        </w:tc>
        <w:tc>
          <w:tcPr>
            <w:tcW w:w="560" w:type="pct"/>
          </w:tcPr>
          <w:p w14:paraId="51470FAD" w14:textId="77777777" w:rsidR="00342CE1" w:rsidRPr="00A57119" w:rsidRDefault="00342CE1" w:rsidP="00342CE1">
            <w:pPr>
              <w:pStyle w:val="GOSTTablenorm"/>
            </w:pPr>
            <w:r w:rsidRPr="00A57119">
              <w:t>Дата</w:t>
            </w:r>
          </w:p>
        </w:tc>
        <w:tc>
          <w:tcPr>
            <w:tcW w:w="374" w:type="pct"/>
          </w:tcPr>
          <w:p w14:paraId="2E3134D1" w14:textId="77777777" w:rsidR="00342CE1" w:rsidRPr="00A57119" w:rsidRDefault="00342CE1" w:rsidP="00342CE1">
            <w:pPr>
              <w:pStyle w:val="GOSTTablenorm"/>
            </w:pPr>
            <w:r w:rsidRPr="00A57119">
              <w:t>Да</w:t>
            </w:r>
          </w:p>
        </w:tc>
        <w:tc>
          <w:tcPr>
            <w:tcW w:w="374" w:type="pct"/>
          </w:tcPr>
          <w:p w14:paraId="30C40F04" w14:textId="3C87BC6E" w:rsidR="00342CE1" w:rsidRPr="00A57119" w:rsidRDefault="00342CE1" w:rsidP="00342CE1">
            <w:pPr>
              <w:pStyle w:val="GOSTTablenorm"/>
            </w:pPr>
          </w:p>
        </w:tc>
        <w:tc>
          <w:tcPr>
            <w:tcW w:w="1777" w:type="pct"/>
          </w:tcPr>
          <w:p w14:paraId="6C80E52A" w14:textId="14B684C2" w:rsidR="00342CE1" w:rsidRPr="00A57119" w:rsidRDefault="00342CE1" w:rsidP="00342CE1">
            <w:pPr>
              <w:pStyle w:val="GOSTTablenorm"/>
            </w:pPr>
            <w:r w:rsidRPr="00A57119">
              <w:t>Дата отражения операции в учете, указывается в формате YYYY-MM-DD.</w:t>
            </w:r>
          </w:p>
          <w:p w14:paraId="27E47EDC" w14:textId="59CA3EE8" w:rsidR="00342CE1" w:rsidRPr="00A57119" w:rsidRDefault="00342CE1" w:rsidP="00342CE1">
            <w:pPr>
              <w:pStyle w:val="GOSTTablenorm"/>
            </w:pPr>
            <w:r w:rsidRPr="00A57119">
              <w:t>Если параметр «Признак переобработки» (</w:t>
            </w:r>
            <w:r w:rsidRPr="00A57119">
              <w:rPr>
                <w:lang w:val="en-US"/>
              </w:rPr>
              <w:t>Reprocessing</w:t>
            </w:r>
            <w:r w:rsidRPr="00A57119">
              <w:t>) заполнен значением «1», то значение параметра «Дата отражения операции в учете» (</w:t>
            </w:r>
            <w:r w:rsidRPr="00A57119">
              <w:rPr>
                <w:lang w:val="en-US"/>
              </w:rPr>
              <w:t>SettlementDate</w:t>
            </w:r>
            <w:r w:rsidRPr="00A57119">
              <w:t xml:space="preserve">) не учитывается при обработке запроса в </w:t>
            </w:r>
            <w:r w:rsidRPr="00A57119">
              <w:rPr>
                <w:lang w:val="en-US"/>
              </w:rPr>
              <w:t>SVAP</w:t>
            </w:r>
            <w:r w:rsidRPr="00A57119">
              <w:t>. Переформирование записей учета осуществляется той датой отражения операции в учете, которой они были сформированы ранее.</w:t>
            </w:r>
          </w:p>
          <w:p w14:paraId="03E3887B" w14:textId="73942547" w:rsidR="00342CE1" w:rsidRPr="00A57119" w:rsidRDefault="00342CE1" w:rsidP="00342CE1">
            <w:pPr>
              <w:pStyle w:val="GOSTTablenorm"/>
            </w:pPr>
            <w:r w:rsidRPr="00A57119">
              <w:t xml:space="preserve">Если параметр «Признак переобработки» (Reprocessing) заполнен значением «2», то в значении параметра «Дата </w:t>
            </w:r>
            <w:r w:rsidRPr="00A57119">
              <w:lastRenderedPageBreak/>
              <w:t>отражения операции в учете» (SettlementDate) указывается дата отражения в учете строк документа, обработанных в первом шаге выполнения переобрабатываемого этапа.</w:t>
            </w:r>
          </w:p>
          <w:p w14:paraId="4AF77FE5" w14:textId="359E4B8F" w:rsidR="00342CE1" w:rsidRPr="00A57119" w:rsidRDefault="00342CE1" w:rsidP="00342CE1">
            <w:pPr>
              <w:pStyle w:val="GOSTTablenorm"/>
            </w:pPr>
            <w:commentRangeStart w:id="115"/>
            <w:r w:rsidRPr="00A57119">
              <w:t>Формирование записей учета для новых строк документа в рамках очередного шага выполнения переобрабатываемого этапа осуществляется той датой отражения операции в учете, которая передана в параметре «Дата отражения в учете операции по переобрабатываемому этапу» (ReprocessSttlDate)</w:t>
            </w:r>
            <w:commentRangeEnd w:id="115"/>
            <w:r w:rsidRPr="00A57119">
              <w:rPr>
                <w:rStyle w:val="affa"/>
              </w:rPr>
              <w:commentReference w:id="115"/>
            </w:r>
          </w:p>
        </w:tc>
      </w:tr>
      <w:tr w:rsidR="00342CE1" w:rsidRPr="00A57119" w14:paraId="41E7B590" w14:textId="77777777" w:rsidTr="00A02A30">
        <w:tc>
          <w:tcPr>
            <w:tcW w:w="1120" w:type="pct"/>
          </w:tcPr>
          <w:p w14:paraId="5118A10B" w14:textId="0811A80A" w:rsidR="00342CE1" w:rsidRPr="00A57119" w:rsidRDefault="00342CE1" w:rsidP="00342CE1">
            <w:pPr>
              <w:pStyle w:val="GOSTTablenorm"/>
              <w:rPr>
                <w:szCs w:val="22"/>
              </w:rPr>
            </w:pPr>
            <w:commentRangeStart w:id="116"/>
            <w:r w:rsidRPr="00A57119">
              <w:lastRenderedPageBreak/>
              <w:t>Дата отражения в учете операции по переобрабатываемому этапу</w:t>
            </w:r>
            <w:commentRangeEnd w:id="116"/>
            <w:r w:rsidRPr="00A57119">
              <w:rPr>
                <w:rStyle w:val="affa"/>
              </w:rPr>
              <w:commentReference w:id="116"/>
            </w:r>
          </w:p>
        </w:tc>
        <w:tc>
          <w:tcPr>
            <w:tcW w:w="795" w:type="pct"/>
          </w:tcPr>
          <w:p w14:paraId="38E70A9F" w14:textId="77777777" w:rsidR="00342CE1" w:rsidRPr="00A57119" w:rsidRDefault="00342CE1" w:rsidP="00342CE1">
            <w:pPr>
              <w:pStyle w:val="GOSTTablenorm"/>
              <w:rPr>
                <w:szCs w:val="22"/>
                <w:lang w:val="en-US"/>
              </w:rPr>
            </w:pPr>
            <w:r w:rsidRPr="00A57119">
              <w:t>ReprocessSttlDate</w:t>
            </w:r>
          </w:p>
        </w:tc>
        <w:tc>
          <w:tcPr>
            <w:tcW w:w="560" w:type="pct"/>
          </w:tcPr>
          <w:p w14:paraId="128F579F" w14:textId="77777777" w:rsidR="00342CE1" w:rsidRPr="00A57119" w:rsidRDefault="00342CE1" w:rsidP="00342CE1">
            <w:pPr>
              <w:pStyle w:val="GOSTTablenorm"/>
              <w:rPr>
                <w:szCs w:val="22"/>
              </w:rPr>
            </w:pPr>
            <w:r w:rsidRPr="00A57119">
              <w:t>Дата</w:t>
            </w:r>
          </w:p>
        </w:tc>
        <w:tc>
          <w:tcPr>
            <w:tcW w:w="374" w:type="pct"/>
          </w:tcPr>
          <w:p w14:paraId="20212AC8" w14:textId="77777777" w:rsidR="00342CE1" w:rsidRPr="00A57119" w:rsidRDefault="00342CE1" w:rsidP="00342CE1">
            <w:pPr>
              <w:pStyle w:val="GOSTTablenorm"/>
              <w:rPr>
                <w:szCs w:val="22"/>
              </w:rPr>
            </w:pPr>
            <w:r w:rsidRPr="00A57119">
              <w:t>Нет</w:t>
            </w:r>
          </w:p>
        </w:tc>
        <w:tc>
          <w:tcPr>
            <w:tcW w:w="374" w:type="pct"/>
          </w:tcPr>
          <w:p w14:paraId="33730117" w14:textId="77777777" w:rsidR="00342CE1" w:rsidRPr="00A57119" w:rsidRDefault="00342CE1" w:rsidP="00342CE1">
            <w:pPr>
              <w:pStyle w:val="GOSTTablenorm"/>
              <w:rPr>
                <w:szCs w:val="22"/>
              </w:rPr>
            </w:pPr>
          </w:p>
        </w:tc>
        <w:tc>
          <w:tcPr>
            <w:tcW w:w="1777" w:type="pct"/>
          </w:tcPr>
          <w:p w14:paraId="5DFD9F4D" w14:textId="77777777" w:rsidR="00342CE1" w:rsidRPr="00A57119" w:rsidRDefault="00342CE1" w:rsidP="00342CE1">
            <w:pPr>
              <w:pStyle w:val="GOSTTablenorm"/>
            </w:pPr>
            <w:r w:rsidRPr="00A57119">
              <w:t>Дата отражения в учете операции по переобрабатываемому этапу, указывается в формате YYYY-MM-DD.</w:t>
            </w:r>
          </w:p>
          <w:p w14:paraId="65D545E8" w14:textId="29486196" w:rsidR="00342CE1" w:rsidRPr="00A57119" w:rsidRDefault="00342CE1" w:rsidP="00342CE1">
            <w:pPr>
              <w:pStyle w:val="GOSTTablenorm"/>
              <w:rPr>
                <w:szCs w:val="22"/>
              </w:rPr>
            </w:pPr>
            <w:r w:rsidRPr="00A57119">
              <w:t>Обязательно для заполнения, если «Признак переобработки» (Reprocessing) заполнен значением «2», в остальных случаях не заполняется</w:t>
            </w:r>
          </w:p>
        </w:tc>
      </w:tr>
      <w:tr w:rsidR="00342CE1" w:rsidRPr="00A57119" w14:paraId="1F5750BD" w14:textId="77777777" w:rsidTr="00A02A30">
        <w:tc>
          <w:tcPr>
            <w:tcW w:w="1120" w:type="pct"/>
          </w:tcPr>
          <w:p w14:paraId="712D3ECF" w14:textId="77777777" w:rsidR="00342CE1" w:rsidRPr="00A57119" w:rsidRDefault="00342CE1" w:rsidP="00342CE1">
            <w:pPr>
              <w:pStyle w:val="GOSTTablenorm"/>
              <w:rPr>
                <w:szCs w:val="22"/>
              </w:rPr>
            </w:pPr>
            <w:r w:rsidRPr="00A57119">
              <w:rPr>
                <w:szCs w:val="22"/>
              </w:rPr>
              <w:t>Признак переобработки</w:t>
            </w:r>
          </w:p>
        </w:tc>
        <w:tc>
          <w:tcPr>
            <w:tcW w:w="795" w:type="pct"/>
          </w:tcPr>
          <w:p w14:paraId="6FCF81CF" w14:textId="77777777" w:rsidR="00342CE1" w:rsidRPr="00A57119" w:rsidRDefault="00342CE1" w:rsidP="00342CE1">
            <w:pPr>
              <w:pStyle w:val="GOSTTablenorm"/>
              <w:rPr>
                <w:szCs w:val="22"/>
                <w:lang w:val="en-US"/>
              </w:rPr>
            </w:pPr>
            <w:r w:rsidRPr="00A57119">
              <w:rPr>
                <w:szCs w:val="22"/>
                <w:lang w:val="en-US"/>
              </w:rPr>
              <w:t>Reprocessing</w:t>
            </w:r>
          </w:p>
        </w:tc>
        <w:tc>
          <w:tcPr>
            <w:tcW w:w="560" w:type="pct"/>
          </w:tcPr>
          <w:p w14:paraId="06B3D0B9" w14:textId="77777777" w:rsidR="00342CE1" w:rsidRPr="00A57119" w:rsidRDefault="00342CE1" w:rsidP="00342CE1">
            <w:pPr>
              <w:pStyle w:val="GOSTTablenorm"/>
              <w:rPr>
                <w:szCs w:val="22"/>
              </w:rPr>
            </w:pPr>
            <w:r w:rsidRPr="00A57119">
              <w:rPr>
                <w:szCs w:val="22"/>
              </w:rPr>
              <w:t>Строка</w:t>
            </w:r>
          </w:p>
        </w:tc>
        <w:tc>
          <w:tcPr>
            <w:tcW w:w="374" w:type="pct"/>
          </w:tcPr>
          <w:p w14:paraId="3B5AF9B0" w14:textId="77777777" w:rsidR="00342CE1" w:rsidRPr="00A57119" w:rsidRDefault="00342CE1" w:rsidP="00342CE1">
            <w:pPr>
              <w:pStyle w:val="GOSTTablenorm"/>
              <w:rPr>
                <w:szCs w:val="22"/>
              </w:rPr>
            </w:pPr>
            <w:r w:rsidRPr="00A57119">
              <w:rPr>
                <w:szCs w:val="22"/>
              </w:rPr>
              <w:t>Нет</w:t>
            </w:r>
          </w:p>
        </w:tc>
        <w:tc>
          <w:tcPr>
            <w:tcW w:w="374" w:type="pct"/>
          </w:tcPr>
          <w:p w14:paraId="2C299C6C" w14:textId="77777777" w:rsidR="00342CE1" w:rsidRPr="00A57119" w:rsidRDefault="00342CE1" w:rsidP="00342CE1">
            <w:pPr>
              <w:pStyle w:val="GOSTTablenorm"/>
              <w:rPr>
                <w:szCs w:val="22"/>
              </w:rPr>
            </w:pPr>
            <w:r w:rsidRPr="00A57119">
              <w:rPr>
                <w:szCs w:val="22"/>
              </w:rPr>
              <w:t>=1</w:t>
            </w:r>
          </w:p>
        </w:tc>
        <w:tc>
          <w:tcPr>
            <w:tcW w:w="1777" w:type="pct"/>
          </w:tcPr>
          <w:p w14:paraId="08AD5AE9" w14:textId="65BCE7E5" w:rsidR="00342CE1" w:rsidRPr="00A57119" w:rsidRDefault="00342CE1" w:rsidP="00342CE1">
            <w:pPr>
              <w:pStyle w:val="GOSTTablenorm"/>
              <w:rPr>
                <w:szCs w:val="22"/>
              </w:rPr>
            </w:pPr>
            <w:r w:rsidRPr="00A57119">
              <w:rPr>
                <w:szCs w:val="22"/>
              </w:rPr>
              <w:t>Указывается признак необходимости</w:t>
            </w:r>
            <w:r>
              <w:rPr>
                <w:szCs w:val="22"/>
              </w:rPr>
              <w:t xml:space="preserve"> </w:t>
            </w:r>
            <w:r w:rsidRPr="00A57119">
              <w:rPr>
                <w:szCs w:val="22"/>
              </w:rPr>
              <w:t>переобработки этапа.</w:t>
            </w:r>
          </w:p>
          <w:p w14:paraId="7D855BCE" w14:textId="77777777" w:rsidR="00342CE1" w:rsidRPr="00A57119" w:rsidRDefault="00342CE1" w:rsidP="00342CE1">
            <w:pPr>
              <w:pStyle w:val="GOSTTablenorm"/>
              <w:rPr>
                <w:szCs w:val="22"/>
              </w:rPr>
            </w:pPr>
            <w:r w:rsidRPr="00A57119">
              <w:rPr>
                <w:szCs w:val="22"/>
              </w:rPr>
              <w:t>Возможные значения:</w:t>
            </w:r>
          </w:p>
          <w:p w14:paraId="001FF2C3" w14:textId="420D27C6" w:rsidR="00342CE1" w:rsidRPr="00A57119" w:rsidRDefault="00342CE1" w:rsidP="00342CE1">
            <w:pPr>
              <w:pStyle w:val="GOSTTableListMark1"/>
            </w:pPr>
            <w:r>
              <w:t>«</w:t>
            </w:r>
            <w:r w:rsidRPr="00A57119">
              <w:t>1</w:t>
            </w:r>
            <w:r>
              <w:t>»</w:t>
            </w:r>
            <w:r w:rsidRPr="00A57119">
              <w:t xml:space="preserve"> –</w:t>
            </w:r>
            <w:r>
              <w:t xml:space="preserve"> </w:t>
            </w:r>
            <w:r w:rsidRPr="00A57119">
              <w:t>переобработка этапа с заменой учетной информации;</w:t>
            </w:r>
          </w:p>
          <w:p w14:paraId="64B0DF4E" w14:textId="0DBBAF33" w:rsidR="00342CE1" w:rsidRPr="00A57119" w:rsidRDefault="00342CE1" w:rsidP="00342CE1">
            <w:pPr>
              <w:pStyle w:val="GOSTTableListMark1"/>
            </w:pPr>
            <w:r>
              <w:t>«</w:t>
            </w:r>
            <w:r w:rsidRPr="00A57119">
              <w:t>2</w:t>
            </w:r>
            <w:r>
              <w:t>»</w:t>
            </w:r>
            <w:r w:rsidRPr="00A57119">
              <w:t xml:space="preserve"> –</w:t>
            </w:r>
            <w:r>
              <w:t xml:space="preserve"> </w:t>
            </w:r>
            <w:r w:rsidRPr="00A57119">
              <w:t>переобработка с добавлением учетной информации.</w:t>
            </w:r>
          </w:p>
          <w:p w14:paraId="63DE861C" w14:textId="77777777" w:rsidR="00342CE1" w:rsidRDefault="00342CE1" w:rsidP="00342CE1">
            <w:pPr>
              <w:pStyle w:val="GOSTTablenorm"/>
            </w:pPr>
            <w:r w:rsidRPr="00A57119">
              <w:rPr>
                <w:szCs w:val="22"/>
              </w:rPr>
              <w:t>Заполняется в запросе, сформированном для переформирования записей учета по ранее выполненному этапу обработки документа. В запросе, сформированном для под</w:t>
            </w:r>
            <w:r w:rsidRPr="00A57119">
              <w:rPr>
                <w:szCs w:val="22"/>
              </w:rPr>
              <w:lastRenderedPageBreak/>
              <w:t>бора и/или сторнирования записей учета в рамках выполнения очередного этапа обработки документа, не заполняется</w:t>
            </w:r>
            <w:r>
              <w:t>.</w:t>
            </w:r>
          </w:p>
          <w:p w14:paraId="7073A394" w14:textId="550F6A37" w:rsidR="00342CE1" w:rsidRPr="00A57119" w:rsidRDefault="00342CE1" w:rsidP="00342CE1">
            <w:pPr>
              <w:pStyle w:val="GOSTTablenorm"/>
              <w:rPr>
                <w:szCs w:val="22"/>
              </w:rPr>
            </w:pPr>
            <w:r w:rsidRPr="001D48F1">
              <w:rPr>
                <w:highlight w:val="green"/>
              </w:rPr>
              <w:t>В запросе, с заполненным параметром</w:t>
            </w:r>
            <w:ins w:id="117" w:author="Сказецкая Наталья Камилевна" w:date="2026-04-14T16:12:00Z">
              <w:r>
                <w:rPr>
                  <w:highlight w:val="green"/>
                </w:rPr>
                <w:t xml:space="preserve"> </w:t>
              </w:r>
              <w:r w:rsidRPr="00AD14BB">
                <w:t xml:space="preserve">Глобальный </w:t>
              </w:r>
              <w:commentRangeStart w:id="118"/>
              <w:commentRangeEnd w:id="118"/>
              <w:r>
                <w:rPr>
                  <w:rStyle w:val="affa"/>
                </w:rPr>
                <w:commentReference w:id="118"/>
              </w:r>
              <w:r w:rsidRPr="00AD14BB">
                <w:t>идентификатор связанного документа</w:t>
              </w:r>
              <w:r>
                <w:t>» (</w:t>
              </w:r>
              <w:r w:rsidRPr="00AA0EE4">
                <w:t>LinkedDocGuid</w:t>
              </w:r>
              <w:r>
                <w:t>)</w:t>
              </w:r>
              <w:r w:rsidRPr="001D48F1">
                <w:rPr>
                  <w:highlight w:val="green"/>
                </w:rPr>
                <w:t xml:space="preserve"> </w:t>
              </w:r>
              <w:r>
                <w:rPr>
                  <w:highlight w:val="green"/>
                </w:rPr>
                <w:t>или</w:t>
              </w:r>
            </w:ins>
            <w:r w:rsidRPr="001D48F1">
              <w:rPr>
                <w:highlight w:val="green"/>
              </w:rPr>
              <w:t xml:space="preserve"> «Проверка доступного остатка» (CheckFunds),</w:t>
            </w:r>
            <w:r>
              <w:rPr>
                <w:highlight w:val="green"/>
              </w:rPr>
              <w:t xml:space="preserve"> </w:t>
            </w:r>
            <w:r w:rsidRPr="001D48F1">
              <w:rPr>
                <w:highlight w:val="green"/>
              </w:rPr>
              <w:t>не заполняется</w:t>
            </w:r>
          </w:p>
        </w:tc>
      </w:tr>
      <w:tr w:rsidR="00342CE1" w:rsidRPr="00A57119" w14:paraId="055756DB" w14:textId="77777777" w:rsidTr="00A02A30">
        <w:tc>
          <w:tcPr>
            <w:tcW w:w="1120" w:type="pct"/>
          </w:tcPr>
          <w:p w14:paraId="78542987" w14:textId="161E7351" w:rsidR="00342CE1" w:rsidRPr="00A57119" w:rsidRDefault="00342CE1" w:rsidP="00342CE1">
            <w:pPr>
              <w:pStyle w:val="GOSTTablenorm"/>
              <w:rPr>
                <w:szCs w:val="22"/>
              </w:rPr>
            </w:pPr>
            <w:r w:rsidRPr="001D48F1">
              <w:rPr>
                <w:highlight w:val="green"/>
              </w:rPr>
              <w:lastRenderedPageBreak/>
              <w:t>Проверка доступного остатка</w:t>
            </w:r>
          </w:p>
        </w:tc>
        <w:tc>
          <w:tcPr>
            <w:tcW w:w="795" w:type="pct"/>
          </w:tcPr>
          <w:p w14:paraId="4FCA100F" w14:textId="293A9E47" w:rsidR="00342CE1" w:rsidRPr="00097345" w:rsidRDefault="00342CE1" w:rsidP="00342CE1">
            <w:pPr>
              <w:pStyle w:val="GOSTTablenorm"/>
              <w:rPr>
                <w:szCs w:val="22"/>
              </w:rPr>
            </w:pPr>
            <w:r w:rsidRPr="001D48F1">
              <w:rPr>
                <w:highlight w:val="green"/>
                <w:lang w:val="en-US"/>
              </w:rPr>
              <w:t>CheckFunds</w:t>
            </w:r>
          </w:p>
        </w:tc>
        <w:tc>
          <w:tcPr>
            <w:tcW w:w="560" w:type="pct"/>
          </w:tcPr>
          <w:p w14:paraId="15D6FE92" w14:textId="48D6D7F1" w:rsidR="00342CE1" w:rsidRPr="00A57119" w:rsidRDefault="00342CE1" w:rsidP="00342CE1">
            <w:pPr>
              <w:pStyle w:val="GOSTTablenorm"/>
              <w:rPr>
                <w:szCs w:val="22"/>
              </w:rPr>
            </w:pPr>
            <w:r w:rsidRPr="001D48F1">
              <w:rPr>
                <w:highlight w:val="green"/>
              </w:rPr>
              <w:t>Число</w:t>
            </w:r>
          </w:p>
        </w:tc>
        <w:tc>
          <w:tcPr>
            <w:tcW w:w="374" w:type="pct"/>
          </w:tcPr>
          <w:p w14:paraId="73F0E8D3" w14:textId="752723B2" w:rsidR="00342CE1" w:rsidRPr="00A57119" w:rsidRDefault="00342CE1" w:rsidP="00342CE1">
            <w:pPr>
              <w:pStyle w:val="GOSTTablenorm"/>
              <w:rPr>
                <w:szCs w:val="22"/>
              </w:rPr>
            </w:pPr>
            <w:r w:rsidRPr="001D48F1">
              <w:rPr>
                <w:highlight w:val="green"/>
              </w:rPr>
              <w:t>Нет</w:t>
            </w:r>
          </w:p>
        </w:tc>
        <w:tc>
          <w:tcPr>
            <w:tcW w:w="374" w:type="pct"/>
          </w:tcPr>
          <w:p w14:paraId="7C20D2EC" w14:textId="79915A1F" w:rsidR="00342CE1" w:rsidRPr="00A57119" w:rsidRDefault="00342CE1" w:rsidP="00342CE1">
            <w:pPr>
              <w:pStyle w:val="GOSTTablenorm"/>
              <w:rPr>
                <w:szCs w:val="22"/>
              </w:rPr>
            </w:pPr>
            <w:r w:rsidRPr="001D48F1">
              <w:rPr>
                <w:highlight w:val="green"/>
              </w:rPr>
              <w:t>=1</w:t>
            </w:r>
          </w:p>
        </w:tc>
        <w:tc>
          <w:tcPr>
            <w:tcW w:w="1777" w:type="pct"/>
          </w:tcPr>
          <w:p w14:paraId="583B5E35" w14:textId="77777777" w:rsidR="00342CE1" w:rsidRPr="001D48F1" w:rsidRDefault="00342CE1" w:rsidP="00342CE1">
            <w:pPr>
              <w:pStyle w:val="GOSTTablenorm"/>
              <w:rPr>
                <w:highlight w:val="green"/>
              </w:rPr>
            </w:pPr>
            <w:r w:rsidRPr="001D48F1">
              <w:rPr>
                <w:highlight w:val="green"/>
              </w:rPr>
              <w:t>Признак необходимости контроля доступного остатка средств без создания записей учета.</w:t>
            </w:r>
          </w:p>
          <w:p w14:paraId="7899F656" w14:textId="77777777" w:rsidR="00342CE1" w:rsidRPr="001D48F1" w:rsidRDefault="00342CE1" w:rsidP="00342CE1">
            <w:pPr>
              <w:pStyle w:val="GOSTTablenorm"/>
              <w:rPr>
                <w:highlight w:val="green"/>
              </w:rPr>
            </w:pPr>
            <w:r w:rsidRPr="001D48F1">
              <w:rPr>
                <w:highlight w:val="green"/>
              </w:rPr>
              <w:t>Возможные значения:</w:t>
            </w:r>
          </w:p>
          <w:p w14:paraId="124893B6" w14:textId="458C2E56" w:rsidR="00342CE1" w:rsidRPr="00A57119" w:rsidRDefault="00342CE1" w:rsidP="00342CE1">
            <w:pPr>
              <w:pStyle w:val="GOSTTableListMark1"/>
              <w:rPr>
                <w:szCs w:val="22"/>
              </w:rPr>
            </w:pPr>
            <w:r w:rsidRPr="001D48F1">
              <w:rPr>
                <w:highlight w:val="green"/>
              </w:rPr>
              <w:t>«1» – требуется выполнить контроль доступного остатка средств без создания записей учета</w:t>
            </w:r>
          </w:p>
        </w:tc>
      </w:tr>
    </w:tbl>
    <w:p w14:paraId="63F28371" w14:textId="73C69355" w:rsidR="00073E2D" w:rsidRDefault="00073E2D" w:rsidP="006170D8">
      <w:pPr>
        <w:pStyle w:val="31"/>
        <w:tabs>
          <w:tab w:val="clear" w:pos="720"/>
        </w:tabs>
      </w:pPr>
      <w:bookmarkStart w:id="119" w:name="_Ref185932293"/>
      <w:bookmarkStart w:id="120" w:name="_Toc226625534"/>
      <w:r w:rsidRPr="00601F01">
        <w:t xml:space="preserve">Перечень параметров тела запроса (Document) </w:t>
      </w:r>
      <w:r w:rsidR="00FB74CA">
        <w:t xml:space="preserve">в </w:t>
      </w:r>
      <w:r w:rsidR="00FB74CA">
        <w:rPr>
          <w:lang w:val="en-US"/>
        </w:rPr>
        <w:t>SVAP</w:t>
      </w:r>
      <w:r w:rsidR="00FB74CA">
        <w:t xml:space="preserve"> НПС </w:t>
      </w:r>
      <w:r w:rsidRPr="00601F01">
        <w:t>по документ</w:t>
      </w:r>
      <w:r>
        <w:t>ам</w:t>
      </w:r>
      <w:bookmarkEnd w:id="119"/>
      <w:bookmarkEnd w:id="120"/>
    </w:p>
    <w:p w14:paraId="287A4781" w14:textId="63309C84" w:rsidR="00C042D7" w:rsidRPr="00C042D7" w:rsidRDefault="00C042D7" w:rsidP="00C042D7">
      <w:pPr>
        <w:pStyle w:val="41"/>
      </w:pPr>
      <w:bookmarkStart w:id="121" w:name="_Ref195712890"/>
      <w:bookmarkStart w:id="122" w:name="_Ref195712904"/>
      <w:bookmarkStart w:id="123" w:name="_Toc226625535"/>
      <w:r>
        <w:t>«</w:t>
      </w:r>
      <w:r w:rsidRPr="00C042D7">
        <w:t>Расчетный документ (входящий)</w:t>
      </w:r>
      <w:r>
        <w:t>»</w:t>
      </w:r>
      <w:r w:rsidRPr="00C042D7">
        <w:t xml:space="preserve"> BSP_DOC_D_001 (Document)</w:t>
      </w:r>
      <w:bookmarkEnd w:id="121"/>
      <w:bookmarkEnd w:id="122"/>
      <w:bookmarkEnd w:id="123"/>
    </w:p>
    <w:p w14:paraId="7615DFB3" w14:textId="380A87A5" w:rsidR="00C042D7" w:rsidRPr="004C328C" w:rsidRDefault="00C042D7" w:rsidP="00C042D7">
      <w:pPr>
        <w:pStyle w:val="51"/>
      </w:pPr>
      <w:bookmarkStart w:id="124" w:name="_Toc226625536"/>
      <w:r w:rsidRPr="00601F01">
        <w:t>Перечень параметров тела запроса (Document) по документу</w:t>
      </w:r>
      <w:r>
        <w:t xml:space="preserve"> «</w:t>
      </w:r>
      <w:r w:rsidRPr="00C042D7">
        <w:t>Расчетный документ (входящий)</w:t>
      </w:r>
      <w:r>
        <w:t>»</w:t>
      </w:r>
      <w:r w:rsidRPr="00C042D7">
        <w:t xml:space="preserve"> BSP_DOC_D_001</w:t>
      </w:r>
      <w:bookmarkEnd w:id="124"/>
    </w:p>
    <w:p w14:paraId="712073B0" w14:textId="7AE4098B" w:rsidR="00C042D7" w:rsidRDefault="000A24E5" w:rsidP="00ED204B">
      <w:pPr>
        <w:pStyle w:val="GOSTNameTable"/>
      </w:pPr>
      <w:r>
        <w:rPr>
          <w:noProof/>
        </w:rPr>
        <w:fldChar w:fldCharType="begin"/>
      </w:r>
      <w:r>
        <w:rPr>
          <w:noProof/>
        </w:rPr>
        <w:instrText xml:space="preserve"> SEQ Таблица \* ARABIC </w:instrText>
      </w:r>
      <w:r>
        <w:rPr>
          <w:noProof/>
        </w:rPr>
        <w:fldChar w:fldCharType="separate"/>
      </w:r>
      <w:bookmarkStart w:id="125" w:name="_Toc226625603"/>
      <w:r w:rsidR="001C3732">
        <w:rPr>
          <w:noProof/>
        </w:rPr>
        <w:t>4</w:t>
      </w:r>
      <w:r>
        <w:rPr>
          <w:noProof/>
        </w:rPr>
        <w:fldChar w:fldCharType="end"/>
      </w:r>
      <w:r w:rsidR="00C042D7">
        <w:t xml:space="preserve"> </w:t>
      </w:r>
      <w:r w:rsidR="00C96D5C" w:rsidRPr="00A57119">
        <w:rPr>
          <w:szCs w:val="22"/>
        </w:rPr>
        <w:t>–</w:t>
      </w:r>
      <w:r w:rsidR="00C042D7">
        <w:t xml:space="preserve"> </w:t>
      </w:r>
      <w:r w:rsidR="00C042D7" w:rsidRPr="001866AB">
        <w:t>Параметры запроса на подбор / сторнирование / переформирование записей учета по документу «Расчетный документ (входящий)» BSP_DOC_D_001</w:t>
      </w:r>
      <w:bookmarkEnd w:id="125"/>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B67FC7" w:rsidRPr="00A57119" w14:paraId="1071D033" w14:textId="77777777" w:rsidTr="00A02A30">
        <w:trPr>
          <w:cnfStyle w:val="100000000000" w:firstRow="1" w:lastRow="0" w:firstColumn="0" w:lastColumn="0" w:oddVBand="0" w:evenVBand="0" w:oddHBand="0" w:evenHBand="0" w:firstRowFirstColumn="0" w:firstRowLastColumn="0" w:lastRowFirstColumn="0" w:lastRowLastColumn="0"/>
          <w:trHeight w:val="1002"/>
        </w:trPr>
        <w:tc>
          <w:tcPr>
            <w:tcW w:w="1120" w:type="pct"/>
            <w:hideMark/>
          </w:tcPr>
          <w:p w14:paraId="28B1B551" w14:textId="77777777" w:rsidR="00512B7E" w:rsidRPr="00A57119" w:rsidRDefault="00512B7E" w:rsidP="005A387F">
            <w:pPr>
              <w:pStyle w:val="GOSTTableHead"/>
              <w:rPr>
                <w:szCs w:val="22"/>
              </w:rPr>
            </w:pPr>
            <w:r w:rsidRPr="00A57119">
              <w:rPr>
                <w:szCs w:val="22"/>
              </w:rPr>
              <w:t>Наименование параметра</w:t>
            </w:r>
          </w:p>
        </w:tc>
        <w:tc>
          <w:tcPr>
            <w:tcW w:w="795" w:type="pct"/>
            <w:hideMark/>
          </w:tcPr>
          <w:p w14:paraId="4485AEC1" w14:textId="77777777" w:rsidR="00512B7E" w:rsidRPr="00A57119" w:rsidRDefault="00512B7E" w:rsidP="005A387F">
            <w:pPr>
              <w:pStyle w:val="GOSTTableHead"/>
              <w:rPr>
                <w:szCs w:val="22"/>
              </w:rPr>
            </w:pPr>
            <w:r w:rsidRPr="00A57119">
              <w:rPr>
                <w:szCs w:val="22"/>
              </w:rPr>
              <w:t>Название тэга</w:t>
            </w:r>
          </w:p>
        </w:tc>
        <w:tc>
          <w:tcPr>
            <w:tcW w:w="560" w:type="pct"/>
            <w:hideMark/>
          </w:tcPr>
          <w:p w14:paraId="578E0325" w14:textId="77777777" w:rsidR="00512B7E" w:rsidRPr="00A57119" w:rsidRDefault="00512B7E" w:rsidP="005A387F">
            <w:pPr>
              <w:pStyle w:val="GOSTTableHead"/>
              <w:rPr>
                <w:szCs w:val="22"/>
              </w:rPr>
            </w:pPr>
            <w:r w:rsidRPr="00A57119">
              <w:rPr>
                <w:szCs w:val="22"/>
              </w:rPr>
              <w:t>Тип данных</w:t>
            </w:r>
          </w:p>
        </w:tc>
        <w:tc>
          <w:tcPr>
            <w:tcW w:w="374" w:type="pct"/>
          </w:tcPr>
          <w:p w14:paraId="7E1B84E5" w14:textId="77777777" w:rsidR="00512B7E" w:rsidRPr="00A57119" w:rsidRDefault="00512B7E" w:rsidP="005A387F">
            <w:pPr>
              <w:pStyle w:val="GOSTTableHead"/>
              <w:rPr>
                <w:szCs w:val="22"/>
              </w:rPr>
            </w:pPr>
            <w:r w:rsidRPr="00A57119">
              <w:rPr>
                <w:szCs w:val="22"/>
              </w:rPr>
              <w:t>Обязательность</w:t>
            </w:r>
          </w:p>
        </w:tc>
        <w:tc>
          <w:tcPr>
            <w:tcW w:w="374" w:type="pct"/>
            <w:hideMark/>
          </w:tcPr>
          <w:p w14:paraId="00C638F6" w14:textId="77777777" w:rsidR="00512B7E" w:rsidRPr="00A57119" w:rsidRDefault="00512B7E" w:rsidP="005A387F">
            <w:pPr>
              <w:pStyle w:val="GOSTTableHead"/>
              <w:rPr>
                <w:szCs w:val="22"/>
              </w:rPr>
            </w:pPr>
            <w:r w:rsidRPr="00A57119">
              <w:rPr>
                <w:szCs w:val="22"/>
              </w:rPr>
              <w:t>Размерность</w:t>
            </w:r>
          </w:p>
        </w:tc>
        <w:tc>
          <w:tcPr>
            <w:tcW w:w="1777" w:type="pct"/>
          </w:tcPr>
          <w:p w14:paraId="4F83DAE8" w14:textId="77777777" w:rsidR="00512B7E" w:rsidRPr="00A57119" w:rsidRDefault="00512B7E" w:rsidP="005A387F">
            <w:pPr>
              <w:pStyle w:val="GOSTTableHead"/>
              <w:rPr>
                <w:szCs w:val="22"/>
              </w:rPr>
            </w:pPr>
            <w:r w:rsidRPr="00A57119">
              <w:rPr>
                <w:szCs w:val="22"/>
              </w:rPr>
              <w:t>Описание</w:t>
            </w:r>
          </w:p>
        </w:tc>
      </w:tr>
      <w:tr w:rsidR="00F702EE" w:rsidRPr="00A57119" w14:paraId="40978753" w14:textId="77777777" w:rsidTr="00A02A30">
        <w:tc>
          <w:tcPr>
            <w:tcW w:w="5000" w:type="pct"/>
            <w:gridSpan w:val="6"/>
          </w:tcPr>
          <w:p w14:paraId="2941138B" w14:textId="42C7BFD6" w:rsidR="00F702EE" w:rsidRPr="00A57119" w:rsidRDefault="00F702EE" w:rsidP="00F702EE">
            <w:pPr>
              <w:suppressAutoHyphens/>
              <w:ind w:firstLine="30"/>
              <w:jc w:val="center"/>
              <w:rPr>
                <w:b/>
                <w:sz w:val="22"/>
                <w:szCs w:val="22"/>
                <w:highlight w:val="yellow"/>
              </w:rPr>
            </w:pPr>
            <w:r w:rsidRPr="00A57119">
              <w:rPr>
                <w:b/>
                <w:sz w:val="22"/>
                <w:szCs w:val="22"/>
              </w:rPr>
              <w:t>Расчетный документ (входящий) B</w:t>
            </w:r>
            <w:r w:rsidRPr="00A57119">
              <w:rPr>
                <w:b/>
                <w:sz w:val="22"/>
                <w:szCs w:val="22"/>
                <w:lang w:val="en-US"/>
              </w:rPr>
              <w:t>SP</w:t>
            </w:r>
            <w:r w:rsidRPr="00A57119">
              <w:rPr>
                <w:b/>
                <w:sz w:val="22"/>
                <w:szCs w:val="22"/>
              </w:rPr>
              <w:t>_DOC_D_001 (</w:t>
            </w:r>
            <w:r w:rsidRPr="00A57119">
              <w:rPr>
                <w:b/>
                <w:sz w:val="22"/>
                <w:szCs w:val="22"/>
                <w:lang w:val="en-US"/>
              </w:rPr>
              <w:t>D</w:t>
            </w:r>
            <w:r w:rsidRPr="00A57119">
              <w:rPr>
                <w:b/>
                <w:sz w:val="22"/>
                <w:szCs w:val="22"/>
              </w:rPr>
              <w:t>ocument)</w:t>
            </w:r>
          </w:p>
        </w:tc>
      </w:tr>
      <w:tr w:rsidR="00F702EE" w:rsidRPr="00A57119" w14:paraId="4872A359" w14:textId="77777777" w:rsidTr="00A02A30">
        <w:tc>
          <w:tcPr>
            <w:tcW w:w="1120" w:type="pct"/>
          </w:tcPr>
          <w:p w14:paraId="102F4E1A" w14:textId="77777777" w:rsidR="00F702EE" w:rsidRPr="00A57119" w:rsidRDefault="00F702EE" w:rsidP="00E92BA0">
            <w:pPr>
              <w:pStyle w:val="GOSTTablenorm"/>
            </w:pPr>
            <w:r w:rsidRPr="00A57119">
              <w:lastRenderedPageBreak/>
              <w:t>Номер документа</w:t>
            </w:r>
          </w:p>
        </w:tc>
        <w:tc>
          <w:tcPr>
            <w:tcW w:w="795" w:type="pct"/>
          </w:tcPr>
          <w:p w14:paraId="01D3F1D9" w14:textId="2C097579" w:rsidR="00F702EE" w:rsidRPr="00A57119" w:rsidRDefault="00F702EE" w:rsidP="00E92BA0">
            <w:pPr>
              <w:pStyle w:val="GOSTTablenorm"/>
            </w:pPr>
            <w:r w:rsidRPr="00A57119">
              <w:t>document_no</w:t>
            </w:r>
          </w:p>
        </w:tc>
        <w:tc>
          <w:tcPr>
            <w:tcW w:w="560" w:type="pct"/>
          </w:tcPr>
          <w:p w14:paraId="3AF1C05D" w14:textId="77777777" w:rsidR="00F702EE" w:rsidRPr="00A57119" w:rsidRDefault="00F702EE" w:rsidP="00E92BA0">
            <w:pPr>
              <w:pStyle w:val="GOSTTablenorm"/>
            </w:pPr>
            <w:r w:rsidRPr="00A57119">
              <w:t>Строка</w:t>
            </w:r>
          </w:p>
        </w:tc>
        <w:tc>
          <w:tcPr>
            <w:tcW w:w="374" w:type="pct"/>
          </w:tcPr>
          <w:p w14:paraId="676D81E8" w14:textId="77777777" w:rsidR="00F702EE" w:rsidRPr="00A57119" w:rsidRDefault="00F702EE" w:rsidP="00E92BA0">
            <w:pPr>
              <w:pStyle w:val="GOSTTablenorm"/>
            </w:pPr>
            <w:r w:rsidRPr="00A57119">
              <w:t>Да</w:t>
            </w:r>
          </w:p>
        </w:tc>
        <w:tc>
          <w:tcPr>
            <w:tcW w:w="374" w:type="pct"/>
          </w:tcPr>
          <w:p w14:paraId="6F1D951E" w14:textId="060910CF" w:rsidR="00F702EE" w:rsidRPr="00A57119" w:rsidRDefault="00F702EE" w:rsidP="00E92BA0">
            <w:pPr>
              <w:pStyle w:val="GOSTTablenorm"/>
            </w:pPr>
            <w:r w:rsidRPr="00A57119">
              <w:t>&lt;=6</w:t>
            </w:r>
          </w:p>
        </w:tc>
        <w:tc>
          <w:tcPr>
            <w:tcW w:w="1777" w:type="pct"/>
          </w:tcPr>
          <w:p w14:paraId="5CEE990E" w14:textId="110EA55A" w:rsidR="00F702EE" w:rsidRPr="00A57119" w:rsidRDefault="00F702EE" w:rsidP="00E92BA0">
            <w:pPr>
              <w:pStyle w:val="GOSTTablenorm"/>
            </w:pPr>
            <w:r w:rsidRPr="00A57119">
              <w:t>Указывается номер документа</w:t>
            </w:r>
          </w:p>
        </w:tc>
      </w:tr>
      <w:tr w:rsidR="00F702EE" w:rsidRPr="00A57119" w14:paraId="762C366D" w14:textId="77777777" w:rsidTr="00A02A30">
        <w:tc>
          <w:tcPr>
            <w:tcW w:w="1120" w:type="pct"/>
          </w:tcPr>
          <w:p w14:paraId="70F1716F" w14:textId="77777777" w:rsidR="00F702EE" w:rsidRPr="00A57119" w:rsidRDefault="00F702EE" w:rsidP="00E92BA0">
            <w:pPr>
              <w:pStyle w:val="GOSTTablenorm"/>
            </w:pPr>
            <w:r w:rsidRPr="00A57119">
              <w:t>Дата документа</w:t>
            </w:r>
          </w:p>
        </w:tc>
        <w:tc>
          <w:tcPr>
            <w:tcW w:w="795" w:type="pct"/>
          </w:tcPr>
          <w:p w14:paraId="7999A2EF" w14:textId="7504C018" w:rsidR="00F702EE" w:rsidRPr="00A57119" w:rsidRDefault="00F702EE" w:rsidP="00E92BA0">
            <w:pPr>
              <w:pStyle w:val="GOSTTablenorm"/>
            </w:pPr>
            <w:r w:rsidRPr="00A57119">
              <w:t>document_date</w:t>
            </w:r>
          </w:p>
        </w:tc>
        <w:tc>
          <w:tcPr>
            <w:tcW w:w="560" w:type="pct"/>
          </w:tcPr>
          <w:p w14:paraId="009C6B30" w14:textId="24D68262" w:rsidR="00F702EE" w:rsidRPr="00A57119" w:rsidRDefault="00F702EE" w:rsidP="00E92BA0">
            <w:pPr>
              <w:pStyle w:val="GOSTTablenorm"/>
            </w:pPr>
            <w:r w:rsidRPr="00A57119">
              <w:t>Дата</w:t>
            </w:r>
          </w:p>
        </w:tc>
        <w:tc>
          <w:tcPr>
            <w:tcW w:w="374" w:type="pct"/>
          </w:tcPr>
          <w:p w14:paraId="0BC8C8F0" w14:textId="77777777" w:rsidR="00F702EE" w:rsidRPr="00A57119" w:rsidRDefault="00F702EE" w:rsidP="00E92BA0">
            <w:pPr>
              <w:pStyle w:val="GOSTTablenorm"/>
            </w:pPr>
            <w:r w:rsidRPr="00A57119">
              <w:t>Да</w:t>
            </w:r>
          </w:p>
        </w:tc>
        <w:tc>
          <w:tcPr>
            <w:tcW w:w="374" w:type="pct"/>
          </w:tcPr>
          <w:p w14:paraId="30D15104" w14:textId="4B253FE3" w:rsidR="00F702EE" w:rsidRPr="00A57119" w:rsidRDefault="00F702EE" w:rsidP="00E92BA0">
            <w:pPr>
              <w:pStyle w:val="GOSTTablenorm"/>
            </w:pPr>
          </w:p>
        </w:tc>
        <w:tc>
          <w:tcPr>
            <w:tcW w:w="1777" w:type="pct"/>
          </w:tcPr>
          <w:p w14:paraId="43A042B7" w14:textId="63041646" w:rsidR="00F702EE" w:rsidRPr="00A57119" w:rsidRDefault="00F702EE" w:rsidP="00E92BA0">
            <w:pPr>
              <w:pStyle w:val="GOSTTablenorm"/>
            </w:pPr>
            <w:r w:rsidRPr="00A57119">
              <w:t>Указывается дата документа в формате YYYY-MM-DD</w:t>
            </w:r>
          </w:p>
        </w:tc>
      </w:tr>
      <w:tr w:rsidR="00F702EE" w:rsidRPr="00A57119" w14:paraId="0ED9C514" w14:textId="77777777" w:rsidTr="00A02A30">
        <w:tc>
          <w:tcPr>
            <w:tcW w:w="1120" w:type="pct"/>
          </w:tcPr>
          <w:p w14:paraId="136E9576" w14:textId="678AEE24" w:rsidR="00F702EE" w:rsidRPr="00A57119" w:rsidRDefault="00F702EE" w:rsidP="00E92BA0">
            <w:pPr>
              <w:pStyle w:val="GOSTTablenorm"/>
            </w:pPr>
            <w:r w:rsidRPr="00A57119">
              <w:t>Вид документа</w:t>
            </w:r>
          </w:p>
        </w:tc>
        <w:tc>
          <w:tcPr>
            <w:tcW w:w="795" w:type="pct"/>
          </w:tcPr>
          <w:p w14:paraId="14687A0E" w14:textId="14E2CE3E" w:rsidR="00F702EE" w:rsidRPr="00A57119" w:rsidRDefault="00F702EE" w:rsidP="00E92BA0">
            <w:pPr>
              <w:pStyle w:val="GOSTTablenorm"/>
            </w:pPr>
            <w:r w:rsidRPr="00A57119">
              <w:t>document_type</w:t>
            </w:r>
          </w:p>
        </w:tc>
        <w:tc>
          <w:tcPr>
            <w:tcW w:w="560" w:type="pct"/>
          </w:tcPr>
          <w:p w14:paraId="071F28AE" w14:textId="36846C1E" w:rsidR="00F702EE" w:rsidRPr="00A57119" w:rsidDel="00C45DFF" w:rsidRDefault="00F702EE" w:rsidP="00E92BA0">
            <w:pPr>
              <w:pStyle w:val="GOSTTablenorm"/>
            </w:pPr>
            <w:r w:rsidRPr="00A57119">
              <w:t>Строка</w:t>
            </w:r>
          </w:p>
        </w:tc>
        <w:tc>
          <w:tcPr>
            <w:tcW w:w="374" w:type="pct"/>
          </w:tcPr>
          <w:p w14:paraId="51685A86" w14:textId="706EEF4E" w:rsidR="00F702EE" w:rsidRPr="00A57119" w:rsidRDefault="00F702EE" w:rsidP="00E92BA0">
            <w:pPr>
              <w:pStyle w:val="GOSTTablenorm"/>
            </w:pPr>
            <w:r w:rsidRPr="00A57119">
              <w:t>Да</w:t>
            </w:r>
          </w:p>
        </w:tc>
        <w:tc>
          <w:tcPr>
            <w:tcW w:w="374" w:type="pct"/>
          </w:tcPr>
          <w:p w14:paraId="2B65B32D" w14:textId="6ADF748D" w:rsidR="00F702EE" w:rsidRPr="00A57119" w:rsidRDefault="00F702EE" w:rsidP="00E92BA0">
            <w:pPr>
              <w:pStyle w:val="GOSTTablenorm"/>
            </w:pPr>
            <w:r w:rsidRPr="00A57119">
              <w:t>=3</w:t>
            </w:r>
          </w:p>
        </w:tc>
        <w:tc>
          <w:tcPr>
            <w:tcW w:w="1777" w:type="pct"/>
          </w:tcPr>
          <w:p w14:paraId="77979FC8" w14:textId="18E9BF7B" w:rsidR="00F702EE" w:rsidRPr="00A57119" w:rsidRDefault="00F702EE" w:rsidP="00C23C14">
            <w:pPr>
              <w:pStyle w:val="GOSTTablenorm"/>
            </w:pPr>
            <w:r w:rsidRPr="00A57119">
              <w:t xml:space="preserve">Указывается значение «ЭДВ» </w:t>
            </w:r>
            <w:r w:rsidR="00C23C14">
              <w:rPr>
                <w:szCs w:val="22"/>
              </w:rPr>
              <w:t>–</w:t>
            </w:r>
            <w:r w:rsidRPr="00A57119">
              <w:t xml:space="preserve"> электронный документ входящий</w:t>
            </w:r>
          </w:p>
        </w:tc>
      </w:tr>
      <w:tr w:rsidR="00F702EE" w:rsidRPr="00A57119" w14:paraId="3D6D8141" w14:textId="77777777" w:rsidTr="00A02A30">
        <w:tc>
          <w:tcPr>
            <w:tcW w:w="1120" w:type="pct"/>
          </w:tcPr>
          <w:p w14:paraId="6BC772E1" w14:textId="78DD4B23" w:rsidR="00F702EE" w:rsidRPr="00A57119" w:rsidRDefault="00F702EE" w:rsidP="00E92BA0">
            <w:pPr>
              <w:pStyle w:val="GOSTTablenorm"/>
            </w:pPr>
            <w:r w:rsidRPr="00A57119">
              <w:t xml:space="preserve">Тип </w:t>
            </w:r>
            <w:r w:rsidRPr="00A57119">
              <w:rPr>
                <w:lang w:val="en-US"/>
              </w:rPr>
              <w:t>ED</w:t>
            </w:r>
          </w:p>
        </w:tc>
        <w:tc>
          <w:tcPr>
            <w:tcW w:w="795" w:type="pct"/>
          </w:tcPr>
          <w:p w14:paraId="5D8F0637" w14:textId="26632E7E" w:rsidR="00F702EE" w:rsidRPr="00A57119" w:rsidRDefault="00F702EE" w:rsidP="00E92BA0">
            <w:pPr>
              <w:pStyle w:val="GOSTTablenorm"/>
            </w:pPr>
            <w:r w:rsidRPr="00A57119">
              <w:rPr>
                <w:lang w:val="en-US"/>
              </w:rPr>
              <w:t>basis</w:t>
            </w:r>
            <w:r w:rsidRPr="00A57119">
              <w:t>_</w:t>
            </w:r>
            <w:r w:rsidRPr="00A57119">
              <w:rPr>
                <w:lang w:val="en-US"/>
              </w:rPr>
              <w:t>document</w:t>
            </w:r>
            <w:r w:rsidRPr="00A57119">
              <w:t>_</w:t>
            </w:r>
            <w:r w:rsidRPr="00A57119">
              <w:rPr>
                <w:lang w:val="en-US"/>
              </w:rPr>
              <w:t>kind</w:t>
            </w:r>
          </w:p>
        </w:tc>
        <w:tc>
          <w:tcPr>
            <w:tcW w:w="560" w:type="pct"/>
          </w:tcPr>
          <w:p w14:paraId="52EE5C26" w14:textId="45FB676C" w:rsidR="00F702EE" w:rsidRPr="00A57119" w:rsidRDefault="00F702EE" w:rsidP="00E92BA0">
            <w:pPr>
              <w:pStyle w:val="GOSTTablenorm"/>
            </w:pPr>
            <w:r w:rsidRPr="00A57119">
              <w:t>Строка</w:t>
            </w:r>
          </w:p>
        </w:tc>
        <w:tc>
          <w:tcPr>
            <w:tcW w:w="374" w:type="pct"/>
          </w:tcPr>
          <w:p w14:paraId="1D51F46D" w14:textId="58BB774B" w:rsidR="00F702EE" w:rsidRPr="00A57119" w:rsidRDefault="00F702EE" w:rsidP="00E92BA0">
            <w:pPr>
              <w:pStyle w:val="GOSTTablenorm"/>
            </w:pPr>
            <w:r w:rsidRPr="00A57119">
              <w:t>Да</w:t>
            </w:r>
          </w:p>
        </w:tc>
        <w:tc>
          <w:tcPr>
            <w:tcW w:w="374" w:type="pct"/>
          </w:tcPr>
          <w:p w14:paraId="6C1AAC2C" w14:textId="734046CC" w:rsidR="00F702EE" w:rsidRPr="00A57119" w:rsidRDefault="00DD167D" w:rsidP="00E92BA0">
            <w:pPr>
              <w:pStyle w:val="GOSTTablenorm"/>
            </w:pPr>
            <w:r>
              <w:rPr>
                <w:lang w:val="en-US"/>
              </w:rPr>
              <w:t>&lt;=</w:t>
            </w:r>
            <w:r w:rsidR="00F702EE" w:rsidRPr="00A57119">
              <w:t>5</w:t>
            </w:r>
          </w:p>
        </w:tc>
        <w:tc>
          <w:tcPr>
            <w:tcW w:w="1777" w:type="pct"/>
          </w:tcPr>
          <w:p w14:paraId="7F4E0F47" w14:textId="3C8738FA" w:rsidR="00F702EE" w:rsidRPr="00A57119" w:rsidRDefault="00F702EE" w:rsidP="00F702EE">
            <w:pPr>
              <w:keepNext/>
              <w:ind w:firstLine="30"/>
              <w:rPr>
                <w:sz w:val="22"/>
                <w:szCs w:val="22"/>
              </w:rPr>
            </w:pPr>
            <w:r w:rsidRPr="00A57119">
              <w:rPr>
                <w:sz w:val="22"/>
                <w:szCs w:val="22"/>
              </w:rPr>
              <w:t>Указывает</w:t>
            </w:r>
            <w:r w:rsidR="00906A7B">
              <w:rPr>
                <w:sz w:val="22"/>
                <w:szCs w:val="22"/>
              </w:rPr>
              <w:t>ся тип ED расчетного документа.</w:t>
            </w:r>
          </w:p>
          <w:p w14:paraId="70AD0BE7" w14:textId="77777777" w:rsidR="00F702EE" w:rsidRPr="00A57119" w:rsidRDefault="00F702EE" w:rsidP="00F702EE">
            <w:pPr>
              <w:keepNext/>
              <w:ind w:firstLine="30"/>
              <w:rPr>
                <w:sz w:val="22"/>
                <w:szCs w:val="22"/>
              </w:rPr>
            </w:pPr>
            <w:r w:rsidRPr="00A57119">
              <w:rPr>
                <w:sz w:val="22"/>
                <w:szCs w:val="22"/>
              </w:rPr>
              <w:t>Возможные значения:</w:t>
            </w:r>
          </w:p>
          <w:p w14:paraId="39AE9986" w14:textId="17585069" w:rsidR="00F702EE" w:rsidRPr="00A57119" w:rsidRDefault="00E92BA0" w:rsidP="00F702EE">
            <w:pPr>
              <w:pStyle w:val="GOSTTableListMark2"/>
              <w:numPr>
                <w:ilvl w:val="0"/>
                <w:numId w:val="30"/>
              </w:numPr>
              <w:rPr>
                <w:szCs w:val="22"/>
              </w:rPr>
            </w:pPr>
            <w:r>
              <w:rPr>
                <w:szCs w:val="22"/>
              </w:rPr>
              <w:t>«</w:t>
            </w:r>
            <w:r w:rsidR="00F702EE" w:rsidRPr="00A57119">
              <w:rPr>
                <w:szCs w:val="22"/>
              </w:rPr>
              <w:t>ED101</w:t>
            </w:r>
            <w:r>
              <w:rPr>
                <w:szCs w:val="22"/>
              </w:rPr>
              <w:t>»</w:t>
            </w:r>
            <w:r w:rsidR="00F702EE" w:rsidRPr="00A57119">
              <w:rPr>
                <w:szCs w:val="22"/>
              </w:rPr>
              <w:t xml:space="preserve"> – Платежное поручение;</w:t>
            </w:r>
          </w:p>
          <w:p w14:paraId="7A448637" w14:textId="02592B17" w:rsidR="00F702EE" w:rsidRPr="00A57119" w:rsidRDefault="00E92BA0" w:rsidP="00F702EE">
            <w:pPr>
              <w:pStyle w:val="GOSTTableListMark2"/>
              <w:numPr>
                <w:ilvl w:val="0"/>
                <w:numId w:val="30"/>
              </w:numPr>
              <w:rPr>
                <w:szCs w:val="22"/>
              </w:rPr>
            </w:pPr>
            <w:r>
              <w:rPr>
                <w:szCs w:val="22"/>
              </w:rPr>
              <w:t>«</w:t>
            </w:r>
            <w:r w:rsidR="00F702EE" w:rsidRPr="00A57119">
              <w:rPr>
                <w:szCs w:val="22"/>
              </w:rPr>
              <w:t>ED103</w:t>
            </w:r>
            <w:r>
              <w:rPr>
                <w:szCs w:val="22"/>
              </w:rPr>
              <w:t>»</w:t>
            </w:r>
            <w:r w:rsidR="00F702EE" w:rsidRPr="00A57119">
              <w:rPr>
                <w:szCs w:val="22"/>
              </w:rPr>
              <w:t xml:space="preserve"> – Платежное требование;</w:t>
            </w:r>
          </w:p>
          <w:p w14:paraId="31DDD255" w14:textId="7313087C" w:rsidR="00F702EE" w:rsidRPr="00A57119" w:rsidRDefault="00E92BA0" w:rsidP="00F702EE">
            <w:pPr>
              <w:pStyle w:val="GOSTTableListMark2"/>
              <w:numPr>
                <w:ilvl w:val="0"/>
                <w:numId w:val="30"/>
              </w:numPr>
              <w:rPr>
                <w:szCs w:val="22"/>
              </w:rPr>
            </w:pPr>
            <w:r>
              <w:rPr>
                <w:szCs w:val="22"/>
              </w:rPr>
              <w:t>«</w:t>
            </w:r>
            <w:r w:rsidR="00F702EE" w:rsidRPr="00A57119">
              <w:rPr>
                <w:szCs w:val="22"/>
              </w:rPr>
              <w:t>ED104</w:t>
            </w:r>
            <w:r>
              <w:rPr>
                <w:szCs w:val="22"/>
              </w:rPr>
              <w:t>»</w:t>
            </w:r>
            <w:r w:rsidR="00F702EE" w:rsidRPr="00A57119">
              <w:rPr>
                <w:szCs w:val="22"/>
              </w:rPr>
              <w:t xml:space="preserve"> – Инкассовое поручение;</w:t>
            </w:r>
          </w:p>
          <w:p w14:paraId="25DAE584" w14:textId="4E449C31" w:rsidR="00F702EE" w:rsidRPr="00A57119" w:rsidRDefault="00E92BA0" w:rsidP="00F702EE">
            <w:pPr>
              <w:pStyle w:val="GOSTTableListMark2"/>
              <w:numPr>
                <w:ilvl w:val="0"/>
                <w:numId w:val="30"/>
              </w:numPr>
              <w:rPr>
                <w:szCs w:val="22"/>
              </w:rPr>
            </w:pPr>
            <w:r>
              <w:rPr>
                <w:szCs w:val="22"/>
              </w:rPr>
              <w:t>«</w:t>
            </w:r>
            <w:r w:rsidR="00F702EE" w:rsidRPr="00A57119">
              <w:rPr>
                <w:szCs w:val="22"/>
              </w:rPr>
              <w:t>ED105</w:t>
            </w:r>
            <w:r>
              <w:rPr>
                <w:szCs w:val="22"/>
              </w:rPr>
              <w:t>»</w:t>
            </w:r>
            <w:r w:rsidR="00F702EE" w:rsidRPr="00A57119">
              <w:rPr>
                <w:szCs w:val="22"/>
              </w:rPr>
              <w:t xml:space="preserve"> – Платежный ордер;</w:t>
            </w:r>
          </w:p>
          <w:p w14:paraId="59A3BC3D" w14:textId="255CCFD0" w:rsidR="00F702EE" w:rsidRPr="00A57119" w:rsidRDefault="00E92BA0" w:rsidP="00F702EE">
            <w:pPr>
              <w:pStyle w:val="GOSTTableListMark2"/>
              <w:numPr>
                <w:ilvl w:val="0"/>
                <w:numId w:val="30"/>
              </w:numPr>
              <w:rPr>
                <w:szCs w:val="22"/>
              </w:rPr>
            </w:pPr>
            <w:r>
              <w:rPr>
                <w:szCs w:val="22"/>
              </w:rPr>
              <w:t>«</w:t>
            </w:r>
            <w:r w:rsidR="00F702EE" w:rsidRPr="00A57119">
              <w:rPr>
                <w:szCs w:val="22"/>
              </w:rPr>
              <w:t>ED108</w:t>
            </w:r>
            <w:r>
              <w:rPr>
                <w:szCs w:val="22"/>
              </w:rPr>
              <w:t>»</w:t>
            </w:r>
            <w:r w:rsidR="00F702EE" w:rsidRPr="00A57119">
              <w:rPr>
                <w:szCs w:val="22"/>
              </w:rPr>
              <w:t xml:space="preserve"> – Платежное поручение на общую сумму с реестром;</w:t>
            </w:r>
          </w:p>
          <w:p w14:paraId="06C0AA82" w14:textId="77777777" w:rsidR="00F702EE" w:rsidRDefault="00E92BA0" w:rsidP="00E92BA0">
            <w:pPr>
              <w:pStyle w:val="GOSTTableListMark1"/>
            </w:pPr>
            <w:r>
              <w:t>«</w:t>
            </w:r>
            <w:r w:rsidR="00F702EE" w:rsidRPr="00A57119">
              <w:t>VDG25</w:t>
            </w:r>
            <w:r>
              <w:t>»</w:t>
            </w:r>
            <w:r w:rsidR="00F702EE" w:rsidRPr="00A57119">
              <w:t xml:space="preserve"> </w:t>
            </w:r>
            <w:r w:rsidR="00101B19" w:rsidRPr="00A57119">
              <w:t>–</w:t>
            </w:r>
            <w:r w:rsidR="00F702EE" w:rsidRPr="00A57119">
              <w:t xml:space="preserve"> Платежное поручение (СБП)</w:t>
            </w:r>
            <w:r w:rsidR="00F607A4">
              <w:t>;</w:t>
            </w:r>
          </w:p>
          <w:p w14:paraId="564C0520" w14:textId="0B15AB7C" w:rsidR="00F607A4" w:rsidRPr="00A57119" w:rsidRDefault="00F607A4" w:rsidP="00DD167D">
            <w:pPr>
              <w:pStyle w:val="GOSTTableListMark1"/>
            </w:pPr>
            <w:r>
              <w:t>«</w:t>
            </w:r>
            <w:r>
              <w:rPr>
                <w:lang w:val="en-US"/>
              </w:rPr>
              <w:t>G101</w:t>
            </w:r>
            <w:r>
              <w:t>» - Платежное поручение (ЦР)</w:t>
            </w:r>
          </w:p>
        </w:tc>
      </w:tr>
      <w:tr w:rsidR="00F607A4" w:rsidRPr="00A57119" w14:paraId="76D1B205" w14:textId="77777777" w:rsidTr="00A02A30">
        <w:tc>
          <w:tcPr>
            <w:tcW w:w="1120" w:type="pct"/>
          </w:tcPr>
          <w:p w14:paraId="6262C6A2" w14:textId="5A36BAD3" w:rsidR="00F607A4" w:rsidRPr="00A57119" w:rsidRDefault="00F607A4" w:rsidP="00E92BA0">
            <w:pPr>
              <w:pStyle w:val="GOSTTablenorm"/>
            </w:pPr>
            <w:r>
              <w:t>Номер цифрового кошелька</w:t>
            </w:r>
          </w:p>
        </w:tc>
        <w:tc>
          <w:tcPr>
            <w:tcW w:w="795" w:type="pct"/>
          </w:tcPr>
          <w:p w14:paraId="026B288C" w14:textId="1D31ED1E" w:rsidR="00F607A4" w:rsidRPr="00B20836" w:rsidRDefault="00B20836" w:rsidP="00B20836">
            <w:pPr>
              <w:pStyle w:val="GOSTTablenorm"/>
              <w:rPr>
                <w:lang w:val="en-US"/>
              </w:rPr>
            </w:pPr>
            <w:r>
              <w:rPr>
                <w:rStyle w:val="anegp0gi0b9av8jahpyh"/>
                <w:lang w:val="en-US"/>
              </w:rPr>
              <w:t>d</w:t>
            </w:r>
            <w:r>
              <w:rPr>
                <w:rStyle w:val="anegp0gi0b9av8jahpyh"/>
              </w:rPr>
              <w:t>igital_</w:t>
            </w:r>
            <w:r>
              <w:rPr>
                <w:rStyle w:val="anegp0gi0b9av8jahpyh"/>
                <w:lang w:val="en-US"/>
              </w:rPr>
              <w:t>wallet</w:t>
            </w:r>
          </w:p>
        </w:tc>
        <w:tc>
          <w:tcPr>
            <w:tcW w:w="560" w:type="pct"/>
          </w:tcPr>
          <w:p w14:paraId="63FF215A" w14:textId="383C05F6" w:rsidR="00F607A4" w:rsidRPr="00A57119" w:rsidRDefault="00F607A4" w:rsidP="00E92BA0">
            <w:pPr>
              <w:pStyle w:val="GOSTTablenorm"/>
            </w:pPr>
            <w:r>
              <w:t>Строка</w:t>
            </w:r>
          </w:p>
        </w:tc>
        <w:tc>
          <w:tcPr>
            <w:tcW w:w="374" w:type="pct"/>
          </w:tcPr>
          <w:p w14:paraId="4DAF7721" w14:textId="5CA5E433" w:rsidR="00F607A4" w:rsidRPr="00A57119" w:rsidRDefault="00F607A4" w:rsidP="00E92BA0">
            <w:pPr>
              <w:pStyle w:val="GOSTTablenorm"/>
            </w:pPr>
            <w:r>
              <w:t>Нет</w:t>
            </w:r>
          </w:p>
        </w:tc>
        <w:tc>
          <w:tcPr>
            <w:tcW w:w="374" w:type="pct"/>
          </w:tcPr>
          <w:p w14:paraId="5F79FA03" w14:textId="041F3FC7" w:rsidR="00F607A4" w:rsidRPr="00A57119" w:rsidRDefault="001604BF" w:rsidP="00E92BA0">
            <w:pPr>
              <w:pStyle w:val="GOSTTablenorm"/>
            </w:pPr>
            <w:r>
              <w:t>=20</w:t>
            </w:r>
          </w:p>
        </w:tc>
        <w:tc>
          <w:tcPr>
            <w:tcW w:w="1777" w:type="pct"/>
          </w:tcPr>
          <w:p w14:paraId="65793ACD" w14:textId="03E8F022" w:rsidR="00F607A4" w:rsidRPr="00A57119" w:rsidRDefault="00F607A4" w:rsidP="00DD167D">
            <w:pPr>
              <w:keepNext/>
              <w:ind w:firstLine="30"/>
              <w:rPr>
                <w:sz w:val="22"/>
                <w:szCs w:val="22"/>
              </w:rPr>
            </w:pPr>
            <w:r>
              <w:rPr>
                <w:sz w:val="22"/>
                <w:szCs w:val="22"/>
              </w:rPr>
              <w:t>Укаывается номер цифрового кошельк</w:t>
            </w:r>
            <w:r w:rsidR="00DD167D">
              <w:rPr>
                <w:sz w:val="22"/>
                <w:szCs w:val="22"/>
              </w:rPr>
              <w:t xml:space="preserve">а открытый Федеральному казначейству. Обязателен для заполнения, если в параметре «Тип </w:t>
            </w:r>
            <w:r w:rsidR="00DD167D">
              <w:rPr>
                <w:sz w:val="22"/>
                <w:szCs w:val="22"/>
                <w:lang w:val="en-US"/>
              </w:rPr>
              <w:t>ED</w:t>
            </w:r>
            <w:r w:rsidR="00DD167D">
              <w:rPr>
                <w:sz w:val="22"/>
                <w:szCs w:val="22"/>
              </w:rPr>
              <w:t>» (</w:t>
            </w:r>
            <w:r w:rsidR="00DD167D" w:rsidRPr="00A57119">
              <w:rPr>
                <w:lang w:val="en-US"/>
              </w:rPr>
              <w:t>basis</w:t>
            </w:r>
            <w:r w:rsidR="00DD167D" w:rsidRPr="00A57119">
              <w:t>_</w:t>
            </w:r>
            <w:r w:rsidR="00DD167D" w:rsidRPr="00A57119">
              <w:rPr>
                <w:lang w:val="en-US"/>
              </w:rPr>
              <w:t>document</w:t>
            </w:r>
            <w:r w:rsidR="00DD167D" w:rsidRPr="00A57119">
              <w:t>_</w:t>
            </w:r>
            <w:r w:rsidR="00DD167D" w:rsidRPr="00A57119">
              <w:rPr>
                <w:lang w:val="en-US"/>
              </w:rPr>
              <w:t>kind</w:t>
            </w:r>
            <w:r w:rsidR="00DD167D">
              <w:t>) указано значение «</w:t>
            </w:r>
            <w:r w:rsidR="00DD167D">
              <w:rPr>
                <w:lang w:val="en-US"/>
              </w:rPr>
              <w:t>G</w:t>
            </w:r>
            <w:r w:rsidR="00DD167D" w:rsidRPr="00097345">
              <w:t>101</w:t>
            </w:r>
            <w:r w:rsidR="00DD167D">
              <w:t>»</w:t>
            </w:r>
            <w:r w:rsidR="00DD167D" w:rsidRPr="00097345">
              <w:t xml:space="preserve"> – </w:t>
            </w:r>
            <w:r w:rsidR="00DD167D">
              <w:rPr>
                <w:sz w:val="22"/>
                <w:szCs w:val="22"/>
              </w:rPr>
              <w:t>Платежное поручение (ЦР)</w:t>
            </w:r>
          </w:p>
        </w:tc>
      </w:tr>
      <w:tr w:rsidR="00F702EE" w:rsidRPr="00A57119" w14:paraId="154F6D40" w14:textId="1B71C574" w:rsidTr="00A02A30">
        <w:tc>
          <w:tcPr>
            <w:tcW w:w="1120" w:type="pct"/>
          </w:tcPr>
          <w:p w14:paraId="09BCA368" w14:textId="01EC651F" w:rsidR="00F702EE" w:rsidRPr="00A57119" w:rsidRDefault="00F702EE" w:rsidP="00E92BA0">
            <w:pPr>
              <w:pStyle w:val="GOSTTablenorm"/>
            </w:pPr>
            <w:r w:rsidRPr="00A57119">
              <w:t>Банковский счет плательщика</w:t>
            </w:r>
          </w:p>
        </w:tc>
        <w:tc>
          <w:tcPr>
            <w:tcW w:w="795" w:type="pct"/>
          </w:tcPr>
          <w:p w14:paraId="24D579BD" w14:textId="56B1BDF2" w:rsidR="00F702EE" w:rsidRPr="00A57119" w:rsidRDefault="00F702EE" w:rsidP="00E92BA0">
            <w:pPr>
              <w:pStyle w:val="GOSTTablenorm"/>
              <w:rPr>
                <w:lang w:val="en-US"/>
              </w:rPr>
            </w:pPr>
            <w:r w:rsidRPr="00A57119">
              <w:rPr>
                <w:lang w:val="en-US"/>
              </w:rPr>
              <w:t>counterparty_bank_account</w:t>
            </w:r>
          </w:p>
        </w:tc>
        <w:tc>
          <w:tcPr>
            <w:tcW w:w="560" w:type="pct"/>
          </w:tcPr>
          <w:p w14:paraId="2CAC20E7" w14:textId="54BCEB2D" w:rsidR="00F702EE" w:rsidRPr="00A57119" w:rsidRDefault="00F702EE" w:rsidP="00E92BA0">
            <w:pPr>
              <w:pStyle w:val="GOSTTablenorm"/>
            </w:pPr>
            <w:r w:rsidRPr="00A57119">
              <w:t>Строка</w:t>
            </w:r>
          </w:p>
        </w:tc>
        <w:tc>
          <w:tcPr>
            <w:tcW w:w="374" w:type="pct"/>
          </w:tcPr>
          <w:p w14:paraId="6276FE34" w14:textId="6E96F8FC" w:rsidR="00F702EE" w:rsidRPr="00A57119" w:rsidRDefault="00F702EE" w:rsidP="00E92BA0">
            <w:pPr>
              <w:pStyle w:val="GOSTTablenorm"/>
            </w:pPr>
            <w:r w:rsidRPr="00A57119">
              <w:t>Нет</w:t>
            </w:r>
          </w:p>
        </w:tc>
        <w:tc>
          <w:tcPr>
            <w:tcW w:w="374" w:type="pct"/>
          </w:tcPr>
          <w:p w14:paraId="0A030B41" w14:textId="30DABB02" w:rsidR="00F702EE" w:rsidRPr="00A57119" w:rsidRDefault="00F702EE" w:rsidP="00E92BA0">
            <w:pPr>
              <w:pStyle w:val="GOSTTablenorm"/>
            </w:pPr>
            <w:r w:rsidRPr="00A57119">
              <w:t>=20</w:t>
            </w:r>
          </w:p>
        </w:tc>
        <w:tc>
          <w:tcPr>
            <w:tcW w:w="1777" w:type="pct"/>
          </w:tcPr>
          <w:p w14:paraId="31D3617B" w14:textId="77107627" w:rsidR="00F702EE" w:rsidRPr="00A57119" w:rsidRDefault="00F702EE" w:rsidP="00E92BA0">
            <w:pPr>
              <w:pStyle w:val="GOSTTablenorm"/>
            </w:pPr>
            <w:r w:rsidRPr="00A57119">
              <w:t>Указывается банковский счет плательщика</w:t>
            </w:r>
          </w:p>
        </w:tc>
      </w:tr>
      <w:tr w:rsidR="00F702EE" w:rsidRPr="00A57119" w14:paraId="4A6F8E59" w14:textId="20A97186" w:rsidTr="00A02A30">
        <w:tc>
          <w:tcPr>
            <w:tcW w:w="1120" w:type="pct"/>
          </w:tcPr>
          <w:p w14:paraId="53F02671" w14:textId="57DEC0D4" w:rsidR="00F702EE" w:rsidRPr="00A57119" w:rsidRDefault="00F702EE" w:rsidP="00E92BA0">
            <w:pPr>
              <w:pStyle w:val="GOSTTablenorm"/>
            </w:pPr>
            <w:r w:rsidRPr="00A57119">
              <w:t>ТОФК контрагента</w:t>
            </w:r>
          </w:p>
        </w:tc>
        <w:tc>
          <w:tcPr>
            <w:tcW w:w="795" w:type="pct"/>
          </w:tcPr>
          <w:p w14:paraId="3EFF9817" w14:textId="1E80EAF7" w:rsidR="00F702EE" w:rsidRPr="00A57119" w:rsidRDefault="00F702EE" w:rsidP="00E92BA0">
            <w:pPr>
              <w:pStyle w:val="GOSTTablenorm"/>
              <w:rPr>
                <w:lang w:val="en-US"/>
              </w:rPr>
            </w:pPr>
            <w:r w:rsidRPr="00A57119">
              <w:rPr>
                <w:lang w:val="en-US"/>
              </w:rPr>
              <w:t>counterparty_tofk_code</w:t>
            </w:r>
          </w:p>
        </w:tc>
        <w:tc>
          <w:tcPr>
            <w:tcW w:w="560" w:type="pct"/>
          </w:tcPr>
          <w:p w14:paraId="6E7A786E" w14:textId="5A1BC511" w:rsidR="00F702EE" w:rsidRPr="00A57119" w:rsidRDefault="00F702EE" w:rsidP="00E92BA0">
            <w:pPr>
              <w:pStyle w:val="GOSTTablenorm"/>
            </w:pPr>
            <w:r w:rsidRPr="00A57119">
              <w:t>Строка</w:t>
            </w:r>
          </w:p>
        </w:tc>
        <w:tc>
          <w:tcPr>
            <w:tcW w:w="374" w:type="pct"/>
          </w:tcPr>
          <w:p w14:paraId="6B6AF823" w14:textId="76640C5E" w:rsidR="00F702EE" w:rsidRPr="00A57119" w:rsidRDefault="00F702EE" w:rsidP="00E92BA0">
            <w:pPr>
              <w:pStyle w:val="GOSTTablenorm"/>
            </w:pPr>
            <w:r w:rsidRPr="00A57119">
              <w:t>Нет</w:t>
            </w:r>
          </w:p>
        </w:tc>
        <w:tc>
          <w:tcPr>
            <w:tcW w:w="374" w:type="pct"/>
          </w:tcPr>
          <w:p w14:paraId="01BE5160" w14:textId="773B6144" w:rsidR="00F702EE" w:rsidRPr="00A57119" w:rsidRDefault="00F702EE" w:rsidP="00E92BA0">
            <w:pPr>
              <w:pStyle w:val="GOSTTablenorm"/>
            </w:pPr>
            <w:r w:rsidRPr="00A57119">
              <w:t>=4</w:t>
            </w:r>
          </w:p>
        </w:tc>
        <w:tc>
          <w:tcPr>
            <w:tcW w:w="1777" w:type="pct"/>
          </w:tcPr>
          <w:p w14:paraId="7D4490AF" w14:textId="55791ECB" w:rsidR="00F702EE" w:rsidRPr="00A57119" w:rsidRDefault="00F702EE" w:rsidP="00E92BA0">
            <w:pPr>
              <w:pStyle w:val="GOSTTablenorm"/>
            </w:pPr>
            <w:r w:rsidRPr="00A57119">
              <w:t>Указывается ТОФК контрагента</w:t>
            </w:r>
          </w:p>
        </w:tc>
      </w:tr>
      <w:tr w:rsidR="00F702EE" w:rsidRPr="00A57119" w14:paraId="488FF745" w14:textId="77777777" w:rsidTr="00A02A30">
        <w:tc>
          <w:tcPr>
            <w:tcW w:w="1120" w:type="pct"/>
          </w:tcPr>
          <w:p w14:paraId="3157D178" w14:textId="66B58E8C" w:rsidR="00F702EE" w:rsidRPr="00A57119" w:rsidRDefault="00F702EE" w:rsidP="00E92BA0">
            <w:pPr>
              <w:pStyle w:val="GOSTTablenorm"/>
            </w:pPr>
            <w:r w:rsidRPr="00A57119">
              <w:t>Идентификатор документа по зачислению НВС ФБ по получателю</w:t>
            </w:r>
          </w:p>
        </w:tc>
        <w:tc>
          <w:tcPr>
            <w:tcW w:w="795" w:type="pct"/>
          </w:tcPr>
          <w:p w14:paraId="110BB6D2" w14:textId="10D95DF8" w:rsidR="00F702EE" w:rsidRPr="00A57119" w:rsidRDefault="00F702EE" w:rsidP="00E92BA0">
            <w:pPr>
              <w:pStyle w:val="GOSTTablenorm"/>
            </w:pPr>
            <w:r w:rsidRPr="00A57119">
              <w:t>doc_guid_nvs</w:t>
            </w:r>
          </w:p>
        </w:tc>
        <w:tc>
          <w:tcPr>
            <w:tcW w:w="560" w:type="pct"/>
          </w:tcPr>
          <w:p w14:paraId="0971620C" w14:textId="7A58B2AD" w:rsidR="00F702EE" w:rsidRPr="00A57119" w:rsidRDefault="00F702EE" w:rsidP="00E92BA0">
            <w:pPr>
              <w:pStyle w:val="GOSTTablenorm"/>
            </w:pPr>
            <w:r w:rsidRPr="00A57119">
              <w:t>GUID</w:t>
            </w:r>
          </w:p>
        </w:tc>
        <w:tc>
          <w:tcPr>
            <w:tcW w:w="374" w:type="pct"/>
          </w:tcPr>
          <w:p w14:paraId="5DCB0BF9" w14:textId="2B061163" w:rsidR="00F702EE" w:rsidRPr="00A57119" w:rsidRDefault="00F702EE" w:rsidP="00E92BA0">
            <w:pPr>
              <w:pStyle w:val="GOSTTablenorm"/>
            </w:pPr>
            <w:r w:rsidRPr="00A57119">
              <w:t>Нет</w:t>
            </w:r>
          </w:p>
        </w:tc>
        <w:tc>
          <w:tcPr>
            <w:tcW w:w="374" w:type="pct"/>
          </w:tcPr>
          <w:p w14:paraId="51973057" w14:textId="1A10EE66" w:rsidR="00F702EE" w:rsidRPr="00A57119" w:rsidRDefault="00F702EE" w:rsidP="00E92BA0">
            <w:pPr>
              <w:pStyle w:val="GOSTTablenorm"/>
            </w:pPr>
            <w:r w:rsidRPr="00A57119">
              <w:t>=36</w:t>
            </w:r>
          </w:p>
        </w:tc>
        <w:tc>
          <w:tcPr>
            <w:tcW w:w="1777" w:type="pct"/>
          </w:tcPr>
          <w:p w14:paraId="30264E20" w14:textId="1FFCDCC5" w:rsidR="00F702EE" w:rsidRPr="00A57119" w:rsidRDefault="00F702EE" w:rsidP="00E92BA0">
            <w:pPr>
              <w:pStyle w:val="GOSTTablenorm"/>
            </w:pPr>
            <w:r w:rsidRPr="00A57119">
              <w:t>Указывается значение «</w:t>
            </w:r>
            <w:r w:rsidRPr="00A57119">
              <w:rPr>
                <w:lang w:val="en-US"/>
              </w:rPr>
              <w:t>DocGuid</w:t>
            </w:r>
            <w:r w:rsidRPr="00A57119">
              <w:t>», в случае, если в параметре «КБК получателя» указан КБК, относящийся к невыясненным поступлениям</w:t>
            </w:r>
          </w:p>
        </w:tc>
      </w:tr>
      <w:tr w:rsidR="00F702EE" w:rsidRPr="00A57119" w14:paraId="4C759235" w14:textId="77777777" w:rsidTr="00A02A30">
        <w:tc>
          <w:tcPr>
            <w:tcW w:w="1120" w:type="pct"/>
          </w:tcPr>
          <w:p w14:paraId="3D904597" w14:textId="3306B853" w:rsidR="00F702EE" w:rsidRPr="00E92BA0" w:rsidRDefault="00F702EE" w:rsidP="00E92BA0">
            <w:pPr>
              <w:pStyle w:val="GOSTTablenorm"/>
              <w:rPr>
                <w:b/>
              </w:rPr>
            </w:pPr>
            <w:r w:rsidRPr="00E92BA0">
              <w:rPr>
                <w:b/>
              </w:rPr>
              <w:lastRenderedPageBreak/>
              <w:t>Реквизиты получателя</w:t>
            </w:r>
          </w:p>
        </w:tc>
        <w:tc>
          <w:tcPr>
            <w:tcW w:w="795" w:type="pct"/>
          </w:tcPr>
          <w:p w14:paraId="62CA8B51" w14:textId="5B5FBBE1" w:rsidR="00F702EE" w:rsidRPr="00E92BA0" w:rsidRDefault="00F702EE" w:rsidP="00E92BA0">
            <w:pPr>
              <w:pStyle w:val="GOSTTablenorm"/>
              <w:rPr>
                <w:b/>
              </w:rPr>
            </w:pPr>
            <w:r w:rsidRPr="00E92BA0">
              <w:rPr>
                <w:b/>
                <w:lang w:val="en-US"/>
              </w:rPr>
              <w:t>recipient</w:t>
            </w:r>
          </w:p>
        </w:tc>
        <w:tc>
          <w:tcPr>
            <w:tcW w:w="560" w:type="pct"/>
          </w:tcPr>
          <w:p w14:paraId="0F4F9DFC" w14:textId="02B5BAAE" w:rsidR="00F702EE" w:rsidRPr="00A57119" w:rsidRDefault="00F702EE" w:rsidP="00E92BA0">
            <w:pPr>
              <w:pStyle w:val="GOSTTablenorm"/>
            </w:pPr>
            <w:r w:rsidRPr="00A57119">
              <w:t>Объект</w:t>
            </w:r>
          </w:p>
        </w:tc>
        <w:tc>
          <w:tcPr>
            <w:tcW w:w="374" w:type="pct"/>
          </w:tcPr>
          <w:p w14:paraId="7C6C942D" w14:textId="10C769B3" w:rsidR="00F702EE" w:rsidRPr="00A57119" w:rsidRDefault="00F702EE" w:rsidP="00E92BA0">
            <w:pPr>
              <w:pStyle w:val="GOSTTablenorm"/>
            </w:pPr>
            <w:r w:rsidRPr="00A57119">
              <w:t>Нет</w:t>
            </w:r>
          </w:p>
        </w:tc>
        <w:tc>
          <w:tcPr>
            <w:tcW w:w="374" w:type="pct"/>
          </w:tcPr>
          <w:p w14:paraId="6C7D750F" w14:textId="77777777" w:rsidR="00F702EE" w:rsidRPr="00A57119" w:rsidRDefault="00F702EE" w:rsidP="00E92BA0">
            <w:pPr>
              <w:pStyle w:val="GOSTTablenorm"/>
            </w:pPr>
          </w:p>
        </w:tc>
        <w:tc>
          <w:tcPr>
            <w:tcW w:w="1777" w:type="pct"/>
          </w:tcPr>
          <w:p w14:paraId="2400C440" w14:textId="77777777" w:rsidR="00F702EE" w:rsidRPr="00A57119" w:rsidRDefault="00F702EE" w:rsidP="00E92BA0">
            <w:pPr>
              <w:pStyle w:val="GOSTTablenorm"/>
            </w:pPr>
          </w:p>
        </w:tc>
      </w:tr>
      <w:tr w:rsidR="00F702EE" w:rsidRPr="00A57119" w14:paraId="43AA86B1" w14:textId="77777777" w:rsidTr="00A02A30">
        <w:tc>
          <w:tcPr>
            <w:tcW w:w="1120" w:type="pct"/>
          </w:tcPr>
          <w:p w14:paraId="305ADA0B" w14:textId="64293ED7" w:rsidR="00F702EE" w:rsidRPr="00A57119" w:rsidRDefault="00F702EE" w:rsidP="00E92BA0">
            <w:pPr>
              <w:pStyle w:val="GOSTTablenorm"/>
            </w:pPr>
            <w:r w:rsidRPr="00A57119">
              <w:t>БС получателя</w:t>
            </w:r>
          </w:p>
        </w:tc>
        <w:tc>
          <w:tcPr>
            <w:tcW w:w="795" w:type="pct"/>
          </w:tcPr>
          <w:p w14:paraId="286B9C8F" w14:textId="5411A7D8" w:rsidR="00F702EE" w:rsidRPr="00A57119" w:rsidRDefault="00F702EE" w:rsidP="00E92BA0">
            <w:pPr>
              <w:pStyle w:val="GOSTTablenorm"/>
              <w:rPr>
                <w:lang w:val="en-US"/>
              </w:rPr>
            </w:pPr>
            <w:r w:rsidRPr="00E92BA0">
              <w:rPr>
                <w:b/>
                <w:lang w:val="en-US"/>
              </w:rPr>
              <w:t>recipient:</w:t>
            </w:r>
            <w:r w:rsidRPr="00A57119">
              <w:rPr>
                <w:lang w:val="en-US"/>
              </w:rPr>
              <w:t>bank_corr_account</w:t>
            </w:r>
          </w:p>
        </w:tc>
        <w:tc>
          <w:tcPr>
            <w:tcW w:w="560" w:type="pct"/>
          </w:tcPr>
          <w:p w14:paraId="4361D525" w14:textId="2105B933" w:rsidR="00F702EE" w:rsidRPr="00A57119" w:rsidRDefault="00F702EE" w:rsidP="00E92BA0">
            <w:pPr>
              <w:pStyle w:val="GOSTTablenorm"/>
              <w:rPr>
                <w:lang w:val="en-US"/>
              </w:rPr>
            </w:pPr>
            <w:r w:rsidRPr="00A57119">
              <w:t>Строка</w:t>
            </w:r>
          </w:p>
        </w:tc>
        <w:tc>
          <w:tcPr>
            <w:tcW w:w="374" w:type="pct"/>
          </w:tcPr>
          <w:p w14:paraId="1B3AB2F4" w14:textId="739E8EBA" w:rsidR="00F702EE" w:rsidRPr="00A57119" w:rsidRDefault="00F702EE" w:rsidP="00E92BA0">
            <w:pPr>
              <w:pStyle w:val="GOSTTablenorm"/>
              <w:rPr>
                <w:lang w:val="en-US"/>
              </w:rPr>
            </w:pPr>
            <w:r w:rsidRPr="00A57119">
              <w:t>Да</w:t>
            </w:r>
          </w:p>
        </w:tc>
        <w:tc>
          <w:tcPr>
            <w:tcW w:w="374" w:type="pct"/>
          </w:tcPr>
          <w:p w14:paraId="35EFEB32" w14:textId="24D65990" w:rsidR="00F702EE" w:rsidRPr="00A57119" w:rsidRDefault="00F702EE" w:rsidP="00E92BA0">
            <w:pPr>
              <w:pStyle w:val="GOSTTablenorm"/>
              <w:rPr>
                <w:lang w:val="en-US"/>
              </w:rPr>
            </w:pPr>
            <w:r w:rsidRPr="00A57119">
              <w:t>=20</w:t>
            </w:r>
          </w:p>
        </w:tc>
        <w:tc>
          <w:tcPr>
            <w:tcW w:w="1777" w:type="pct"/>
          </w:tcPr>
          <w:p w14:paraId="501EAB9D" w14:textId="6FF0EAF4" w:rsidR="00F702EE" w:rsidRPr="00A57119" w:rsidRDefault="00F702EE" w:rsidP="00E92BA0">
            <w:pPr>
              <w:pStyle w:val="GOSTTablenorm"/>
            </w:pPr>
            <w:r w:rsidRPr="00A57119">
              <w:t>Указывается корреспондентский счет банка получателя</w:t>
            </w:r>
          </w:p>
        </w:tc>
      </w:tr>
      <w:tr w:rsidR="00F702EE" w:rsidRPr="00A57119" w14:paraId="74E2E455" w14:textId="77777777" w:rsidTr="00A02A30">
        <w:tc>
          <w:tcPr>
            <w:tcW w:w="1120" w:type="pct"/>
          </w:tcPr>
          <w:p w14:paraId="1BC5ADF7" w14:textId="47819AB9" w:rsidR="00F702EE" w:rsidRPr="00A57119" w:rsidRDefault="00F702EE" w:rsidP="00E92BA0">
            <w:pPr>
              <w:pStyle w:val="GOSTTablenorm"/>
            </w:pPr>
            <w:r w:rsidRPr="00A57119">
              <w:t>ТОФК по БС получателя</w:t>
            </w:r>
          </w:p>
        </w:tc>
        <w:tc>
          <w:tcPr>
            <w:tcW w:w="795" w:type="pct"/>
          </w:tcPr>
          <w:p w14:paraId="09AFA26B" w14:textId="53D21850" w:rsidR="00F702EE" w:rsidRPr="00A57119" w:rsidRDefault="00F702EE" w:rsidP="00E92BA0">
            <w:pPr>
              <w:pStyle w:val="GOSTTablenorm"/>
              <w:rPr>
                <w:lang w:val="en-US"/>
              </w:rPr>
            </w:pPr>
            <w:r w:rsidRPr="00E92BA0">
              <w:rPr>
                <w:b/>
                <w:lang w:val="en-US"/>
              </w:rPr>
              <w:t>recipient:</w:t>
            </w:r>
            <w:r w:rsidRPr="00A57119">
              <w:rPr>
                <w:lang w:val="en-US"/>
              </w:rPr>
              <w:t>bank_corr_account_tofk_code</w:t>
            </w:r>
          </w:p>
        </w:tc>
        <w:tc>
          <w:tcPr>
            <w:tcW w:w="560" w:type="pct"/>
          </w:tcPr>
          <w:p w14:paraId="31F69380" w14:textId="37F53053" w:rsidR="00F702EE" w:rsidRPr="00A57119" w:rsidRDefault="00F702EE" w:rsidP="00E92BA0">
            <w:pPr>
              <w:pStyle w:val="GOSTTablenorm"/>
            </w:pPr>
            <w:r w:rsidRPr="00A57119">
              <w:t>Строка</w:t>
            </w:r>
          </w:p>
        </w:tc>
        <w:tc>
          <w:tcPr>
            <w:tcW w:w="374" w:type="pct"/>
          </w:tcPr>
          <w:p w14:paraId="5B856AEB" w14:textId="544BBC63" w:rsidR="00F702EE" w:rsidRPr="00A57119" w:rsidRDefault="00F702EE" w:rsidP="00E92BA0">
            <w:pPr>
              <w:pStyle w:val="GOSTTablenorm"/>
            </w:pPr>
            <w:r w:rsidRPr="00A57119">
              <w:t>Да</w:t>
            </w:r>
          </w:p>
        </w:tc>
        <w:tc>
          <w:tcPr>
            <w:tcW w:w="374" w:type="pct"/>
          </w:tcPr>
          <w:p w14:paraId="286395E9" w14:textId="1A50EABF" w:rsidR="00F702EE" w:rsidRPr="00A57119" w:rsidRDefault="00F702EE" w:rsidP="00E92BA0">
            <w:pPr>
              <w:pStyle w:val="GOSTTablenorm"/>
            </w:pPr>
            <w:r w:rsidRPr="00A57119">
              <w:t>=2</w:t>
            </w:r>
          </w:p>
        </w:tc>
        <w:tc>
          <w:tcPr>
            <w:tcW w:w="1777" w:type="pct"/>
          </w:tcPr>
          <w:p w14:paraId="0F7ACBA3" w14:textId="2D4A632D" w:rsidR="00F702EE" w:rsidRPr="00A57119" w:rsidRDefault="00F702EE" w:rsidP="00E92BA0">
            <w:pPr>
              <w:pStyle w:val="GOSTTablenorm"/>
            </w:pPr>
            <w:r w:rsidRPr="00A57119">
              <w:t>Указывается 2-х значный код ТОФК по корреспондентскому счету банка получателя</w:t>
            </w:r>
          </w:p>
        </w:tc>
      </w:tr>
      <w:tr w:rsidR="00F702EE" w:rsidRPr="00A57119" w14:paraId="735F1271" w14:textId="77777777" w:rsidTr="00A02A30">
        <w:tc>
          <w:tcPr>
            <w:tcW w:w="1120" w:type="pct"/>
          </w:tcPr>
          <w:p w14:paraId="65B10167" w14:textId="72B458D0" w:rsidR="00F702EE" w:rsidRPr="00A57119" w:rsidRDefault="00101B19" w:rsidP="00E92BA0">
            <w:pPr>
              <w:pStyle w:val="GOSTTablenorm"/>
            </w:pPr>
            <w:r>
              <w:t>КС получателя</w:t>
            </w:r>
          </w:p>
        </w:tc>
        <w:tc>
          <w:tcPr>
            <w:tcW w:w="795" w:type="pct"/>
          </w:tcPr>
          <w:p w14:paraId="528FC2BB" w14:textId="2DB34EE3" w:rsidR="00F702EE" w:rsidRPr="00A57119" w:rsidRDefault="00F702EE" w:rsidP="00E92BA0">
            <w:pPr>
              <w:pStyle w:val="GOSTTablenorm"/>
              <w:rPr>
                <w:lang w:val="en-US"/>
              </w:rPr>
            </w:pPr>
            <w:r w:rsidRPr="00E92BA0">
              <w:rPr>
                <w:b/>
                <w:lang w:val="en-US"/>
              </w:rPr>
              <w:t>recipient</w:t>
            </w:r>
            <w:r w:rsidRPr="00A57119">
              <w:t>:treasury_account</w:t>
            </w:r>
          </w:p>
        </w:tc>
        <w:tc>
          <w:tcPr>
            <w:tcW w:w="560" w:type="pct"/>
          </w:tcPr>
          <w:p w14:paraId="702E5281" w14:textId="3EF1DE37" w:rsidR="00F702EE" w:rsidRPr="00A57119" w:rsidRDefault="00F702EE" w:rsidP="00E92BA0">
            <w:pPr>
              <w:pStyle w:val="GOSTTablenorm"/>
            </w:pPr>
            <w:r w:rsidRPr="00A57119">
              <w:t>Строка</w:t>
            </w:r>
          </w:p>
        </w:tc>
        <w:tc>
          <w:tcPr>
            <w:tcW w:w="374" w:type="pct"/>
          </w:tcPr>
          <w:p w14:paraId="3C1FFF26" w14:textId="5FE6B9C6" w:rsidR="00F702EE" w:rsidRPr="00A57119" w:rsidRDefault="00F702EE" w:rsidP="00E92BA0">
            <w:pPr>
              <w:pStyle w:val="GOSTTablenorm"/>
            </w:pPr>
            <w:r w:rsidRPr="00A57119">
              <w:t>Да</w:t>
            </w:r>
          </w:p>
        </w:tc>
        <w:tc>
          <w:tcPr>
            <w:tcW w:w="374" w:type="pct"/>
          </w:tcPr>
          <w:p w14:paraId="328C1804" w14:textId="3171B9F2" w:rsidR="00F702EE" w:rsidRPr="00A57119" w:rsidRDefault="00F702EE" w:rsidP="00E92BA0">
            <w:pPr>
              <w:pStyle w:val="GOSTTablenorm"/>
            </w:pPr>
            <w:r w:rsidRPr="00A57119">
              <w:t>=20</w:t>
            </w:r>
          </w:p>
        </w:tc>
        <w:tc>
          <w:tcPr>
            <w:tcW w:w="1777" w:type="pct"/>
          </w:tcPr>
          <w:p w14:paraId="438228AB" w14:textId="44D295FD" w:rsidR="00F702EE" w:rsidRPr="00A57119" w:rsidRDefault="00F702EE" w:rsidP="00E92BA0">
            <w:pPr>
              <w:pStyle w:val="GOSTTablenorm"/>
            </w:pPr>
            <w:r w:rsidRPr="00A57119">
              <w:t>Указывается номер казначейского счета получателя</w:t>
            </w:r>
          </w:p>
        </w:tc>
      </w:tr>
      <w:tr w:rsidR="00F702EE" w:rsidRPr="00A57119" w14:paraId="3460A36C" w14:textId="77777777" w:rsidTr="00A02A30">
        <w:tc>
          <w:tcPr>
            <w:tcW w:w="1120" w:type="pct"/>
          </w:tcPr>
          <w:p w14:paraId="2C58C1A6" w14:textId="13F815C1" w:rsidR="00F702EE" w:rsidRPr="00A57119" w:rsidRDefault="00F702EE" w:rsidP="00E92BA0">
            <w:pPr>
              <w:pStyle w:val="GOSTTablenorm"/>
            </w:pPr>
            <w:r w:rsidRPr="00A57119">
              <w:t>Номер лицевого счета получателя</w:t>
            </w:r>
          </w:p>
        </w:tc>
        <w:tc>
          <w:tcPr>
            <w:tcW w:w="795" w:type="pct"/>
          </w:tcPr>
          <w:p w14:paraId="6409C097" w14:textId="6674131C" w:rsidR="00F702EE" w:rsidRPr="00A57119" w:rsidRDefault="00F702EE" w:rsidP="00E92BA0">
            <w:pPr>
              <w:pStyle w:val="GOSTTablenorm"/>
              <w:rPr>
                <w:lang w:val="en-US"/>
              </w:rPr>
            </w:pPr>
            <w:r w:rsidRPr="00E92BA0">
              <w:rPr>
                <w:b/>
                <w:lang w:val="en-US"/>
              </w:rPr>
              <w:t>recipient</w:t>
            </w:r>
            <w:r w:rsidRPr="00E92BA0">
              <w:rPr>
                <w:b/>
              </w:rPr>
              <w:t>:</w:t>
            </w:r>
            <w:r w:rsidRPr="00A57119">
              <w:t>account</w:t>
            </w:r>
          </w:p>
        </w:tc>
        <w:tc>
          <w:tcPr>
            <w:tcW w:w="560" w:type="pct"/>
          </w:tcPr>
          <w:p w14:paraId="652E3F0A" w14:textId="2A8F8B37" w:rsidR="00F702EE" w:rsidRPr="00A57119" w:rsidRDefault="00F702EE" w:rsidP="00E92BA0">
            <w:pPr>
              <w:pStyle w:val="GOSTTablenorm"/>
            </w:pPr>
            <w:r w:rsidRPr="00A57119">
              <w:t>Строка</w:t>
            </w:r>
          </w:p>
        </w:tc>
        <w:tc>
          <w:tcPr>
            <w:tcW w:w="374" w:type="pct"/>
          </w:tcPr>
          <w:p w14:paraId="3A3548D6" w14:textId="5FDC7D31" w:rsidR="00F702EE" w:rsidRPr="00A57119" w:rsidRDefault="00F702EE" w:rsidP="00E92BA0">
            <w:pPr>
              <w:pStyle w:val="GOSTTablenorm"/>
            </w:pPr>
            <w:r w:rsidRPr="00A57119">
              <w:t>Да</w:t>
            </w:r>
          </w:p>
        </w:tc>
        <w:tc>
          <w:tcPr>
            <w:tcW w:w="374" w:type="pct"/>
          </w:tcPr>
          <w:p w14:paraId="29380A4B" w14:textId="28BBB431" w:rsidR="00F702EE" w:rsidRPr="00A57119" w:rsidRDefault="00F702EE" w:rsidP="00E92BA0">
            <w:pPr>
              <w:pStyle w:val="GOSTTablenorm"/>
            </w:pPr>
            <w:r w:rsidRPr="00A57119">
              <w:t>=11</w:t>
            </w:r>
          </w:p>
        </w:tc>
        <w:tc>
          <w:tcPr>
            <w:tcW w:w="1777" w:type="pct"/>
          </w:tcPr>
          <w:p w14:paraId="65EF9CD6" w14:textId="5BD554F9" w:rsidR="00F702EE" w:rsidRPr="00A57119" w:rsidRDefault="00F702EE" w:rsidP="00E92BA0">
            <w:pPr>
              <w:pStyle w:val="GOSTTablenorm"/>
            </w:pPr>
            <w:r w:rsidRPr="00A57119">
              <w:t>Указывается номер лицевого счета получателя</w:t>
            </w:r>
          </w:p>
        </w:tc>
      </w:tr>
      <w:tr w:rsidR="00F702EE" w:rsidRPr="00A57119" w14:paraId="70BC9B9E" w14:textId="77777777" w:rsidTr="00A02A30">
        <w:tc>
          <w:tcPr>
            <w:tcW w:w="1120" w:type="pct"/>
          </w:tcPr>
          <w:p w14:paraId="055D5E2C" w14:textId="4A73185B" w:rsidR="00F702EE" w:rsidRPr="00A57119" w:rsidRDefault="00F702EE" w:rsidP="00E92BA0">
            <w:pPr>
              <w:pStyle w:val="GOSTTablenorm"/>
            </w:pPr>
            <w:r w:rsidRPr="00A57119">
              <w:t>ТОФК по лицевому счету получателя</w:t>
            </w:r>
          </w:p>
        </w:tc>
        <w:tc>
          <w:tcPr>
            <w:tcW w:w="795" w:type="pct"/>
          </w:tcPr>
          <w:p w14:paraId="69F27128" w14:textId="3C48718E" w:rsidR="00F702EE" w:rsidRPr="00E92BA0" w:rsidRDefault="00F702EE" w:rsidP="00E92BA0">
            <w:pPr>
              <w:pStyle w:val="GOSTTablenorm"/>
            </w:pPr>
            <w:r w:rsidRPr="00E92BA0">
              <w:rPr>
                <w:b/>
              </w:rPr>
              <w:t>recipient:</w:t>
            </w:r>
            <w:r w:rsidRPr="00E92BA0">
              <w:t>account_tofk_code</w:t>
            </w:r>
          </w:p>
        </w:tc>
        <w:tc>
          <w:tcPr>
            <w:tcW w:w="560" w:type="pct"/>
          </w:tcPr>
          <w:p w14:paraId="14EC0E0F" w14:textId="37746B6B" w:rsidR="00F702EE" w:rsidRPr="00A57119" w:rsidRDefault="00F702EE" w:rsidP="00E92BA0">
            <w:pPr>
              <w:pStyle w:val="GOSTTablenorm"/>
            </w:pPr>
            <w:r w:rsidRPr="00A57119">
              <w:t>Строка</w:t>
            </w:r>
          </w:p>
        </w:tc>
        <w:tc>
          <w:tcPr>
            <w:tcW w:w="374" w:type="pct"/>
          </w:tcPr>
          <w:p w14:paraId="3EE418F6" w14:textId="0849ADEF" w:rsidR="00F702EE" w:rsidRPr="00A57119" w:rsidRDefault="00F702EE" w:rsidP="00E92BA0">
            <w:pPr>
              <w:pStyle w:val="GOSTTablenorm"/>
            </w:pPr>
            <w:r w:rsidRPr="00A57119">
              <w:t>Да</w:t>
            </w:r>
          </w:p>
        </w:tc>
        <w:tc>
          <w:tcPr>
            <w:tcW w:w="374" w:type="pct"/>
          </w:tcPr>
          <w:p w14:paraId="4F9E6218" w14:textId="0DA256EF" w:rsidR="00F702EE" w:rsidRPr="00A57119" w:rsidRDefault="00F702EE" w:rsidP="00E92BA0">
            <w:pPr>
              <w:pStyle w:val="GOSTTablenorm"/>
            </w:pPr>
            <w:r w:rsidRPr="00A57119">
              <w:t>=4</w:t>
            </w:r>
          </w:p>
        </w:tc>
        <w:tc>
          <w:tcPr>
            <w:tcW w:w="1777" w:type="pct"/>
          </w:tcPr>
          <w:p w14:paraId="0A260C90" w14:textId="6E3D0E34" w:rsidR="00F702EE" w:rsidRPr="00A57119" w:rsidRDefault="00F702EE" w:rsidP="00E92BA0">
            <w:pPr>
              <w:pStyle w:val="GOSTTablenorm"/>
            </w:pPr>
            <w:r w:rsidRPr="00A57119">
              <w:t>Указывается ТОФК по лицевому счету получателя</w:t>
            </w:r>
          </w:p>
        </w:tc>
      </w:tr>
      <w:tr w:rsidR="00F702EE" w:rsidRPr="00A57119" w14:paraId="4E074EFF" w14:textId="77777777" w:rsidTr="00A02A30">
        <w:tc>
          <w:tcPr>
            <w:tcW w:w="1120" w:type="pct"/>
          </w:tcPr>
          <w:p w14:paraId="0D566747" w14:textId="311CF937" w:rsidR="00F702EE" w:rsidRPr="00A57119" w:rsidRDefault="00F702EE" w:rsidP="00E92BA0">
            <w:pPr>
              <w:pStyle w:val="GOSTTablenorm"/>
            </w:pPr>
            <w:r w:rsidRPr="00A57119">
              <w:t>Лицевой счет по дополнительному финансированию получателя</w:t>
            </w:r>
          </w:p>
        </w:tc>
        <w:tc>
          <w:tcPr>
            <w:tcW w:w="795" w:type="pct"/>
          </w:tcPr>
          <w:p w14:paraId="46C4C963" w14:textId="00222742" w:rsidR="00F702EE" w:rsidRPr="00E92BA0" w:rsidRDefault="00F702EE" w:rsidP="00E92BA0">
            <w:pPr>
              <w:pStyle w:val="GOSTTablenorm"/>
            </w:pPr>
            <w:r w:rsidRPr="00E92BA0">
              <w:rPr>
                <w:b/>
              </w:rPr>
              <w:t>recipient:</w:t>
            </w:r>
            <w:r w:rsidRPr="00E92BA0">
              <w:t>account_additional</w:t>
            </w:r>
          </w:p>
        </w:tc>
        <w:tc>
          <w:tcPr>
            <w:tcW w:w="560" w:type="pct"/>
          </w:tcPr>
          <w:p w14:paraId="066EB675" w14:textId="4CBD5281" w:rsidR="00F702EE" w:rsidRPr="00A57119" w:rsidRDefault="00F702EE" w:rsidP="00E92BA0">
            <w:pPr>
              <w:pStyle w:val="GOSTTablenorm"/>
            </w:pPr>
            <w:r w:rsidRPr="00A57119">
              <w:t>Строка</w:t>
            </w:r>
          </w:p>
        </w:tc>
        <w:tc>
          <w:tcPr>
            <w:tcW w:w="374" w:type="pct"/>
          </w:tcPr>
          <w:p w14:paraId="605A51A9" w14:textId="1613085D" w:rsidR="00F702EE" w:rsidRPr="00A57119" w:rsidRDefault="00F702EE" w:rsidP="00E92BA0">
            <w:pPr>
              <w:pStyle w:val="GOSTTablenorm"/>
            </w:pPr>
            <w:r w:rsidRPr="00A57119">
              <w:t>Нет</w:t>
            </w:r>
          </w:p>
        </w:tc>
        <w:tc>
          <w:tcPr>
            <w:tcW w:w="374" w:type="pct"/>
          </w:tcPr>
          <w:p w14:paraId="03FBB237" w14:textId="7334A808" w:rsidR="00F702EE" w:rsidRPr="00A57119" w:rsidRDefault="00F702EE" w:rsidP="00E92BA0">
            <w:pPr>
              <w:pStyle w:val="GOSTTablenorm"/>
            </w:pPr>
            <w:r w:rsidRPr="00A57119">
              <w:t>=11</w:t>
            </w:r>
          </w:p>
        </w:tc>
        <w:tc>
          <w:tcPr>
            <w:tcW w:w="1777" w:type="pct"/>
          </w:tcPr>
          <w:p w14:paraId="69F09815" w14:textId="4462DF32" w:rsidR="00F702EE" w:rsidRPr="00A57119" w:rsidRDefault="00F702EE" w:rsidP="00E92BA0">
            <w:pPr>
              <w:pStyle w:val="GOSTTablenorm"/>
            </w:pPr>
            <w:r w:rsidRPr="00A57119">
              <w:t>Указывается номер л/с с кодом 03 по дополнительному финансированию</w:t>
            </w:r>
          </w:p>
        </w:tc>
      </w:tr>
      <w:tr w:rsidR="00F702EE" w:rsidRPr="00A57119" w14:paraId="6265C646" w14:textId="77777777" w:rsidTr="00A02A30">
        <w:tc>
          <w:tcPr>
            <w:tcW w:w="1120" w:type="pct"/>
          </w:tcPr>
          <w:p w14:paraId="2935C513" w14:textId="69437E9F" w:rsidR="00F702EE" w:rsidRPr="00A57119" w:rsidRDefault="00F702EE" w:rsidP="00E92BA0">
            <w:pPr>
              <w:pStyle w:val="GOSTTablenorm"/>
            </w:pPr>
            <w:r w:rsidRPr="00A57119">
              <w:t>ОКТМО платежа получателя</w:t>
            </w:r>
          </w:p>
        </w:tc>
        <w:tc>
          <w:tcPr>
            <w:tcW w:w="795" w:type="pct"/>
          </w:tcPr>
          <w:p w14:paraId="0ED629D2" w14:textId="26864783" w:rsidR="00F702EE" w:rsidRPr="00E92BA0" w:rsidRDefault="00F702EE" w:rsidP="00E92BA0">
            <w:pPr>
              <w:pStyle w:val="GOSTTablenorm"/>
            </w:pPr>
            <w:r w:rsidRPr="00E92BA0">
              <w:rPr>
                <w:b/>
              </w:rPr>
              <w:t>recipient</w:t>
            </w:r>
            <w:r w:rsidRPr="00E92BA0">
              <w:t>:oktmo</w:t>
            </w:r>
          </w:p>
        </w:tc>
        <w:tc>
          <w:tcPr>
            <w:tcW w:w="560" w:type="pct"/>
          </w:tcPr>
          <w:p w14:paraId="490F0E71" w14:textId="6A24F332" w:rsidR="00F702EE" w:rsidRPr="00A57119" w:rsidRDefault="00F702EE" w:rsidP="00E92BA0">
            <w:pPr>
              <w:pStyle w:val="GOSTTablenorm"/>
            </w:pPr>
            <w:r w:rsidRPr="00A57119">
              <w:rPr>
                <w:lang w:eastAsia="en-US"/>
              </w:rPr>
              <w:t>Строка</w:t>
            </w:r>
          </w:p>
        </w:tc>
        <w:tc>
          <w:tcPr>
            <w:tcW w:w="374" w:type="pct"/>
          </w:tcPr>
          <w:p w14:paraId="61A9E4E2" w14:textId="2692AA3F" w:rsidR="00F702EE" w:rsidRPr="00A57119" w:rsidRDefault="00F702EE" w:rsidP="00E92BA0">
            <w:pPr>
              <w:pStyle w:val="GOSTTablenorm"/>
            </w:pPr>
            <w:r w:rsidRPr="00A57119">
              <w:t>Да</w:t>
            </w:r>
          </w:p>
        </w:tc>
        <w:tc>
          <w:tcPr>
            <w:tcW w:w="374" w:type="pct"/>
          </w:tcPr>
          <w:p w14:paraId="4DBE9827" w14:textId="6399E7A2" w:rsidR="00F702EE" w:rsidRPr="00A57119" w:rsidRDefault="00F702EE" w:rsidP="00E92BA0">
            <w:pPr>
              <w:pStyle w:val="GOSTTablenorm"/>
            </w:pPr>
            <w:r w:rsidRPr="00A57119">
              <w:t>=8</w:t>
            </w:r>
          </w:p>
        </w:tc>
        <w:tc>
          <w:tcPr>
            <w:tcW w:w="1777" w:type="pct"/>
          </w:tcPr>
          <w:p w14:paraId="23DFF925" w14:textId="709E49E9" w:rsidR="00F702EE" w:rsidRPr="00A57119" w:rsidRDefault="00F702EE" w:rsidP="00E92BA0">
            <w:pPr>
              <w:pStyle w:val="GOSTTablenorm"/>
            </w:pPr>
            <w:r w:rsidRPr="00A57119">
              <w:t>Указывается код по ОКТМО публично-правового образования платежа получателя</w:t>
            </w:r>
          </w:p>
        </w:tc>
      </w:tr>
      <w:tr w:rsidR="00F702EE" w:rsidRPr="00A57119" w14:paraId="426C0C4F" w14:textId="77777777" w:rsidTr="00A02A30">
        <w:tc>
          <w:tcPr>
            <w:tcW w:w="1120" w:type="pct"/>
          </w:tcPr>
          <w:p w14:paraId="167C97CF" w14:textId="2BCD1D09" w:rsidR="00F702EE" w:rsidRPr="00A57119" w:rsidRDefault="00F702EE" w:rsidP="00E92BA0">
            <w:pPr>
              <w:pStyle w:val="GOSTTablenorm"/>
            </w:pPr>
            <w:r w:rsidRPr="00A57119">
              <w:t>КБК получателя</w:t>
            </w:r>
          </w:p>
        </w:tc>
        <w:tc>
          <w:tcPr>
            <w:tcW w:w="795" w:type="pct"/>
          </w:tcPr>
          <w:p w14:paraId="44D89E17" w14:textId="611E10F8" w:rsidR="00F702EE" w:rsidRPr="00A57119" w:rsidRDefault="00F702EE" w:rsidP="00E92BA0">
            <w:pPr>
              <w:pStyle w:val="GOSTTablenorm"/>
              <w:rPr>
                <w:lang w:val="en-US"/>
              </w:rPr>
            </w:pPr>
            <w:r w:rsidRPr="00E92BA0">
              <w:rPr>
                <w:b/>
                <w:lang w:val="en-US"/>
              </w:rPr>
              <w:t>recipient</w:t>
            </w:r>
            <w:r w:rsidRPr="00E92BA0">
              <w:rPr>
                <w:b/>
              </w:rPr>
              <w:t>:</w:t>
            </w:r>
            <w:r w:rsidRPr="00A57119">
              <w:rPr>
                <w:lang w:val="en-US"/>
              </w:rPr>
              <w:t>bcc</w:t>
            </w:r>
          </w:p>
        </w:tc>
        <w:tc>
          <w:tcPr>
            <w:tcW w:w="560" w:type="pct"/>
          </w:tcPr>
          <w:p w14:paraId="4535B38B" w14:textId="7F7718E5" w:rsidR="00F702EE" w:rsidRPr="00A57119" w:rsidRDefault="00F702EE" w:rsidP="00E92BA0">
            <w:pPr>
              <w:pStyle w:val="GOSTTablenorm"/>
            </w:pPr>
            <w:r w:rsidRPr="00A57119">
              <w:t>Строка</w:t>
            </w:r>
          </w:p>
        </w:tc>
        <w:tc>
          <w:tcPr>
            <w:tcW w:w="374" w:type="pct"/>
          </w:tcPr>
          <w:p w14:paraId="3835B782" w14:textId="1702F684" w:rsidR="00F702EE" w:rsidRPr="00A57119" w:rsidRDefault="00F702EE" w:rsidP="00E92BA0">
            <w:pPr>
              <w:pStyle w:val="GOSTTablenorm"/>
            </w:pPr>
            <w:r w:rsidRPr="00A57119">
              <w:t>Да</w:t>
            </w:r>
          </w:p>
        </w:tc>
        <w:tc>
          <w:tcPr>
            <w:tcW w:w="374" w:type="pct"/>
          </w:tcPr>
          <w:p w14:paraId="7FCDD229" w14:textId="67B7DA07" w:rsidR="00F702EE" w:rsidRPr="00A57119" w:rsidRDefault="00F702EE" w:rsidP="00E92BA0">
            <w:pPr>
              <w:pStyle w:val="GOSTTablenorm"/>
            </w:pPr>
            <w:r w:rsidRPr="00A57119">
              <w:t>=20</w:t>
            </w:r>
          </w:p>
        </w:tc>
        <w:tc>
          <w:tcPr>
            <w:tcW w:w="1777" w:type="pct"/>
          </w:tcPr>
          <w:p w14:paraId="16046A3B" w14:textId="1E5A3D39" w:rsidR="00F702EE" w:rsidRPr="00A57119" w:rsidRDefault="00F702EE" w:rsidP="00E92BA0">
            <w:pPr>
              <w:pStyle w:val="GOSTTablenorm"/>
            </w:pPr>
            <w:r w:rsidRPr="00A57119">
              <w:t>Указывается КБК получателя</w:t>
            </w:r>
          </w:p>
        </w:tc>
      </w:tr>
      <w:tr w:rsidR="00F702EE" w:rsidRPr="00A57119" w14:paraId="1D81A88D" w14:textId="77777777" w:rsidTr="00A02A30">
        <w:tc>
          <w:tcPr>
            <w:tcW w:w="1120" w:type="pct"/>
          </w:tcPr>
          <w:p w14:paraId="070E781D" w14:textId="51F9C95E" w:rsidR="00F702EE" w:rsidRPr="00A57119" w:rsidRDefault="00F702EE" w:rsidP="00E92BA0">
            <w:pPr>
              <w:pStyle w:val="GOSTTablenorm"/>
            </w:pPr>
            <w:r w:rsidRPr="00A57119">
              <w:t>Тип КБК получателя</w:t>
            </w:r>
          </w:p>
        </w:tc>
        <w:tc>
          <w:tcPr>
            <w:tcW w:w="795" w:type="pct"/>
          </w:tcPr>
          <w:p w14:paraId="5122A50F" w14:textId="3B648CB8" w:rsidR="00F702EE" w:rsidRPr="00A57119" w:rsidRDefault="00F702EE" w:rsidP="00E92BA0">
            <w:pPr>
              <w:pStyle w:val="GOSTTablenorm"/>
              <w:rPr>
                <w:lang w:val="en-US"/>
              </w:rPr>
            </w:pPr>
            <w:r w:rsidRPr="00E92BA0">
              <w:rPr>
                <w:b/>
                <w:lang w:val="en-US"/>
              </w:rPr>
              <w:t>recipient</w:t>
            </w:r>
            <w:r w:rsidRPr="00A57119">
              <w:rPr>
                <w:lang w:val="en-US"/>
              </w:rPr>
              <w:t>:type_bcc</w:t>
            </w:r>
          </w:p>
        </w:tc>
        <w:tc>
          <w:tcPr>
            <w:tcW w:w="560" w:type="pct"/>
          </w:tcPr>
          <w:p w14:paraId="392316F4" w14:textId="2FAECE75" w:rsidR="00F702EE" w:rsidRPr="00A57119" w:rsidRDefault="00F702EE" w:rsidP="00E92BA0">
            <w:pPr>
              <w:pStyle w:val="GOSTTablenorm"/>
            </w:pPr>
            <w:r w:rsidRPr="00A57119">
              <w:t>Строка</w:t>
            </w:r>
          </w:p>
        </w:tc>
        <w:tc>
          <w:tcPr>
            <w:tcW w:w="374" w:type="pct"/>
          </w:tcPr>
          <w:p w14:paraId="123454B4" w14:textId="60331F2A" w:rsidR="00F702EE" w:rsidRPr="00A57119" w:rsidRDefault="00F702EE" w:rsidP="00E92BA0">
            <w:pPr>
              <w:pStyle w:val="GOSTTablenorm"/>
            </w:pPr>
            <w:r w:rsidRPr="00A57119">
              <w:t>Да</w:t>
            </w:r>
          </w:p>
        </w:tc>
        <w:tc>
          <w:tcPr>
            <w:tcW w:w="374" w:type="pct"/>
          </w:tcPr>
          <w:p w14:paraId="7CA22A7E" w14:textId="243F8519" w:rsidR="00F702EE" w:rsidRPr="00A57119" w:rsidRDefault="00F702EE" w:rsidP="00E92BA0">
            <w:pPr>
              <w:pStyle w:val="GOSTTablenorm"/>
            </w:pPr>
            <w:r w:rsidRPr="00A57119">
              <w:t>=2</w:t>
            </w:r>
          </w:p>
        </w:tc>
        <w:tc>
          <w:tcPr>
            <w:tcW w:w="1777" w:type="pct"/>
          </w:tcPr>
          <w:p w14:paraId="7445314F" w14:textId="06E1C359" w:rsidR="00F702EE" w:rsidRPr="00A57119" w:rsidRDefault="00F702EE" w:rsidP="00E92BA0">
            <w:pPr>
              <w:pStyle w:val="GOSTTablenorm"/>
            </w:pPr>
            <w:r w:rsidRPr="00A57119">
              <w:t>Указывается тип КБК получателя. Для КБК доходов указывается тип «20», для КБК внутреннего источника дефицита бюджета</w:t>
            </w:r>
            <w:r w:rsidR="00101B19">
              <w:t xml:space="preserve"> </w:t>
            </w:r>
            <w:r w:rsidRPr="00A57119">
              <w:t>– «31»</w:t>
            </w:r>
          </w:p>
        </w:tc>
      </w:tr>
      <w:tr w:rsidR="00F702EE" w:rsidRPr="00A57119" w14:paraId="61505CD2" w14:textId="77777777" w:rsidTr="00A02A30">
        <w:tc>
          <w:tcPr>
            <w:tcW w:w="1120" w:type="pct"/>
          </w:tcPr>
          <w:p w14:paraId="3DFA39EB" w14:textId="4F52DD00" w:rsidR="00F702EE" w:rsidRPr="00E92BA0" w:rsidRDefault="00F702EE" w:rsidP="00E92BA0">
            <w:pPr>
              <w:pStyle w:val="GOSTTablenorm"/>
              <w:rPr>
                <w:b/>
              </w:rPr>
            </w:pPr>
            <w:r w:rsidRPr="00E92BA0">
              <w:rPr>
                <w:b/>
              </w:rPr>
              <w:t xml:space="preserve">Информация по строкам документа </w:t>
            </w:r>
          </w:p>
        </w:tc>
        <w:tc>
          <w:tcPr>
            <w:tcW w:w="795" w:type="pct"/>
          </w:tcPr>
          <w:p w14:paraId="438CCB28" w14:textId="4FCFB403" w:rsidR="00F702EE" w:rsidRPr="00E92BA0" w:rsidRDefault="00F702EE" w:rsidP="00E92BA0">
            <w:pPr>
              <w:pStyle w:val="GOSTTablenorm"/>
              <w:rPr>
                <w:b/>
                <w:lang w:val="en-US"/>
              </w:rPr>
            </w:pPr>
            <w:r w:rsidRPr="00E92BA0">
              <w:rPr>
                <w:b/>
                <w:lang w:val="en-US"/>
              </w:rPr>
              <w:t>recipient</w:t>
            </w:r>
            <w:r w:rsidRPr="00E92BA0">
              <w:rPr>
                <w:b/>
                <w:shd w:val="clear" w:color="auto" w:fill="FFFFFF"/>
              </w:rPr>
              <w:t>:</w:t>
            </w:r>
            <w:r w:rsidRPr="00E92BA0">
              <w:rPr>
                <w:b/>
                <w:lang w:val="en-US"/>
              </w:rPr>
              <w:t>entries</w:t>
            </w:r>
          </w:p>
        </w:tc>
        <w:tc>
          <w:tcPr>
            <w:tcW w:w="560" w:type="pct"/>
          </w:tcPr>
          <w:p w14:paraId="0B5A8EC2" w14:textId="74A7D8DB" w:rsidR="00F702EE" w:rsidRPr="00A57119" w:rsidRDefault="00F702EE" w:rsidP="00E92BA0">
            <w:pPr>
              <w:pStyle w:val="GOSTTablenorm"/>
            </w:pPr>
            <w:r w:rsidRPr="00A57119">
              <w:t>Массив</w:t>
            </w:r>
          </w:p>
        </w:tc>
        <w:tc>
          <w:tcPr>
            <w:tcW w:w="374" w:type="pct"/>
          </w:tcPr>
          <w:p w14:paraId="2C23580F" w14:textId="6637389A" w:rsidR="00F702EE" w:rsidRPr="00A57119" w:rsidRDefault="00F702EE" w:rsidP="00E92BA0">
            <w:pPr>
              <w:pStyle w:val="GOSTTablenorm"/>
            </w:pPr>
            <w:r w:rsidRPr="00A57119">
              <w:t>Да</w:t>
            </w:r>
          </w:p>
        </w:tc>
        <w:tc>
          <w:tcPr>
            <w:tcW w:w="374" w:type="pct"/>
          </w:tcPr>
          <w:p w14:paraId="62F5F809" w14:textId="77777777" w:rsidR="00F702EE" w:rsidRPr="00A57119" w:rsidRDefault="00F702EE" w:rsidP="00E92BA0">
            <w:pPr>
              <w:pStyle w:val="GOSTTablenorm"/>
            </w:pPr>
          </w:p>
        </w:tc>
        <w:tc>
          <w:tcPr>
            <w:tcW w:w="1777" w:type="pct"/>
          </w:tcPr>
          <w:p w14:paraId="11396124" w14:textId="6099DC74" w:rsidR="00F702EE" w:rsidRPr="00A57119" w:rsidRDefault="00F702EE" w:rsidP="00E92BA0">
            <w:pPr>
              <w:pStyle w:val="GOSTTablenorm"/>
            </w:pPr>
            <w:r w:rsidRPr="00A57119">
              <w:t>Для расчетного документа может быть 1 или 2 строки, отличающиеся н</w:t>
            </w:r>
            <w:r w:rsidR="00101B19">
              <w:t>аличием кода субсидии</w:t>
            </w:r>
          </w:p>
        </w:tc>
      </w:tr>
      <w:tr w:rsidR="00F702EE" w:rsidRPr="00A57119" w14:paraId="4458B118" w14:textId="77777777" w:rsidTr="00A02A30">
        <w:tc>
          <w:tcPr>
            <w:tcW w:w="1120" w:type="pct"/>
          </w:tcPr>
          <w:p w14:paraId="3DC27279" w14:textId="5DA394B0" w:rsidR="00F702EE" w:rsidRPr="00A57119" w:rsidRDefault="00F702EE" w:rsidP="00E92BA0">
            <w:pPr>
              <w:pStyle w:val="GOSTTablenorm"/>
            </w:pPr>
            <w:r w:rsidRPr="00A57119">
              <w:t xml:space="preserve">Идентификатор строки </w:t>
            </w:r>
          </w:p>
        </w:tc>
        <w:tc>
          <w:tcPr>
            <w:tcW w:w="795" w:type="pct"/>
          </w:tcPr>
          <w:p w14:paraId="67AE70E2" w14:textId="67549250" w:rsidR="00F702EE" w:rsidRPr="00A57119" w:rsidRDefault="00E92BA0" w:rsidP="00E92BA0">
            <w:pPr>
              <w:pStyle w:val="GOSTTablenorm"/>
              <w:rPr>
                <w:lang w:val="en-US"/>
              </w:rPr>
            </w:pPr>
            <w:r w:rsidRPr="004C0235">
              <w:rPr>
                <w:b/>
                <w:lang w:val="en-US"/>
              </w:rPr>
              <w:t>recipient</w:t>
            </w:r>
            <w:r w:rsidRPr="004C0235">
              <w:rPr>
                <w:b/>
                <w:shd w:val="clear" w:color="auto" w:fill="FFFFFF"/>
              </w:rPr>
              <w:t>:</w:t>
            </w:r>
            <w:r w:rsidR="00F702EE" w:rsidRPr="004C0235">
              <w:rPr>
                <w:b/>
                <w:lang w:val="en-US"/>
              </w:rPr>
              <w:t>entries</w:t>
            </w:r>
            <w:r w:rsidR="00F702EE" w:rsidRPr="004C0235">
              <w:rPr>
                <w:b/>
              </w:rPr>
              <w:t>:</w:t>
            </w:r>
            <w:r w:rsidR="00F702EE" w:rsidRPr="00A57119">
              <w:rPr>
                <w:lang w:val="en-US"/>
              </w:rPr>
              <w:t>line_id</w:t>
            </w:r>
          </w:p>
        </w:tc>
        <w:tc>
          <w:tcPr>
            <w:tcW w:w="560" w:type="pct"/>
          </w:tcPr>
          <w:p w14:paraId="2A2D81A5" w14:textId="50414342" w:rsidR="00F702EE" w:rsidRPr="00A57119" w:rsidRDefault="00F702EE" w:rsidP="00E92BA0">
            <w:pPr>
              <w:pStyle w:val="GOSTTablenorm"/>
              <w:rPr>
                <w:lang w:val="en-US"/>
              </w:rPr>
            </w:pPr>
            <w:r w:rsidRPr="00A57119">
              <w:rPr>
                <w:lang w:val="en-US"/>
              </w:rPr>
              <w:t>GUID</w:t>
            </w:r>
          </w:p>
        </w:tc>
        <w:tc>
          <w:tcPr>
            <w:tcW w:w="374" w:type="pct"/>
          </w:tcPr>
          <w:p w14:paraId="2ED34DDD" w14:textId="7CC5DBE7" w:rsidR="00F702EE" w:rsidRPr="00A57119" w:rsidRDefault="00F702EE" w:rsidP="00E92BA0">
            <w:pPr>
              <w:pStyle w:val="GOSTTablenorm"/>
            </w:pPr>
            <w:r w:rsidRPr="00A57119">
              <w:t>Да</w:t>
            </w:r>
          </w:p>
        </w:tc>
        <w:tc>
          <w:tcPr>
            <w:tcW w:w="374" w:type="pct"/>
          </w:tcPr>
          <w:p w14:paraId="7B5EF697" w14:textId="4BFA42E4" w:rsidR="00F702EE" w:rsidRPr="00A57119" w:rsidRDefault="00F702EE" w:rsidP="00E92BA0">
            <w:pPr>
              <w:pStyle w:val="GOSTTablenorm"/>
            </w:pPr>
            <w:r w:rsidRPr="00A57119">
              <w:t>=36</w:t>
            </w:r>
          </w:p>
        </w:tc>
        <w:tc>
          <w:tcPr>
            <w:tcW w:w="1777" w:type="pct"/>
          </w:tcPr>
          <w:p w14:paraId="052700DC" w14:textId="64A48512" w:rsidR="00F702EE" w:rsidRPr="00A57119" w:rsidRDefault="00F702EE" w:rsidP="00E92BA0">
            <w:pPr>
              <w:pStyle w:val="GOSTTablenorm"/>
            </w:pPr>
            <w:r w:rsidRPr="00A57119">
              <w:t>Указывается технический идентификатор (</w:t>
            </w:r>
            <w:r w:rsidRPr="00A57119">
              <w:rPr>
                <w:lang w:val="en-US"/>
              </w:rPr>
              <w:t>GUID</w:t>
            </w:r>
            <w:r w:rsidRPr="00A57119">
              <w:t>) строки</w:t>
            </w:r>
          </w:p>
        </w:tc>
      </w:tr>
      <w:tr w:rsidR="00F702EE" w:rsidRPr="00A57119" w14:paraId="4783F014" w14:textId="77777777" w:rsidTr="00A02A30">
        <w:tc>
          <w:tcPr>
            <w:tcW w:w="1120" w:type="pct"/>
          </w:tcPr>
          <w:p w14:paraId="450F554C" w14:textId="2A036265" w:rsidR="00F702EE" w:rsidRPr="00A57119" w:rsidRDefault="00F702EE" w:rsidP="00E92BA0">
            <w:pPr>
              <w:pStyle w:val="GOSTTablenorm"/>
            </w:pPr>
            <w:r w:rsidRPr="00A57119">
              <w:lastRenderedPageBreak/>
              <w:t>Код субсидии получателя</w:t>
            </w:r>
          </w:p>
        </w:tc>
        <w:tc>
          <w:tcPr>
            <w:tcW w:w="795" w:type="pct"/>
          </w:tcPr>
          <w:p w14:paraId="7848312D" w14:textId="327E0338" w:rsidR="00F702EE" w:rsidRPr="00A57119" w:rsidRDefault="00E92BA0" w:rsidP="00E92BA0">
            <w:pPr>
              <w:pStyle w:val="GOSTTablenorm"/>
            </w:pPr>
            <w:r w:rsidRPr="00E92BA0">
              <w:rPr>
                <w:b/>
                <w:lang w:val="en-US"/>
              </w:rPr>
              <w:t>recipient</w:t>
            </w:r>
            <w:r w:rsidRPr="00E92BA0">
              <w:rPr>
                <w:b/>
                <w:shd w:val="clear" w:color="auto" w:fill="FFFFFF"/>
              </w:rPr>
              <w:t>:</w:t>
            </w:r>
            <w:r w:rsidR="00F702EE" w:rsidRPr="004C0235">
              <w:rPr>
                <w:b/>
                <w:lang w:val="en-US"/>
              </w:rPr>
              <w:t>entries</w:t>
            </w:r>
            <w:r w:rsidR="00F702EE" w:rsidRPr="004C0235">
              <w:rPr>
                <w:b/>
              </w:rPr>
              <w:t>:</w:t>
            </w:r>
            <w:r w:rsidR="00F702EE" w:rsidRPr="00A57119">
              <w:t>analytical_group</w:t>
            </w:r>
          </w:p>
        </w:tc>
        <w:tc>
          <w:tcPr>
            <w:tcW w:w="560" w:type="pct"/>
          </w:tcPr>
          <w:p w14:paraId="0493931F" w14:textId="254619BD" w:rsidR="00F702EE" w:rsidRPr="00A57119" w:rsidRDefault="00F702EE" w:rsidP="00E92BA0">
            <w:pPr>
              <w:pStyle w:val="GOSTTablenorm"/>
            </w:pPr>
            <w:r w:rsidRPr="00A57119">
              <w:t>Строка</w:t>
            </w:r>
          </w:p>
        </w:tc>
        <w:tc>
          <w:tcPr>
            <w:tcW w:w="374" w:type="pct"/>
          </w:tcPr>
          <w:p w14:paraId="2C7FC4D6" w14:textId="0D5638F6" w:rsidR="00F702EE" w:rsidRPr="00A57119" w:rsidRDefault="00F702EE" w:rsidP="00E92BA0">
            <w:pPr>
              <w:pStyle w:val="GOSTTablenorm"/>
            </w:pPr>
            <w:r w:rsidRPr="00A57119">
              <w:t>Нет</w:t>
            </w:r>
          </w:p>
        </w:tc>
        <w:tc>
          <w:tcPr>
            <w:tcW w:w="374" w:type="pct"/>
          </w:tcPr>
          <w:p w14:paraId="3CAEFE8A" w14:textId="3FD3EBEA" w:rsidR="00F702EE" w:rsidRPr="00A57119" w:rsidRDefault="00F702EE" w:rsidP="00E92BA0">
            <w:pPr>
              <w:pStyle w:val="GOSTTablenorm"/>
            </w:pPr>
            <w:r w:rsidRPr="00A57119">
              <w:t>&lt;=</w:t>
            </w:r>
            <w:r w:rsidRPr="00A57119">
              <w:rPr>
                <w:lang w:val="en-US"/>
              </w:rPr>
              <w:t>25</w:t>
            </w:r>
          </w:p>
        </w:tc>
        <w:tc>
          <w:tcPr>
            <w:tcW w:w="1777" w:type="pct"/>
          </w:tcPr>
          <w:p w14:paraId="2067C1D6" w14:textId="0AAA4600" w:rsidR="00F702EE" w:rsidRPr="00A57119" w:rsidRDefault="00F702EE" w:rsidP="00E92BA0">
            <w:pPr>
              <w:pStyle w:val="GOSTTablenorm"/>
            </w:pPr>
            <w:r w:rsidRPr="00A57119">
              <w:t>Указывается аналитический код</w:t>
            </w:r>
            <w:r w:rsidRPr="00A57119" w:rsidDel="003A506A">
              <w:t xml:space="preserve"> </w:t>
            </w:r>
            <w:r w:rsidR="00101B19">
              <w:t>получателя</w:t>
            </w:r>
          </w:p>
        </w:tc>
      </w:tr>
      <w:tr w:rsidR="00F702EE" w:rsidRPr="00A57119" w14:paraId="4CD0E3B3" w14:textId="77777777" w:rsidTr="00A02A30">
        <w:tc>
          <w:tcPr>
            <w:tcW w:w="1120" w:type="pct"/>
          </w:tcPr>
          <w:p w14:paraId="1F498F75" w14:textId="66A28C10" w:rsidR="00F702EE" w:rsidRPr="00A57119" w:rsidRDefault="00F702EE" w:rsidP="00E92BA0">
            <w:pPr>
              <w:pStyle w:val="GOSTTablenorm"/>
            </w:pPr>
            <w:r w:rsidRPr="00A57119">
              <w:t>Сумма в рублях</w:t>
            </w:r>
          </w:p>
        </w:tc>
        <w:tc>
          <w:tcPr>
            <w:tcW w:w="795" w:type="pct"/>
          </w:tcPr>
          <w:p w14:paraId="64112EFA" w14:textId="274E545C" w:rsidR="00F702EE" w:rsidRPr="00A57119" w:rsidRDefault="00E92BA0" w:rsidP="00E92BA0">
            <w:pPr>
              <w:pStyle w:val="GOSTTablenorm"/>
            </w:pPr>
            <w:r w:rsidRPr="00E92BA0">
              <w:rPr>
                <w:b/>
                <w:lang w:val="en-US"/>
              </w:rPr>
              <w:t>recipient</w:t>
            </w:r>
            <w:r w:rsidRPr="00E92BA0">
              <w:rPr>
                <w:b/>
                <w:shd w:val="clear" w:color="auto" w:fill="FFFFFF"/>
              </w:rPr>
              <w:t>:</w:t>
            </w:r>
            <w:r w:rsidR="00F702EE" w:rsidRPr="004C0235">
              <w:rPr>
                <w:b/>
                <w:lang w:val="en-US"/>
              </w:rPr>
              <w:t>entries:</w:t>
            </w:r>
            <w:r w:rsidR="00F702EE" w:rsidRPr="00A57119">
              <w:t>amount</w:t>
            </w:r>
          </w:p>
        </w:tc>
        <w:tc>
          <w:tcPr>
            <w:tcW w:w="560" w:type="pct"/>
          </w:tcPr>
          <w:p w14:paraId="024424DC" w14:textId="2409E2C6" w:rsidR="00F702EE" w:rsidRPr="00A57119" w:rsidRDefault="00F702EE" w:rsidP="00E92BA0">
            <w:pPr>
              <w:pStyle w:val="GOSTTablenorm"/>
            </w:pPr>
            <w:r w:rsidRPr="00A57119">
              <w:t>Сумма</w:t>
            </w:r>
          </w:p>
        </w:tc>
        <w:tc>
          <w:tcPr>
            <w:tcW w:w="374" w:type="pct"/>
          </w:tcPr>
          <w:p w14:paraId="0B46BEF4" w14:textId="2A4D8027" w:rsidR="00F702EE" w:rsidRPr="00A57119" w:rsidRDefault="00F702EE" w:rsidP="00E92BA0">
            <w:pPr>
              <w:pStyle w:val="GOSTTablenorm"/>
            </w:pPr>
            <w:r w:rsidRPr="00A57119">
              <w:t>Да</w:t>
            </w:r>
          </w:p>
        </w:tc>
        <w:tc>
          <w:tcPr>
            <w:tcW w:w="374" w:type="pct"/>
          </w:tcPr>
          <w:p w14:paraId="34183E82" w14:textId="19CB7B42" w:rsidR="00F702EE" w:rsidRPr="00A57119" w:rsidRDefault="00F702EE" w:rsidP="00E92BA0">
            <w:pPr>
              <w:pStyle w:val="GOSTTablenorm"/>
            </w:pPr>
          </w:p>
        </w:tc>
        <w:tc>
          <w:tcPr>
            <w:tcW w:w="1777" w:type="pct"/>
          </w:tcPr>
          <w:p w14:paraId="2122BD9D" w14:textId="202BBCD0" w:rsidR="00F702EE" w:rsidRPr="00A57119" w:rsidRDefault="00F702EE" w:rsidP="00E92BA0">
            <w:pPr>
              <w:pStyle w:val="GOSTTablenorm"/>
            </w:pPr>
            <w:r w:rsidRPr="00A57119">
              <w:t xml:space="preserve">Указывается сумма строки по документу в валюте Российской Федерации, с </w:t>
            </w:r>
            <w:r w:rsidR="00101B19">
              <w:t>точностью 2 знака после запятой</w:t>
            </w:r>
          </w:p>
        </w:tc>
      </w:tr>
    </w:tbl>
    <w:p w14:paraId="3256435D" w14:textId="07A678B7" w:rsidR="005E677A" w:rsidRDefault="005E677A" w:rsidP="005E677A">
      <w:pPr>
        <w:pStyle w:val="51"/>
      </w:pPr>
      <w:bookmarkStart w:id="126" w:name="_Toc226625537"/>
      <w:r w:rsidRPr="00420F5A">
        <w:t>Пример запроса</w:t>
      </w:r>
      <w:r w:rsidRPr="0013499D">
        <w:t xml:space="preserve"> по документу</w:t>
      </w:r>
      <w:r>
        <w:t xml:space="preserve"> </w:t>
      </w:r>
      <w:r w:rsidRPr="001866AB">
        <w:t>«Расчетный документ (входящий)» BSP_DOC_D_001</w:t>
      </w:r>
      <w:bookmarkEnd w:id="126"/>
    </w:p>
    <w:p w14:paraId="27FF358C" w14:textId="77777777" w:rsidR="004245AB" w:rsidRPr="005F7954" w:rsidRDefault="004245AB" w:rsidP="004245AB">
      <w:pPr>
        <w:pStyle w:val="GOSTScript"/>
      </w:pPr>
      <w:r w:rsidRPr="005F7954">
        <w:t>{</w:t>
      </w:r>
    </w:p>
    <w:p w14:paraId="04B61268" w14:textId="77777777" w:rsidR="004245AB" w:rsidRPr="00DD2D77" w:rsidRDefault="004245AB" w:rsidP="004245AB">
      <w:pPr>
        <w:pStyle w:val="GOSTScript"/>
      </w:pPr>
      <w:r w:rsidRPr="00DD2D77">
        <w:t>"header": {</w:t>
      </w:r>
    </w:p>
    <w:p w14:paraId="57ECCB63" w14:textId="77777777" w:rsidR="004245AB" w:rsidRPr="00DD2D77" w:rsidRDefault="004245AB" w:rsidP="004245AB">
      <w:pPr>
        <w:pStyle w:val="GOSTScript"/>
      </w:pPr>
      <w:r w:rsidRPr="00DD2D77">
        <w:tab/>
      </w:r>
      <w:r w:rsidRPr="00DD2D77">
        <w:tab/>
        <w:t>"Source": "RMS",</w:t>
      </w:r>
    </w:p>
    <w:p w14:paraId="32438A3B" w14:textId="77777777" w:rsidR="004245AB" w:rsidRPr="00DD2D77" w:rsidRDefault="004245AB" w:rsidP="004245AB">
      <w:pPr>
        <w:pStyle w:val="GOSTScript"/>
      </w:pPr>
      <w:r w:rsidRPr="00DD2D77">
        <w:tab/>
      </w:r>
      <w:r w:rsidRPr="00DD2D77">
        <w:tab/>
        <w:t>"ReqDateTime": "2023-09-29 10:37:22",</w:t>
      </w:r>
    </w:p>
    <w:p w14:paraId="641AB72C" w14:textId="77777777" w:rsidR="004245AB" w:rsidRPr="00DD2D77" w:rsidRDefault="004245AB" w:rsidP="004245AB">
      <w:pPr>
        <w:pStyle w:val="GOSTScript"/>
      </w:pPr>
      <w:r w:rsidRPr="00DD2D77">
        <w:tab/>
      </w:r>
      <w:r w:rsidRPr="00DD2D77">
        <w:tab/>
        <w:t>"Version": "1.0",</w:t>
      </w:r>
    </w:p>
    <w:p w14:paraId="6FF20699" w14:textId="77777777" w:rsidR="004245AB" w:rsidRPr="00DD2D77" w:rsidRDefault="004245AB" w:rsidP="004245AB">
      <w:pPr>
        <w:pStyle w:val="GOSTScript"/>
      </w:pPr>
      <w:r w:rsidRPr="00DD2D77">
        <w:tab/>
      </w:r>
      <w:r w:rsidRPr="00DD2D77">
        <w:tab/>
        <w:t>"Params": [</w:t>
      </w:r>
    </w:p>
    <w:p w14:paraId="32F3FFD6" w14:textId="77777777" w:rsidR="004245AB" w:rsidRPr="00DD2D77" w:rsidRDefault="004245AB" w:rsidP="004245AB">
      <w:pPr>
        <w:pStyle w:val="GOSTScript"/>
      </w:pPr>
      <w:r w:rsidRPr="00DD2D77">
        <w:tab/>
      </w:r>
      <w:r w:rsidRPr="00DD2D77">
        <w:tab/>
      </w:r>
      <w:r w:rsidRPr="00DD2D77">
        <w:tab/>
        <w:t>{</w:t>
      </w:r>
    </w:p>
    <w:p w14:paraId="55AA9014" w14:textId="77777777" w:rsidR="004245AB" w:rsidRPr="00DD2D77" w:rsidRDefault="004245AB" w:rsidP="004245AB">
      <w:pPr>
        <w:pStyle w:val="GOSTScript"/>
      </w:pPr>
      <w:r w:rsidRPr="00DD2D77">
        <w:tab/>
      </w:r>
      <w:r w:rsidRPr="00DD2D77">
        <w:tab/>
      </w:r>
      <w:r w:rsidRPr="00DD2D77">
        <w:tab/>
      </w:r>
      <w:r w:rsidRPr="00DD2D77">
        <w:tab/>
        <w:t>"param": "example",</w:t>
      </w:r>
    </w:p>
    <w:p w14:paraId="0B663938" w14:textId="77777777" w:rsidR="004245AB" w:rsidRPr="00DD2D77" w:rsidRDefault="004245AB" w:rsidP="004245AB">
      <w:pPr>
        <w:pStyle w:val="GOSTScript"/>
      </w:pPr>
      <w:r w:rsidRPr="00DD2D77">
        <w:tab/>
      </w:r>
      <w:r w:rsidRPr="00DD2D77">
        <w:tab/>
      </w:r>
      <w:r w:rsidRPr="00DD2D77">
        <w:tab/>
      </w:r>
      <w:r w:rsidRPr="00DD2D77">
        <w:tab/>
        <w:t>"value": "01"</w:t>
      </w:r>
    </w:p>
    <w:p w14:paraId="6BADC6AC" w14:textId="77777777" w:rsidR="004245AB" w:rsidRPr="00DD2D77" w:rsidRDefault="004245AB" w:rsidP="004245AB">
      <w:pPr>
        <w:pStyle w:val="GOSTScript"/>
      </w:pPr>
      <w:r w:rsidRPr="00DD2D77">
        <w:tab/>
      </w:r>
      <w:r w:rsidRPr="00DD2D77">
        <w:tab/>
      </w:r>
      <w:r w:rsidRPr="00DD2D77">
        <w:tab/>
        <w:t>}</w:t>
      </w:r>
    </w:p>
    <w:p w14:paraId="04ABB092" w14:textId="77777777" w:rsidR="004245AB" w:rsidRPr="00DD2D77" w:rsidRDefault="004245AB" w:rsidP="004245AB">
      <w:pPr>
        <w:pStyle w:val="GOSTScript"/>
      </w:pPr>
      <w:r w:rsidRPr="00DD2D77">
        <w:tab/>
      </w:r>
      <w:r w:rsidRPr="00DD2D77">
        <w:tab/>
        <w:t>],</w:t>
      </w:r>
    </w:p>
    <w:p w14:paraId="49A17CB9" w14:textId="77777777" w:rsidR="004245AB" w:rsidRPr="00DD2D77" w:rsidRDefault="004245AB" w:rsidP="004245AB">
      <w:pPr>
        <w:pStyle w:val="GOSTScript"/>
      </w:pPr>
      <w:r w:rsidRPr="00DD2D77">
        <w:tab/>
      </w:r>
      <w:r w:rsidRPr="00DD2D77">
        <w:tab/>
        <w:t>"ReqGuid": "b0d4ce5d-2757-4699-948c-cfa72ba94f10",</w:t>
      </w:r>
    </w:p>
    <w:p w14:paraId="533A9B13" w14:textId="77777777" w:rsidR="004245AB" w:rsidRPr="00DD2D77" w:rsidRDefault="004245AB" w:rsidP="004245AB">
      <w:pPr>
        <w:pStyle w:val="GOSTScript"/>
      </w:pPr>
      <w:r w:rsidRPr="00DD2D77">
        <w:tab/>
      </w:r>
      <w:r w:rsidRPr="00DD2D77">
        <w:tab/>
        <w:t>"DocGuid": "0bd90a7c-e339-46ff-ac39-71029ff81370",</w:t>
      </w:r>
    </w:p>
    <w:p w14:paraId="0A5C07E4" w14:textId="77777777" w:rsidR="004245AB" w:rsidRPr="00DD2D77" w:rsidRDefault="004245AB" w:rsidP="004245AB">
      <w:pPr>
        <w:pStyle w:val="GOSTScript"/>
      </w:pPr>
      <w:r w:rsidRPr="00DD2D77">
        <w:tab/>
      </w:r>
      <w:r w:rsidRPr="00DD2D77">
        <w:tab/>
        <w:t>"RequestType": "ACCOUNTING",</w:t>
      </w:r>
    </w:p>
    <w:p w14:paraId="07A75D18" w14:textId="77777777" w:rsidR="004245AB" w:rsidRPr="00DD2D77" w:rsidRDefault="004245AB" w:rsidP="004245AB">
      <w:pPr>
        <w:pStyle w:val="GOSTScript"/>
      </w:pPr>
      <w:r w:rsidRPr="00DD2D77">
        <w:tab/>
      </w:r>
      <w:r w:rsidRPr="00DD2D77">
        <w:tab/>
        <w:t>"Stage": "auth",</w:t>
      </w:r>
    </w:p>
    <w:p w14:paraId="3AAB1C17" w14:textId="77777777" w:rsidR="004245AB" w:rsidRPr="00DD2D77" w:rsidRDefault="004245AB" w:rsidP="004245AB">
      <w:pPr>
        <w:pStyle w:val="GOSTScript"/>
      </w:pPr>
      <w:r w:rsidRPr="00DD2D77">
        <w:tab/>
      </w:r>
      <w:r w:rsidRPr="00DD2D77">
        <w:tab/>
        <w:t>"BalLevContrl": "2",</w:t>
      </w:r>
    </w:p>
    <w:p w14:paraId="516164F0" w14:textId="77777777" w:rsidR="004245AB" w:rsidRPr="00DD2D77" w:rsidRDefault="004245AB" w:rsidP="004245AB">
      <w:pPr>
        <w:pStyle w:val="GOSTScript"/>
      </w:pPr>
      <w:r w:rsidRPr="00DD2D77">
        <w:tab/>
      </w:r>
      <w:r w:rsidRPr="00DD2D77">
        <w:tab/>
        <w:t>"Subject": "6000",</w:t>
      </w:r>
    </w:p>
    <w:p w14:paraId="206A2913" w14:textId="77777777" w:rsidR="004245AB" w:rsidRPr="00DD2D77" w:rsidRDefault="004245AB" w:rsidP="004245AB">
      <w:pPr>
        <w:pStyle w:val="GOSTScript"/>
      </w:pPr>
      <w:r w:rsidRPr="00DD2D77">
        <w:tab/>
      </w:r>
      <w:r w:rsidRPr="00DD2D77">
        <w:tab/>
        <w:t>"TypeDoc": "BSP_DOC_D_001",</w:t>
      </w:r>
    </w:p>
    <w:p w14:paraId="23B6883C" w14:textId="77777777" w:rsidR="004245AB" w:rsidRPr="00DD2D77" w:rsidRDefault="004245AB" w:rsidP="004245AB">
      <w:pPr>
        <w:pStyle w:val="GOSTScript"/>
      </w:pPr>
      <w:r w:rsidRPr="00DD2D77">
        <w:tab/>
      </w:r>
      <w:r w:rsidRPr="00DD2D77">
        <w:tab/>
        <w:t>"SettlementDate": "2023-09-29"</w:t>
      </w:r>
    </w:p>
    <w:p w14:paraId="2C952078" w14:textId="77777777" w:rsidR="004245AB" w:rsidRPr="00DD2D77" w:rsidRDefault="004245AB" w:rsidP="004245AB">
      <w:pPr>
        <w:pStyle w:val="GOSTScript"/>
      </w:pPr>
      <w:r w:rsidRPr="00DD2D77">
        <w:tab/>
        <w:t>},</w:t>
      </w:r>
    </w:p>
    <w:p w14:paraId="700B57AF" w14:textId="77777777" w:rsidR="004245AB" w:rsidRPr="00DD2D77" w:rsidRDefault="004245AB" w:rsidP="004245AB">
      <w:pPr>
        <w:pStyle w:val="GOSTScript"/>
      </w:pPr>
      <w:r w:rsidRPr="00DD2D77">
        <w:tab/>
        <w:t>"document": {</w:t>
      </w:r>
    </w:p>
    <w:p w14:paraId="7E2FC856" w14:textId="77777777" w:rsidR="004245AB" w:rsidRPr="00DD2D77" w:rsidRDefault="004245AB" w:rsidP="004245AB">
      <w:pPr>
        <w:pStyle w:val="GOSTScript"/>
      </w:pPr>
      <w:r w:rsidRPr="00DD2D77">
        <w:tab/>
      </w:r>
      <w:r w:rsidRPr="00DD2D77">
        <w:tab/>
        <w:t>"document_no": "123",</w:t>
      </w:r>
    </w:p>
    <w:p w14:paraId="0A257D83" w14:textId="77777777" w:rsidR="004245AB" w:rsidRPr="00DD2D77" w:rsidRDefault="004245AB" w:rsidP="004245AB">
      <w:pPr>
        <w:pStyle w:val="GOSTScript"/>
      </w:pPr>
      <w:r w:rsidRPr="00DD2D77">
        <w:tab/>
      </w:r>
      <w:r w:rsidRPr="00DD2D77">
        <w:tab/>
        <w:t>"document_date": "2023-09-12",</w:t>
      </w:r>
    </w:p>
    <w:p w14:paraId="5B4CBE37" w14:textId="77777777" w:rsidR="004245AB" w:rsidRPr="00DD2D77" w:rsidRDefault="004245AB" w:rsidP="004245AB">
      <w:pPr>
        <w:pStyle w:val="GOSTScript"/>
      </w:pPr>
      <w:r w:rsidRPr="00DD2D77">
        <w:tab/>
      </w:r>
      <w:r w:rsidRPr="00DD2D77">
        <w:tab/>
        <w:t>"document_type": "</w:t>
      </w:r>
      <w:r w:rsidRPr="006B0737">
        <w:t>ЭДВ</w:t>
      </w:r>
      <w:r w:rsidRPr="00DD2D77">
        <w:t>",</w:t>
      </w:r>
    </w:p>
    <w:p w14:paraId="2A2A2397" w14:textId="77777777" w:rsidR="004245AB" w:rsidRPr="00DD2D77" w:rsidRDefault="004245AB" w:rsidP="004245AB">
      <w:pPr>
        <w:pStyle w:val="GOSTScript"/>
      </w:pPr>
      <w:r w:rsidRPr="00DD2D77">
        <w:lastRenderedPageBreak/>
        <w:tab/>
      </w:r>
      <w:r w:rsidRPr="00DD2D77">
        <w:tab/>
        <w:t>"basis_document_kind": "ED101",</w:t>
      </w:r>
    </w:p>
    <w:p w14:paraId="2DA42901" w14:textId="77777777" w:rsidR="004245AB" w:rsidRDefault="004245AB" w:rsidP="004245AB">
      <w:pPr>
        <w:pStyle w:val="GOSTScript"/>
      </w:pPr>
      <w:r>
        <w:tab/>
      </w:r>
      <w:r>
        <w:tab/>
        <w:t>"counterparty_bank_account":</w:t>
      </w:r>
      <w:r w:rsidRPr="009B297F">
        <w:t xml:space="preserve"> "",</w:t>
      </w:r>
    </w:p>
    <w:p w14:paraId="0DC5DA57" w14:textId="77777777" w:rsidR="004245AB" w:rsidRDefault="004245AB" w:rsidP="004245AB">
      <w:pPr>
        <w:pStyle w:val="GOSTScript"/>
      </w:pPr>
      <w:r w:rsidRPr="006B0737">
        <w:tab/>
      </w:r>
      <w:r w:rsidRPr="006B0737">
        <w:tab/>
        <w:t>"counterparty_tofk_code":</w:t>
      </w:r>
      <w:r>
        <w:t xml:space="preserve"> "",</w:t>
      </w:r>
    </w:p>
    <w:p w14:paraId="7A560050" w14:textId="77777777" w:rsidR="004245AB" w:rsidRPr="006B0737" w:rsidRDefault="004245AB" w:rsidP="004245AB">
      <w:pPr>
        <w:pStyle w:val="GOSTScript"/>
      </w:pPr>
      <w:r w:rsidRPr="001C252D">
        <w:tab/>
      </w:r>
      <w:r w:rsidRPr="001C252D">
        <w:tab/>
      </w:r>
      <w:r w:rsidRPr="006B0737">
        <w:t>"doc_guid_nvs": "",</w:t>
      </w:r>
    </w:p>
    <w:p w14:paraId="5056EC8E" w14:textId="77777777" w:rsidR="004245AB" w:rsidRPr="006B0737" w:rsidRDefault="004245AB" w:rsidP="004245AB">
      <w:pPr>
        <w:pStyle w:val="GOSTScript"/>
      </w:pPr>
      <w:r w:rsidRPr="006B0737">
        <w:tab/>
      </w:r>
      <w:r w:rsidRPr="006B0737">
        <w:tab/>
        <w:t>"recipient": {</w:t>
      </w:r>
    </w:p>
    <w:p w14:paraId="31BDE837" w14:textId="5991043B" w:rsidR="004245AB" w:rsidRDefault="004245AB" w:rsidP="004245AB">
      <w:pPr>
        <w:pStyle w:val="GOSTScript"/>
      </w:pPr>
      <w:r w:rsidRPr="006B0737">
        <w:tab/>
      </w:r>
      <w:r w:rsidRPr="006B0737">
        <w:tab/>
      </w:r>
      <w:r w:rsidRPr="006B0737">
        <w:tab/>
      </w:r>
      <w:r w:rsidRPr="00B6369E">
        <w:t xml:space="preserve">"bank_corr_account": </w:t>
      </w:r>
      <w:r w:rsidR="00364ECF" w:rsidRPr="009B297F">
        <w:t>"</w:t>
      </w:r>
      <w:r w:rsidRPr="00DD02D5">
        <w:t>40102810845370000052</w:t>
      </w:r>
      <w:r w:rsidRPr="009B297F">
        <w:t>",</w:t>
      </w:r>
    </w:p>
    <w:p w14:paraId="5D825DA5" w14:textId="551493D8" w:rsidR="004245AB" w:rsidRDefault="004245AB" w:rsidP="004245AB">
      <w:pPr>
        <w:pStyle w:val="GOSTScript"/>
      </w:pPr>
      <w:r w:rsidRPr="006B0737">
        <w:tab/>
      </w:r>
      <w:r w:rsidRPr="006B0737">
        <w:tab/>
      </w:r>
      <w:r w:rsidRPr="006B0737">
        <w:tab/>
      </w:r>
      <w:r>
        <w:t>"</w:t>
      </w:r>
      <w:r w:rsidRPr="009A4AC0">
        <w:t>bank_corr_account_tofk_code</w:t>
      </w:r>
      <w:r>
        <w:t>": "60",</w:t>
      </w:r>
    </w:p>
    <w:p w14:paraId="6D4F70B5" w14:textId="77777777" w:rsidR="004245AB" w:rsidRPr="009A4AC0" w:rsidRDefault="004245AB" w:rsidP="004245AB">
      <w:pPr>
        <w:pStyle w:val="GOSTScript"/>
      </w:pPr>
      <w:r w:rsidRPr="006B0737">
        <w:tab/>
      </w:r>
      <w:r w:rsidRPr="006B0737">
        <w:tab/>
      </w:r>
      <w:r w:rsidRPr="006B0737">
        <w:tab/>
      </w:r>
      <w:r w:rsidRPr="009A4AC0">
        <w:t>"treasury_account": "</w:t>
      </w:r>
      <w:r w:rsidRPr="00DD02D5">
        <w:t>03100643000000016000</w:t>
      </w:r>
      <w:r w:rsidRPr="009A4AC0">
        <w:t>",</w:t>
      </w:r>
    </w:p>
    <w:p w14:paraId="1BA3D3EE" w14:textId="77777777" w:rsidR="004245AB" w:rsidRDefault="004245AB" w:rsidP="004245AB">
      <w:pPr>
        <w:pStyle w:val="GOSTScript"/>
      </w:pPr>
      <w:r w:rsidRPr="006B0737">
        <w:tab/>
      </w:r>
      <w:r w:rsidRPr="006B0737">
        <w:tab/>
      </w:r>
      <w:r w:rsidRPr="006B0737">
        <w:tab/>
      </w:r>
      <w:r w:rsidRPr="009A4AC0">
        <w:t xml:space="preserve"> "account": "</w:t>
      </w:r>
      <w:r w:rsidRPr="00FE19DF">
        <w:t>04601110030</w:t>
      </w:r>
      <w:r w:rsidRPr="009A4AC0">
        <w:t>",</w:t>
      </w:r>
    </w:p>
    <w:p w14:paraId="770614D2" w14:textId="77777777" w:rsidR="004245AB" w:rsidRDefault="004245AB" w:rsidP="004245AB">
      <w:pPr>
        <w:pStyle w:val="GOSTScript"/>
      </w:pPr>
      <w:r w:rsidRPr="006B0737">
        <w:tab/>
      </w:r>
      <w:r w:rsidRPr="006B0737">
        <w:tab/>
      </w:r>
      <w:r w:rsidRPr="006B0737">
        <w:tab/>
      </w:r>
      <w:r w:rsidRPr="009A4AC0">
        <w:t>"account_tofk_code": "6000",</w:t>
      </w:r>
    </w:p>
    <w:p w14:paraId="3F59A171" w14:textId="77777777" w:rsidR="004245AB" w:rsidRDefault="004245AB" w:rsidP="004245AB">
      <w:pPr>
        <w:pStyle w:val="GOSTScript"/>
      </w:pPr>
      <w:r w:rsidRPr="006B0737">
        <w:tab/>
      </w:r>
      <w:r w:rsidRPr="006B0737">
        <w:tab/>
      </w:r>
      <w:r w:rsidRPr="006B0737">
        <w:tab/>
      </w:r>
      <w:r w:rsidRPr="009A4AC0">
        <w:t>"account_additional": "</w:t>
      </w:r>
      <w:r w:rsidRPr="00FE19DF">
        <w:t>03601110030</w:t>
      </w:r>
      <w:r w:rsidRPr="009A4AC0">
        <w:t>",</w:t>
      </w:r>
    </w:p>
    <w:p w14:paraId="6C934E48" w14:textId="2B5C35E9" w:rsidR="004245AB" w:rsidRPr="0060702A" w:rsidRDefault="004245AB" w:rsidP="004245AB">
      <w:pPr>
        <w:pStyle w:val="GOSTScript"/>
      </w:pPr>
      <w:r w:rsidRPr="006B0737">
        <w:tab/>
      </w:r>
      <w:r w:rsidRPr="006B0737">
        <w:tab/>
      </w:r>
      <w:r w:rsidRPr="006B0737">
        <w:tab/>
      </w:r>
      <w:r w:rsidRPr="009A4AC0">
        <w:t>"oktmo": "</w:t>
      </w:r>
      <w:r w:rsidRPr="00DD02D5">
        <w:t>63000000</w:t>
      </w:r>
      <w:r w:rsidRPr="009A4AC0">
        <w:t>"</w:t>
      </w:r>
      <w:r w:rsidR="00364ECF" w:rsidRPr="002A6B06">
        <w:t>,</w:t>
      </w:r>
    </w:p>
    <w:p w14:paraId="6A2EFF03" w14:textId="77777777" w:rsidR="004245AB" w:rsidRDefault="004245AB" w:rsidP="004245AB">
      <w:pPr>
        <w:pStyle w:val="GOSTScript"/>
      </w:pPr>
      <w:r w:rsidRPr="006B0737">
        <w:tab/>
      </w:r>
      <w:r w:rsidRPr="006B0737">
        <w:tab/>
      </w:r>
      <w:r w:rsidRPr="006B0737">
        <w:tab/>
      </w:r>
      <w:r w:rsidRPr="009A4AC0">
        <w:t>"bcc": "</w:t>
      </w:r>
      <w:r w:rsidRPr="00FE19DF">
        <w:t>32011402052100000410</w:t>
      </w:r>
      <w:r>
        <w:t>",</w:t>
      </w:r>
    </w:p>
    <w:p w14:paraId="27FA14CC" w14:textId="77777777" w:rsidR="004245AB" w:rsidRPr="009A4AC0" w:rsidRDefault="004245AB" w:rsidP="004245AB">
      <w:pPr>
        <w:pStyle w:val="GOSTScript"/>
      </w:pPr>
      <w:r w:rsidRPr="006B0737">
        <w:tab/>
      </w:r>
      <w:r w:rsidRPr="006B0737">
        <w:tab/>
      </w:r>
      <w:r w:rsidRPr="006B0737">
        <w:tab/>
      </w:r>
      <w:r w:rsidRPr="009A4AC0">
        <w:t>"type_b</w:t>
      </w:r>
      <w:r>
        <w:t>cc</w:t>
      </w:r>
      <w:r w:rsidRPr="009A4AC0" w:rsidDel="00871BE9">
        <w:t xml:space="preserve"> </w:t>
      </w:r>
      <w:r w:rsidRPr="009A4AC0">
        <w:t>": "20",</w:t>
      </w:r>
    </w:p>
    <w:p w14:paraId="3FFC8F81" w14:textId="77777777" w:rsidR="004245AB" w:rsidRPr="00B6369E" w:rsidRDefault="004245AB" w:rsidP="004245AB">
      <w:pPr>
        <w:pStyle w:val="GOSTScript"/>
      </w:pPr>
      <w:r w:rsidRPr="00B6369E">
        <w:tab/>
      </w:r>
      <w:r w:rsidRPr="00B6369E">
        <w:tab/>
      </w:r>
      <w:r w:rsidRPr="00B6369E">
        <w:tab/>
        <w:t>"entries": [</w:t>
      </w:r>
    </w:p>
    <w:p w14:paraId="571A26F2" w14:textId="77777777" w:rsidR="004245AB" w:rsidRPr="00B6369E" w:rsidRDefault="004245AB" w:rsidP="004245AB">
      <w:pPr>
        <w:pStyle w:val="GOSTScript"/>
      </w:pPr>
      <w:r w:rsidRPr="00B6369E">
        <w:tab/>
      </w:r>
      <w:r w:rsidRPr="00B6369E">
        <w:tab/>
      </w:r>
      <w:r w:rsidRPr="00B6369E">
        <w:tab/>
      </w:r>
      <w:r w:rsidRPr="00B6369E">
        <w:tab/>
        <w:t>{</w:t>
      </w:r>
    </w:p>
    <w:p w14:paraId="2154FF03" w14:textId="77777777" w:rsidR="004245AB" w:rsidRPr="00B6369E" w:rsidRDefault="004245AB" w:rsidP="004245AB">
      <w:pPr>
        <w:pStyle w:val="GOSTScript"/>
      </w:pPr>
      <w:r w:rsidRPr="00B6369E">
        <w:tab/>
      </w:r>
      <w:r w:rsidRPr="00B6369E">
        <w:tab/>
      </w:r>
      <w:r w:rsidRPr="00B6369E">
        <w:tab/>
      </w:r>
      <w:r w:rsidRPr="00B6369E">
        <w:tab/>
      </w:r>
      <w:r w:rsidRPr="00B6369E">
        <w:tab/>
        <w:t>"line_id": "b0d4ce5d-2757-4699-948c-cfa72ba94f10",</w:t>
      </w:r>
    </w:p>
    <w:p w14:paraId="54C7DB8C" w14:textId="77777777" w:rsidR="004245AB" w:rsidRPr="00B6369E" w:rsidRDefault="004245AB" w:rsidP="004245AB">
      <w:pPr>
        <w:pStyle w:val="GOSTScript"/>
      </w:pPr>
      <w:r w:rsidRPr="00B6369E">
        <w:tab/>
      </w:r>
      <w:r w:rsidRPr="00B6369E">
        <w:tab/>
      </w:r>
      <w:r w:rsidRPr="00B6369E">
        <w:tab/>
      </w:r>
      <w:r w:rsidRPr="00B6369E">
        <w:tab/>
      </w:r>
      <w:r w:rsidRPr="00B6369E">
        <w:tab/>
        <w:t>"analytical_group": "1234567890100236789012302",</w:t>
      </w:r>
    </w:p>
    <w:p w14:paraId="123E7250" w14:textId="77777777" w:rsidR="004245AB" w:rsidRPr="00B6369E" w:rsidRDefault="004245AB" w:rsidP="004245AB">
      <w:pPr>
        <w:pStyle w:val="GOSTScript"/>
      </w:pPr>
      <w:r w:rsidRPr="00B6369E">
        <w:tab/>
      </w:r>
      <w:r w:rsidRPr="00B6369E">
        <w:tab/>
      </w:r>
      <w:r w:rsidRPr="00B6369E">
        <w:tab/>
      </w:r>
      <w:r w:rsidRPr="00B6369E">
        <w:tab/>
      </w:r>
      <w:r w:rsidRPr="00B6369E">
        <w:tab/>
        <w:t>"amount": 100.0</w:t>
      </w:r>
    </w:p>
    <w:p w14:paraId="00B4227C" w14:textId="77777777" w:rsidR="004245AB" w:rsidRPr="00B6369E" w:rsidRDefault="004245AB" w:rsidP="004245AB">
      <w:pPr>
        <w:pStyle w:val="GOSTScript"/>
      </w:pPr>
      <w:r w:rsidRPr="00B6369E">
        <w:tab/>
      </w:r>
      <w:r w:rsidRPr="00B6369E">
        <w:tab/>
      </w:r>
      <w:r w:rsidRPr="00B6369E">
        <w:tab/>
      </w:r>
      <w:r w:rsidRPr="00B6369E">
        <w:tab/>
        <w:t>},</w:t>
      </w:r>
    </w:p>
    <w:p w14:paraId="199BA419" w14:textId="77777777" w:rsidR="004245AB" w:rsidRPr="00B6369E" w:rsidRDefault="004245AB" w:rsidP="004245AB">
      <w:pPr>
        <w:pStyle w:val="GOSTScript"/>
      </w:pPr>
      <w:r w:rsidRPr="00B6369E">
        <w:tab/>
      </w:r>
      <w:r w:rsidRPr="00B6369E">
        <w:tab/>
      </w:r>
      <w:r w:rsidRPr="00B6369E">
        <w:tab/>
      </w:r>
      <w:r w:rsidRPr="00B6369E">
        <w:tab/>
        <w:t>{</w:t>
      </w:r>
    </w:p>
    <w:p w14:paraId="02F31DA4" w14:textId="77777777" w:rsidR="004245AB" w:rsidRPr="00B6369E" w:rsidRDefault="004245AB" w:rsidP="004245AB">
      <w:pPr>
        <w:pStyle w:val="GOSTScript"/>
      </w:pPr>
      <w:r w:rsidRPr="00B6369E">
        <w:tab/>
      </w:r>
      <w:r w:rsidRPr="00B6369E">
        <w:tab/>
      </w:r>
      <w:r w:rsidRPr="00B6369E">
        <w:tab/>
      </w:r>
      <w:r w:rsidRPr="00B6369E">
        <w:tab/>
      </w:r>
      <w:r w:rsidRPr="00B6369E">
        <w:tab/>
        <w:t>"line_id": "b0d4ce5d-2757-4699-948c-cfa72ba94f11",</w:t>
      </w:r>
    </w:p>
    <w:p w14:paraId="43C4D14A" w14:textId="77777777" w:rsidR="004245AB" w:rsidRPr="00536138" w:rsidRDefault="004245AB" w:rsidP="004245AB">
      <w:pPr>
        <w:pStyle w:val="GOSTScript"/>
      </w:pPr>
      <w:r w:rsidRPr="00B6369E">
        <w:tab/>
      </w:r>
      <w:r w:rsidRPr="00B6369E">
        <w:tab/>
      </w:r>
      <w:r w:rsidRPr="00B6369E">
        <w:tab/>
      </w:r>
      <w:r w:rsidRPr="00B6369E">
        <w:tab/>
      </w:r>
      <w:r w:rsidRPr="00B6369E">
        <w:tab/>
      </w:r>
      <w:r w:rsidRPr="00536138">
        <w:t>"</w:t>
      </w:r>
      <w:r w:rsidRPr="006B0737">
        <w:t>amount</w:t>
      </w:r>
      <w:r w:rsidRPr="00536138">
        <w:t>": 200.0</w:t>
      </w:r>
    </w:p>
    <w:p w14:paraId="709DE8A0" w14:textId="77777777" w:rsidR="004245AB" w:rsidRPr="00536138" w:rsidRDefault="004245AB" w:rsidP="004245AB">
      <w:pPr>
        <w:pStyle w:val="GOSTScript"/>
      </w:pPr>
      <w:r w:rsidRPr="00536138">
        <w:tab/>
      </w:r>
      <w:r w:rsidRPr="00536138">
        <w:tab/>
      </w:r>
      <w:r w:rsidRPr="00536138">
        <w:tab/>
      </w:r>
      <w:r w:rsidRPr="00536138">
        <w:tab/>
        <w:t>}</w:t>
      </w:r>
    </w:p>
    <w:p w14:paraId="74F22806" w14:textId="77777777" w:rsidR="004245AB" w:rsidRPr="00536138" w:rsidRDefault="004245AB" w:rsidP="004245AB">
      <w:pPr>
        <w:pStyle w:val="GOSTScript"/>
      </w:pPr>
      <w:r w:rsidRPr="00536138">
        <w:tab/>
      </w:r>
      <w:r w:rsidRPr="00536138">
        <w:tab/>
      </w:r>
      <w:r w:rsidRPr="00536138">
        <w:tab/>
        <w:t>]</w:t>
      </w:r>
    </w:p>
    <w:p w14:paraId="08F66F96" w14:textId="77777777" w:rsidR="004245AB" w:rsidRPr="00536138" w:rsidRDefault="004245AB" w:rsidP="004245AB">
      <w:pPr>
        <w:pStyle w:val="GOSTScript"/>
      </w:pPr>
      <w:r w:rsidRPr="00536138">
        <w:tab/>
      </w:r>
      <w:r w:rsidRPr="00536138">
        <w:tab/>
        <w:t>}</w:t>
      </w:r>
    </w:p>
    <w:p w14:paraId="71237547" w14:textId="77777777" w:rsidR="004245AB" w:rsidRPr="00536138" w:rsidRDefault="004245AB" w:rsidP="004245AB">
      <w:pPr>
        <w:pStyle w:val="GOSTScript"/>
      </w:pPr>
      <w:r w:rsidRPr="00536138">
        <w:tab/>
        <w:t>}</w:t>
      </w:r>
    </w:p>
    <w:p w14:paraId="1B837E5E" w14:textId="78570FF0" w:rsidR="005E677A" w:rsidRPr="005E677A" w:rsidRDefault="004245AB" w:rsidP="004245AB">
      <w:pPr>
        <w:pStyle w:val="GOSTScript"/>
      </w:pPr>
      <w:r w:rsidRPr="00536138">
        <w:t>}</w:t>
      </w:r>
    </w:p>
    <w:p w14:paraId="622B7FC9" w14:textId="13438B07" w:rsidR="00ED204B" w:rsidRPr="00ED204B" w:rsidRDefault="00ED204B" w:rsidP="00ED204B">
      <w:pPr>
        <w:pStyle w:val="41"/>
      </w:pPr>
      <w:bookmarkStart w:id="127" w:name="_Ref195712932"/>
      <w:bookmarkStart w:id="128" w:name="_Toc226625538"/>
      <w:r w:rsidRPr="00ED204B">
        <w:lastRenderedPageBreak/>
        <w:t>«Поручение о перечислении на счет/Требование получателя платежа (входящий)</w:t>
      </w:r>
      <w:r>
        <w:t>»</w:t>
      </w:r>
      <w:r w:rsidRPr="00ED204B">
        <w:t xml:space="preserve"> BSP_DOC_D_002 (Document)</w:t>
      </w:r>
      <w:bookmarkEnd w:id="127"/>
      <w:bookmarkEnd w:id="128"/>
    </w:p>
    <w:p w14:paraId="39D23FE6" w14:textId="547277C1" w:rsidR="00ED204B" w:rsidRPr="004C328C" w:rsidRDefault="00ED204B" w:rsidP="00ED204B">
      <w:pPr>
        <w:pStyle w:val="51"/>
      </w:pPr>
      <w:bookmarkStart w:id="129" w:name="_Toc226625539"/>
      <w:r w:rsidRPr="00601F01">
        <w:t>Перечень параметров тела запроса (Document) по документу</w:t>
      </w:r>
      <w:r>
        <w:t xml:space="preserve"> </w:t>
      </w:r>
      <w:r w:rsidRPr="00ED204B">
        <w:t>«Поручение о перечислении на счет/Требование получателя платежа (входящий)</w:t>
      </w:r>
      <w:r>
        <w:t>»</w:t>
      </w:r>
      <w:r w:rsidRPr="00ED204B">
        <w:t xml:space="preserve"> BSP_DOC_D_002</w:t>
      </w:r>
      <w:bookmarkEnd w:id="129"/>
    </w:p>
    <w:p w14:paraId="26A1172F" w14:textId="08A524D9" w:rsidR="00ED204B" w:rsidRDefault="000A24E5" w:rsidP="00ED204B">
      <w:pPr>
        <w:pStyle w:val="GOSTNameTable"/>
      </w:pPr>
      <w:r>
        <w:rPr>
          <w:noProof/>
        </w:rPr>
        <w:fldChar w:fldCharType="begin"/>
      </w:r>
      <w:r>
        <w:rPr>
          <w:noProof/>
        </w:rPr>
        <w:instrText xml:space="preserve"> SEQ Таблица \* ARABIC </w:instrText>
      </w:r>
      <w:r>
        <w:rPr>
          <w:noProof/>
        </w:rPr>
        <w:fldChar w:fldCharType="separate"/>
      </w:r>
      <w:bookmarkStart w:id="130" w:name="_Toc226625604"/>
      <w:r w:rsidR="001C3732">
        <w:rPr>
          <w:noProof/>
        </w:rPr>
        <w:t>5</w:t>
      </w:r>
      <w:r>
        <w:rPr>
          <w:noProof/>
        </w:rPr>
        <w:fldChar w:fldCharType="end"/>
      </w:r>
      <w:r w:rsidR="00ED204B">
        <w:t xml:space="preserve"> </w:t>
      </w:r>
      <w:r w:rsidR="00C96D5C" w:rsidRPr="00A57119">
        <w:rPr>
          <w:szCs w:val="22"/>
        </w:rPr>
        <w:t>–</w:t>
      </w:r>
      <w:r w:rsidR="00ED204B">
        <w:t xml:space="preserve"> </w:t>
      </w:r>
      <w:r w:rsidR="00ED204B" w:rsidRPr="00AB07F2">
        <w:t>Параметры запроса на подбор / сторнирование / переформирование записей учета по документу</w:t>
      </w:r>
      <w:r w:rsidR="00ED204B">
        <w:t xml:space="preserve"> </w:t>
      </w:r>
      <w:r w:rsidR="00ED204B" w:rsidRPr="00ED204B">
        <w:t>«Поручение о перечислении на счет/Требование получателя платежа (входящий)</w:t>
      </w:r>
      <w:r w:rsidR="00ED204B">
        <w:t>»</w:t>
      </w:r>
      <w:r w:rsidR="00ED204B" w:rsidRPr="00ED204B">
        <w:t xml:space="preserve"> BSP_DOC_D_002</w:t>
      </w:r>
      <w:bookmarkEnd w:id="130"/>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C042D7" w:rsidRPr="00A57119" w14:paraId="34F9640B" w14:textId="77777777" w:rsidTr="00A02A30">
        <w:trPr>
          <w:cnfStyle w:val="100000000000" w:firstRow="1" w:lastRow="0" w:firstColumn="0" w:lastColumn="0" w:oddVBand="0" w:evenVBand="0" w:oddHBand="0" w:evenHBand="0" w:firstRowFirstColumn="0" w:firstRowLastColumn="0" w:lastRowFirstColumn="0" w:lastRowLastColumn="0"/>
        </w:trPr>
        <w:tc>
          <w:tcPr>
            <w:tcW w:w="1120" w:type="pct"/>
          </w:tcPr>
          <w:p w14:paraId="69632A90" w14:textId="5FD2BEA0" w:rsidR="00C042D7" w:rsidRPr="00A57119" w:rsidRDefault="00C042D7" w:rsidP="00ED204B">
            <w:pPr>
              <w:pStyle w:val="GOSTTableHead"/>
            </w:pPr>
            <w:r w:rsidRPr="00A57119">
              <w:t>Наименование параметра</w:t>
            </w:r>
          </w:p>
        </w:tc>
        <w:tc>
          <w:tcPr>
            <w:tcW w:w="795" w:type="pct"/>
          </w:tcPr>
          <w:p w14:paraId="1C64B9D2" w14:textId="32E7E0C9" w:rsidR="00C042D7" w:rsidRPr="00A57119" w:rsidRDefault="00C042D7" w:rsidP="00ED204B">
            <w:pPr>
              <w:pStyle w:val="GOSTTableHead"/>
              <w:rPr>
                <w:lang w:val="en-US"/>
              </w:rPr>
            </w:pPr>
            <w:r w:rsidRPr="00A57119">
              <w:t>Название тэга</w:t>
            </w:r>
          </w:p>
        </w:tc>
        <w:tc>
          <w:tcPr>
            <w:tcW w:w="560" w:type="pct"/>
          </w:tcPr>
          <w:p w14:paraId="5F396928" w14:textId="04A73EA3" w:rsidR="00C042D7" w:rsidRPr="00A57119" w:rsidRDefault="00C042D7" w:rsidP="00ED204B">
            <w:pPr>
              <w:pStyle w:val="GOSTTableHead"/>
            </w:pPr>
            <w:r w:rsidRPr="00A57119">
              <w:t>Тип данных</w:t>
            </w:r>
          </w:p>
        </w:tc>
        <w:tc>
          <w:tcPr>
            <w:tcW w:w="374" w:type="pct"/>
          </w:tcPr>
          <w:p w14:paraId="38840264" w14:textId="1F1AAEDC" w:rsidR="00C042D7" w:rsidRPr="00A57119" w:rsidRDefault="00C042D7" w:rsidP="00ED204B">
            <w:pPr>
              <w:pStyle w:val="GOSTTableHead"/>
            </w:pPr>
            <w:r w:rsidRPr="00A57119">
              <w:t>Обязательность</w:t>
            </w:r>
          </w:p>
        </w:tc>
        <w:tc>
          <w:tcPr>
            <w:tcW w:w="374" w:type="pct"/>
          </w:tcPr>
          <w:p w14:paraId="3B5C8E85" w14:textId="5DB2F7E0" w:rsidR="00C042D7" w:rsidRPr="00A57119" w:rsidRDefault="00C042D7" w:rsidP="00ED204B">
            <w:pPr>
              <w:pStyle w:val="GOSTTableHead"/>
            </w:pPr>
            <w:r w:rsidRPr="00A57119">
              <w:t>Размерность</w:t>
            </w:r>
          </w:p>
        </w:tc>
        <w:tc>
          <w:tcPr>
            <w:tcW w:w="1777" w:type="pct"/>
          </w:tcPr>
          <w:p w14:paraId="68D45623" w14:textId="35DC30EE" w:rsidR="00C042D7" w:rsidRPr="00A57119" w:rsidRDefault="00C042D7" w:rsidP="00ED204B">
            <w:pPr>
              <w:pStyle w:val="GOSTTableHead"/>
            </w:pPr>
            <w:r w:rsidRPr="00A57119">
              <w:t>Описание</w:t>
            </w:r>
          </w:p>
        </w:tc>
      </w:tr>
      <w:tr w:rsidR="00C042D7" w:rsidRPr="00A57119" w14:paraId="5461A987" w14:textId="77777777" w:rsidTr="00A02A30">
        <w:tc>
          <w:tcPr>
            <w:tcW w:w="5000" w:type="pct"/>
            <w:gridSpan w:val="6"/>
          </w:tcPr>
          <w:p w14:paraId="1308D1B4" w14:textId="51B2E692" w:rsidR="00C042D7" w:rsidRPr="00A57119" w:rsidRDefault="00C042D7" w:rsidP="00C042D7">
            <w:pPr>
              <w:suppressAutoHyphens/>
              <w:ind w:firstLine="30"/>
              <w:jc w:val="center"/>
              <w:rPr>
                <w:b/>
                <w:sz w:val="22"/>
                <w:szCs w:val="22"/>
              </w:rPr>
            </w:pPr>
            <w:r w:rsidRPr="00A57119">
              <w:rPr>
                <w:b/>
                <w:sz w:val="22"/>
                <w:szCs w:val="22"/>
              </w:rPr>
              <w:t>Поручение о перечислении на счет/Требование получателя платежа (входящий) B</w:t>
            </w:r>
            <w:r w:rsidRPr="00A57119">
              <w:rPr>
                <w:b/>
                <w:sz w:val="22"/>
                <w:szCs w:val="22"/>
                <w:lang w:val="en-US"/>
              </w:rPr>
              <w:t>SP</w:t>
            </w:r>
            <w:r w:rsidRPr="00A57119">
              <w:rPr>
                <w:b/>
                <w:sz w:val="22"/>
                <w:szCs w:val="22"/>
              </w:rPr>
              <w:t>_DOC_D_002 (Document)</w:t>
            </w:r>
          </w:p>
        </w:tc>
      </w:tr>
      <w:tr w:rsidR="00C042D7" w:rsidRPr="00A57119" w14:paraId="08DB9ACF" w14:textId="77777777" w:rsidTr="00A02A30">
        <w:tc>
          <w:tcPr>
            <w:tcW w:w="1120" w:type="pct"/>
          </w:tcPr>
          <w:p w14:paraId="75F3B949" w14:textId="0DD00EDD" w:rsidR="00C042D7" w:rsidRPr="00A57119" w:rsidRDefault="00C042D7" w:rsidP="00021606">
            <w:pPr>
              <w:pStyle w:val="GOSTTablenorm"/>
            </w:pPr>
            <w:r w:rsidRPr="00A57119">
              <w:t>Номер документа</w:t>
            </w:r>
          </w:p>
        </w:tc>
        <w:tc>
          <w:tcPr>
            <w:tcW w:w="795" w:type="pct"/>
          </w:tcPr>
          <w:p w14:paraId="22181BFC" w14:textId="4E4AFC15" w:rsidR="00C042D7" w:rsidRPr="00A57119" w:rsidRDefault="00C042D7" w:rsidP="00021606">
            <w:pPr>
              <w:pStyle w:val="GOSTTablenorm"/>
            </w:pPr>
            <w:r w:rsidRPr="00A57119">
              <w:t>document_no</w:t>
            </w:r>
          </w:p>
        </w:tc>
        <w:tc>
          <w:tcPr>
            <w:tcW w:w="560" w:type="pct"/>
          </w:tcPr>
          <w:p w14:paraId="11F64CC5" w14:textId="2016966C" w:rsidR="00C042D7" w:rsidRPr="00A57119" w:rsidRDefault="00C042D7" w:rsidP="00021606">
            <w:pPr>
              <w:pStyle w:val="GOSTTablenorm"/>
            </w:pPr>
            <w:r w:rsidRPr="00A57119">
              <w:t>Строка</w:t>
            </w:r>
          </w:p>
        </w:tc>
        <w:tc>
          <w:tcPr>
            <w:tcW w:w="374" w:type="pct"/>
          </w:tcPr>
          <w:p w14:paraId="30EBDA37" w14:textId="5B2A1EDC" w:rsidR="00C042D7" w:rsidRPr="00A57119" w:rsidRDefault="00C042D7" w:rsidP="00021606">
            <w:pPr>
              <w:pStyle w:val="GOSTTablenorm"/>
            </w:pPr>
            <w:r w:rsidRPr="00A57119">
              <w:t>Да</w:t>
            </w:r>
          </w:p>
        </w:tc>
        <w:tc>
          <w:tcPr>
            <w:tcW w:w="374" w:type="pct"/>
          </w:tcPr>
          <w:p w14:paraId="631F2FBE" w14:textId="79EEC9BE" w:rsidR="00C042D7" w:rsidRPr="00A57119" w:rsidRDefault="00C042D7" w:rsidP="00021606">
            <w:pPr>
              <w:pStyle w:val="GOSTTablenorm"/>
            </w:pPr>
            <w:r w:rsidRPr="00A57119">
              <w:t>&lt;=</w:t>
            </w:r>
            <w:r w:rsidRPr="00A57119">
              <w:rPr>
                <w:lang w:val="en-US"/>
              </w:rPr>
              <w:t>1</w:t>
            </w:r>
            <w:r w:rsidRPr="00A57119">
              <w:t>5</w:t>
            </w:r>
          </w:p>
        </w:tc>
        <w:tc>
          <w:tcPr>
            <w:tcW w:w="1777" w:type="pct"/>
          </w:tcPr>
          <w:p w14:paraId="3E777BF7" w14:textId="0520E41B" w:rsidR="00C042D7" w:rsidRPr="00A57119" w:rsidRDefault="00101B19" w:rsidP="00021606">
            <w:pPr>
              <w:pStyle w:val="GOSTTablenorm"/>
            </w:pPr>
            <w:r>
              <w:t>Указывается номер документа</w:t>
            </w:r>
          </w:p>
        </w:tc>
      </w:tr>
      <w:tr w:rsidR="00C042D7" w:rsidRPr="00A57119" w14:paraId="20821A19" w14:textId="77777777" w:rsidTr="00A02A30">
        <w:tc>
          <w:tcPr>
            <w:tcW w:w="1120" w:type="pct"/>
          </w:tcPr>
          <w:p w14:paraId="7189421D" w14:textId="58BE6679" w:rsidR="00C042D7" w:rsidRPr="00A57119" w:rsidRDefault="00C042D7" w:rsidP="00021606">
            <w:pPr>
              <w:pStyle w:val="GOSTTablenorm"/>
            </w:pPr>
            <w:r w:rsidRPr="00A57119">
              <w:t>Дата документа</w:t>
            </w:r>
          </w:p>
        </w:tc>
        <w:tc>
          <w:tcPr>
            <w:tcW w:w="795" w:type="pct"/>
          </w:tcPr>
          <w:p w14:paraId="39BA5224" w14:textId="1B6E11E4" w:rsidR="00C042D7" w:rsidRPr="00A57119" w:rsidRDefault="00C042D7" w:rsidP="00021606">
            <w:pPr>
              <w:pStyle w:val="GOSTTablenorm"/>
            </w:pPr>
            <w:r w:rsidRPr="00A57119">
              <w:t>document_date</w:t>
            </w:r>
          </w:p>
        </w:tc>
        <w:tc>
          <w:tcPr>
            <w:tcW w:w="560" w:type="pct"/>
          </w:tcPr>
          <w:p w14:paraId="3BEDEF71" w14:textId="68B11AD0" w:rsidR="00C042D7" w:rsidRPr="00A57119" w:rsidRDefault="00C042D7" w:rsidP="00021606">
            <w:pPr>
              <w:pStyle w:val="GOSTTablenorm"/>
            </w:pPr>
            <w:r w:rsidRPr="00A57119">
              <w:t>Дата</w:t>
            </w:r>
          </w:p>
        </w:tc>
        <w:tc>
          <w:tcPr>
            <w:tcW w:w="374" w:type="pct"/>
          </w:tcPr>
          <w:p w14:paraId="32079D04" w14:textId="6D5E863C" w:rsidR="00C042D7" w:rsidRPr="00A57119" w:rsidRDefault="00C042D7" w:rsidP="00021606">
            <w:pPr>
              <w:pStyle w:val="GOSTTablenorm"/>
            </w:pPr>
            <w:r w:rsidRPr="00A57119">
              <w:t>Да</w:t>
            </w:r>
          </w:p>
        </w:tc>
        <w:tc>
          <w:tcPr>
            <w:tcW w:w="374" w:type="pct"/>
          </w:tcPr>
          <w:p w14:paraId="691F698F" w14:textId="1FD07FE4" w:rsidR="00C042D7" w:rsidRPr="00A57119" w:rsidRDefault="00C042D7" w:rsidP="00021606">
            <w:pPr>
              <w:pStyle w:val="GOSTTablenorm"/>
            </w:pPr>
          </w:p>
        </w:tc>
        <w:tc>
          <w:tcPr>
            <w:tcW w:w="1777" w:type="pct"/>
          </w:tcPr>
          <w:p w14:paraId="75217B3F" w14:textId="6D45274D" w:rsidR="00C042D7" w:rsidRPr="00A57119" w:rsidRDefault="00C042D7" w:rsidP="00021606">
            <w:pPr>
              <w:pStyle w:val="GOSTTablenorm"/>
            </w:pPr>
            <w:r w:rsidRPr="00A57119">
              <w:t>Указывается дата</w:t>
            </w:r>
            <w:r w:rsidR="00101B19">
              <w:t xml:space="preserve"> документа в формате YYYY-MM-DD</w:t>
            </w:r>
          </w:p>
        </w:tc>
      </w:tr>
      <w:tr w:rsidR="00C042D7" w:rsidRPr="00A57119" w14:paraId="76682335" w14:textId="77777777" w:rsidTr="00A02A30">
        <w:tc>
          <w:tcPr>
            <w:tcW w:w="1120" w:type="pct"/>
          </w:tcPr>
          <w:p w14:paraId="204076BF" w14:textId="16268E13" w:rsidR="00C042D7" w:rsidRPr="00A57119" w:rsidRDefault="00C042D7" w:rsidP="00021606">
            <w:pPr>
              <w:pStyle w:val="GOSTTablenorm"/>
            </w:pPr>
            <w:r w:rsidRPr="00A57119">
              <w:t>Вид документа</w:t>
            </w:r>
          </w:p>
        </w:tc>
        <w:tc>
          <w:tcPr>
            <w:tcW w:w="795" w:type="pct"/>
          </w:tcPr>
          <w:p w14:paraId="641836C8" w14:textId="113910C3" w:rsidR="00C042D7" w:rsidRPr="00A57119" w:rsidRDefault="00C042D7" w:rsidP="00021606">
            <w:pPr>
              <w:pStyle w:val="GOSTTablenorm"/>
            </w:pPr>
            <w:r w:rsidRPr="00A57119">
              <w:t>document_type</w:t>
            </w:r>
          </w:p>
        </w:tc>
        <w:tc>
          <w:tcPr>
            <w:tcW w:w="560" w:type="pct"/>
          </w:tcPr>
          <w:p w14:paraId="0FFA75BE" w14:textId="5544CDD9" w:rsidR="00C042D7" w:rsidRPr="00A57119" w:rsidRDefault="00C042D7" w:rsidP="00021606">
            <w:pPr>
              <w:pStyle w:val="GOSTTablenorm"/>
            </w:pPr>
            <w:r w:rsidRPr="00A57119">
              <w:t>Строка</w:t>
            </w:r>
          </w:p>
        </w:tc>
        <w:tc>
          <w:tcPr>
            <w:tcW w:w="374" w:type="pct"/>
          </w:tcPr>
          <w:p w14:paraId="1683C0C2" w14:textId="4B99E2D6" w:rsidR="00C042D7" w:rsidRPr="00A57119" w:rsidRDefault="00C042D7" w:rsidP="00021606">
            <w:pPr>
              <w:pStyle w:val="GOSTTablenorm"/>
            </w:pPr>
            <w:r w:rsidRPr="00A57119">
              <w:t>Да</w:t>
            </w:r>
          </w:p>
        </w:tc>
        <w:tc>
          <w:tcPr>
            <w:tcW w:w="374" w:type="pct"/>
          </w:tcPr>
          <w:p w14:paraId="578697EF" w14:textId="699FFFE2" w:rsidR="00C042D7" w:rsidRPr="00A57119" w:rsidRDefault="00C042D7" w:rsidP="00021606">
            <w:pPr>
              <w:pStyle w:val="GOSTTablenorm"/>
            </w:pPr>
            <w:r w:rsidRPr="00A57119">
              <w:t>=3</w:t>
            </w:r>
          </w:p>
        </w:tc>
        <w:tc>
          <w:tcPr>
            <w:tcW w:w="1777" w:type="pct"/>
          </w:tcPr>
          <w:p w14:paraId="617F9446" w14:textId="366DC725" w:rsidR="00C042D7" w:rsidRPr="00A57119" w:rsidRDefault="00101B19" w:rsidP="00021606">
            <w:pPr>
              <w:pStyle w:val="GOSTTablenorm"/>
            </w:pPr>
            <w:r>
              <w:t>Указывается вид документа «КДВ»</w:t>
            </w:r>
          </w:p>
        </w:tc>
      </w:tr>
      <w:tr w:rsidR="00C042D7" w:rsidRPr="00A57119" w14:paraId="69349E83" w14:textId="77777777" w:rsidTr="00A02A30">
        <w:tc>
          <w:tcPr>
            <w:tcW w:w="1120" w:type="pct"/>
          </w:tcPr>
          <w:p w14:paraId="18673C34" w14:textId="3A2880A1" w:rsidR="00C042D7" w:rsidRPr="00A57119" w:rsidRDefault="00C042D7" w:rsidP="00021606">
            <w:pPr>
              <w:pStyle w:val="GOSTTablenorm"/>
            </w:pPr>
            <w:r w:rsidRPr="00A57119">
              <w:t xml:space="preserve">Тип </w:t>
            </w:r>
            <w:r w:rsidRPr="00A57119">
              <w:rPr>
                <w:lang w:val="en-US"/>
              </w:rPr>
              <w:t>ED</w:t>
            </w:r>
          </w:p>
        </w:tc>
        <w:tc>
          <w:tcPr>
            <w:tcW w:w="795" w:type="pct"/>
          </w:tcPr>
          <w:p w14:paraId="4B7D512F" w14:textId="3EDB802C" w:rsidR="00C042D7" w:rsidRPr="00A57119" w:rsidRDefault="00C042D7" w:rsidP="00021606">
            <w:pPr>
              <w:pStyle w:val="GOSTTablenorm"/>
            </w:pPr>
            <w:r w:rsidRPr="00A57119">
              <w:rPr>
                <w:lang w:val="en-US"/>
              </w:rPr>
              <w:t>basis</w:t>
            </w:r>
            <w:r w:rsidRPr="00A57119">
              <w:t>_</w:t>
            </w:r>
            <w:r w:rsidRPr="00A57119">
              <w:rPr>
                <w:lang w:val="en-US"/>
              </w:rPr>
              <w:t>document</w:t>
            </w:r>
            <w:r w:rsidRPr="00A57119">
              <w:t>_</w:t>
            </w:r>
            <w:r w:rsidRPr="00A57119">
              <w:rPr>
                <w:lang w:val="en-US"/>
              </w:rPr>
              <w:t>kind</w:t>
            </w:r>
          </w:p>
        </w:tc>
        <w:tc>
          <w:tcPr>
            <w:tcW w:w="560" w:type="pct"/>
          </w:tcPr>
          <w:p w14:paraId="21A05E0E" w14:textId="05D0F01B" w:rsidR="00C042D7" w:rsidRPr="00A57119" w:rsidRDefault="00C042D7" w:rsidP="00021606">
            <w:pPr>
              <w:pStyle w:val="GOSTTablenorm"/>
            </w:pPr>
            <w:r w:rsidRPr="00A57119">
              <w:t>Строка</w:t>
            </w:r>
          </w:p>
        </w:tc>
        <w:tc>
          <w:tcPr>
            <w:tcW w:w="374" w:type="pct"/>
          </w:tcPr>
          <w:p w14:paraId="2044FABB" w14:textId="3B97E04D" w:rsidR="00C042D7" w:rsidRPr="00A57119" w:rsidRDefault="00C042D7" w:rsidP="00021606">
            <w:pPr>
              <w:pStyle w:val="GOSTTablenorm"/>
            </w:pPr>
            <w:r w:rsidRPr="00A57119">
              <w:t>Да</w:t>
            </w:r>
          </w:p>
        </w:tc>
        <w:tc>
          <w:tcPr>
            <w:tcW w:w="374" w:type="pct"/>
          </w:tcPr>
          <w:p w14:paraId="1153A1E4" w14:textId="4C84AF0E" w:rsidR="00C042D7" w:rsidRPr="00A57119" w:rsidRDefault="00C042D7" w:rsidP="00021606">
            <w:pPr>
              <w:pStyle w:val="GOSTTablenorm"/>
            </w:pPr>
            <w:r w:rsidRPr="00A57119">
              <w:t>=5</w:t>
            </w:r>
          </w:p>
        </w:tc>
        <w:tc>
          <w:tcPr>
            <w:tcW w:w="1777" w:type="pct"/>
          </w:tcPr>
          <w:p w14:paraId="77B06003" w14:textId="2C4C6360" w:rsidR="00C042D7" w:rsidRPr="00A57119" w:rsidRDefault="00C042D7" w:rsidP="00021606">
            <w:pPr>
              <w:pStyle w:val="GOSTTablenorm"/>
            </w:pPr>
            <w:r w:rsidRPr="00A57119">
              <w:t>Указывает</w:t>
            </w:r>
            <w:r w:rsidR="00906A7B">
              <w:t>ся тип ED расчетного документа.</w:t>
            </w:r>
          </w:p>
          <w:p w14:paraId="3CF8468C" w14:textId="77777777" w:rsidR="00C042D7" w:rsidRPr="00A57119" w:rsidRDefault="00C042D7" w:rsidP="00021606">
            <w:pPr>
              <w:pStyle w:val="GOSTTablenorm"/>
            </w:pPr>
            <w:r w:rsidRPr="00A57119">
              <w:t>Возможные значения:</w:t>
            </w:r>
          </w:p>
          <w:p w14:paraId="1BB73FA1" w14:textId="09FCC366" w:rsidR="00C042D7" w:rsidRPr="00101B19" w:rsidRDefault="00021606" w:rsidP="00021606">
            <w:pPr>
              <w:pStyle w:val="GOSTTableListMark1"/>
            </w:pPr>
            <w:r>
              <w:t>«</w:t>
            </w:r>
            <w:r w:rsidR="00C042D7" w:rsidRPr="00101B19">
              <w:t>VD101</w:t>
            </w:r>
            <w:r>
              <w:t>»</w:t>
            </w:r>
            <w:r w:rsidR="00C042D7" w:rsidRPr="00101B19">
              <w:t xml:space="preserve"> </w:t>
            </w:r>
            <w:r w:rsidR="00101B19" w:rsidRPr="00101B19">
              <w:t>–</w:t>
            </w:r>
            <w:r w:rsidR="00C042D7" w:rsidRPr="00101B19">
              <w:t xml:space="preserve"> Поручение о перечислении на счет;</w:t>
            </w:r>
          </w:p>
          <w:p w14:paraId="50766605" w14:textId="4D9B3530" w:rsidR="00C042D7" w:rsidRPr="00A57119" w:rsidRDefault="00021606" w:rsidP="00021606">
            <w:pPr>
              <w:pStyle w:val="GOSTTableListMark1"/>
            </w:pPr>
            <w:r>
              <w:rPr>
                <w:lang w:eastAsia="en-US"/>
              </w:rPr>
              <w:t>«</w:t>
            </w:r>
            <w:r w:rsidR="00C042D7" w:rsidRPr="00A57119">
              <w:rPr>
                <w:lang w:eastAsia="en-US"/>
              </w:rPr>
              <w:t>VD103</w:t>
            </w:r>
            <w:r>
              <w:rPr>
                <w:lang w:eastAsia="en-US"/>
              </w:rPr>
              <w:t>»</w:t>
            </w:r>
            <w:r w:rsidR="00C042D7" w:rsidRPr="00A57119">
              <w:rPr>
                <w:lang w:eastAsia="en-US"/>
              </w:rPr>
              <w:t xml:space="preserve"> </w:t>
            </w:r>
            <w:r w:rsidR="00101B19" w:rsidRPr="00A57119">
              <w:t>–</w:t>
            </w:r>
            <w:r w:rsidR="00101B19">
              <w:rPr>
                <w:lang w:eastAsia="en-US"/>
              </w:rPr>
              <w:t xml:space="preserve"> Требование получателя платежа</w:t>
            </w:r>
          </w:p>
        </w:tc>
      </w:tr>
      <w:tr w:rsidR="00C042D7" w:rsidRPr="00A57119" w14:paraId="74A1AC92" w14:textId="77777777" w:rsidTr="00A02A30">
        <w:tc>
          <w:tcPr>
            <w:tcW w:w="1120" w:type="pct"/>
          </w:tcPr>
          <w:p w14:paraId="5408B4C4" w14:textId="719D2173" w:rsidR="00C042D7" w:rsidRPr="00A57119" w:rsidRDefault="00C042D7" w:rsidP="00021606">
            <w:pPr>
              <w:pStyle w:val="GOSTTablenorm"/>
            </w:pPr>
            <w:r w:rsidRPr="00A57119">
              <w:t>Код валюты</w:t>
            </w:r>
            <w:r w:rsidRPr="00A57119">
              <w:rPr>
                <w:lang w:val="en-US"/>
              </w:rPr>
              <w:t xml:space="preserve"> </w:t>
            </w:r>
            <w:r w:rsidRPr="00A57119">
              <w:t>по ОКВ</w:t>
            </w:r>
          </w:p>
        </w:tc>
        <w:tc>
          <w:tcPr>
            <w:tcW w:w="795" w:type="pct"/>
          </w:tcPr>
          <w:p w14:paraId="6D0BB312" w14:textId="21059331" w:rsidR="00C042D7" w:rsidRPr="00A57119" w:rsidRDefault="00C042D7" w:rsidP="00021606">
            <w:pPr>
              <w:pStyle w:val="GOSTTablenorm"/>
              <w:rPr>
                <w:lang w:val="en-US"/>
              </w:rPr>
            </w:pPr>
            <w:r w:rsidRPr="00A57119">
              <w:t>currency</w:t>
            </w:r>
          </w:p>
        </w:tc>
        <w:tc>
          <w:tcPr>
            <w:tcW w:w="560" w:type="pct"/>
          </w:tcPr>
          <w:p w14:paraId="74E19AA5" w14:textId="6DEC787E" w:rsidR="00C042D7" w:rsidRPr="00A57119" w:rsidRDefault="00C042D7" w:rsidP="00021606">
            <w:pPr>
              <w:pStyle w:val="GOSTTablenorm"/>
            </w:pPr>
            <w:r w:rsidRPr="00A57119">
              <w:t>Строка</w:t>
            </w:r>
          </w:p>
        </w:tc>
        <w:tc>
          <w:tcPr>
            <w:tcW w:w="374" w:type="pct"/>
          </w:tcPr>
          <w:p w14:paraId="0DF6955E" w14:textId="23D774BC" w:rsidR="00C042D7" w:rsidRPr="00A57119" w:rsidRDefault="00C042D7" w:rsidP="00021606">
            <w:pPr>
              <w:pStyle w:val="GOSTTablenorm"/>
            </w:pPr>
            <w:r w:rsidRPr="00A57119">
              <w:t>Да</w:t>
            </w:r>
          </w:p>
        </w:tc>
        <w:tc>
          <w:tcPr>
            <w:tcW w:w="374" w:type="pct"/>
          </w:tcPr>
          <w:p w14:paraId="47CD0081" w14:textId="1BA6069F" w:rsidR="00C042D7" w:rsidRPr="00A57119" w:rsidRDefault="00C042D7" w:rsidP="00021606">
            <w:pPr>
              <w:pStyle w:val="GOSTTablenorm"/>
            </w:pPr>
            <w:r w:rsidRPr="00A57119">
              <w:t>=3</w:t>
            </w:r>
          </w:p>
        </w:tc>
        <w:tc>
          <w:tcPr>
            <w:tcW w:w="1777" w:type="pct"/>
          </w:tcPr>
          <w:p w14:paraId="1E992809" w14:textId="79FC5D1A" w:rsidR="00C042D7" w:rsidRPr="00A57119" w:rsidRDefault="00021606" w:rsidP="00021606">
            <w:pPr>
              <w:pStyle w:val="GOSTTablenorm"/>
            </w:pPr>
            <w:r>
              <w:t>Указывается код валюты по ОКВ</w:t>
            </w:r>
          </w:p>
        </w:tc>
      </w:tr>
      <w:tr w:rsidR="00C042D7" w:rsidRPr="00A57119" w14:paraId="06BDAE10" w14:textId="77777777" w:rsidTr="00A02A30">
        <w:tc>
          <w:tcPr>
            <w:tcW w:w="1120" w:type="pct"/>
          </w:tcPr>
          <w:p w14:paraId="0529DE38" w14:textId="508AB2FF" w:rsidR="00C042D7" w:rsidRPr="00A57119" w:rsidRDefault="00C042D7" w:rsidP="00021606">
            <w:pPr>
              <w:pStyle w:val="GOSTTablenorm"/>
            </w:pPr>
            <w:r w:rsidRPr="00A57119">
              <w:t>ТОФК контрагента</w:t>
            </w:r>
          </w:p>
        </w:tc>
        <w:tc>
          <w:tcPr>
            <w:tcW w:w="795" w:type="pct"/>
          </w:tcPr>
          <w:p w14:paraId="323EC2EA" w14:textId="7401C26A" w:rsidR="00C042D7" w:rsidRPr="00A57119" w:rsidRDefault="00C042D7" w:rsidP="00021606">
            <w:pPr>
              <w:pStyle w:val="GOSTTablenorm"/>
            </w:pPr>
            <w:r w:rsidRPr="00A57119">
              <w:rPr>
                <w:lang w:val="en-US"/>
              </w:rPr>
              <w:t>counterparty_tofk_code</w:t>
            </w:r>
          </w:p>
        </w:tc>
        <w:tc>
          <w:tcPr>
            <w:tcW w:w="560" w:type="pct"/>
          </w:tcPr>
          <w:p w14:paraId="2CC86A2B" w14:textId="028C5E4A" w:rsidR="00C042D7" w:rsidRPr="00A57119" w:rsidRDefault="00C042D7" w:rsidP="00021606">
            <w:pPr>
              <w:pStyle w:val="GOSTTablenorm"/>
            </w:pPr>
            <w:r w:rsidRPr="00A57119">
              <w:t>Строка</w:t>
            </w:r>
          </w:p>
        </w:tc>
        <w:tc>
          <w:tcPr>
            <w:tcW w:w="374" w:type="pct"/>
          </w:tcPr>
          <w:p w14:paraId="1F9DC153" w14:textId="5E09E112" w:rsidR="00C042D7" w:rsidRPr="00A57119" w:rsidRDefault="00C042D7" w:rsidP="00021606">
            <w:pPr>
              <w:pStyle w:val="GOSTTablenorm"/>
            </w:pPr>
            <w:r w:rsidRPr="00A57119">
              <w:t>Нет</w:t>
            </w:r>
          </w:p>
        </w:tc>
        <w:tc>
          <w:tcPr>
            <w:tcW w:w="374" w:type="pct"/>
          </w:tcPr>
          <w:p w14:paraId="020E4E7E" w14:textId="3C0C657B" w:rsidR="00C042D7" w:rsidRPr="00A57119" w:rsidRDefault="00C042D7" w:rsidP="00021606">
            <w:pPr>
              <w:pStyle w:val="GOSTTablenorm"/>
            </w:pPr>
            <w:r w:rsidRPr="00A57119">
              <w:t>=4</w:t>
            </w:r>
          </w:p>
        </w:tc>
        <w:tc>
          <w:tcPr>
            <w:tcW w:w="1777" w:type="pct"/>
          </w:tcPr>
          <w:p w14:paraId="79E5FA3B" w14:textId="618CA175" w:rsidR="00C042D7" w:rsidRPr="00A57119" w:rsidRDefault="00C042D7" w:rsidP="00021606">
            <w:pPr>
              <w:pStyle w:val="GOSTTablenorm"/>
            </w:pPr>
            <w:r w:rsidRPr="00A57119">
              <w:t>Указывается ТОФК контрагента (</w:t>
            </w:r>
            <w:commentRangeStart w:id="131"/>
            <w:r w:rsidRPr="00A57119">
              <w:t>плательщика</w:t>
            </w:r>
            <w:commentRangeEnd w:id="131"/>
            <w:r w:rsidRPr="00A57119">
              <w:rPr>
                <w:rStyle w:val="affa"/>
              </w:rPr>
              <w:commentReference w:id="131"/>
            </w:r>
            <w:r w:rsidRPr="00A57119">
              <w:t>)</w:t>
            </w:r>
          </w:p>
        </w:tc>
      </w:tr>
      <w:tr w:rsidR="00C042D7" w:rsidRPr="00A57119" w14:paraId="11594BA0" w14:textId="77777777" w:rsidTr="00A02A30">
        <w:tc>
          <w:tcPr>
            <w:tcW w:w="1120" w:type="pct"/>
          </w:tcPr>
          <w:p w14:paraId="62F509F7" w14:textId="6BF42AFB" w:rsidR="00C042D7" w:rsidRPr="007E1261" w:rsidRDefault="00C042D7" w:rsidP="00021606">
            <w:pPr>
              <w:pStyle w:val="GOSTTablenorm"/>
              <w:rPr>
                <w:b/>
              </w:rPr>
            </w:pPr>
            <w:r w:rsidRPr="007E1261">
              <w:rPr>
                <w:b/>
              </w:rPr>
              <w:t>Реквизиты получателя</w:t>
            </w:r>
          </w:p>
        </w:tc>
        <w:tc>
          <w:tcPr>
            <w:tcW w:w="795" w:type="pct"/>
          </w:tcPr>
          <w:p w14:paraId="6D8C4735" w14:textId="441469E9" w:rsidR="00C042D7" w:rsidRPr="007E1261" w:rsidRDefault="00C042D7" w:rsidP="00021606">
            <w:pPr>
              <w:pStyle w:val="GOSTTablenorm"/>
              <w:rPr>
                <w:b/>
              </w:rPr>
            </w:pPr>
            <w:r w:rsidRPr="007E1261">
              <w:rPr>
                <w:b/>
                <w:lang w:val="en-US"/>
              </w:rPr>
              <w:t>r</w:t>
            </w:r>
            <w:r w:rsidRPr="007E1261">
              <w:rPr>
                <w:b/>
              </w:rPr>
              <w:t>ecipient</w:t>
            </w:r>
          </w:p>
        </w:tc>
        <w:tc>
          <w:tcPr>
            <w:tcW w:w="560" w:type="pct"/>
          </w:tcPr>
          <w:p w14:paraId="3994AD79" w14:textId="44CB977C" w:rsidR="00C042D7" w:rsidRPr="00A57119" w:rsidRDefault="00C042D7" w:rsidP="00021606">
            <w:pPr>
              <w:pStyle w:val="GOSTTablenorm"/>
            </w:pPr>
            <w:r w:rsidRPr="00A57119">
              <w:t>Объект</w:t>
            </w:r>
          </w:p>
        </w:tc>
        <w:tc>
          <w:tcPr>
            <w:tcW w:w="374" w:type="pct"/>
          </w:tcPr>
          <w:p w14:paraId="17CFC01E" w14:textId="517F3CC6" w:rsidR="00C042D7" w:rsidRPr="00A57119" w:rsidRDefault="00C042D7" w:rsidP="00021606">
            <w:pPr>
              <w:pStyle w:val="GOSTTablenorm"/>
            </w:pPr>
            <w:r w:rsidRPr="00A57119">
              <w:t>Да</w:t>
            </w:r>
          </w:p>
        </w:tc>
        <w:tc>
          <w:tcPr>
            <w:tcW w:w="374" w:type="pct"/>
          </w:tcPr>
          <w:p w14:paraId="180A0B7A" w14:textId="77777777" w:rsidR="00C042D7" w:rsidRPr="00A57119" w:rsidRDefault="00C042D7" w:rsidP="00021606">
            <w:pPr>
              <w:pStyle w:val="GOSTTablenorm"/>
            </w:pPr>
          </w:p>
        </w:tc>
        <w:tc>
          <w:tcPr>
            <w:tcW w:w="1777" w:type="pct"/>
          </w:tcPr>
          <w:p w14:paraId="54671339" w14:textId="77777777" w:rsidR="00C042D7" w:rsidRPr="00A57119" w:rsidRDefault="00C042D7" w:rsidP="00021606">
            <w:pPr>
              <w:pStyle w:val="GOSTTablenorm"/>
            </w:pPr>
          </w:p>
        </w:tc>
      </w:tr>
      <w:tr w:rsidR="00C042D7" w:rsidRPr="00A57119" w14:paraId="296A9DD7" w14:textId="77777777" w:rsidTr="00A02A30">
        <w:tc>
          <w:tcPr>
            <w:tcW w:w="1120" w:type="pct"/>
          </w:tcPr>
          <w:p w14:paraId="081D5046" w14:textId="194B51C5" w:rsidR="00C042D7" w:rsidRPr="00A57119" w:rsidRDefault="00C042D7" w:rsidP="00021606">
            <w:pPr>
              <w:pStyle w:val="GOSTTablenorm"/>
            </w:pPr>
            <w:r w:rsidRPr="00A57119">
              <w:t>КС получателя</w:t>
            </w:r>
          </w:p>
        </w:tc>
        <w:tc>
          <w:tcPr>
            <w:tcW w:w="795" w:type="pct"/>
          </w:tcPr>
          <w:p w14:paraId="679D300B" w14:textId="5E2FDFF7" w:rsidR="00C042D7" w:rsidRPr="007E1261" w:rsidRDefault="00C042D7" w:rsidP="007E1261">
            <w:pPr>
              <w:pStyle w:val="GOSTTablenorm"/>
            </w:pPr>
            <w:r w:rsidRPr="007E1261">
              <w:rPr>
                <w:b/>
              </w:rPr>
              <w:t>recipient:</w:t>
            </w:r>
            <w:r w:rsidRPr="007E1261">
              <w:t>treasury_account</w:t>
            </w:r>
          </w:p>
        </w:tc>
        <w:tc>
          <w:tcPr>
            <w:tcW w:w="560" w:type="pct"/>
          </w:tcPr>
          <w:p w14:paraId="1449130E" w14:textId="2851318D" w:rsidR="00C042D7" w:rsidRPr="00A57119" w:rsidRDefault="00C042D7" w:rsidP="00021606">
            <w:pPr>
              <w:pStyle w:val="GOSTTablenorm"/>
            </w:pPr>
            <w:r w:rsidRPr="00A57119">
              <w:rPr>
                <w:lang w:eastAsia="en-US"/>
              </w:rPr>
              <w:t>Строка</w:t>
            </w:r>
          </w:p>
        </w:tc>
        <w:tc>
          <w:tcPr>
            <w:tcW w:w="374" w:type="pct"/>
          </w:tcPr>
          <w:p w14:paraId="526CB9A1" w14:textId="4DE6BC86" w:rsidR="00C042D7" w:rsidRPr="00A57119" w:rsidRDefault="00C042D7" w:rsidP="00021606">
            <w:pPr>
              <w:pStyle w:val="GOSTTablenorm"/>
            </w:pPr>
            <w:r w:rsidRPr="00A57119">
              <w:t>Да</w:t>
            </w:r>
          </w:p>
        </w:tc>
        <w:tc>
          <w:tcPr>
            <w:tcW w:w="374" w:type="pct"/>
          </w:tcPr>
          <w:p w14:paraId="301A4283" w14:textId="27DB3367" w:rsidR="00C042D7" w:rsidRPr="00A57119" w:rsidRDefault="00C042D7" w:rsidP="00021606">
            <w:pPr>
              <w:pStyle w:val="GOSTTablenorm"/>
            </w:pPr>
            <w:r w:rsidRPr="00A57119">
              <w:t>=20</w:t>
            </w:r>
          </w:p>
        </w:tc>
        <w:tc>
          <w:tcPr>
            <w:tcW w:w="1777" w:type="pct"/>
          </w:tcPr>
          <w:p w14:paraId="7A765A14" w14:textId="5E5D5410" w:rsidR="00C042D7" w:rsidRPr="00A57119" w:rsidRDefault="00C042D7" w:rsidP="00021606">
            <w:pPr>
              <w:pStyle w:val="GOSTTablenorm"/>
            </w:pPr>
            <w:r w:rsidRPr="00A57119">
              <w:rPr>
                <w:lang w:eastAsia="en-US"/>
              </w:rPr>
              <w:t>Указывает</w:t>
            </w:r>
            <w:r w:rsidR="00101B19">
              <w:rPr>
                <w:lang w:eastAsia="en-US"/>
              </w:rPr>
              <w:t>ся казначейский счет получателя</w:t>
            </w:r>
          </w:p>
        </w:tc>
      </w:tr>
      <w:tr w:rsidR="00C042D7" w:rsidRPr="00A57119" w14:paraId="12692AD1" w14:textId="77777777" w:rsidTr="00A02A30">
        <w:tc>
          <w:tcPr>
            <w:tcW w:w="1120" w:type="pct"/>
          </w:tcPr>
          <w:p w14:paraId="69B5B5CE" w14:textId="1121C504" w:rsidR="00C042D7" w:rsidRPr="00A57119" w:rsidRDefault="00C042D7" w:rsidP="00021606">
            <w:pPr>
              <w:pStyle w:val="GOSTTablenorm"/>
            </w:pPr>
            <w:r w:rsidRPr="00A57119">
              <w:t>Номер лицевого счета получателя</w:t>
            </w:r>
          </w:p>
        </w:tc>
        <w:tc>
          <w:tcPr>
            <w:tcW w:w="795" w:type="pct"/>
          </w:tcPr>
          <w:p w14:paraId="7B0C9ACA" w14:textId="44F2B7F8" w:rsidR="00C042D7" w:rsidRPr="00A57119" w:rsidRDefault="00C042D7" w:rsidP="00021606">
            <w:pPr>
              <w:pStyle w:val="GOSTTablenorm"/>
            </w:pPr>
            <w:r w:rsidRPr="007E1261">
              <w:rPr>
                <w:b/>
              </w:rPr>
              <w:t>recipient:</w:t>
            </w:r>
            <w:r w:rsidRPr="00A57119">
              <w:t>account</w:t>
            </w:r>
          </w:p>
        </w:tc>
        <w:tc>
          <w:tcPr>
            <w:tcW w:w="560" w:type="pct"/>
          </w:tcPr>
          <w:p w14:paraId="2D9B3A5C" w14:textId="217A84F0" w:rsidR="00C042D7" w:rsidRPr="00A57119" w:rsidRDefault="00C042D7" w:rsidP="00021606">
            <w:pPr>
              <w:pStyle w:val="GOSTTablenorm"/>
            </w:pPr>
            <w:r w:rsidRPr="00A57119">
              <w:rPr>
                <w:lang w:eastAsia="en-US"/>
              </w:rPr>
              <w:t>Строка</w:t>
            </w:r>
          </w:p>
        </w:tc>
        <w:tc>
          <w:tcPr>
            <w:tcW w:w="374" w:type="pct"/>
          </w:tcPr>
          <w:p w14:paraId="371AA261" w14:textId="744AAC39" w:rsidR="00C042D7" w:rsidRPr="00A57119" w:rsidRDefault="00C042D7" w:rsidP="00021606">
            <w:pPr>
              <w:pStyle w:val="GOSTTablenorm"/>
            </w:pPr>
            <w:r w:rsidRPr="00A57119">
              <w:t>Да</w:t>
            </w:r>
          </w:p>
        </w:tc>
        <w:tc>
          <w:tcPr>
            <w:tcW w:w="374" w:type="pct"/>
          </w:tcPr>
          <w:p w14:paraId="13D43D9B" w14:textId="6FBDFA05" w:rsidR="00C042D7" w:rsidRPr="00A57119" w:rsidRDefault="00C042D7" w:rsidP="00021606">
            <w:pPr>
              <w:pStyle w:val="GOSTTablenorm"/>
            </w:pPr>
            <w:r w:rsidRPr="00A57119">
              <w:t>=11</w:t>
            </w:r>
          </w:p>
        </w:tc>
        <w:tc>
          <w:tcPr>
            <w:tcW w:w="1777" w:type="pct"/>
          </w:tcPr>
          <w:p w14:paraId="504C1908" w14:textId="404FFC58" w:rsidR="00C042D7" w:rsidRPr="00A57119" w:rsidRDefault="00C042D7" w:rsidP="00021606">
            <w:pPr>
              <w:pStyle w:val="GOSTTablenorm"/>
            </w:pPr>
            <w:r w:rsidRPr="00A57119">
              <w:rPr>
                <w:lang w:eastAsia="en-US"/>
              </w:rPr>
              <w:t>Указ</w:t>
            </w:r>
            <w:r w:rsidR="00101B19">
              <w:rPr>
                <w:lang w:eastAsia="en-US"/>
              </w:rPr>
              <w:t>ывается лицевой счет получателя</w:t>
            </w:r>
          </w:p>
        </w:tc>
      </w:tr>
      <w:tr w:rsidR="00C042D7" w:rsidRPr="00A57119" w14:paraId="7CB415BD" w14:textId="77777777" w:rsidTr="00A02A30">
        <w:tc>
          <w:tcPr>
            <w:tcW w:w="1120" w:type="pct"/>
          </w:tcPr>
          <w:p w14:paraId="14B9CCA4" w14:textId="1C3CA3A2" w:rsidR="00C042D7" w:rsidRPr="00A57119" w:rsidRDefault="00C042D7" w:rsidP="00021606">
            <w:pPr>
              <w:pStyle w:val="GOSTTablenorm"/>
            </w:pPr>
            <w:r w:rsidRPr="00A57119">
              <w:t>ТОФК по ЛС получателя</w:t>
            </w:r>
          </w:p>
        </w:tc>
        <w:tc>
          <w:tcPr>
            <w:tcW w:w="795" w:type="pct"/>
          </w:tcPr>
          <w:p w14:paraId="36EC78DC" w14:textId="101DB8D0" w:rsidR="00C042D7" w:rsidRPr="00101B19" w:rsidRDefault="00C042D7" w:rsidP="00021606">
            <w:pPr>
              <w:pStyle w:val="GOSTTablenorm"/>
            </w:pPr>
            <w:r w:rsidRPr="007E1261">
              <w:rPr>
                <w:b/>
              </w:rPr>
              <w:t>recipient:</w:t>
            </w:r>
            <w:r w:rsidRPr="00101B19">
              <w:t>account_tofk_code</w:t>
            </w:r>
          </w:p>
        </w:tc>
        <w:tc>
          <w:tcPr>
            <w:tcW w:w="560" w:type="pct"/>
          </w:tcPr>
          <w:p w14:paraId="28E55C20" w14:textId="59BBB92D" w:rsidR="00C042D7" w:rsidRPr="00A57119" w:rsidRDefault="00C042D7" w:rsidP="00021606">
            <w:pPr>
              <w:pStyle w:val="GOSTTablenorm"/>
            </w:pPr>
            <w:r w:rsidRPr="00A57119">
              <w:rPr>
                <w:lang w:eastAsia="en-US"/>
              </w:rPr>
              <w:t>Строка</w:t>
            </w:r>
          </w:p>
        </w:tc>
        <w:tc>
          <w:tcPr>
            <w:tcW w:w="374" w:type="pct"/>
          </w:tcPr>
          <w:p w14:paraId="020C070E" w14:textId="11BBCD6B" w:rsidR="00C042D7" w:rsidRPr="00A57119" w:rsidRDefault="00C042D7" w:rsidP="00021606">
            <w:pPr>
              <w:pStyle w:val="GOSTTablenorm"/>
            </w:pPr>
            <w:r w:rsidRPr="00A57119">
              <w:t>Да</w:t>
            </w:r>
          </w:p>
        </w:tc>
        <w:tc>
          <w:tcPr>
            <w:tcW w:w="374" w:type="pct"/>
          </w:tcPr>
          <w:p w14:paraId="227745E1" w14:textId="6CC432B9" w:rsidR="00C042D7" w:rsidRPr="00A57119" w:rsidRDefault="00C042D7" w:rsidP="00021606">
            <w:pPr>
              <w:pStyle w:val="GOSTTablenorm"/>
            </w:pPr>
            <w:r w:rsidRPr="00A57119">
              <w:t>=4</w:t>
            </w:r>
          </w:p>
        </w:tc>
        <w:tc>
          <w:tcPr>
            <w:tcW w:w="1777" w:type="pct"/>
          </w:tcPr>
          <w:p w14:paraId="54C09F82" w14:textId="38CA7F9F" w:rsidR="00C042D7" w:rsidRPr="00A57119" w:rsidRDefault="00C042D7" w:rsidP="00021606">
            <w:pPr>
              <w:pStyle w:val="GOSTTablenorm"/>
            </w:pPr>
            <w:r w:rsidRPr="00A57119">
              <w:rPr>
                <w:lang w:eastAsia="en-US"/>
              </w:rPr>
              <w:t>Указывается</w:t>
            </w:r>
            <w:r w:rsidR="00101B19">
              <w:rPr>
                <w:lang w:eastAsia="en-US"/>
              </w:rPr>
              <w:t xml:space="preserve"> ТОФК лицевого счета получателя</w:t>
            </w:r>
          </w:p>
        </w:tc>
      </w:tr>
      <w:tr w:rsidR="00C042D7" w:rsidRPr="00A57119" w14:paraId="1883D57B" w14:textId="77777777" w:rsidTr="00A02A30">
        <w:tc>
          <w:tcPr>
            <w:tcW w:w="1120" w:type="pct"/>
          </w:tcPr>
          <w:p w14:paraId="3E9D4224" w14:textId="2FF5F1B5" w:rsidR="00C042D7" w:rsidRPr="00A57119" w:rsidRDefault="00C042D7" w:rsidP="00021606">
            <w:pPr>
              <w:pStyle w:val="GOSTTablenorm"/>
            </w:pPr>
            <w:r w:rsidRPr="00A57119">
              <w:t>КБК получателя</w:t>
            </w:r>
          </w:p>
        </w:tc>
        <w:tc>
          <w:tcPr>
            <w:tcW w:w="795" w:type="pct"/>
          </w:tcPr>
          <w:p w14:paraId="31FF242A" w14:textId="0946699A" w:rsidR="00C042D7" w:rsidRPr="00A57119" w:rsidRDefault="00C042D7" w:rsidP="00021606">
            <w:pPr>
              <w:pStyle w:val="GOSTTablenorm"/>
              <w:rPr>
                <w:lang w:val="en-US"/>
              </w:rPr>
            </w:pPr>
            <w:r w:rsidRPr="007E1261">
              <w:rPr>
                <w:b/>
              </w:rPr>
              <w:t>recipient:</w:t>
            </w:r>
            <w:r w:rsidRPr="00A57119">
              <w:rPr>
                <w:lang w:val="en-US"/>
              </w:rPr>
              <w:t>bcc</w:t>
            </w:r>
          </w:p>
        </w:tc>
        <w:tc>
          <w:tcPr>
            <w:tcW w:w="560" w:type="pct"/>
          </w:tcPr>
          <w:p w14:paraId="241B24DE" w14:textId="6D4DE470" w:rsidR="00C042D7" w:rsidRPr="00A57119" w:rsidRDefault="00C042D7" w:rsidP="00021606">
            <w:pPr>
              <w:pStyle w:val="GOSTTablenorm"/>
              <w:rPr>
                <w:lang w:eastAsia="en-US"/>
              </w:rPr>
            </w:pPr>
            <w:r w:rsidRPr="00A57119">
              <w:rPr>
                <w:lang w:eastAsia="en-US"/>
              </w:rPr>
              <w:t>Строка</w:t>
            </w:r>
          </w:p>
        </w:tc>
        <w:tc>
          <w:tcPr>
            <w:tcW w:w="374" w:type="pct"/>
          </w:tcPr>
          <w:p w14:paraId="406228AC" w14:textId="60419AAE" w:rsidR="00C042D7" w:rsidRPr="00A57119" w:rsidRDefault="00C042D7" w:rsidP="00021606">
            <w:pPr>
              <w:pStyle w:val="GOSTTablenorm"/>
            </w:pPr>
            <w:r w:rsidRPr="00A57119">
              <w:t>Да</w:t>
            </w:r>
          </w:p>
        </w:tc>
        <w:tc>
          <w:tcPr>
            <w:tcW w:w="374" w:type="pct"/>
          </w:tcPr>
          <w:p w14:paraId="10BF2807" w14:textId="4FD7DC5A" w:rsidR="00C042D7" w:rsidRPr="00A57119" w:rsidRDefault="00C042D7" w:rsidP="00021606">
            <w:pPr>
              <w:pStyle w:val="GOSTTablenorm"/>
            </w:pPr>
            <w:r w:rsidRPr="00A57119">
              <w:t>&lt;= 20</w:t>
            </w:r>
          </w:p>
        </w:tc>
        <w:tc>
          <w:tcPr>
            <w:tcW w:w="1777" w:type="pct"/>
          </w:tcPr>
          <w:p w14:paraId="106F4A58" w14:textId="5A182D63" w:rsidR="00C042D7" w:rsidRPr="00A57119" w:rsidRDefault="00101B19" w:rsidP="00021606">
            <w:pPr>
              <w:pStyle w:val="GOSTTablenorm"/>
              <w:rPr>
                <w:lang w:eastAsia="en-US"/>
              </w:rPr>
            </w:pPr>
            <w:r>
              <w:rPr>
                <w:lang w:eastAsia="en-US"/>
              </w:rPr>
              <w:t>Указывается КБК получателя</w:t>
            </w:r>
          </w:p>
        </w:tc>
      </w:tr>
      <w:tr w:rsidR="00C042D7" w:rsidRPr="00A57119" w14:paraId="3B3E8D7F" w14:textId="77777777" w:rsidTr="00A02A30">
        <w:tc>
          <w:tcPr>
            <w:tcW w:w="1120" w:type="pct"/>
          </w:tcPr>
          <w:p w14:paraId="7B27B1C1" w14:textId="4E46C1C0" w:rsidR="00C042D7" w:rsidRPr="00A57119" w:rsidRDefault="00C042D7" w:rsidP="00021606">
            <w:pPr>
              <w:pStyle w:val="GOSTTablenorm"/>
            </w:pPr>
            <w:r w:rsidRPr="00A57119">
              <w:lastRenderedPageBreak/>
              <w:t>Тип КБК получателя</w:t>
            </w:r>
          </w:p>
        </w:tc>
        <w:tc>
          <w:tcPr>
            <w:tcW w:w="795" w:type="pct"/>
          </w:tcPr>
          <w:p w14:paraId="3CDB2396" w14:textId="0B83B819" w:rsidR="00C042D7" w:rsidRPr="00A57119" w:rsidRDefault="00C042D7" w:rsidP="00021606">
            <w:pPr>
              <w:pStyle w:val="GOSTTablenorm"/>
              <w:rPr>
                <w:lang w:val="en-US"/>
              </w:rPr>
            </w:pPr>
            <w:r w:rsidRPr="007E1261">
              <w:rPr>
                <w:b/>
              </w:rPr>
              <w:t>recipient</w:t>
            </w:r>
            <w:r w:rsidRPr="00A57119">
              <w:rPr>
                <w:lang w:val="en-US"/>
              </w:rPr>
              <w:t>:type_bcc</w:t>
            </w:r>
          </w:p>
        </w:tc>
        <w:tc>
          <w:tcPr>
            <w:tcW w:w="560" w:type="pct"/>
          </w:tcPr>
          <w:p w14:paraId="3DF10FAD" w14:textId="573A4649" w:rsidR="00C042D7" w:rsidRPr="00A57119" w:rsidRDefault="00C042D7" w:rsidP="00021606">
            <w:pPr>
              <w:pStyle w:val="GOSTTablenorm"/>
              <w:rPr>
                <w:lang w:eastAsia="en-US"/>
              </w:rPr>
            </w:pPr>
            <w:r w:rsidRPr="00A57119">
              <w:t>Строка</w:t>
            </w:r>
          </w:p>
        </w:tc>
        <w:tc>
          <w:tcPr>
            <w:tcW w:w="374" w:type="pct"/>
          </w:tcPr>
          <w:p w14:paraId="63F3460C" w14:textId="71A748FD" w:rsidR="00C042D7" w:rsidRPr="00A57119" w:rsidRDefault="00C042D7" w:rsidP="00021606">
            <w:pPr>
              <w:pStyle w:val="GOSTTablenorm"/>
            </w:pPr>
            <w:r w:rsidRPr="00A57119">
              <w:t>Да</w:t>
            </w:r>
          </w:p>
        </w:tc>
        <w:tc>
          <w:tcPr>
            <w:tcW w:w="374" w:type="pct"/>
          </w:tcPr>
          <w:p w14:paraId="06D33146" w14:textId="39A81662" w:rsidR="00C042D7" w:rsidRPr="00A57119" w:rsidRDefault="00C042D7" w:rsidP="00021606">
            <w:pPr>
              <w:pStyle w:val="GOSTTablenorm"/>
            </w:pPr>
            <w:r w:rsidRPr="00A57119">
              <w:t>=2</w:t>
            </w:r>
          </w:p>
        </w:tc>
        <w:tc>
          <w:tcPr>
            <w:tcW w:w="1777" w:type="pct"/>
          </w:tcPr>
          <w:p w14:paraId="02A99BB9" w14:textId="1178B38B" w:rsidR="00C042D7" w:rsidRPr="00A57119" w:rsidRDefault="00C042D7" w:rsidP="00021606">
            <w:pPr>
              <w:pStyle w:val="GOSTTablenorm"/>
            </w:pPr>
            <w:r w:rsidRPr="00A57119">
              <w:t>Указывается тип КБК получателя.</w:t>
            </w:r>
          </w:p>
          <w:p w14:paraId="3FC7B29E" w14:textId="77777777" w:rsidR="00C042D7" w:rsidRPr="00A57119" w:rsidRDefault="00C042D7" w:rsidP="00021606">
            <w:pPr>
              <w:pStyle w:val="GOSTTablenorm"/>
            </w:pPr>
            <w:r w:rsidRPr="00A57119">
              <w:t>Если значение из параметра «КБК плательщика» соответствует шаблону «___0000000000000000000», то выгружается значение «00». Если значение не соответствует вышеуказанному шаблону то, определяется значение 4-го символа КБК.</w:t>
            </w:r>
          </w:p>
          <w:p w14:paraId="6F160805" w14:textId="79A3269F" w:rsidR="00C042D7" w:rsidRPr="00A57119" w:rsidRDefault="00C042D7" w:rsidP="00D873A6">
            <w:pPr>
              <w:pStyle w:val="GOSTTablenorm"/>
              <w:rPr>
                <w:lang w:eastAsia="en-US"/>
              </w:rPr>
            </w:pPr>
            <w:r w:rsidRPr="00A57119">
              <w:t>Если 4-ый символ КБК равен «0», то тип КБК указывается «31»; если 4-ый символ КБК не равен «0», то тип КБК равен значению «20»</w:t>
            </w:r>
          </w:p>
        </w:tc>
      </w:tr>
      <w:tr w:rsidR="00C042D7" w:rsidRPr="00A57119" w14:paraId="5EA7BD47" w14:textId="77777777" w:rsidTr="00A02A30">
        <w:tc>
          <w:tcPr>
            <w:tcW w:w="1120" w:type="pct"/>
          </w:tcPr>
          <w:p w14:paraId="3891A146" w14:textId="131EC7CF" w:rsidR="00C042D7" w:rsidRPr="00A57119" w:rsidRDefault="00C042D7" w:rsidP="00021606">
            <w:pPr>
              <w:pStyle w:val="GOSTTablenorm"/>
            </w:pPr>
            <w:r w:rsidRPr="00A57119">
              <w:t>ОКТМО платежа получателя</w:t>
            </w:r>
          </w:p>
        </w:tc>
        <w:tc>
          <w:tcPr>
            <w:tcW w:w="795" w:type="pct"/>
          </w:tcPr>
          <w:p w14:paraId="45E4D578" w14:textId="1EE40E64" w:rsidR="00C042D7" w:rsidRPr="00A57119" w:rsidRDefault="00C042D7" w:rsidP="00021606">
            <w:pPr>
              <w:pStyle w:val="GOSTTablenorm"/>
              <w:rPr>
                <w:lang w:val="en-US"/>
              </w:rPr>
            </w:pPr>
            <w:r w:rsidRPr="007E1261">
              <w:rPr>
                <w:b/>
              </w:rPr>
              <w:t>recipient</w:t>
            </w:r>
            <w:r w:rsidRPr="00A57119">
              <w:t>:oktmo</w:t>
            </w:r>
          </w:p>
        </w:tc>
        <w:tc>
          <w:tcPr>
            <w:tcW w:w="560" w:type="pct"/>
          </w:tcPr>
          <w:p w14:paraId="76DE2AAA" w14:textId="2E08E307" w:rsidR="00C042D7" w:rsidRPr="00A57119" w:rsidRDefault="00C042D7" w:rsidP="00021606">
            <w:pPr>
              <w:pStyle w:val="GOSTTablenorm"/>
              <w:rPr>
                <w:lang w:eastAsia="en-US"/>
              </w:rPr>
            </w:pPr>
            <w:r w:rsidRPr="00A57119">
              <w:rPr>
                <w:lang w:eastAsia="en-US"/>
              </w:rPr>
              <w:t>Строка</w:t>
            </w:r>
          </w:p>
        </w:tc>
        <w:tc>
          <w:tcPr>
            <w:tcW w:w="374" w:type="pct"/>
          </w:tcPr>
          <w:p w14:paraId="4417C64D" w14:textId="25FA4F13" w:rsidR="00C042D7" w:rsidRPr="00A57119" w:rsidRDefault="00C042D7" w:rsidP="00021606">
            <w:pPr>
              <w:pStyle w:val="GOSTTablenorm"/>
            </w:pPr>
            <w:r w:rsidRPr="00A57119">
              <w:t>Да</w:t>
            </w:r>
          </w:p>
        </w:tc>
        <w:tc>
          <w:tcPr>
            <w:tcW w:w="374" w:type="pct"/>
          </w:tcPr>
          <w:p w14:paraId="5F1F4C44" w14:textId="0EB842FA" w:rsidR="00C042D7" w:rsidRPr="00A57119" w:rsidRDefault="00C042D7" w:rsidP="00021606">
            <w:pPr>
              <w:pStyle w:val="GOSTTablenorm"/>
            </w:pPr>
            <w:r w:rsidRPr="00A57119">
              <w:rPr>
                <w:lang w:val="en-US"/>
              </w:rPr>
              <w:t>&lt;</w:t>
            </w:r>
            <w:r w:rsidRPr="00A57119">
              <w:t>= 8</w:t>
            </w:r>
          </w:p>
        </w:tc>
        <w:tc>
          <w:tcPr>
            <w:tcW w:w="1777" w:type="pct"/>
          </w:tcPr>
          <w:p w14:paraId="4EBDB3CE" w14:textId="0AFF9B33" w:rsidR="00C042D7" w:rsidRPr="00A57119" w:rsidRDefault="00C042D7" w:rsidP="00021606">
            <w:pPr>
              <w:pStyle w:val="GOSTTablenorm"/>
              <w:rPr>
                <w:lang w:eastAsia="en-US"/>
              </w:rPr>
            </w:pPr>
            <w:r w:rsidRPr="00A57119">
              <w:rPr>
                <w:lang w:eastAsia="en-US"/>
              </w:rPr>
              <w:t>Указывается код по ОКТМО</w:t>
            </w:r>
            <w:r w:rsidRPr="00A57119">
              <w:t xml:space="preserve"> </w:t>
            </w:r>
            <w:r w:rsidRPr="00A57119">
              <w:rPr>
                <w:lang w:eastAsia="en-US"/>
              </w:rPr>
              <w:t>публично-п</w:t>
            </w:r>
            <w:r w:rsidR="00021606">
              <w:rPr>
                <w:lang w:eastAsia="en-US"/>
              </w:rPr>
              <w:t>равового образования получателя</w:t>
            </w:r>
          </w:p>
        </w:tc>
      </w:tr>
      <w:tr w:rsidR="00C042D7" w:rsidRPr="00A57119" w14:paraId="5ACF1FA5" w14:textId="77777777" w:rsidTr="00A02A30">
        <w:tc>
          <w:tcPr>
            <w:tcW w:w="1120" w:type="pct"/>
          </w:tcPr>
          <w:p w14:paraId="0056F7DE" w14:textId="29AA1E9F" w:rsidR="00C042D7" w:rsidRPr="00A57119" w:rsidRDefault="00C042D7" w:rsidP="00021606">
            <w:pPr>
              <w:pStyle w:val="GOSTTablenorm"/>
            </w:pPr>
            <w:r w:rsidRPr="00A57119">
              <w:t>Лицевой счет по дополнительному финансированию получателя</w:t>
            </w:r>
          </w:p>
        </w:tc>
        <w:tc>
          <w:tcPr>
            <w:tcW w:w="795" w:type="pct"/>
          </w:tcPr>
          <w:p w14:paraId="236FA3D7" w14:textId="70058735" w:rsidR="00C042D7" w:rsidRPr="007E1261" w:rsidRDefault="00C042D7" w:rsidP="007E1261">
            <w:pPr>
              <w:pStyle w:val="GOSTTablenorm"/>
            </w:pPr>
            <w:r w:rsidRPr="007E1261">
              <w:t>r</w:t>
            </w:r>
            <w:r w:rsidRPr="007E1261">
              <w:rPr>
                <w:b/>
              </w:rPr>
              <w:t>ecipient</w:t>
            </w:r>
            <w:r w:rsidRPr="007E1261">
              <w:t>:account_additional</w:t>
            </w:r>
          </w:p>
        </w:tc>
        <w:tc>
          <w:tcPr>
            <w:tcW w:w="560" w:type="pct"/>
          </w:tcPr>
          <w:p w14:paraId="0CED3EAF" w14:textId="1721CC0C" w:rsidR="00C042D7" w:rsidRPr="00A57119" w:rsidRDefault="00C042D7" w:rsidP="00021606">
            <w:pPr>
              <w:pStyle w:val="GOSTTablenorm"/>
              <w:rPr>
                <w:lang w:eastAsia="en-US"/>
              </w:rPr>
            </w:pPr>
            <w:r w:rsidRPr="00A57119">
              <w:rPr>
                <w:lang w:eastAsia="en-US"/>
              </w:rPr>
              <w:t>Строка</w:t>
            </w:r>
          </w:p>
        </w:tc>
        <w:tc>
          <w:tcPr>
            <w:tcW w:w="374" w:type="pct"/>
          </w:tcPr>
          <w:p w14:paraId="048A7DB2" w14:textId="069D9F6F" w:rsidR="00C042D7" w:rsidRPr="00A57119" w:rsidRDefault="00C042D7" w:rsidP="00021606">
            <w:pPr>
              <w:pStyle w:val="GOSTTablenorm"/>
            </w:pPr>
            <w:r w:rsidRPr="00A57119">
              <w:t>Нет</w:t>
            </w:r>
          </w:p>
        </w:tc>
        <w:tc>
          <w:tcPr>
            <w:tcW w:w="374" w:type="pct"/>
          </w:tcPr>
          <w:p w14:paraId="5004B908" w14:textId="67FA2C34" w:rsidR="00C042D7" w:rsidRPr="00A57119" w:rsidRDefault="00C042D7" w:rsidP="00021606">
            <w:pPr>
              <w:pStyle w:val="GOSTTablenorm"/>
            </w:pPr>
            <w:r w:rsidRPr="00A57119">
              <w:t>=11</w:t>
            </w:r>
          </w:p>
        </w:tc>
        <w:tc>
          <w:tcPr>
            <w:tcW w:w="1777" w:type="pct"/>
          </w:tcPr>
          <w:p w14:paraId="603B378E" w14:textId="748F384C" w:rsidR="00C042D7" w:rsidRPr="00A57119" w:rsidRDefault="00C042D7" w:rsidP="00021606">
            <w:pPr>
              <w:pStyle w:val="GOSTTablenorm"/>
              <w:rPr>
                <w:lang w:eastAsia="en-US"/>
              </w:rPr>
            </w:pPr>
            <w:r w:rsidRPr="00A57119">
              <w:t>Указывается номер л/с с кодом 03 по</w:t>
            </w:r>
            <w:r w:rsidR="00021606">
              <w:t xml:space="preserve"> дополнительному финансированию</w:t>
            </w:r>
          </w:p>
        </w:tc>
      </w:tr>
      <w:tr w:rsidR="00C042D7" w:rsidRPr="00A57119" w14:paraId="1AF4AF1D" w14:textId="77777777" w:rsidTr="00A02A30">
        <w:tc>
          <w:tcPr>
            <w:tcW w:w="1120" w:type="pct"/>
          </w:tcPr>
          <w:p w14:paraId="5A60424E" w14:textId="19E5C525" w:rsidR="00C042D7" w:rsidRPr="00A57119" w:rsidRDefault="00C042D7" w:rsidP="00021606">
            <w:pPr>
              <w:pStyle w:val="GOSTTablenorm"/>
            </w:pPr>
            <w:r w:rsidRPr="00A57119">
              <w:t>Идентификатор документа по зачислению НВС ФБ получателя</w:t>
            </w:r>
          </w:p>
        </w:tc>
        <w:tc>
          <w:tcPr>
            <w:tcW w:w="795" w:type="pct"/>
          </w:tcPr>
          <w:p w14:paraId="39DCA0A6" w14:textId="5AD79054" w:rsidR="00C042D7" w:rsidRPr="007E1261" w:rsidRDefault="00C042D7" w:rsidP="007E1261">
            <w:pPr>
              <w:pStyle w:val="GOSTTablenorm"/>
            </w:pPr>
            <w:r w:rsidRPr="007E1261">
              <w:rPr>
                <w:b/>
              </w:rPr>
              <w:t>recipient:</w:t>
            </w:r>
            <w:r w:rsidRPr="007E1261">
              <w:t>doc_guid_nvs</w:t>
            </w:r>
          </w:p>
        </w:tc>
        <w:tc>
          <w:tcPr>
            <w:tcW w:w="560" w:type="pct"/>
          </w:tcPr>
          <w:p w14:paraId="600BD2E0" w14:textId="1AC8D5DD" w:rsidR="00C042D7" w:rsidRPr="00A57119" w:rsidRDefault="00C042D7" w:rsidP="00021606">
            <w:pPr>
              <w:pStyle w:val="GOSTTablenorm"/>
              <w:rPr>
                <w:lang w:eastAsia="en-US"/>
              </w:rPr>
            </w:pPr>
            <w:r w:rsidRPr="00A57119">
              <w:t>GUID</w:t>
            </w:r>
          </w:p>
        </w:tc>
        <w:tc>
          <w:tcPr>
            <w:tcW w:w="374" w:type="pct"/>
          </w:tcPr>
          <w:p w14:paraId="40A5BBA8" w14:textId="25C12F9E" w:rsidR="00C042D7" w:rsidRPr="00A57119" w:rsidRDefault="00C042D7" w:rsidP="00021606">
            <w:pPr>
              <w:pStyle w:val="GOSTTablenorm"/>
            </w:pPr>
            <w:r w:rsidRPr="00A57119">
              <w:t>Нет</w:t>
            </w:r>
          </w:p>
        </w:tc>
        <w:tc>
          <w:tcPr>
            <w:tcW w:w="374" w:type="pct"/>
          </w:tcPr>
          <w:p w14:paraId="311D0588" w14:textId="33EEFF93" w:rsidR="00C042D7" w:rsidRPr="00A57119" w:rsidRDefault="00C042D7" w:rsidP="00021606">
            <w:pPr>
              <w:pStyle w:val="GOSTTablenorm"/>
            </w:pPr>
            <w:r w:rsidRPr="00A57119">
              <w:t>=36</w:t>
            </w:r>
          </w:p>
        </w:tc>
        <w:tc>
          <w:tcPr>
            <w:tcW w:w="1777" w:type="pct"/>
          </w:tcPr>
          <w:p w14:paraId="416A02A8" w14:textId="6894E124" w:rsidR="00C042D7" w:rsidRPr="00A57119" w:rsidRDefault="00C042D7" w:rsidP="00021606">
            <w:pPr>
              <w:pStyle w:val="GOSTTablenorm"/>
            </w:pPr>
            <w:r w:rsidRPr="00A57119">
              <w:t>Указывается значение из поля «</w:t>
            </w:r>
            <w:r w:rsidRPr="00A57119">
              <w:rPr>
                <w:lang w:val="en-US"/>
              </w:rPr>
              <w:t>DocGuid</w:t>
            </w:r>
            <w:r w:rsidRPr="00A57119">
              <w:t>», в случае, если в параметре «КБК получателя» указан КБК, относящи</w:t>
            </w:r>
            <w:r w:rsidR="00021606">
              <w:t>йся к невыясненным поступлениям</w:t>
            </w:r>
          </w:p>
        </w:tc>
      </w:tr>
      <w:tr w:rsidR="00C042D7" w:rsidRPr="00A57119" w14:paraId="794DF669" w14:textId="77777777" w:rsidTr="00A02A30">
        <w:tc>
          <w:tcPr>
            <w:tcW w:w="1120" w:type="pct"/>
          </w:tcPr>
          <w:p w14:paraId="24CEC264" w14:textId="09E0B1D8" w:rsidR="00C042D7" w:rsidRPr="007E1261" w:rsidRDefault="00C042D7" w:rsidP="00021606">
            <w:pPr>
              <w:pStyle w:val="GOSTTablenorm"/>
              <w:rPr>
                <w:b/>
              </w:rPr>
            </w:pPr>
            <w:r w:rsidRPr="007E1261">
              <w:rPr>
                <w:b/>
              </w:rPr>
              <w:t>Информация по строкам документа</w:t>
            </w:r>
          </w:p>
        </w:tc>
        <w:tc>
          <w:tcPr>
            <w:tcW w:w="795" w:type="pct"/>
          </w:tcPr>
          <w:p w14:paraId="2B042D41" w14:textId="43889781" w:rsidR="00C042D7" w:rsidRPr="007E1261" w:rsidRDefault="00C042D7" w:rsidP="007E1261">
            <w:pPr>
              <w:pStyle w:val="GOSTTablenorm"/>
              <w:rPr>
                <w:b/>
              </w:rPr>
            </w:pPr>
            <w:r w:rsidRPr="007E1261">
              <w:rPr>
                <w:b/>
              </w:rPr>
              <w:t>recipient:entries</w:t>
            </w:r>
          </w:p>
        </w:tc>
        <w:tc>
          <w:tcPr>
            <w:tcW w:w="560" w:type="pct"/>
          </w:tcPr>
          <w:p w14:paraId="5A48CF8F" w14:textId="1754CDD1" w:rsidR="00C042D7" w:rsidRPr="00A57119" w:rsidRDefault="00C042D7" w:rsidP="00021606">
            <w:pPr>
              <w:pStyle w:val="GOSTTablenorm"/>
              <w:rPr>
                <w:lang w:eastAsia="en-US"/>
              </w:rPr>
            </w:pPr>
            <w:r w:rsidRPr="00A57119">
              <w:rPr>
                <w:lang w:eastAsia="en-US"/>
              </w:rPr>
              <w:t>Массив</w:t>
            </w:r>
          </w:p>
        </w:tc>
        <w:tc>
          <w:tcPr>
            <w:tcW w:w="374" w:type="pct"/>
          </w:tcPr>
          <w:p w14:paraId="364F7C96" w14:textId="72989083" w:rsidR="00C042D7" w:rsidRPr="00A57119" w:rsidRDefault="00C042D7" w:rsidP="00021606">
            <w:pPr>
              <w:pStyle w:val="GOSTTablenorm"/>
            </w:pPr>
            <w:r w:rsidRPr="00A57119">
              <w:t>Да</w:t>
            </w:r>
          </w:p>
        </w:tc>
        <w:tc>
          <w:tcPr>
            <w:tcW w:w="374" w:type="pct"/>
          </w:tcPr>
          <w:p w14:paraId="226B65F4" w14:textId="77777777" w:rsidR="00C042D7" w:rsidRPr="00A57119" w:rsidRDefault="00C042D7" w:rsidP="00021606">
            <w:pPr>
              <w:pStyle w:val="GOSTTablenorm"/>
            </w:pPr>
          </w:p>
        </w:tc>
        <w:tc>
          <w:tcPr>
            <w:tcW w:w="1777" w:type="pct"/>
          </w:tcPr>
          <w:p w14:paraId="0D3304DB" w14:textId="5E8C8874" w:rsidR="00C042D7" w:rsidRPr="00A57119" w:rsidRDefault="00C042D7" w:rsidP="00021606">
            <w:pPr>
              <w:pStyle w:val="GOSTTablenorm"/>
              <w:rPr>
                <w:lang w:eastAsia="en-US"/>
              </w:rPr>
            </w:pPr>
            <w:r w:rsidRPr="00A57119">
              <w:rPr>
                <w:lang w:eastAsia="en-US"/>
              </w:rPr>
              <w:t xml:space="preserve">Для </w:t>
            </w:r>
            <w:r w:rsidRPr="00A57119">
              <w:t>Поручения</w:t>
            </w:r>
            <w:r w:rsidRPr="00C6161D">
              <w:t xml:space="preserve"> о</w:t>
            </w:r>
            <w:r w:rsidRPr="00A57119">
              <w:t xml:space="preserve"> перечислении на счет/Требования</w:t>
            </w:r>
            <w:r w:rsidRPr="00C6161D">
              <w:t xml:space="preserve"> получателя платежа</w:t>
            </w:r>
            <w:r w:rsidRPr="00A57119" w:rsidDel="002D6D5D">
              <w:rPr>
                <w:lang w:eastAsia="en-US"/>
              </w:rPr>
              <w:t xml:space="preserve"> </w:t>
            </w:r>
            <w:r w:rsidR="00021606">
              <w:rPr>
                <w:lang w:eastAsia="en-US"/>
              </w:rPr>
              <w:t>может быть 1 или 2 поступления</w:t>
            </w:r>
          </w:p>
        </w:tc>
      </w:tr>
      <w:tr w:rsidR="00C042D7" w:rsidRPr="00A57119" w14:paraId="613CAE0F" w14:textId="77777777" w:rsidTr="00A02A30">
        <w:tc>
          <w:tcPr>
            <w:tcW w:w="1120" w:type="pct"/>
          </w:tcPr>
          <w:p w14:paraId="42954B65" w14:textId="5BEF5573" w:rsidR="00C042D7" w:rsidRPr="00A57119" w:rsidRDefault="00C042D7" w:rsidP="00021606">
            <w:pPr>
              <w:pStyle w:val="GOSTTablenorm"/>
            </w:pPr>
            <w:r w:rsidRPr="00A57119">
              <w:t>Идентификатор строки получателя</w:t>
            </w:r>
          </w:p>
        </w:tc>
        <w:tc>
          <w:tcPr>
            <w:tcW w:w="795" w:type="pct"/>
          </w:tcPr>
          <w:p w14:paraId="747A32C3" w14:textId="495F222A" w:rsidR="00C042D7" w:rsidRPr="007E1261" w:rsidRDefault="007E1261" w:rsidP="007E1261">
            <w:pPr>
              <w:pStyle w:val="GOSTTablenorm"/>
            </w:pPr>
            <w:r w:rsidRPr="00E92BA0">
              <w:rPr>
                <w:b/>
                <w:lang w:val="en-US"/>
              </w:rPr>
              <w:t>recipient</w:t>
            </w:r>
            <w:r w:rsidRPr="00E92BA0">
              <w:rPr>
                <w:b/>
                <w:shd w:val="clear" w:color="auto" w:fill="FFFFFF"/>
              </w:rPr>
              <w:t>:</w:t>
            </w:r>
            <w:r w:rsidR="00C042D7" w:rsidRPr="007E1261">
              <w:rPr>
                <w:b/>
              </w:rPr>
              <w:t>entries</w:t>
            </w:r>
            <w:r w:rsidR="00C042D7" w:rsidRPr="007E1261">
              <w:t>:line_id</w:t>
            </w:r>
          </w:p>
        </w:tc>
        <w:tc>
          <w:tcPr>
            <w:tcW w:w="560" w:type="pct"/>
          </w:tcPr>
          <w:p w14:paraId="0EFA5136" w14:textId="1BDE5EFA" w:rsidR="00C042D7" w:rsidRPr="00A57119" w:rsidRDefault="00C042D7" w:rsidP="00021606">
            <w:pPr>
              <w:pStyle w:val="GOSTTablenorm"/>
              <w:rPr>
                <w:lang w:eastAsia="en-US"/>
              </w:rPr>
            </w:pPr>
            <w:r w:rsidRPr="00A57119">
              <w:rPr>
                <w:lang w:val="en-US"/>
              </w:rPr>
              <w:t>GUID</w:t>
            </w:r>
          </w:p>
        </w:tc>
        <w:tc>
          <w:tcPr>
            <w:tcW w:w="374" w:type="pct"/>
          </w:tcPr>
          <w:p w14:paraId="340A4D86" w14:textId="3CEE6B6C" w:rsidR="00C042D7" w:rsidRPr="00A57119" w:rsidRDefault="00C042D7" w:rsidP="00021606">
            <w:pPr>
              <w:pStyle w:val="GOSTTablenorm"/>
            </w:pPr>
            <w:r w:rsidRPr="00A57119">
              <w:t>Да</w:t>
            </w:r>
          </w:p>
        </w:tc>
        <w:tc>
          <w:tcPr>
            <w:tcW w:w="374" w:type="pct"/>
          </w:tcPr>
          <w:p w14:paraId="0A4CDD68" w14:textId="219BD678" w:rsidR="00C042D7" w:rsidRPr="00A57119" w:rsidRDefault="00C042D7" w:rsidP="00021606">
            <w:pPr>
              <w:pStyle w:val="GOSTTablenorm"/>
            </w:pPr>
            <w:r w:rsidRPr="00A57119">
              <w:t>=36</w:t>
            </w:r>
          </w:p>
        </w:tc>
        <w:tc>
          <w:tcPr>
            <w:tcW w:w="1777" w:type="pct"/>
          </w:tcPr>
          <w:p w14:paraId="41D69C73" w14:textId="51E1401B" w:rsidR="00C042D7" w:rsidRPr="00A57119" w:rsidRDefault="00C042D7" w:rsidP="00021606">
            <w:pPr>
              <w:pStyle w:val="GOSTTablenorm"/>
              <w:rPr>
                <w:lang w:eastAsia="en-US"/>
              </w:rPr>
            </w:pPr>
            <w:r w:rsidRPr="00A57119">
              <w:t>Указывается технический идентификатор (</w:t>
            </w:r>
            <w:r w:rsidRPr="00A57119">
              <w:rPr>
                <w:lang w:val="en-US"/>
              </w:rPr>
              <w:t>GUID</w:t>
            </w:r>
            <w:r w:rsidRPr="00A57119">
              <w:t>) строки</w:t>
            </w:r>
          </w:p>
        </w:tc>
      </w:tr>
      <w:tr w:rsidR="00C042D7" w:rsidRPr="00A57119" w14:paraId="0842E27B" w14:textId="77777777" w:rsidTr="00A02A30">
        <w:tc>
          <w:tcPr>
            <w:tcW w:w="1120" w:type="pct"/>
          </w:tcPr>
          <w:p w14:paraId="1869A24E" w14:textId="6230F4C3" w:rsidR="00C042D7" w:rsidRPr="00A57119" w:rsidRDefault="00C042D7" w:rsidP="00021606">
            <w:pPr>
              <w:pStyle w:val="GOSTTablenorm"/>
            </w:pPr>
            <w:r w:rsidRPr="00A57119">
              <w:t xml:space="preserve">Код субсидии получателя </w:t>
            </w:r>
          </w:p>
        </w:tc>
        <w:tc>
          <w:tcPr>
            <w:tcW w:w="795" w:type="pct"/>
          </w:tcPr>
          <w:p w14:paraId="27844AB3" w14:textId="61AE9280" w:rsidR="00C042D7" w:rsidRPr="007E1261" w:rsidRDefault="007E1261" w:rsidP="007E1261">
            <w:pPr>
              <w:pStyle w:val="GOSTTablenorm"/>
            </w:pPr>
            <w:r w:rsidRPr="007E1261">
              <w:rPr>
                <w:b/>
              </w:rPr>
              <w:t>recipient:</w:t>
            </w:r>
            <w:r w:rsidR="00C042D7" w:rsidRPr="007E1261">
              <w:rPr>
                <w:b/>
              </w:rPr>
              <w:t>entries:</w:t>
            </w:r>
            <w:r w:rsidR="00C042D7" w:rsidRPr="007E1261">
              <w:t>analytical_group</w:t>
            </w:r>
          </w:p>
        </w:tc>
        <w:tc>
          <w:tcPr>
            <w:tcW w:w="560" w:type="pct"/>
          </w:tcPr>
          <w:p w14:paraId="19328FFE" w14:textId="41AADACB" w:rsidR="00C042D7" w:rsidRPr="00A57119" w:rsidRDefault="00C042D7" w:rsidP="00021606">
            <w:pPr>
              <w:pStyle w:val="GOSTTablenorm"/>
            </w:pPr>
            <w:r w:rsidRPr="00A57119">
              <w:rPr>
                <w:lang w:eastAsia="en-US"/>
              </w:rPr>
              <w:t>Строка</w:t>
            </w:r>
          </w:p>
        </w:tc>
        <w:tc>
          <w:tcPr>
            <w:tcW w:w="374" w:type="pct"/>
          </w:tcPr>
          <w:p w14:paraId="43CACA61" w14:textId="52987CAE" w:rsidR="00C042D7" w:rsidRPr="00A57119" w:rsidRDefault="00C042D7" w:rsidP="00021606">
            <w:pPr>
              <w:pStyle w:val="GOSTTablenorm"/>
            </w:pPr>
            <w:r w:rsidRPr="00A57119">
              <w:t>Нет</w:t>
            </w:r>
          </w:p>
        </w:tc>
        <w:tc>
          <w:tcPr>
            <w:tcW w:w="374" w:type="pct"/>
          </w:tcPr>
          <w:p w14:paraId="55C2D38A" w14:textId="3EF3FE5F" w:rsidR="00C042D7" w:rsidRPr="00A57119" w:rsidRDefault="00C042D7" w:rsidP="00021606">
            <w:pPr>
              <w:pStyle w:val="GOSTTablenorm"/>
            </w:pPr>
            <w:r w:rsidRPr="00A57119">
              <w:t>&lt;= 25</w:t>
            </w:r>
          </w:p>
        </w:tc>
        <w:tc>
          <w:tcPr>
            <w:tcW w:w="1777" w:type="pct"/>
          </w:tcPr>
          <w:p w14:paraId="2E3A28FB" w14:textId="356FBE96" w:rsidR="00C042D7" w:rsidRPr="00A57119" w:rsidRDefault="00C042D7" w:rsidP="00021606">
            <w:pPr>
              <w:pStyle w:val="GOSTTablenorm"/>
            </w:pPr>
            <w:r w:rsidRPr="00A57119">
              <w:rPr>
                <w:lang w:eastAsia="en-US"/>
              </w:rPr>
              <w:t>Указывается</w:t>
            </w:r>
            <w:r w:rsidRPr="00A57119">
              <w:t xml:space="preserve"> код субсидии </w:t>
            </w:r>
            <w:r w:rsidRPr="00A57119">
              <w:rPr>
                <w:lang w:eastAsia="en-US"/>
              </w:rPr>
              <w:t>получателя</w:t>
            </w:r>
          </w:p>
        </w:tc>
      </w:tr>
      <w:tr w:rsidR="00C042D7" w:rsidRPr="00A57119" w14:paraId="3F146268" w14:textId="77777777" w:rsidTr="00A02A30">
        <w:tc>
          <w:tcPr>
            <w:tcW w:w="1120" w:type="pct"/>
          </w:tcPr>
          <w:p w14:paraId="3DB66E16" w14:textId="4B2C4421" w:rsidR="00C042D7" w:rsidRPr="00A57119" w:rsidRDefault="00C042D7" w:rsidP="00021606">
            <w:pPr>
              <w:pStyle w:val="GOSTTablenorm"/>
            </w:pPr>
            <w:r w:rsidRPr="00A57119">
              <w:t>Сумма в валюте</w:t>
            </w:r>
          </w:p>
        </w:tc>
        <w:tc>
          <w:tcPr>
            <w:tcW w:w="795" w:type="pct"/>
          </w:tcPr>
          <w:p w14:paraId="1AAA1876" w14:textId="01373243" w:rsidR="00C042D7" w:rsidRPr="007E1261" w:rsidRDefault="007E1261" w:rsidP="007E1261">
            <w:pPr>
              <w:pStyle w:val="GOSTTablenorm"/>
            </w:pPr>
            <w:r w:rsidRPr="007E1261">
              <w:rPr>
                <w:b/>
              </w:rPr>
              <w:t>recipient:</w:t>
            </w:r>
            <w:r w:rsidR="00C042D7" w:rsidRPr="007E1261">
              <w:rPr>
                <w:b/>
              </w:rPr>
              <w:t>entries:</w:t>
            </w:r>
            <w:r w:rsidR="00C042D7" w:rsidRPr="007E1261">
              <w:t>currency_amount</w:t>
            </w:r>
          </w:p>
        </w:tc>
        <w:tc>
          <w:tcPr>
            <w:tcW w:w="560" w:type="pct"/>
          </w:tcPr>
          <w:p w14:paraId="0A7931E0" w14:textId="5630E3F4" w:rsidR="00C042D7" w:rsidRPr="00A57119" w:rsidRDefault="00C042D7" w:rsidP="00021606">
            <w:pPr>
              <w:pStyle w:val="GOSTTablenorm"/>
              <w:rPr>
                <w:lang w:eastAsia="en-US"/>
              </w:rPr>
            </w:pPr>
            <w:r w:rsidRPr="00A57119">
              <w:rPr>
                <w:lang w:eastAsia="en-US"/>
              </w:rPr>
              <w:t>Сумма</w:t>
            </w:r>
          </w:p>
        </w:tc>
        <w:tc>
          <w:tcPr>
            <w:tcW w:w="374" w:type="pct"/>
          </w:tcPr>
          <w:p w14:paraId="667B0B08" w14:textId="2CA5DAE3" w:rsidR="00C042D7" w:rsidRPr="00A57119" w:rsidRDefault="00C042D7" w:rsidP="00021606">
            <w:pPr>
              <w:pStyle w:val="GOSTTablenorm"/>
            </w:pPr>
            <w:r w:rsidRPr="00A57119">
              <w:t>Да</w:t>
            </w:r>
          </w:p>
        </w:tc>
        <w:tc>
          <w:tcPr>
            <w:tcW w:w="374" w:type="pct"/>
          </w:tcPr>
          <w:p w14:paraId="196315A3" w14:textId="1298F525" w:rsidR="00C042D7" w:rsidRPr="00A57119" w:rsidRDefault="00C042D7" w:rsidP="00021606">
            <w:pPr>
              <w:pStyle w:val="GOSTTablenorm"/>
            </w:pPr>
          </w:p>
        </w:tc>
        <w:tc>
          <w:tcPr>
            <w:tcW w:w="1777" w:type="pct"/>
          </w:tcPr>
          <w:p w14:paraId="0941DEFE" w14:textId="36C202EB" w:rsidR="00C042D7" w:rsidRPr="00A57119" w:rsidRDefault="00C042D7" w:rsidP="00D873A6">
            <w:pPr>
              <w:pStyle w:val="GOSTTablenorm"/>
            </w:pPr>
            <w:r w:rsidRPr="00A57119">
              <w:t>Указывается сумма валюты строки по документу «Поручение о перечислении на счет/Требование получателя платежа (входящий)». Указывается сумма в иностранной валюте, в случае если Код валюты по ОКВ не равен 643, и</w:t>
            </w:r>
            <w:r w:rsidR="00021606">
              <w:t>наче указывается сумма в рублях</w:t>
            </w:r>
          </w:p>
        </w:tc>
      </w:tr>
      <w:tr w:rsidR="00C042D7" w:rsidRPr="00A57119" w14:paraId="605B2E0F" w14:textId="77777777" w:rsidTr="00A02A30">
        <w:tc>
          <w:tcPr>
            <w:tcW w:w="1120" w:type="pct"/>
          </w:tcPr>
          <w:p w14:paraId="601A7F70" w14:textId="71D70BDB" w:rsidR="00C042D7" w:rsidRPr="00A57119" w:rsidRDefault="00C042D7" w:rsidP="00021606">
            <w:pPr>
              <w:pStyle w:val="GOSTTablenorm"/>
            </w:pPr>
            <w:r w:rsidRPr="00A57119">
              <w:lastRenderedPageBreak/>
              <w:t>Сумма в рублях</w:t>
            </w:r>
          </w:p>
        </w:tc>
        <w:tc>
          <w:tcPr>
            <w:tcW w:w="795" w:type="pct"/>
          </w:tcPr>
          <w:p w14:paraId="7397D69B" w14:textId="3D8FEE2F" w:rsidR="00C042D7" w:rsidRPr="00A57119" w:rsidRDefault="007E1261" w:rsidP="00021606">
            <w:pPr>
              <w:pStyle w:val="GOSTTablenorm"/>
              <w:rPr>
                <w:lang w:val="en-US"/>
              </w:rPr>
            </w:pPr>
            <w:r w:rsidRPr="00E92BA0">
              <w:rPr>
                <w:b/>
                <w:lang w:val="en-US"/>
              </w:rPr>
              <w:t>recipient</w:t>
            </w:r>
            <w:r w:rsidRPr="00E92BA0">
              <w:rPr>
                <w:b/>
                <w:shd w:val="clear" w:color="auto" w:fill="FFFFFF"/>
              </w:rPr>
              <w:t>:</w:t>
            </w:r>
            <w:r w:rsidR="00C042D7" w:rsidRPr="007E1261">
              <w:rPr>
                <w:b/>
              </w:rPr>
              <w:t>entries:</w:t>
            </w:r>
            <w:r w:rsidR="00C042D7" w:rsidRPr="00A57119">
              <w:t>amount</w:t>
            </w:r>
          </w:p>
        </w:tc>
        <w:tc>
          <w:tcPr>
            <w:tcW w:w="560" w:type="pct"/>
          </w:tcPr>
          <w:p w14:paraId="2311003B" w14:textId="173DADFA" w:rsidR="00C042D7" w:rsidRPr="00A57119" w:rsidRDefault="00C042D7" w:rsidP="00021606">
            <w:pPr>
              <w:pStyle w:val="GOSTTablenorm"/>
              <w:rPr>
                <w:lang w:eastAsia="en-US"/>
              </w:rPr>
            </w:pPr>
            <w:r w:rsidRPr="00A57119">
              <w:rPr>
                <w:lang w:eastAsia="en-US"/>
              </w:rPr>
              <w:t>Сумма</w:t>
            </w:r>
          </w:p>
        </w:tc>
        <w:tc>
          <w:tcPr>
            <w:tcW w:w="374" w:type="pct"/>
          </w:tcPr>
          <w:p w14:paraId="5E429E17" w14:textId="66ADC67C" w:rsidR="00C042D7" w:rsidRPr="00A57119" w:rsidRDefault="00C042D7" w:rsidP="00021606">
            <w:pPr>
              <w:pStyle w:val="GOSTTablenorm"/>
            </w:pPr>
            <w:r w:rsidRPr="00A57119">
              <w:t>Нет</w:t>
            </w:r>
          </w:p>
        </w:tc>
        <w:tc>
          <w:tcPr>
            <w:tcW w:w="374" w:type="pct"/>
          </w:tcPr>
          <w:p w14:paraId="3CB7BD36" w14:textId="110136DB" w:rsidR="00C042D7" w:rsidRPr="00A57119" w:rsidRDefault="00C042D7" w:rsidP="00021606">
            <w:pPr>
              <w:pStyle w:val="GOSTTablenorm"/>
            </w:pPr>
          </w:p>
        </w:tc>
        <w:tc>
          <w:tcPr>
            <w:tcW w:w="1777" w:type="pct"/>
          </w:tcPr>
          <w:p w14:paraId="6FE286D3" w14:textId="4BF6D33A" w:rsidR="00C042D7" w:rsidRPr="00A57119" w:rsidRDefault="00C042D7" w:rsidP="00D873A6">
            <w:pPr>
              <w:pStyle w:val="GOSTTablenorm"/>
            </w:pPr>
            <w:r w:rsidRPr="00A57119">
              <w:t xml:space="preserve">Указывается сумма в рублевом эквиваленте строки по документу «Поручение о перечислении на счет/Требование получателя платежа (входящий)» в случае если Код валюты по ОКВ не </w:t>
            </w:r>
            <w:r w:rsidR="00021606">
              <w:t>равен 643, иначе не заполняется</w:t>
            </w:r>
          </w:p>
        </w:tc>
      </w:tr>
      <w:tr w:rsidR="00C042D7" w:rsidRPr="00A57119" w14:paraId="0F153A76" w14:textId="77777777" w:rsidTr="00A02A30">
        <w:tc>
          <w:tcPr>
            <w:tcW w:w="1120" w:type="pct"/>
          </w:tcPr>
          <w:p w14:paraId="3FC7A6A9" w14:textId="3A927DC6" w:rsidR="00C042D7" w:rsidRPr="007E1261" w:rsidRDefault="00C042D7" w:rsidP="00021606">
            <w:pPr>
              <w:pStyle w:val="GOSTTablenorm"/>
              <w:rPr>
                <w:b/>
              </w:rPr>
            </w:pPr>
            <w:r w:rsidRPr="007E1261">
              <w:rPr>
                <w:b/>
              </w:rPr>
              <w:t>Реквизиты плательщика</w:t>
            </w:r>
          </w:p>
        </w:tc>
        <w:tc>
          <w:tcPr>
            <w:tcW w:w="795" w:type="pct"/>
          </w:tcPr>
          <w:p w14:paraId="695168CD" w14:textId="701E908A" w:rsidR="00C042D7" w:rsidRPr="007E1261" w:rsidRDefault="00C042D7" w:rsidP="00021606">
            <w:pPr>
              <w:pStyle w:val="GOSTTablenorm"/>
              <w:rPr>
                <w:b/>
              </w:rPr>
            </w:pPr>
            <w:r w:rsidRPr="007E1261">
              <w:rPr>
                <w:b/>
              </w:rPr>
              <w:t>sender</w:t>
            </w:r>
          </w:p>
        </w:tc>
        <w:tc>
          <w:tcPr>
            <w:tcW w:w="560" w:type="pct"/>
          </w:tcPr>
          <w:p w14:paraId="732E5E48" w14:textId="5FB5E149" w:rsidR="00C042D7" w:rsidRPr="00A57119" w:rsidRDefault="00C042D7" w:rsidP="00021606">
            <w:pPr>
              <w:pStyle w:val="GOSTTablenorm"/>
              <w:rPr>
                <w:lang w:eastAsia="en-US"/>
              </w:rPr>
            </w:pPr>
            <w:r w:rsidRPr="00A57119">
              <w:t>Объект</w:t>
            </w:r>
          </w:p>
        </w:tc>
        <w:tc>
          <w:tcPr>
            <w:tcW w:w="374" w:type="pct"/>
          </w:tcPr>
          <w:p w14:paraId="54E3D9E1" w14:textId="0250CBE0" w:rsidR="00C042D7" w:rsidRPr="00A57119" w:rsidRDefault="00C042D7" w:rsidP="00021606">
            <w:pPr>
              <w:pStyle w:val="GOSTTablenorm"/>
            </w:pPr>
            <w:r w:rsidRPr="00A57119">
              <w:t>Нет</w:t>
            </w:r>
          </w:p>
        </w:tc>
        <w:tc>
          <w:tcPr>
            <w:tcW w:w="374" w:type="pct"/>
          </w:tcPr>
          <w:p w14:paraId="442A71F7" w14:textId="77777777" w:rsidR="00C042D7" w:rsidRPr="00A57119" w:rsidRDefault="00C042D7" w:rsidP="00021606">
            <w:pPr>
              <w:pStyle w:val="GOSTTablenorm"/>
            </w:pPr>
          </w:p>
        </w:tc>
        <w:tc>
          <w:tcPr>
            <w:tcW w:w="1777" w:type="pct"/>
          </w:tcPr>
          <w:p w14:paraId="2B62F9C8" w14:textId="440D2E9E" w:rsidR="00C042D7" w:rsidRPr="00A57119" w:rsidRDefault="00C042D7" w:rsidP="00021606">
            <w:pPr>
              <w:pStyle w:val="GOSTTablenorm"/>
            </w:pPr>
            <w:r w:rsidRPr="00A57119">
              <w:rPr>
                <w:lang w:eastAsia="en-US"/>
              </w:rPr>
              <w:t>Указываются реквизиты плательщика</w:t>
            </w:r>
          </w:p>
        </w:tc>
      </w:tr>
      <w:tr w:rsidR="00C042D7" w:rsidRPr="00A57119" w14:paraId="291B25B3" w14:textId="77777777" w:rsidTr="00A02A30">
        <w:tc>
          <w:tcPr>
            <w:tcW w:w="1120" w:type="pct"/>
          </w:tcPr>
          <w:p w14:paraId="3173725C" w14:textId="4277357F" w:rsidR="00C042D7" w:rsidRPr="00A57119" w:rsidRDefault="00C042D7" w:rsidP="00021606">
            <w:pPr>
              <w:pStyle w:val="GOSTTablenorm"/>
            </w:pPr>
            <w:r w:rsidRPr="00A57119">
              <w:t>КС плательщика</w:t>
            </w:r>
          </w:p>
        </w:tc>
        <w:tc>
          <w:tcPr>
            <w:tcW w:w="795" w:type="pct"/>
          </w:tcPr>
          <w:p w14:paraId="34F6EE18" w14:textId="6BA79A39" w:rsidR="00C042D7" w:rsidRPr="00A57119" w:rsidRDefault="00C042D7" w:rsidP="00021606">
            <w:pPr>
              <w:pStyle w:val="GOSTTablenorm"/>
              <w:rPr>
                <w:lang w:val="en-US"/>
              </w:rPr>
            </w:pPr>
            <w:r w:rsidRPr="007E1261">
              <w:rPr>
                <w:b/>
              </w:rPr>
              <w:t>sender:</w:t>
            </w:r>
            <w:r w:rsidRPr="00A57119">
              <w:t>treasury_account</w:t>
            </w:r>
          </w:p>
        </w:tc>
        <w:tc>
          <w:tcPr>
            <w:tcW w:w="560" w:type="pct"/>
          </w:tcPr>
          <w:p w14:paraId="0018E1D2" w14:textId="6B23824E" w:rsidR="00C042D7" w:rsidRPr="00A57119" w:rsidRDefault="00C042D7" w:rsidP="00021606">
            <w:pPr>
              <w:pStyle w:val="GOSTTablenorm"/>
              <w:rPr>
                <w:lang w:eastAsia="en-US"/>
              </w:rPr>
            </w:pPr>
            <w:r w:rsidRPr="00A57119">
              <w:t>Строка</w:t>
            </w:r>
          </w:p>
        </w:tc>
        <w:tc>
          <w:tcPr>
            <w:tcW w:w="374" w:type="pct"/>
          </w:tcPr>
          <w:p w14:paraId="559BD342" w14:textId="4C4AD40F" w:rsidR="00C042D7" w:rsidRPr="00A57119" w:rsidRDefault="00C042D7" w:rsidP="00021606">
            <w:pPr>
              <w:pStyle w:val="GOSTTablenorm"/>
            </w:pPr>
            <w:r w:rsidRPr="00A57119">
              <w:t>Да</w:t>
            </w:r>
          </w:p>
        </w:tc>
        <w:tc>
          <w:tcPr>
            <w:tcW w:w="374" w:type="pct"/>
          </w:tcPr>
          <w:p w14:paraId="56047DFE" w14:textId="6DB628AD" w:rsidR="00C042D7" w:rsidRPr="00A57119" w:rsidRDefault="00C042D7" w:rsidP="00021606">
            <w:pPr>
              <w:pStyle w:val="GOSTTablenorm"/>
            </w:pPr>
            <w:r w:rsidRPr="00A57119">
              <w:t>=20</w:t>
            </w:r>
          </w:p>
        </w:tc>
        <w:tc>
          <w:tcPr>
            <w:tcW w:w="1777" w:type="pct"/>
          </w:tcPr>
          <w:p w14:paraId="056259C9" w14:textId="34A9A061" w:rsidR="00C042D7" w:rsidRPr="00A57119" w:rsidRDefault="00C042D7" w:rsidP="00021606">
            <w:pPr>
              <w:pStyle w:val="GOSTTablenorm"/>
            </w:pPr>
            <w:r w:rsidRPr="00A57119">
              <w:rPr>
                <w:lang w:eastAsia="en-US"/>
              </w:rPr>
              <w:t>Указывается казначейский счет плательщика</w:t>
            </w:r>
          </w:p>
        </w:tc>
      </w:tr>
      <w:tr w:rsidR="00C042D7" w:rsidRPr="00A57119" w14:paraId="3513D5C2" w14:textId="77777777" w:rsidTr="00A02A30">
        <w:tc>
          <w:tcPr>
            <w:tcW w:w="1120" w:type="pct"/>
          </w:tcPr>
          <w:p w14:paraId="36BC83CF" w14:textId="0F3B1867" w:rsidR="00C042D7" w:rsidRPr="00A57119" w:rsidRDefault="00C042D7" w:rsidP="00021606">
            <w:pPr>
              <w:pStyle w:val="GOSTTablenorm"/>
              <w:rPr>
                <w:lang w:val="en-US"/>
              </w:rPr>
            </w:pPr>
            <w:r w:rsidRPr="00A57119">
              <w:rPr>
                <w:lang w:val="en-US"/>
              </w:rPr>
              <w:t>Участник НПС плательщика</w:t>
            </w:r>
          </w:p>
        </w:tc>
        <w:tc>
          <w:tcPr>
            <w:tcW w:w="795" w:type="pct"/>
          </w:tcPr>
          <w:p w14:paraId="79197A9B" w14:textId="11F9F082" w:rsidR="00C042D7" w:rsidRPr="00A57119" w:rsidRDefault="00C042D7" w:rsidP="00021606">
            <w:pPr>
              <w:pStyle w:val="GOSTTablenorm"/>
              <w:rPr>
                <w:lang w:val="en-US"/>
              </w:rPr>
            </w:pPr>
            <w:r w:rsidRPr="007E1261">
              <w:rPr>
                <w:b/>
              </w:rPr>
              <w:t>sender</w:t>
            </w:r>
            <w:r w:rsidRPr="00A57119">
              <w:rPr>
                <w:lang w:val="en-US"/>
              </w:rPr>
              <w:t>:is_nps</w:t>
            </w:r>
          </w:p>
        </w:tc>
        <w:tc>
          <w:tcPr>
            <w:tcW w:w="560" w:type="pct"/>
          </w:tcPr>
          <w:p w14:paraId="6181876A" w14:textId="2BAC10F8" w:rsidR="00C042D7" w:rsidRPr="00A57119" w:rsidRDefault="00C042D7" w:rsidP="00021606">
            <w:pPr>
              <w:pStyle w:val="GOSTTablenorm"/>
              <w:rPr>
                <w:lang w:val="en-US"/>
              </w:rPr>
            </w:pPr>
            <w:r w:rsidRPr="00A57119">
              <w:rPr>
                <w:lang w:val="en-US"/>
              </w:rPr>
              <w:t>Строка</w:t>
            </w:r>
          </w:p>
        </w:tc>
        <w:tc>
          <w:tcPr>
            <w:tcW w:w="374" w:type="pct"/>
          </w:tcPr>
          <w:p w14:paraId="4134D822" w14:textId="0313B90A" w:rsidR="00C042D7" w:rsidRPr="00A57119" w:rsidRDefault="00C042D7" w:rsidP="00021606">
            <w:pPr>
              <w:pStyle w:val="GOSTTablenorm"/>
              <w:rPr>
                <w:lang w:val="en-US"/>
              </w:rPr>
            </w:pPr>
            <w:r w:rsidRPr="00A57119">
              <w:rPr>
                <w:lang w:val="en-US"/>
              </w:rPr>
              <w:t>Да</w:t>
            </w:r>
          </w:p>
        </w:tc>
        <w:tc>
          <w:tcPr>
            <w:tcW w:w="374" w:type="pct"/>
          </w:tcPr>
          <w:p w14:paraId="23545609" w14:textId="26AE57ED" w:rsidR="00C042D7" w:rsidRPr="00A57119" w:rsidRDefault="00C042D7" w:rsidP="00021606">
            <w:pPr>
              <w:pStyle w:val="GOSTTablenorm"/>
              <w:rPr>
                <w:lang w:val="en-US"/>
              </w:rPr>
            </w:pPr>
            <w:r w:rsidRPr="00A57119">
              <w:rPr>
                <w:lang w:val="en-US"/>
              </w:rPr>
              <w:t>=1</w:t>
            </w:r>
          </w:p>
        </w:tc>
        <w:tc>
          <w:tcPr>
            <w:tcW w:w="1777" w:type="pct"/>
          </w:tcPr>
          <w:p w14:paraId="75756E42" w14:textId="6A7A6926" w:rsidR="00C042D7" w:rsidRPr="00A57119" w:rsidRDefault="00C042D7" w:rsidP="00021606">
            <w:pPr>
              <w:pStyle w:val="GOSTTablenorm"/>
              <w:rPr>
                <w:lang w:eastAsia="en-US"/>
              </w:rPr>
            </w:pPr>
            <w:r w:rsidRPr="00A57119">
              <w:rPr>
                <w:lang w:eastAsia="en-US"/>
              </w:rPr>
              <w:t xml:space="preserve">Указывается </w:t>
            </w:r>
            <w:r w:rsidRPr="00A57119">
              <w:rPr>
                <w:lang w:val="en-US"/>
              </w:rPr>
              <w:t>участник НПС плательщика</w:t>
            </w:r>
          </w:p>
        </w:tc>
      </w:tr>
      <w:tr w:rsidR="00C042D7" w:rsidRPr="00A57119" w14:paraId="30C3F3BF" w14:textId="77777777" w:rsidTr="00A02A30">
        <w:tc>
          <w:tcPr>
            <w:tcW w:w="1120" w:type="pct"/>
          </w:tcPr>
          <w:p w14:paraId="7C26EC14" w14:textId="20EFEE79" w:rsidR="00C042D7" w:rsidRPr="00A57119" w:rsidRDefault="00C042D7" w:rsidP="00021606">
            <w:pPr>
              <w:pStyle w:val="GOSTTablenorm"/>
            </w:pPr>
            <w:r w:rsidRPr="00A57119">
              <w:t>Номер лицевого счета плательщика</w:t>
            </w:r>
          </w:p>
        </w:tc>
        <w:tc>
          <w:tcPr>
            <w:tcW w:w="795" w:type="pct"/>
          </w:tcPr>
          <w:p w14:paraId="7C3BAA62" w14:textId="06BEB495" w:rsidR="00C042D7" w:rsidRPr="00A57119" w:rsidRDefault="00C042D7" w:rsidP="00021606">
            <w:pPr>
              <w:pStyle w:val="GOSTTablenorm"/>
              <w:rPr>
                <w:lang w:val="en-US"/>
              </w:rPr>
            </w:pPr>
            <w:r w:rsidRPr="007E1261">
              <w:rPr>
                <w:b/>
              </w:rPr>
              <w:t>sender:</w:t>
            </w:r>
            <w:r w:rsidRPr="00A57119">
              <w:t>account</w:t>
            </w:r>
          </w:p>
        </w:tc>
        <w:tc>
          <w:tcPr>
            <w:tcW w:w="560" w:type="pct"/>
          </w:tcPr>
          <w:p w14:paraId="180459D4" w14:textId="0217C05F" w:rsidR="00C042D7" w:rsidRPr="00A57119" w:rsidRDefault="00C042D7" w:rsidP="00021606">
            <w:pPr>
              <w:pStyle w:val="GOSTTablenorm"/>
              <w:rPr>
                <w:lang w:eastAsia="en-US"/>
              </w:rPr>
            </w:pPr>
            <w:r w:rsidRPr="00A57119">
              <w:t>Строка</w:t>
            </w:r>
          </w:p>
        </w:tc>
        <w:tc>
          <w:tcPr>
            <w:tcW w:w="374" w:type="pct"/>
          </w:tcPr>
          <w:p w14:paraId="79F6E6F7" w14:textId="48C22AA8" w:rsidR="00C042D7" w:rsidRPr="00A57119" w:rsidRDefault="00C042D7" w:rsidP="00021606">
            <w:pPr>
              <w:pStyle w:val="GOSTTablenorm"/>
            </w:pPr>
            <w:r w:rsidRPr="00A57119">
              <w:t>Нет*</w:t>
            </w:r>
          </w:p>
        </w:tc>
        <w:tc>
          <w:tcPr>
            <w:tcW w:w="374" w:type="pct"/>
          </w:tcPr>
          <w:p w14:paraId="1007807A" w14:textId="603D35B2" w:rsidR="00C042D7" w:rsidRPr="00A57119" w:rsidRDefault="00C042D7" w:rsidP="00021606">
            <w:pPr>
              <w:pStyle w:val="GOSTTablenorm"/>
            </w:pPr>
            <w:r w:rsidRPr="00A57119">
              <w:t>=11</w:t>
            </w:r>
          </w:p>
        </w:tc>
        <w:tc>
          <w:tcPr>
            <w:tcW w:w="1777" w:type="pct"/>
          </w:tcPr>
          <w:p w14:paraId="6D505F8F" w14:textId="77777777" w:rsidR="00C042D7" w:rsidRPr="00A57119" w:rsidRDefault="00C042D7" w:rsidP="00021606">
            <w:pPr>
              <w:pStyle w:val="GOSTTablenorm"/>
              <w:rPr>
                <w:lang w:eastAsia="en-US"/>
              </w:rPr>
            </w:pPr>
            <w:r w:rsidRPr="00A57119">
              <w:rPr>
                <w:lang w:eastAsia="en-US"/>
              </w:rPr>
              <w:t>Указывается лицевой счет плательщика.</w:t>
            </w:r>
          </w:p>
          <w:p w14:paraId="0AD88DC8" w14:textId="7520D4AE" w:rsidR="00C042D7" w:rsidRPr="00A57119" w:rsidRDefault="00C042D7" w:rsidP="00021606">
            <w:pPr>
              <w:pStyle w:val="GOSTTablenorm"/>
            </w:pPr>
            <w:r w:rsidRPr="00A57119">
              <w:t>*Реквизит заполняется в случае заполнения блока «Реквизиты связанного исходящего распоряжения»</w:t>
            </w:r>
          </w:p>
        </w:tc>
      </w:tr>
      <w:tr w:rsidR="00C042D7" w:rsidRPr="00A57119" w14:paraId="77E5772F" w14:textId="77777777" w:rsidTr="00A02A30">
        <w:tc>
          <w:tcPr>
            <w:tcW w:w="1120" w:type="pct"/>
          </w:tcPr>
          <w:p w14:paraId="11A65595" w14:textId="246990B0" w:rsidR="00C042D7" w:rsidRPr="00A57119" w:rsidRDefault="00C042D7" w:rsidP="00021606">
            <w:pPr>
              <w:pStyle w:val="GOSTTablenorm"/>
            </w:pPr>
            <w:r w:rsidRPr="00A57119">
              <w:t>ТОФК по ЛС плательщика</w:t>
            </w:r>
          </w:p>
        </w:tc>
        <w:tc>
          <w:tcPr>
            <w:tcW w:w="795" w:type="pct"/>
          </w:tcPr>
          <w:p w14:paraId="352DFB56" w14:textId="3D82DCA5" w:rsidR="00C042D7" w:rsidRPr="00A57119" w:rsidRDefault="00C042D7" w:rsidP="00021606">
            <w:pPr>
              <w:pStyle w:val="GOSTTablenorm"/>
              <w:rPr>
                <w:lang w:val="en-US"/>
              </w:rPr>
            </w:pPr>
            <w:r w:rsidRPr="007E1261">
              <w:rPr>
                <w:b/>
              </w:rPr>
              <w:t>sender:</w:t>
            </w:r>
            <w:r w:rsidRPr="00A57119">
              <w:rPr>
                <w:lang w:val="en-US"/>
              </w:rPr>
              <w:t>account_tofk_code</w:t>
            </w:r>
          </w:p>
        </w:tc>
        <w:tc>
          <w:tcPr>
            <w:tcW w:w="560" w:type="pct"/>
          </w:tcPr>
          <w:p w14:paraId="400FF3A6" w14:textId="3F5D7C9F" w:rsidR="00C042D7" w:rsidRPr="00A57119" w:rsidRDefault="00C042D7" w:rsidP="00021606">
            <w:pPr>
              <w:pStyle w:val="GOSTTablenorm"/>
              <w:rPr>
                <w:lang w:eastAsia="en-US"/>
              </w:rPr>
            </w:pPr>
            <w:r w:rsidRPr="00A57119">
              <w:t>Строка</w:t>
            </w:r>
          </w:p>
        </w:tc>
        <w:tc>
          <w:tcPr>
            <w:tcW w:w="374" w:type="pct"/>
          </w:tcPr>
          <w:p w14:paraId="3F03063D" w14:textId="505BA361" w:rsidR="00C042D7" w:rsidRPr="00A57119" w:rsidRDefault="00C042D7" w:rsidP="00021606">
            <w:pPr>
              <w:pStyle w:val="GOSTTablenorm"/>
            </w:pPr>
            <w:r w:rsidRPr="00A57119">
              <w:t>Нет*</w:t>
            </w:r>
          </w:p>
        </w:tc>
        <w:tc>
          <w:tcPr>
            <w:tcW w:w="374" w:type="pct"/>
          </w:tcPr>
          <w:p w14:paraId="72133151" w14:textId="33E8D122" w:rsidR="00C042D7" w:rsidRPr="00A57119" w:rsidRDefault="00C042D7" w:rsidP="00021606">
            <w:pPr>
              <w:pStyle w:val="GOSTTablenorm"/>
            </w:pPr>
            <w:r w:rsidRPr="00A57119">
              <w:t>=4</w:t>
            </w:r>
          </w:p>
        </w:tc>
        <w:tc>
          <w:tcPr>
            <w:tcW w:w="1777" w:type="pct"/>
          </w:tcPr>
          <w:p w14:paraId="65700156" w14:textId="77777777" w:rsidR="00C042D7" w:rsidRPr="00A57119" w:rsidRDefault="00C042D7" w:rsidP="00021606">
            <w:pPr>
              <w:pStyle w:val="GOSTTablenorm"/>
            </w:pPr>
            <w:r w:rsidRPr="00A57119">
              <w:rPr>
                <w:lang w:eastAsia="en-US"/>
              </w:rPr>
              <w:t xml:space="preserve">Указывается </w:t>
            </w:r>
            <w:r w:rsidRPr="00A57119">
              <w:t>ТОФК по лицевому счету плательщика.</w:t>
            </w:r>
          </w:p>
          <w:p w14:paraId="6557E47D" w14:textId="078C1D69" w:rsidR="00C042D7" w:rsidRPr="00A57119" w:rsidRDefault="00C042D7" w:rsidP="00021606">
            <w:pPr>
              <w:pStyle w:val="GOSTTablenorm"/>
            </w:pPr>
            <w:r w:rsidRPr="00A57119">
              <w:t>*Реквизит заполняется в случае заполнения блока «Реквизиты связанного исходящего распоряжения»</w:t>
            </w:r>
          </w:p>
        </w:tc>
      </w:tr>
      <w:tr w:rsidR="00C042D7" w:rsidRPr="00A57119" w14:paraId="22E59DA7" w14:textId="77777777" w:rsidTr="00A02A30">
        <w:tc>
          <w:tcPr>
            <w:tcW w:w="1120" w:type="pct"/>
          </w:tcPr>
          <w:p w14:paraId="7150F70F" w14:textId="1E384757" w:rsidR="00C042D7" w:rsidRPr="00A57119" w:rsidRDefault="00C042D7" w:rsidP="00021606">
            <w:pPr>
              <w:pStyle w:val="GOSTTablenorm"/>
            </w:pPr>
            <w:r w:rsidRPr="00A57119">
              <w:t>КБК плательщика</w:t>
            </w:r>
          </w:p>
        </w:tc>
        <w:tc>
          <w:tcPr>
            <w:tcW w:w="795" w:type="pct"/>
          </w:tcPr>
          <w:p w14:paraId="4A22EA64" w14:textId="6818B23B" w:rsidR="00C042D7" w:rsidRPr="00A57119" w:rsidRDefault="00C042D7" w:rsidP="00021606">
            <w:pPr>
              <w:pStyle w:val="GOSTTablenorm"/>
              <w:rPr>
                <w:lang w:val="en-US"/>
              </w:rPr>
            </w:pPr>
            <w:r w:rsidRPr="007E1261">
              <w:rPr>
                <w:b/>
              </w:rPr>
              <w:t>sender:</w:t>
            </w:r>
            <w:r w:rsidRPr="00A57119">
              <w:rPr>
                <w:shd w:val="clear" w:color="auto" w:fill="FFFFFF"/>
              </w:rPr>
              <w:t>bcc</w:t>
            </w:r>
          </w:p>
        </w:tc>
        <w:tc>
          <w:tcPr>
            <w:tcW w:w="560" w:type="pct"/>
          </w:tcPr>
          <w:p w14:paraId="3886E68E" w14:textId="78B9D791" w:rsidR="00C042D7" w:rsidRPr="00A57119" w:rsidRDefault="00C042D7" w:rsidP="00021606">
            <w:pPr>
              <w:pStyle w:val="GOSTTablenorm"/>
              <w:rPr>
                <w:lang w:eastAsia="en-US"/>
              </w:rPr>
            </w:pPr>
            <w:r w:rsidRPr="00A57119">
              <w:t>Строка</w:t>
            </w:r>
          </w:p>
        </w:tc>
        <w:tc>
          <w:tcPr>
            <w:tcW w:w="374" w:type="pct"/>
          </w:tcPr>
          <w:p w14:paraId="2A47A277" w14:textId="6697A6E3" w:rsidR="00C042D7" w:rsidRPr="00A57119" w:rsidRDefault="00C042D7" w:rsidP="00021606">
            <w:pPr>
              <w:pStyle w:val="GOSTTablenorm"/>
            </w:pPr>
            <w:r w:rsidRPr="00A57119">
              <w:t>Нет*</w:t>
            </w:r>
          </w:p>
        </w:tc>
        <w:tc>
          <w:tcPr>
            <w:tcW w:w="374" w:type="pct"/>
          </w:tcPr>
          <w:p w14:paraId="193070A5" w14:textId="02218C1D" w:rsidR="00C042D7" w:rsidRPr="00A57119" w:rsidRDefault="00C042D7" w:rsidP="00021606">
            <w:pPr>
              <w:pStyle w:val="GOSTTablenorm"/>
            </w:pPr>
            <w:r w:rsidRPr="00A57119">
              <w:t>&lt;= 20</w:t>
            </w:r>
          </w:p>
        </w:tc>
        <w:tc>
          <w:tcPr>
            <w:tcW w:w="1777" w:type="pct"/>
          </w:tcPr>
          <w:p w14:paraId="3AE7F74A" w14:textId="77777777" w:rsidR="00C042D7" w:rsidRPr="00A57119" w:rsidRDefault="00C042D7" w:rsidP="00021606">
            <w:pPr>
              <w:pStyle w:val="GOSTTablenorm"/>
              <w:rPr>
                <w:lang w:eastAsia="en-US"/>
              </w:rPr>
            </w:pPr>
            <w:r w:rsidRPr="00A57119">
              <w:rPr>
                <w:lang w:eastAsia="en-US"/>
              </w:rPr>
              <w:t>Указывается КБК плательщика.</w:t>
            </w:r>
          </w:p>
          <w:p w14:paraId="725E335E" w14:textId="255104E9" w:rsidR="00C042D7" w:rsidRPr="00A57119" w:rsidRDefault="00C042D7" w:rsidP="00021606">
            <w:pPr>
              <w:pStyle w:val="GOSTTablenorm"/>
            </w:pPr>
            <w:r w:rsidRPr="00A57119">
              <w:t>*Реквизит заполняется в случае заполнения блока «Реквизиты связанного исходящего распоряжения»</w:t>
            </w:r>
          </w:p>
        </w:tc>
      </w:tr>
      <w:tr w:rsidR="00C042D7" w:rsidRPr="00A57119" w14:paraId="0D8EDA0D" w14:textId="77777777" w:rsidTr="00A02A30">
        <w:tc>
          <w:tcPr>
            <w:tcW w:w="1120" w:type="pct"/>
          </w:tcPr>
          <w:p w14:paraId="6DD3B8B7" w14:textId="01519AC7" w:rsidR="00C042D7" w:rsidRPr="00A57119" w:rsidRDefault="00C042D7" w:rsidP="00021606">
            <w:pPr>
              <w:pStyle w:val="GOSTTablenorm"/>
            </w:pPr>
            <w:r w:rsidRPr="00A57119">
              <w:t>Тип КБК плательщика</w:t>
            </w:r>
          </w:p>
        </w:tc>
        <w:tc>
          <w:tcPr>
            <w:tcW w:w="795" w:type="pct"/>
          </w:tcPr>
          <w:p w14:paraId="6E623518" w14:textId="35A10B27" w:rsidR="00C042D7" w:rsidRPr="00A57119" w:rsidRDefault="00C042D7" w:rsidP="00021606">
            <w:pPr>
              <w:pStyle w:val="GOSTTablenorm"/>
              <w:rPr>
                <w:lang w:val="en-US"/>
              </w:rPr>
            </w:pPr>
            <w:r w:rsidRPr="007E1261">
              <w:rPr>
                <w:b/>
              </w:rPr>
              <w:t>sender:</w:t>
            </w:r>
            <w:r w:rsidRPr="00A57119">
              <w:rPr>
                <w:lang w:val="en-US"/>
              </w:rPr>
              <w:t>type_bcc</w:t>
            </w:r>
          </w:p>
        </w:tc>
        <w:tc>
          <w:tcPr>
            <w:tcW w:w="560" w:type="pct"/>
          </w:tcPr>
          <w:p w14:paraId="489BDA38" w14:textId="3494D873" w:rsidR="00C042D7" w:rsidRPr="00A57119" w:rsidRDefault="00C042D7" w:rsidP="00021606">
            <w:pPr>
              <w:pStyle w:val="GOSTTablenorm"/>
            </w:pPr>
            <w:r w:rsidRPr="00A57119">
              <w:t>Строка</w:t>
            </w:r>
          </w:p>
        </w:tc>
        <w:tc>
          <w:tcPr>
            <w:tcW w:w="374" w:type="pct"/>
          </w:tcPr>
          <w:p w14:paraId="1E0F83F7" w14:textId="62EA4CD2" w:rsidR="00C042D7" w:rsidRPr="00A57119" w:rsidRDefault="00C042D7" w:rsidP="00021606">
            <w:pPr>
              <w:pStyle w:val="GOSTTablenorm"/>
            </w:pPr>
            <w:r w:rsidRPr="00A57119">
              <w:t>Нет*</w:t>
            </w:r>
          </w:p>
        </w:tc>
        <w:tc>
          <w:tcPr>
            <w:tcW w:w="374" w:type="pct"/>
          </w:tcPr>
          <w:p w14:paraId="54466A9A" w14:textId="3EED8A6F" w:rsidR="00C042D7" w:rsidRPr="00A57119" w:rsidRDefault="00C042D7" w:rsidP="00021606">
            <w:pPr>
              <w:pStyle w:val="GOSTTablenorm"/>
            </w:pPr>
            <w:r w:rsidRPr="00A57119">
              <w:t>=2</w:t>
            </w:r>
          </w:p>
        </w:tc>
        <w:tc>
          <w:tcPr>
            <w:tcW w:w="1777" w:type="pct"/>
          </w:tcPr>
          <w:p w14:paraId="42B086D0" w14:textId="77777777" w:rsidR="00C042D7" w:rsidRPr="00A57119" w:rsidRDefault="00C042D7" w:rsidP="00021606">
            <w:pPr>
              <w:pStyle w:val="GOSTTablenorm"/>
            </w:pPr>
            <w:r w:rsidRPr="00A57119">
              <w:t>Указывается тип КБК плательщика.</w:t>
            </w:r>
          </w:p>
          <w:p w14:paraId="0930B08F" w14:textId="77777777" w:rsidR="00C042D7" w:rsidRPr="00A57119" w:rsidRDefault="00C042D7" w:rsidP="00021606">
            <w:pPr>
              <w:pStyle w:val="GOSTTablenorm"/>
            </w:pPr>
            <w:r w:rsidRPr="00A57119">
              <w:t>Если значение из параметра «КБК плательщика» соответствует шаблону «___0000000000000000000», то выгружается значение «00». Если значение не соответствует вышеуказанному шаблону то, определяется значение 4-го символа КБК.</w:t>
            </w:r>
          </w:p>
          <w:p w14:paraId="545FC674" w14:textId="57123A73" w:rsidR="00C042D7" w:rsidRPr="00A57119" w:rsidRDefault="00C042D7" w:rsidP="00021606">
            <w:pPr>
              <w:pStyle w:val="GOSTTablenorm"/>
            </w:pPr>
            <w:r w:rsidRPr="00A57119">
              <w:t>Если 4-ый символ КБК равен «0», то тип КБК указывается «31»; если 4-ый символ КБК не равен «0», то тип КБК равен значению «20».</w:t>
            </w:r>
          </w:p>
          <w:p w14:paraId="2C7487EA" w14:textId="519205E1" w:rsidR="00C042D7" w:rsidRPr="00A57119" w:rsidRDefault="00C042D7" w:rsidP="00021606">
            <w:pPr>
              <w:pStyle w:val="GOSTTablenorm"/>
              <w:rPr>
                <w:lang w:eastAsia="en-US"/>
              </w:rPr>
            </w:pPr>
            <w:r w:rsidRPr="00A57119">
              <w:t>*Реквизит заполняется в случае заполнения блока «Реквизиты связанного исходящего распоряжения»</w:t>
            </w:r>
          </w:p>
        </w:tc>
      </w:tr>
      <w:tr w:rsidR="00C042D7" w:rsidRPr="00A57119" w14:paraId="3D7B643C" w14:textId="77777777" w:rsidTr="00A02A30">
        <w:tc>
          <w:tcPr>
            <w:tcW w:w="1120" w:type="pct"/>
          </w:tcPr>
          <w:p w14:paraId="2B1D7C5B" w14:textId="762FDBE5" w:rsidR="00C042D7" w:rsidRPr="00A57119" w:rsidRDefault="00C042D7" w:rsidP="00021606">
            <w:pPr>
              <w:pStyle w:val="GOSTTablenorm"/>
            </w:pPr>
            <w:r w:rsidRPr="00A57119">
              <w:lastRenderedPageBreak/>
              <w:t>ОКТМО платежа плательщика</w:t>
            </w:r>
          </w:p>
        </w:tc>
        <w:tc>
          <w:tcPr>
            <w:tcW w:w="795" w:type="pct"/>
          </w:tcPr>
          <w:p w14:paraId="25386CCD" w14:textId="2513E5B7" w:rsidR="00C042D7" w:rsidRPr="00A57119" w:rsidRDefault="00C042D7" w:rsidP="00021606">
            <w:pPr>
              <w:pStyle w:val="GOSTTablenorm"/>
              <w:rPr>
                <w:lang w:val="en-US"/>
              </w:rPr>
            </w:pPr>
            <w:r w:rsidRPr="007E1261">
              <w:rPr>
                <w:b/>
              </w:rPr>
              <w:t>sender</w:t>
            </w:r>
            <w:r w:rsidRPr="00A57119">
              <w:t>:oktmo</w:t>
            </w:r>
          </w:p>
        </w:tc>
        <w:tc>
          <w:tcPr>
            <w:tcW w:w="560" w:type="pct"/>
          </w:tcPr>
          <w:p w14:paraId="00B2C1BA" w14:textId="07606B56" w:rsidR="00C042D7" w:rsidRPr="00A57119" w:rsidRDefault="00C042D7" w:rsidP="00021606">
            <w:pPr>
              <w:pStyle w:val="GOSTTablenorm"/>
            </w:pPr>
            <w:r w:rsidRPr="00A57119">
              <w:t>Строка</w:t>
            </w:r>
          </w:p>
        </w:tc>
        <w:tc>
          <w:tcPr>
            <w:tcW w:w="374" w:type="pct"/>
          </w:tcPr>
          <w:p w14:paraId="64BEBA76" w14:textId="69F870A9" w:rsidR="00C042D7" w:rsidRPr="00A57119" w:rsidRDefault="00C042D7" w:rsidP="00021606">
            <w:pPr>
              <w:pStyle w:val="GOSTTablenorm"/>
            </w:pPr>
            <w:r w:rsidRPr="00A57119">
              <w:t>Нет*</w:t>
            </w:r>
          </w:p>
        </w:tc>
        <w:tc>
          <w:tcPr>
            <w:tcW w:w="374" w:type="pct"/>
          </w:tcPr>
          <w:p w14:paraId="04041C0F" w14:textId="0CD597C1" w:rsidR="00C042D7" w:rsidRPr="00A57119" w:rsidRDefault="00C042D7" w:rsidP="00021606">
            <w:pPr>
              <w:pStyle w:val="GOSTTablenorm"/>
            </w:pPr>
            <w:r w:rsidRPr="00A57119">
              <w:rPr>
                <w:lang w:val="en-US"/>
              </w:rPr>
              <w:t>&lt;</w:t>
            </w:r>
            <w:r w:rsidRPr="00A57119">
              <w:t>= 8</w:t>
            </w:r>
          </w:p>
        </w:tc>
        <w:tc>
          <w:tcPr>
            <w:tcW w:w="1777" w:type="pct"/>
          </w:tcPr>
          <w:p w14:paraId="4C5EE1FC" w14:textId="77777777" w:rsidR="00C042D7" w:rsidRPr="00A57119" w:rsidRDefault="00C042D7" w:rsidP="00021606">
            <w:pPr>
              <w:pStyle w:val="GOSTTablenorm"/>
              <w:rPr>
                <w:lang w:eastAsia="en-US"/>
              </w:rPr>
            </w:pPr>
            <w:r w:rsidRPr="00A57119">
              <w:rPr>
                <w:lang w:eastAsia="en-US"/>
              </w:rPr>
              <w:t>Указывается код по ОКТМО</w:t>
            </w:r>
            <w:r w:rsidRPr="00A57119">
              <w:t xml:space="preserve"> </w:t>
            </w:r>
            <w:r w:rsidRPr="00A57119">
              <w:rPr>
                <w:lang w:eastAsia="en-US"/>
              </w:rPr>
              <w:t>публично-правового образования плательщика.</w:t>
            </w:r>
          </w:p>
          <w:p w14:paraId="2CB52C90" w14:textId="03877F45" w:rsidR="00C042D7" w:rsidRPr="00A57119" w:rsidRDefault="00C042D7" w:rsidP="00021606">
            <w:pPr>
              <w:pStyle w:val="GOSTTablenorm"/>
              <w:rPr>
                <w:lang w:eastAsia="en-US"/>
              </w:rPr>
            </w:pPr>
            <w:r w:rsidRPr="00A57119">
              <w:t>*Реквизит заполняется в случае заполнения блока «Реквизиты связанного исходящего распоряжения»</w:t>
            </w:r>
          </w:p>
        </w:tc>
      </w:tr>
      <w:tr w:rsidR="00C042D7" w:rsidRPr="00A57119" w14:paraId="61ED2AE8" w14:textId="77777777" w:rsidTr="00A02A30">
        <w:tc>
          <w:tcPr>
            <w:tcW w:w="1120" w:type="pct"/>
          </w:tcPr>
          <w:p w14:paraId="7B5998FB" w14:textId="38B953BF" w:rsidR="00C042D7" w:rsidRPr="00A57119" w:rsidRDefault="00C042D7" w:rsidP="00021606">
            <w:pPr>
              <w:pStyle w:val="GOSTTablenorm"/>
            </w:pPr>
            <w:r w:rsidRPr="00A57119">
              <w:t>Код субсидии плательщика</w:t>
            </w:r>
          </w:p>
        </w:tc>
        <w:tc>
          <w:tcPr>
            <w:tcW w:w="795" w:type="pct"/>
          </w:tcPr>
          <w:p w14:paraId="374EBF0F" w14:textId="5CA4DD1C" w:rsidR="00C042D7" w:rsidRPr="00A57119" w:rsidRDefault="00C042D7" w:rsidP="00021606">
            <w:pPr>
              <w:pStyle w:val="GOSTTablenorm"/>
              <w:rPr>
                <w:lang w:val="en-US"/>
              </w:rPr>
            </w:pPr>
            <w:r w:rsidRPr="007E1261">
              <w:rPr>
                <w:b/>
              </w:rPr>
              <w:t>sender:</w:t>
            </w:r>
            <w:r w:rsidRPr="00A57119">
              <w:rPr>
                <w:lang w:val="en-US"/>
              </w:rPr>
              <w:t>analytical_group</w:t>
            </w:r>
          </w:p>
        </w:tc>
        <w:tc>
          <w:tcPr>
            <w:tcW w:w="560" w:type="pct"/>
          </w:tcPr>
          <w:p w14:paraId="63046F40" w14:textId="21BB8E4D" w:rsidR="00C042D7" w:rsidRPr="00A57119" w:rsidRDefault="00C042D7" w:rsidP="00021606">
            <w:pPr>
              <w:pStyle w:val="GOSTTablenorm"/>
              <w:rPr>
                <w:lang w:eastAsia="en-US"/>
              </w:rPr>
            </w:pPr>
            <w:r w:rsidRPr="00A57119">
              <w:t>Строка</w:t>
            </w:r>
          </w:p>
        </w:tc>
        <w:tc>
          <w:tcPr>
            <w:tcW w:w="374" w:type="pct"/>
          </w:tcPr>
          <w:p w14:paraId="3C2CCB0F" w14:textId="446CB589" w:rsidR="00C042D7" w:rsidRPr="00A57119" w:rsidRDefault="00C042D7" w:rsidP="00021606">
            <w:pPr>
              <w:pStyle w:val="GOSTTablenorm"/>
            </w:pPr>
            <w:r w:rsidRPr="00A57119">
              <w:t>Нет</w:t>
            </w:r>
          </w:p>
        </w:tc>
        <w:tc>
          <w:tcPr>
            <w:tcW w:w="374" w:type="pct"/>
          </w:tcPr>
          <w:p w14:paraId="1D76CC01" w14:textId="4AC7AEB2" w:rsidR="00C042D7" w:rsidRPr="00A57119" w:rsidRDefault="00C042D7" w:rsidP="00021606">
            <w:pPr>
              <w:pStyle w:val="GOSTTablenorm"/>
            </w:pPr>
            <w:r w:rsidRPr="00A57119">
              <w:t>&lt;= 25</w:t>
            </w:r>
          </w:p>
        </w:tc>
        <w:tc>
          <w:tcPr>
            <w:tcW w:w="1777" w:type="pct"/>
          </w:tcPr>
          <w:p w14:paraId="717CF5C3" w14:textId="6B25360E" w:rsidR="00C042D7" w:rsidRPr="00A57119" w:rsidRDefault="00C042D7" w:rsidP="00021606">
            <w:pPr>
              <w:pStyle w:val="GOSTTablenorm"/>
            </w:pPr>
            <w:r w:rsidRPr="00A57119">
              <w:rPr>
                <w:lang w:eastAsia="en-US"/>
              </w:rPr>
              <w:t>Указывается</w:t>
            </w:r>
            <w:r w:rsidR="00021606">
              <w:t xml:space="preserve"> код субсидии плательщика</w:t>
            </w:r>
          </w:p>
        </w:tc>
      </w:tr>
      <w:tr w:rsidR="00C042D7" w:rsidRPr="00A57119" w14:paraId="5EA52137" w14:textId="77777777" w:rsidTr="00A02A30">
        <w:tc>
          <w:tcPr>
            <w:tcW w:w="1120" w:type="pct"/>
          </w:tcPr>
          <w:p w14:paraId="300290DC" w14:textId="24FF058D" w:rsidR="00C042D7" w:rsidRPr="00A57119" w:rsidRDefault="00C042D7" w:rsidP="00021606">
            <w:pPr>
              <w:pStyle w:val="GOSTTablenorm"/>
            </w:pPr>
            <w:r w:rsidRPr="00A57119">
              <w:t>Лицевой счет по дополнительному финансированию плательщика</w:t>
            </w:r>
          </w:p>
        </w:tc>
        <w:tc>
          <w:tcPr>
            <w:tcW w:w="795" w:type="pct"/>
          </w:tcPr>
          <w:p w14:paraId="6D7C0EF4" w14:textId="6684BB80" w:rsidR="00C042D7" w:rsidRPr="00A57119" w:rsidRDefault="00C042D7" w:rsidP="00021606">
            <w:pPr>
              <w:pStyle w:val="GOSTTablenorm"/>
              <w:rPr>
                <w:lang w:val="en-US"/>
              </w:rPr>
            </w:pPr>
            <w:r w:rsidRPr="007E1261">
              <w:rPr>
                <w:b/>
              </w:rPr>
              <w:t>sender:</w:t>
            </w:r>
            <w:r w:rsidRPr="00A57119">
              <w:rPr>
                <w:lang w:val="en-US"/>
              </w:rPr>
              <w:t>account_additional</w:t>
            </w:r>
          </w:p>
        </w:tc>
        <w:tc>
          <w:tcPr>
            <w:tcW w:w="560" w:type="pct"/>
          </w:tcPr>
          <w:p w14:paraId="4B5687F9" w14:textId="0D1A1012" w:rsidR="00C042D7" w:rsidRPr="00A57119" w:rsidRDefault="00C042D7" w:rsidP="00021606">
            <w:pPr>
              <w:pStyle w:val="GOSTTablenorm"/>
            </w:pPr>
            <w:r w:rsidRPr="00A57119">
              <w:rPr>
                <w:lang w:eastAsia="en-US"/>
              </w:rPr>
              <w:t>Строка</w:t>
            </w:r>
          </w:p>
        </w:tc>
        <w:tc>
          <w:tcPr>
            <w:tcW w:w="374" w:type="pct"/>
          </w:tcPr>
          <w:p w14:paraId="51AB337F" w14:textId="3BE72B9A" w:rsidR="00C042D7" w:rsidRPr="00A57119" w:rsidRDefault="00C042D7" w:rsidP="00021606">
            <w:pPr>
              <w:pStyle w:val="GOSTTablenorm"/>
            </w:pPr>
            <w:r w:rsidRPr="00A57119">
              <w:t>Нет</w:t>
            </w:r>
          </w:p>
        </w:tc>
        <w:tc>
          <w:tcPr>
            <w:tcW w:w="374" w:type="pct"/>
          </w:tcPr>
          <w:p w14:paraId="2FE37963" w14:textId="2E807B1A" w:rsidR="00C042D7" w:rsidRPr="00A57119" w:rsidRDefault="00C042D7" w:rsidP="00021606">
            <w:pPr>
              <w:pStyle w:val="GOSTTablenorm"/>
            </w:pPr>
            <w:r w:rsidRPr="00A57119">
              <w:t>=11</w:t>
            </w:r>
          </w:p>
        </w:tc>
        <w:tc>
          <w:tcPr>
            <w:tcW w:w="1777" w:type="pct"/>
          </w:tcPr>
          <w:p w14:paraId="44B4942B" w14:textId="106251D1" w:rsidR="00C042D7" w:rsidRPr="00A57119" w:rsidRDefault="00C042D7" w:rsidP="00021606">
            <w:pPr>
              <w:pStyle w:val="GOSTTablenorm"/>
              <w:rPr>
                <w:lang w:eastAsia="en-US"/>
              </w:rPr>
            </w:pPr>
            <w:r w:rsidRPr="00A57119">
              <w:t>Указывается номер л/с с кодом 03 в случае, если в поле «КБК плательщика» указан КБК по</w:t>
            </w:r>
            <w:r w:rsidR="00021606">
              <w:t xml:space="preserve"> дополнительному финансированию</w:t>
            </w:r>
          </w:p>
        </w:tc>
      </w:tr>
      <w:tr w:rsidR="00C042D7" w:rsidRPr="00A57119" w14:paraId="529C275D" w14:textId="77777777" w:rsidTr="00A02A30">
        <w:tc>
          <w:tcPr>
            <w:tcW w:w="1120" w:type="pct"/>
          </w:tcPr>
          <w:p w14:paraId="5771B0DC" w14:textId="108ACB74" w:rsidR="00C042D7" w:rsidRPr="007E1261" w:rsidRDefault="00C042D7" w:rsidP="00021606">
            <w:pPr>
              <w:pStyle w:val="GOSTTablenorm"/>
              <w:rPr>
                <w:b/>
              </w:rPr>
            </w:pPr>
            <w:r w:rsidRPr="007E1261">
              <w:rPr>
                <w:b/>
              </w:rPr>
              <w:t>Реквизиты связанного исходящего распоряжения</w:t>
            </w:r>
          </w:p>
        </w:tc>
        <w:tc>
          <w:tcPr>
            <w:tcW w:w="795" w:type="pct"/>
          </w:tcPr>
          <w:p w14:paraId="3F9AC91B" w14:textId="6494CC59" w:rsidR="00C042D7" w:rsidRPr="00A02A30" w:rsidRDefault="00C042D7" w:rsidP="00A02A30">
            <w:pPr>
              <w:pStyle w:val="GOSTTablenorm"/>
              <w:rPr>
                <w:b/>
              </w:rPr>
            </w:pPr>
            <w:r w:rsidRPr="00A02A30">
              <w:rPr>
                <w:b/>
              </w:rPr>
              <w:t>outgoing_transfer_orders</w:t>
            </w:r>
          </w:p>
        </w:tc>
        <w:tc>
          <w:tcPr>
            <w:tcW w:w="560" w:type="pct"/>
          </w:tcPr>
          <w:p w14:paraId="3021DAD7" w14:textId="3D9B2B70" w:rsidR="00C042D7" w:rsidRPr="00A57119" w:rsidRDefault="00C042D7" w:rsidP="00021606">
            <w:pPr>
              <w:pStyle w:val="GOSTTablenorm"/>
            </w:pPr>
            <w:r w:rsidRPr="00A57119">
              <w:t>Объект</w:t>
            </w:r>
          </w:p>
        </w:tc>
        <w:tc>
          <w:tcPr>
            <w:tcW w:w="374" w:type="pct"/>
          </w:tcPr>
          <w:p w14:paraId="1DD52F44" w14:textId="5C40C1DB" w:rsidR="00C042D7" w:rsidRPr="00A57119" w:rsidRDefault="00C042D7" w:rsidP="00021606">
            <w:pPr>
              <w:pStyle w:val="GOSTTablenorm"/>
              <w:rPr>
                <w:lang w:val="en-US"/>
              </w:rPr>
            </w:pPr>
            <w:commentRangeStart w:id="132"/>
            <w:r w:rsidRPr="00A57119">
              <w:t>Нет</w:t>
            </w:r>
            <w:commentRangeEnd w:id="132"/>
            <w:r w:rsidRPr="00A57119">
              <w:rPr>
                <w:rStyle w:val="affa"/>
              </w:rPr>
              <w:commentReference w:id="132"/>
            </w:r>
          </w:p>
        </w:tc>
        <w:tc>
          <w:tcPr>
            <w:tcW w:w="374" w:type="pct"/>
          </w:tcPr>
          <w:p w14:paraId="16831048" w14:textId="77777777" w:rsidR="00C042D7" w:rsidRPr="00A57119" w:rsidRDefault="00C042D7" w:rsidP="00021606">
            <w:pPr>
              <w:pStyle w:val="GOSTTablenorm"/>
            </w:pPr>
          </w:p>
        </w:tc>
        <w:tc>
          <w:tcPr>
            <w:tcW w:w="1777" w:type="pct"/>
          </w:tcPr>
          <w:p w14:paraId="3D14660F" w14:textId="7B07011F" w:rsidR="00C042D7" w:rsidRPr="00A57119" w:rsidRDefault="00C042D7" w:rsidP="00021606">
            <w:pPr>
              <w:pStyle w:val="GOSTTablenorm"/>
            </w:pPr>
          </w:p>
        </w:tc>
      </w:tr>
      <w:tr w:rsidR="00C042D7" w:rsidRPr="00A57119" w14:paraId="3BE09AA5" w14:textId="77777777" w:rsidTr="00A02A30">
        <w:tc>
          <w:tcPr>
            <w:tcW w:w="1120" w:type="pct"/>
          </w:tcPr>
          <w:p w14:paraId="5FC17B51" w14:textId="540AE7BD" w:rsidR="00C042D7" w:rsidRPr="00A57119" w:rsidRDefault="00C042D7" w:rsidP="00021606">
            <w:pPr>
              <w:pStyle w:val="GOSTTablenorm"/>
            </w:pPr>
            <w:r w:rsidRPr="00A57119">
              <w:t>Идентификатор связанного исходящего распоряжения</w:t>
            </w:r>
          </w:p>
        </w:tc>
        <w:tc>
          <w:tcPr>
            <w:tcW w:w="795" w:type="pct"/>
          </w:tcPr>
          <w:p w14:paraId="1CA4BED9" w14:textId="2F9C4DC2" w:rsidR="00C042D7" w:rsidRPr="00B9735F" w:rsidRDefault="00C042D7" w:rsidP="00A02A30">
            <w:pPr>
              <w:pStyle w:val="GOSTTablenorm"/>
              <w:rPr>
                <w:lang w:val="en-US"/>
              </w:rPr>
            </w:pPr>
            <w:r w:rsidRPr="00B9735F">
              <w:rPr>
                <w:b/>
                <w:lang w:val="en-US"/>
              </w:rPr>
              <w:t>outgoing_transfer_orders</w:t>
            </w:r>
            <w:r w:rsidRPr="00097345">
              <w:rPr>
                <w:lang w:val="en-US"/>
              </w:rPr>
              <w:t>:</w:t>
            </w:r>
            <w:r w:rsidRPr="00B9735F">
              <w:rPr>
                <w:lang w:val="en-US"/>
              </w:rPr>
              <w:t>document_id</w:t>
            </w:r>
          </w:p>
        </w:tc>
        <w:tc>
          <w:tcPr>
            <w:tcW w:w="560" w:type="pct"/>
          </w:tcPr>
          <w:p w14:paraId="773A5E4D" w14:textId="7BCDAC18" w:rsidR="00C042D7" w:rsidRPr="00A57119" w:rsidRDefault="00C042D7" w:rsidP="00021606">
            <w:pPr>
              <w:pStyle w:val="GOSTTablenorm"/>
            </w:pPr>
            <w:r w:rsidRPr="00A57119">
              <w:rPr>
                <w:lang w:val="en-US"/>
              </w:rPr>
              <w:t>GUID</w:t>
            </w:r>
          </w:p>
        </w:tc>
        <w:tc>
          <w:tcPr>
            <w:tcW w:w="374" w:type="pct"/>
          </w:tcPr>
          <w:p w14:paraId="15409727" w14:textId="1C501094" w:rsidR="00C042D7" w:rsidRPr="00A57119" w:rsidRDefault="00C042D7" w:rsidP="00021606">
            <w:pPr>
              <w:pStyle w:val="GOSTTablenorm"/>
            </w:pPr>
            <w:r w:rsidRPr="00A57119">
              <w:t>Да</w:t>
            </w:r>
          </w:p>
        </w:tc>
        <w:tc>
          <w:tcPr>
            <w:tcW w:w="374" w:type="pct"/>
          </w:tcPr>
          <w:p w14:paraId="69F36B49" w14:textId="4698BAFB" w:rsidR="00C042D7" w:rsidRPr="00A57119" w:rsidRDefault="00C042D7" w:rsidP="00021606">
            <w:pPr>
              <w:pStyle w:val="GOSTTablenorm"/>
            </w:pPr>
            <w:r w:rsidRPr="00A57119">
              <w:t>=36</w:t>
            </w:r>
          </w:p>
        </w:tc>
        <w:tc>
          <w:tcPr>
            <w:tcW w:w="1777" w:type="pct"/>
          </w:tcPr>
          <w:p w14:paraId="3A67D199" w14:textId="636F5B41" w:rsidR="00C042D7" w:rsidRPr="00A57119" w:rsidRDefault="00C042D7" w:rsidP="00021606">
            <w:pPr>
              <w:pStyle w:val="GOSTTablenorm"/>
            </w:pPr>
            <w:r w:rsidRPr="00A57119">
              <w:t>Указывается GUID связанного Поручения о п</w:t>
            </w:r>
            <w:r w:rsidR="00021606">
              <w:t>еречислении на счет (исходящий)</w:t>
            </w:r>
          </w:p>
        </w:tc>
      </w:tr>
      <w:tr w:rsidR="00C042D7" w:rsidRPr="00A57119" w14:paraId="5AB37A1C" w14:textId="77777777" w:rsidTr="00A02A30">
        <w:tc>
          <w:tcPr>
            <w:tcW w:w="1120" w:type="pct"/>
          </w:tcPr>
          <w:p w14:paraId="030D08C1" w14:textId="6E951732" w:rsidR="00C042D7" w:rsidRPr="00F65336" w:rsidRDefault="00C042D7" w:rsidP="00021606">
            <w:pPr>
              <w:pStyle w:val="GOSTTablenorm"/>
              <w:rPr>
                <w:b/>
              </w:rPr>
            </w:pPr>
            <w:r w:rsidRPr="00F65336">
              <w:rPr>
                <w:b/>
              </w:rPr>
              <w:t>Реквизиты родительского документа</w:t>
            </w:r>
          </w:p>
        </w:tc>
        <w:tc>
          <w:tcPr>
            <w:tcW w:w="795" w:type="pct"/>
          </w:tcPr>
          <w:p w14:paraId="26157B87" w14:textId="0B626AAF" w:rsidR="00C042D7" w:rsidRPr="00A02A30" w:rsidRDefault="00C042D7" w:rsidP="00A02A30">
            <w:pPr>
              <w:pStyle w:val="GOSTTablenorm"/>
              <w:rPr>
                <w:b/>
              </w:rPr>
            </w:pPr>
            <w:r w:rsidRPr="00A02A30">
              <w:rPr>
                <w:b/>
              </w:rPr>
              <w:t>outgoing_transfer_orders:parent</w:t>
            </w:r>
          </w:p>
        </w:tc>
        <w:tc>
          <w:tcPr>
            <w:tcW w:w="560" w:type="pct"/>
          </w:tcPr>
          <w:p w14:paraId="2130B25A" w14:textId="5A7291E4" w:rsidR="00C042D7" w:rsidRPr="00A57119" w:rsidRDefault="00C042D7" w:rsidP="00021606">
            <w:pPr>
              <w:pStyle w:val="GOSTTablenorm"/>
            </w:pPr>
            <w:r w:rsidRPr="00A57119">
              <w:t>Объект</w:t>
            </w:r>
          </w:p>
        </w:tc>
        <w:tc>
          <w:tcPr>
            <w:tcW w:w="374" w:type="pct"/>
          </w:tcPr>
          <w:p w14:paraId="6436FC09" w14:textId="7853CE36" w:rsidR="00C042D7" w:rsidRPr="00A57119" w:rsidRDefault="00C042D7" w:rsidP="00021606">
            <w:pPr>
              <w:pStyle w:val="GOSTTablenorm"/>
            </w:pPr>
            <w:r w:rsidRPr="00A57119">
              <w:t>Нет</w:t>
            </w:r>
          </w:p>
        </w:tc>
        <w:tc>
          <w:tcPr>
            <w:tcW w:w="374" w:type="pct"/>
          </w:tcPr>
          <w:p w14:paraId="2C6FE134" w14:textId="77777777" w:rsidR="00C042D7" w:rsidRPr="00A57119" w:rsidRDefault="00C042D7" w:rsidP="00021606">
            <w:pPr>
              <w:pStyle w:val="GOSTTablenorm"/>
            </w:pPr>
          </w:p>
        </w:tc>
        <w:tc>
          <w:tcPr>
            <w:tcW w:w="1777" w:type="pct"/>
          </w:tcPr>
          <w:p w14:paraId="5B1F4C00" w14:textId="3B65C76E" w:rsidR="00C042D7" w:rsidRPr="00A57119" w:rsidRDefault="00C042D7" w:rsidP="00021606">
            <w:pPr>
              <w:pStyle w:val="GOSTTablenorm"/>
            </w:pPr>
            <w:r w:rsidRPr="00A57119">
              <w:t>Указываются реквизиты связанного документа АДБ к документу, указанного в параметре «Идентификатор связанного исходящего распоряжения». Заполняется в случае, если в «КС получателя» и «КС отправителя» 17-18 символы равны и 1-5 символы равны значению</w:t>
            </w:r>
            <w:r w:rsidR="007E1261">
              <w:t xml:space="preserve"> «03100», иначе не заполняется</w:t>
            </w:r>
          </w:p>
        </w:tc>
      </w:tr>
      <w:tr w:rsidR="00C042D7" w:rsidRPr="00A57119" w14:paraId="0942671C" w14:textId="77777777" w:rsidTr="00A02A30">
        <w:tc>
          <w:tcPr>
            <w:tcW w:w="1120" w:type="pct"/>
          </w:tcPr>
          <w:p w14:paraId="01CE7222" w14:textId="421AED85" w:rsidR="00C042D7" w:rsidRPr="00A57119" w:rsidRDefault="00C042D7" w:rsidP="00021606">
            <w:pPr>
              <w:pStyle w:val="GOSTTablenorm"/>
            </w:pPr>
            <w:r w:rsidRPr="00A57119">
              <w:t>Идентификационный номер документа АДБ</w:t>
            </w:r>
          </w:p>
        </w:tc>
        <w:tc>
          <w:tcPr>
            <w:tcW w:w="795" w:type="pct"/>
          </w:tcPr>
          <w:p w14:paraId="67FD2C76" w14:textId="607E4905" w:rsidR="00C042D7" w:rsidRPr="00B9735F" w:rsidRDefault="00F65336" w:rsidP="00A02A30">
            <w:pPr>
              <w:pStyle w:val="GOSTTablenorm"/>
              <w:rPr>
                <w:lang w:val="en-US"/>
              </w:rPr>
            </w:pPr>
            <w:r w:rsidRPr="00B9735F">
              <w:rPr>
                <w:b/>
                <w:lang w:val="en-US"/>
              </w:rPr>
              <w:t>outgoing_transfer_orders:</w:t>
            </w:r>
            <w:r w:rsidR="00C042D7" w:rsidRPr="00B9735F">
              <w:rPr>
                <w:b/>
                <w:lang w:val="en-US"/>
              </w:rPr>
              <w:t>parent:</w:t>
            </w:r>
            <w:r w:rsidR="00C042D7" w:rsidRPr="00B9735F">
              <w:rPr>
                <w:lang w:val="en-US"/>
              </w:rPr>
              <w:t>document_id</w:t>
            </w:r>
          </w:p>
        </w:tc>
        <w:tc>
          <w:tcPr>
            <w:tcW w:w="560" w:type="pct"/>
          </w:tcPr>
          <w:p w14:paraId="769F87DA" w14:textId="6F248910" w:rsidR="00C042D7" w:rsidRPr="00A57119" w:rsidRDefault="00C042D7" w:rsidP="00021606">
            <w:pPr>
              <w:pStyle w:val="GOSTTablenorm"/>
            </w:pPr>
            <w:r w:rsidRPr="00A57119">
              <w:rPr>
                <w:lang w:eastAsia="en-US"/>
              </w:rPr>
              <w:t>GUID</w:t>
            </w:r>
          </w:p>
        </w:tc>
        <w:tc>
          <w:tcPr>
            <w:tcW w:w="374" w:type="pct"/>
          </w:tcPr>
          <w:p w14:paraId="612BB6FF" w14:textId="67AB19C7" w:rsidR="00C042D7" w:rsidRPr="00A57119" w:rsidRDefault="00C042D7" w:rsidP="00021606">
            <w:pPr>
              <w:pStyle w:val="GOSTTablenorm"/>
            </w:pPr>
            <w:r w:rsidRPr="00A57119">
              <w:t>Да</w:t>
            </w:r>
          </w:p>
        </w:tc>
        <w:tc>
          <w:tcPr>
            <w:tcW w:w="374" w:type="pct"/>
          </w:tcPr>
          <w:p w14:paraId="651837C4" w14:textId="2A08E7F2" w:rsidR="00C042D7" w:rsidRPr="00A57119" w:rsidRDefault="00C042D7" w:rsidP="00021606">
            <w:pPr>
              <w:pStyle w:val="GOSTTablenorm"/>
            </w:pPr>
            <w:r w:rsidRPr="00A57119">
              <w:t>=36</w:t>
            </w:r>
          </w:p>
        </w:tc>
        <w:tc>
          <w:tcPr>
            <w:tcW w:w="1777" w:type="pct"/>
          </w:tcPr>
          <w:p w14:paraId="6D203FF4" w14:textId="0BFB700A" w:rsidR="00C042D7" w:rsidRPr="00A57119" w:rsidRDefault="00C042D7" w:rsidP="00021606">
            <w:pPr>
              <w:pStyle w:val="GOSTTablenorm"/>
            </w:pPr>
            <w:r w:rsidRPr="00A57119">
              <w:t>Указываетс</w:t>
            </w:r>
            <w:r w:rsidR="007E1261">
              <w:t>я ГУИД связанного документа АДБ</w:t>
            </w:r>
          </w:p>
        </w:tc>
      </w:tr>
      <w:tr w:rsidR="00C042D7" w:rsidRPr="00A57119" w14:paraId="3ECEBA66" w14:textId="77777777" w:rsidTr="00A02A30">
        <w:tc>
          <w:tcPr>
            <w:tcW w:w="1120" w:type="pct"/>
          </w:tcPr>
          <w:p w14:paraId="07B7FA53" w14:textId="32B70409" w:rsidR="00C042D7" w:rsidRPr="00A57119" w:rsidRDefault="00C042D7" w:rsidP="00021606">
            <w:pPr>
              <w:pStyle w:val="GOSTTablenorm"/>
            </w:pPr>
            <w:r w:rsidRPr="00A57119">
              <w:t>Номер документа АДБ</w:t>
            </w:r>
          </w:p>
        </w:tc>
        <w:tc>
          <w:tcPr>
            <w:tcW w:w="795" w:type="pct"/>
          </w:tcPr>
          <w:p w14:paraId="380AE957" w14:textId="67C42625" w:rsidR="00C042D7" w:rsidRPr="00B9735F" w:rsidRDefault="00F65336" w:rsidP="00A02A30">
            <w:pPr>
              <w:pStyle w:val="GOSTTablenorm"/>
              <w:rPr>
                <w:lang w:val="en-US"/>
              </w:rPr>
            </w:pPr>
            <w:r w:rsidRPr="00B9735F">
              <w:rPr>
                <w:b/>
                <w:lang w:val="en-US"/>
              </w:rPr>
              <w:t>outgoing_transfer_orders:</w:t>
            </w:r>
            <w:r w:rsidR="00C042D7" w:rsidRPr="00B9735F">
              <w:rPr>
                <w:b/>
                <w:lang w:val="en-US"/>
              </w:rPr>
              <w:t>parent:</w:t>
            </w:r>
            <w:r w:rsidR="00C042D7" w:rsidRPr="00B9735F">
              <w:rPr>
                <w:lang w:val="en-US"/>
              </w:rPr>
              <w:t>document_no</w:t>
            </w:r>
          </w:p>
        </w:tc>
        <w:tc>
          <w:tcPr>
            <w:tcW w:w="560" w:type="pct"/>
          </w:tcPr>
          <w:p w14:paraId="15A6885F" w14:textId="72ABDA4B" w:rsidR="00C042D7" w:rsidRPr="00A57119" w:rsidRDefault="00C042D7" w:rsidP="00021606">
            <w:pPr>
              <w:pStyle w:val="GOSTTablenorm"/>
            </w:pPr>
            <w:r w:rsidRPr="00A57119">
              <w:rPr>
                <w:lang w:eastAsia="en-US"/>
              </w:rPr>
              <w:t>Строка</w:t>
            </w:r>
          </w:p>
        </w:tc>
        <w:tc>
          <w:tcPr>
            <w:tcW w:w="374" w:type="pct"/>
          </w:tcPr>
          <w:p w14:paraId="30CA6F37" w14:textId="45E27298" w:rsidR="00C042D7" w:rsidRPr="00A57119" w:rsidRDefault="00C042D7" w:rsidP="00021606">
            <w:pPr>
              <w:pStyle w:val="GOSTTablenorm"/>
            </w:pPr>
            <w:r w:rsidRPr="00A57119">
              <w:t>Да</w:t>
            </w:r>
          </w:p>
        </w:tc>
        <w:tc>
          <w:tcPr>
            <w:tcW w:w="374" w:type="pct"/>
          </w:tcPr>
          <w:p w14:paraId="61196E7D" w14:textId="1B531B18" w:rsidR="00C042D7" w:rsidRPr="00A57119" w:rsidRDefault="00C042D7" w:rsidP="00021606">
            <w:pPr>
              <w:pStyle w:val="GOSTTablenorm"/>
            </w:pPr>
            <w:r w:rsidRPr="00A57119">
              <w:t>&lt;=15</w:t>
            </w:r>
          </w:p>
        </w:tc>
        <w:tc>
          <w:tcPr>
            <w:tcW w:w="1777" w:type="pct"/>
          </w:tcPr>
          <w:p w14:paraId="27B0A5A0" w14:textId="278FBC32" w:rsidR="00C042D7" w:rsidRPr="00A57119" w:rsidRDefault="00C042D7" w:rsidP="00021606">
            <w:pPr>
              <w:pStyle w:val="GOSTTablenorm"/>
            </w:pPr>
            <w:r w:rsidRPr="00A57119">
              <w:t>Указывается</w:t>
            </w:r>
            <w:r w:rsidR="007E1261">
              <w:t xml:space="preserve"> номер связанного документа АДБ</w:t>
            </w:r>
          </w:p>
        </w:tc>
      </w:tr>
      <w:tr w:rsidR="00C042D7" w:rsidRPr="00A57119" w14:paraId="3054AD4C" w14:textId="77777777" w:rsidTr="00A02A30">
        <w:tc>
          <w:tcPr>
            <w:tcW w:w="1120" w:type="pct"/>
          </w:tcPr>
          <w:p w14:paraId="7CD24EA1" w14:textId="5E433472" w:rsidR="00C042D7" w:rsidRPr="00A57119" w:rsidRDefault="00C042D7" w:rsidP="00021606">
            <w:pPr>
              <w:pStyle w:val="GOSTTablenorm"/>
            </w:pPr>
            <w:r w:rsidRPr="00A57119">
              <w:t>Дата документа АДБ</w:t>
            </w:r>
          </w:p>
        </w:tc>
        <w:tc>
          <w:tcPr>
            <w:tcW w:w="795" w:type="pct"/>
          </w:tcPr>
          <w:p w14:paraId="2B1F610A" w14:textId="6AF857C5" w:rsidR="00C042D7" w:rsidRPr="00B9735F" w:rsidRDefault="00F65336" w:rsidP="00A02A30">
            <w:pPr>
              <w:pStyle w:val="GOSTTablenorm"/>
              <w:rPr>
                <w:lang w:val="en-US"/>
              </w:rPr>
            </w:pPr>
            <w:r w:rsidRPr="00B9735F">
              <w:rPr>
                <w:b/>
                <w:lang w:val="en-US"/>
              </w:rPr>
              <w:t>outgoing_transfer_orders:</w:t>
            </w:r>
            <w:r w:rsidR="00C042D7" w:rsidRPr="00B9735F">
              <w:rPr>
                <w:b/>
                <w:lang w:val="en-US"/>
              </w:rPr>
              <w:t>parent:</w:t>
            </w:r>
            <w:r w:rsidR="00C042D7" w:rsidRPr="00B9735F">
              <w:rPr>
                <w:lang w:val="en-US"/>
              </w:rPr>
              <w:t>document_date</w:t>
            </w:r>
          </w:p>
        </w:tc>
        <w:tc>
          <w:tcPr>
            <w:tcW w:w="560" w:type="pct"/>
          </w:tcPr>
          <w:p w14:paraId="6DDA7B7F" w14:textId="52983649" w:rsidR="00C042D7" w:rsidRPr="00A57119" w:rsidRDefault="00C042D7" w:rsidP="00021606">
            <w:pPr>
              <w:pStyle w:val="GOSTTablenorm"/>
            </w:pPr>
            <w:r w:rsidRPr="00A57119">
              <w:rPr>
                <w:lang w:eastAsia="en-US"/>
              </w:rPr>
              <w:t>Дата</w:t>
            </w:r>
          </w:p>
        </w:tc>
        <w:tc>
          <w:tcPr>
            <w:tcW w:w="374" w:type="pct"/>
          </w:tcPr>
          <w:p w14:paraId="71C0A02F" w14:textId="346767E9" w:rsidR="00C042D7" w:rsidRPr="00A57119" w:rsidRDefault="00C042D7" w:rsidP="00021606">
            <w:pPr>
              <w:pStyle w:val="GOSTTablenorm"/>
            </w:pPr>
            <w:r w:rsidRPr="00A57119">
              <w:t>Да</w:t>
            </w:r>
          </w:p>
        </w:tc>
        <w:tc>
          <w:tcPr>
            <w:tcW w:w="374" w:type="pct"/>
          </w:tcPr>
          <w:p w14:paraId="05CE1E65" w14:textId="3CAEDAA9" w:rsidR="00C042D7" w:rsidRPr="00A57119" w:rsidRDefault="00C042D7" w:rsidP="00021606">
            <w:pPr>
              <w:pStyle w:val="GOSTTablenorm"/>
            </w:pPr>
          </w:p>
        </w:tc>
        <w:tc>
          <w:tcPr>
            <w:tcW w:w="1777" w:type="pct"/>
          </w:tcPr>
          <w:p w14:paraId="4F70AAC8" w14:textId="6572CB33" w:rsidR="00C042D7" w:rsidRPr="00A57119" w:rsidRDefault="00C042D7" w:rsidP="00021606">
            <w:pPr>
              <w:pStyle w:val="GOSTTablenorm"/>
            </w:pPr>
            <w:r w:rsidRPr="00A57119">
              <w:t>Указываетс</w:t>
            </w:r>
            <w:r w:rsidR="007E1261">
              <w:t>я дата связанного документа АДБ</w:t>
            </w:r>
          </w:p>
        </w:tc>
      </w:tr>
      <w:tr w:rsidR="00C042D7" w:rsidRPr="00A57119" w14:paraId="5CAEFB91" w14:textId="77777777" w:rsidTr="00A02A30">
        <w:tc>
          <w:tcPr>
            <w:tcW w:w="1120" w:type="pct"/>
          </w:tcPr>
          <w:p w14:paraId="2DF7E93E" w14:textId="783F9E75" w:rsidR="00C042D7" w:rsidRPr="00A57119" w:rsidRDefault="00C042D7" w:rsidP="00021606">
            <w:pPr>
              <w:pStyle w:val="GOSTTablenorm"/>
            </w:pPr>
            <w:r w:rsidRPr="00A57119">
              <w:lastRenderedPageBreak/>
              <w:t>Тип документа АДБ</w:t>
            </w:r>
          </w:p>
        </w:tc>
        <w:tc>
          <w:tcPr>
            <w:tcW w:w="795" w:type="pct"/>
          </w:tcPr>
          <w:p w14:paraId="1ABBAF5D" w14:textId="544C03D8" w:rsidR="00C042D7" w:rsidRPr="00B9735F" w:rsidRDefault="00F65336" w:rsidP="00A02A30">
            <w:pPr>
              <w:pStyle w:val="GOSTTablenorm"/>
              <w:rPr>
                <w:lang w:val="en-US"/>
              </w:rPr>
            </w:pPr>
            <w:r w:rsidRPr="00B9735F">
              <w:rPr>
                <w:b/>
                <w:lang w:val="en-US"/>
              </w:rPr>
              <w:t>outgoing_transfer_orders:</w:t>
            </w:r>
            <w:r w:rsidR="00C042D7" w:rsidRPr="00B9735F">
              <w:rPr>
                <w:b/>
                <w:lang w:val="en-US"/>
              </w:rPr>
              <w:t>parent:</w:t>
            </w:r>
            <w:r w:rsidR="00C042D7" w:rsidRPr="00B9735F">
              <w:rPr>
                <w:lang w:val="en-US"/>
              </w:rPr>
              <w:t>document_type</w:t>
            </w:r>
          </w:p>
        </w:tc>
        <w:tc>
          <w:tcPr>
            <w:tcW w:w="560" w:type="pct"/>
          </w:tcPr>
          <w:p w14:paraId="2D435356" w14:textId="357B5977" w:rsidR="00C042D7" w:rsidRPr="00A57119" w:rsidRDefault="00C042D7" w:rsidP="00021606">
            <w:pPr>
              <w:pStyle w:val="GOSTTablenorm"/>
            </w:pPr>
            <w:r w:rsidRPr="00A57119">
              <w:rPr>
                <w:lang w:eastAsia="en-US"/>
              </w:rPr>
              <w:t>Строка</w:t>
            </w:r>
          </w:p>
        </w:tc>
        <w:tc>
          <w:tcPr>
            <w:tcW w:w="374" w:type="pct"/>
          </w:tcPr>
          <w:p w14:paraId="0AE0C7D6" w14:textId="5823FAA1" w:rsidR="00C042D7" w:rsidRPr="00A57119" w:rsidRDefault="00C042D7" w:rsidP="00021606">
            <w:pPr>
              <w:pStyle w:val="GOSTTablenorm"/>
            </w:pPr>
            <w:r w:rsidRPr="00A57119">
              <w:t>Да</w:t>
            </w:r>
          </w:p>
        </w:tc>
        <w:tc>
          <w:tcPr>
            <w:tcW w:w="374" w:type="pct"/>
          </w:tcPr>
          <w:p w14:paraId="6C5F1C0E" w14:textId="4F13FE38" w:rsidR="00C042D7" w:rsidRPr="00A57119" w:rsidRDefault="00C042D7" w:rsidP="00021606">
            <w:pPr>
              <w:pStyle w:val="GOSTTablenorm"/>
            </w:pPr>
            <w:r w:rsidRPr="00A57119">
              <w:t>=</w:t>
            </w:r>
            <w:r w:rsidRPr="00A57119">
              <w:rPr>
                <w:lang w:val="en-US"/>
              </w:rPr>
              <w:t>3</w:t>
            </w:r>
          </w:p>
        </w:tc>
        <w:tc>
          <w:tcPr>
            <w:tcW w:w="1777" w:type="pct"/>
          </w:tcPr>
          <w:p w14:paraId="17C43196" w14:textId="5D4BB6C0" w:rsidR="00C042D7" w:rsidRPr="00A57119" w:rsidRDefault="00C042D7" w:rsidP="00021606">
            <w:pPr>
              <w:pStyle w:val="GOSTTablenorm"/>
            </w:pPr>
            <w:r w:rsidRPr="00A57119">
              <w:t>Указывается тип документа связанного документ</w:t>
            </w:r>
            <w:r w:rsidR="007E1261">
              <w:t>а АДБ. Возможное значение «ПЗВ»</w:t>
            </w:r>
          </w:p>
        </w:tc>
      </w:tr>
    </w:tbl>
    <w:p w14:paraId="5B7D5681" w14:textId="42CA4D2A" w:rsidR="005E677A" w:rsidRDefault="005E677A" w:rsidP="005E677A">
      <w:pPr>
        <w:pStyle w:val="51"/>
      </w:pPr>
      <w:bookmarkStart w:id="133" w:name="_Toc226625540"/>
      <w:r w:rsidRPr="00420F5A">
        <w:t>Пример запроса</w:t>
      </w:r>
      <w:r w:rsidRPr="0013499D">
        <w:t xml:space="preserve"> по документу</w:t>
      </w:r>
      <w:r>
        <w:t xml:space="preserve"> </w:t>
      </w:r>
      <w:r w:rsidRPr="001866AB">
        <w:t>«</w:t>
      </w:r>
      <w:r w:rsidR="00431832" w:rsidRPr="00ED204B">
        <w:t>«Поручение о перечислении на счет/Требование получателя платежа (входящий)</w:t>
      </w:r>
      <w:r w:rsidR="00431832">
        <w:t>»</w:t>
      </w:r>
      <w:r w:rsidR="00431832" w:rsidRPr="00ED204B">
        <w:t xml:space="preserve"> BSP_DOC_D_002</w:t>
      </w:r>
      <w:bookmarkEnd w:id="133"/>
    </w:p>
    <w:p w14:paraId="13B63524" w14:textId="77777777" w:rsidR="00047FF8" w:rsidRPr="009E0124" w:rsidRDefault="00047FF8" w:rsidP="00047FF8">
      <w:pPr>
        <w:pStyle w:val="GOSTScript"/>
      </w:pPr>
      <w:r w:rsidRPr="009E0124">
        <w:t>{</w:t>
      </w:r>
    </w:p>
    <w:p w14:paraId="5021532F" w14:textId="77777777" w:rsidR="00047FF8" w:rsidRPr="009E0124" w:rsidRDefault="00047FF8" w:rsidP="00047FF8">
      <w:pPr>
        <w:pStyle w:val="GOSTScript"/>
      </w:pPr>
      <w:r w:rsidRPr="009E0124">
        <w:tab/>
        <w:t>"header": {</w:t>
      </w:r>
    </w:p>
    <w:p w14:paraId="29811941" w14:textId="77777777" w:rsidR="00047FF8" w:rsidRPr="009E0124" w:rsidRDefault="00047FF8" w:rsidP="00047FF8">
      <w:pPr>
        <w:pStyle w:val="GOSTScript"/>
      </w:pPr>
      <w:r w:rsidRPr="009E0124">
        <w:tab/>
      </w:r>
      <w:r w:rsidRPr="009E0124">
        <w:tab/>
        <w:t>"Source": "RMS",</w:t>
      </w:r>
    </w:p>
    <w:p w14:paraId="58B28AA9" w14:textId="77777777" w:rsidR="00047FF8" w:rsidRPr="009E0124" w:rsidRDefault="00047FF8" w:rsidP="00047FF8">
      <w:pPr>
        <w:pStyle w:val="GOSTScript"/>
      </w:pPr>
      <w:r w:rsidRPr="009E0124">
        <w:tab/>
      </w:r>
      <w:r w:rsidRPr="009E0124">
        <w:tab/>
        <w:t>"ReqDateTime": "2023-09-29 10:37:22",</w:t>
      </w:r>
    </w:p>
    <w:p w14:paraId="547E4A23" w14:textId="77777777" w:rsidR="00047FF8" w:rsidRPr="009E0124" w:rsidRDefault="00047FF8" w:rsidP="00047FF8">
      <w:pPr>
        <w:pStyle w:val="GOSTScript"/>
      </w:pPr>
      <w:r w:rsidRPr="009E0124">
        <w:tab/>
      </w:r>
      <w:r w:rsidRPr="009E0124">
        <w:tab/>
        <w:t>"Version": "1.0",</w:t>
      </w:r>
    </w:p>
    <w:p w14:paraId="0BEF0B44" w14:textId="77777777" w:rsidR="00047FF8" w:rsidRPr="009E0124" w:rsidRDefault="00047FF8" w:rsidP="00047FF8">
      <w:pPr>
        <w:pStyle w:val="GOSTScript"/>
      </w:pPr>
      <w:r w:rsidRPr="009E0124">
        <w:tab/>
      </w:r>
      <w:r w:rsidRPr="009E0124">
        <w:tab/>
        <w:t>"Params": [</w:t>
      </w:r>
    </w:p>
    <w:p w14:paraId="6C8FEE6A" w14:textId="77777777" w:rsidR="00047FF8" w:rsidRPr="009E0124" w:rsidRDefault="00047FF8" w:rsidP="00047FF8">
      <w:pPr>
        <w:pStyle w:val="GOSTScript"/>
      </w:pPr>
      <w:r w:rsidRPr="009E0124">
        <w:tab/>
      </w:r>
      <w:r w:rsidRPr="009E0124">
        <w:tab/>
      </w:r>
      <w:r w:rsidRPr="009E0124">
        <w:tab/>
        <w:t>{</w:t>
      </w:r>
    </w:p>
    <w:p w14:paraId="68BA59FB" w14:textId="77777777" w:rsidR="00047FF8" w:rsidRPr="009E0124" w:rsidRDefault="00047FF8" w:rsidP="00047FF8">
      <w:pPr>
        <w:pStyle w:val="GOSTScript"/>
      </w:pPr>
      <w:r w:rsidRPr="009E0124">
        <w:tab/>
      </w:r>
      <w:r w:rsidRPr="009E0124">
        <w:tab/>
      </w:r>
      <w:r w:rsidRPr="009E0124">
        <w:tab/>
      </w:r>
      <w:r w:rsidRPr="009E0124">
        <w:tab/>
        <w:t>"param": "example",</w:t>
      </w:r>
    </w:p>
    <w:p w14:paraId="501AED97" w14:textId="77777777" w:rsidR="00047FF8" w:rsidRPr="009E0124" w:rsidRDefault="00047FF8" w:rsidP="00047FF8">
      <w:pPr>
        <w:pStyle w:val="GOSTScript"/>
      </w:pPr>
      <w:r w:rsidRPr="009E0124">
        <w:tab/>
      </w:r>
      <w:r w:rsidRPr="009E0124">
        <w:tab/>
      </w:r>
      <w:r w:rsidRPr="009E0124">
        <w:tab/>
      </w:r>
      <w:r w:rsidRPr="009E0124">
        <w:tab/>
        <w:t>"value": "01"</w:t>
      </w:r>
    </w:p>
    <w:p w14:paraId="341999EA" w14:textId="77777777" w:rsidR="00047FF8" w:rsidRPr="009E0124" w:rsidRDefault="00047FF8" w:rsidP="00047FF8">
      <w:pPr>
        <w:pStyle w:val="GOSTScript"/>
      </w:pPr>
      <w:r w:rsidRPr="009E0124">
        <w:tab/>
      </w:r>
      <w:r w:rsidRPr="009E0124">
        <w:tab/>
      </w:r>
      <w:r w:rsidRPr="009E0124">
        <w:tab/>
        <w:t>}</w:t>
      </w:r>
    </w:p>
    <w:p w14:paraId="55327A9A" w14:textId="77777777" w:rsidR="00047FF8" w:rsidRPr="009E0124" w:rsidRDefault="00047FF8" w:rsidP="00047FF8">
      <w:pPr>
        <w:pStyle w:val="GOSTScript"/>
      </w:pPr>
      <w:r w:rsidRPr="009E0124">
        <w:tab/>
      </w:r>
      <w:r w:rsidRPr="009E0124">
        <w:tab/>
        <w:t>],</w:t>
      </w:r>
    </w:p>
    <w:p w14:paraId="0C96428F" w14:textId="77777777" w:rsidR="00047FF8" w:rsidRPr="009E0124" w:rsidRDefault="00047FF8" w:rsidP="00047FF8">
      <w:pPr>
        <w:pStyle w:val="GOSTScript"/>
      </w:pPr>
      <w:r w:rsidRPr="009E0124">
        <w:tab/>
      </w:r>
      <w:r w:rsidRPr="009E0124">
        <w:tab/>
        <w:t>"ReqGuid": "b0d4ce5d-2757-4699-948c-cfa72ba94f10",</w:t>
      </w:r>
    </w:p>
    <w:p w14:paraId="7B842EE7" w14:textId="77777777" w:rsidR="00047FF8" w:rsidRPr="009E0124" w:rsidRDefault="00047FF8" w:rsidP="00047FF8">
      <w:pPr>
        <w:pStyle w:val="GOSTScript"/>
      </w:pPr>
      <w:r w:rsidRPr="009E0124">
        <w:tab/>
      </w:r>
      <w:r w:rsidRPr="009E0124">
        <w:tab/>
        <w:t>"DocGuid": "0bd90a7c-e339-46ff-ac39-71029ff81370",</w:t>
      </w:r>
    </w:p>
    <w:p w14:paraId="190854A6" w14:textId="77777777" w:rsidR="00047FF8" w:rsidRPr="009E0124" w:rsidRDefault="00047FF8" w:rsidP="00047FF8">
      <w:pPr>
        <w:pStyle w:val="GOSTScript"/>
      </w:pPr>
      <w:r w:rsidRPr="009E0124">
        <w:tab/>
      </w:r>
      <w:r w:rsidRPr="009E0124">
        <w:tab/>
        <w:t>"RequestType": "ACCOUNTING",</w:t>
      </w:r>
    </w:p>
    <w:p w14:paraId="6FA41A2D" w14:textId="77777777" w:rsidR="00047FF8" w:rsidRPr="009E0124" w:rsidRDefault="00047FF8" w:rsidP="00047FF8">
      <w:pPr>
        <w:pStyle w:val="GOSTScript"/>
      </w:pPr>
      <w:r w:rsidRPr="009E0124">
        <w:tab/>
      </w:r>
      <w:r w:rsidRPr="009E0124">
        <w:tab/>
        <w:t>"Stage": "auth",</w:t>
      </w:r>
    </w:p>
    <w:p w14:paraId="058D2132" w14:textId="77777777" w:rsidR="00047FF8" w:rsidRPr="009E0124" w:rsidRDefault="00047FF8" w:rsidP="00047FF8">
      <w:pPr>
        <w:pStyle w:val="GOSTScript"/>
      </w:pPr>
      <w:r w:rsidRPr="009E0124">
        <w:tab/>
      </w:r>
      <w:r w:rsidRPr="009E0124">
        <w:tab/>
        <w:t>"BalLevContrl": "2",</w:t>
      </w:r>
    </w:p>
    <w:p w14:paraId="123F1D8F" w14:textId="77777777" w:rsidR="00047FF8" w:rsidRPr="009E0124" w:rsidRDefault="00047FF8" w:rsidP="00047FF8">
      <w:pPr>
        <w:pStyle w:val="GOSTScript"/>
      </w:pPr>
      <w:r w:rsidRPr="009E0124">
        <w:tab/>
      </w:r>
      <w:r w:rsidRPr="009E0124">
        <w:tab/>
        <w:t>"Subject": "6000",</w:t>
      </w:r>
    </w:p>
    <w:p w14:paraId="1A5DB8BD" w14:textId="77777777" w:rsidR="00047FF8" w:rsidRPr="009E0124" w:rsidRDefault="00047FF8" w:rsidP="00047FF8">
      <w:pPr>
        <w:pStyle w:val="GOSTScript"/>
      </w:pPr>
      <w:r w:rsidRPr="009E0124">
        <w:tab/>
      </w:r>
      <w:r w:rsidRPr="009E0124">
        <w:tab/>
        <w:t>"TypeDoc": "BSP_DOC_D_002",</w:t>
      </w:r>
    </w:p>
    <w:p w14:paraId="1884F092" w14:textId="77777777" w:rsidR="00047FF8" w:rsidRPr="009E0124" w:rsidRDefault="00047FF8" w:rsidP="00047FF8">
      <w:pPr>
        <w:pStyle w:val="GOSTScript"/>
      </w:pPr>
      <w:r w:rsidRPr="009E0124">
        <w:tab/>
      </w:r>
      <w:r w:rsidRPr="009E0124">
        <w:tab/>
        <w:t>"SettlementDate": "2023-09-29"</w:t>
      </w:r>
    </w:p>
    <w:p w14:paraId="3F0DD693" w14:textId="77777777" w:rsidR="00047FF8" w:rsidRPr="009E0124" w:rsidRDefault="00047FF8" w:rsidP="00047FF8">
      <w:pPr>
        <w:pStyle w:val="GOSTScript"/>
      </w:pPr>
      <w:r w:rsidRPr="009E0124">
        <w:tab/>
        <w:t>},</w:t>
      </w:r>
    </w:p>
    <w:p w14:paraId="10ED8E76" w14:textId="77777777" w:rsidR="00047FF8" w:rsidRPr="009E0124" w:rsidRDefault="00047FF8" w:rsidP="00047FF8">
      <w:pPr>
        <w:pStyle w:val="GOSTScript"/>
      </w:pPr>
      <w:r w:rsidRPr="009E0124">
        <w:tab/>
        <w:t>"document": {</w:t>
      </w:r>
    </w:p>
    <w:p w14:paraId="047EFC2B" w14:textId="77777777" w:rsidR="00047FF8" w:rsidRPr="009E0124" w:rsidRDefault="00047FF8" w:rsidP="00047FF8">
      <w:pPr>
        <w:pStyle w:val="GOSTScript"/>
      </w:pPr>
      <w:r w:rsidRPr="009E0124">
        <w:tab/>
      </w:r>
      <w:r w:rsidRPr="009E0124">
        <w:tab/>
        <w:t>"document_no": "123",</w:t>
      </w:r>
    </w:p>
    <w:p w14:paraId="169CB30C" w14:textId="77777777" w:rsidR="00047FF8" w:rsidRPr="009E0124" w:rsidRDefault="00047FF8" w:rsidP="00047FF8">
      <w:pPr>
        <w:pStyle w:val="GOSTScript"/>
      </w:pPr>
      <w:r w:rsidRPr="009E0124">
        <w:tab/>
      </w:r>
      <w:r w:rsidRPr="009E0124">
        <w:tab/>
        <w:t>"document_date": "2023-09-12",</w:t>
      </w:r>
    </w:p>
    <w:p w14:paraId="148D9A65" w14:textId="77777777" w:rsidR="00047FF8" w:rsidRPr="009E0124" w:rsidRDefault="00047FF8" w:rsidP="00047FF8">
      <w:pPr>
        <w:pStyle w:val="GOSTScript"/>
      </w:pPr>
      <w:r w:rsidRPr="009E0124">
        <w:tab/>
      </w:r>
      <w:r w:rsidRPr="009E0124">
        <w:tab/>
        <w:t>"document_type": "КДВ",</w:t>
      </w:r>
    </w:p>
    <w:p w14:paraId="1768CFAA" w14:textId="77777777" w:rsidR="00047FF8" w:rsidRPr="009E0124" w:rsidRDefault="00047FF8" w:rsidP="00047FF8">
      <w:pPr>
        <w:pStyle w:val="GOSTScript"/>
      </w:pPr>
      <w:r w:rsidRPr="009E0124">
        <w:tab/>
      </w:r>
      <w:r w:rsidRPr="009E0124">
        <w:tab/>
        <w:t>"basis_document_kind": "VD101",</w:t>
      </w:r>
    </w:p>
    <w:p w14:paraId="2AF35E5D" w14:textId="77777777" w:rsidR="00047FF8" w:rsidRPr="009E0124" w:rsidRDefault="00047FF8" w:rsidP="00047FF8">
      <w:pPr>
        <w:pStyle w:val="GOSTScript"/>
      </w:pPr>
      <w:r w:rsidRPr="009E0124">
        <w:tab/>
      </w:r>
      <w:r w:rsidRPr="009E0124">
        <w:tab/>
        <w:t>"currency": "643",</w:t>
      </w:r>
    </w:p>
    <w:p w14:paraId="5577D2B3" w14:textId="77777777" w:rsidR="00047FF8" w:rsidRPr="009E0124" w:rsidRDefault="00047FF8" w:rsidP="00047FF8">
      <w:pPr>
        <w:pStyle w:val="GOSTScript"/>
      </w:pPr>
      <w:r w:rsidRPr="009E0124">
        <w:tab/>
      </w:r>
      <w:r w:rsidRPr="009E0124">
        <w:tab/>
        <w:t>"counterparty_tofk_code": "6000",</w:t>
      </w:r>
    </w:p>
    <w:p w14:paraId="70DB10B7" w14:textId="77777777" w:rsidR="00047FF8" w:rsidRDefault="00047FF8" w:rsidP="00047FF8">
      <w:pPr>
        <w:pStyle w:val="GOSTScript"/>
      </w:pPr>
      <w:r w:rsidRPr="009E0124">
        <w:lastRenderedPageBreak/>
        <w:tab/>
      </w:r>
      <w:r w:rsidRPr="009E0124">
        <w:tab/>
        <w:t>"recipient": {</w:t>
      </w:r>
    </w:p>
    <w:p w14:paraId="1F1D27B5" w14:textId="77777777" w:rsidR="00047FF8" w:rsidRPr="00DA110D" w:rsidRDefault="00047FF8" w:rsidP="00047FF8">
      <w:pPr>
        <w:pStyle w:val="GOSTScript"/>
      </w:pPr>
      <w:r w:rsidRPr="009E0124">
        <w:tab/>
      </w:r>
      <w:r w:rsidRPr="009E0124">
        <w:tab/>
      </w:r>
      <w:r w:rsidRPr="009E0124">
        <w:tab/>
        <w:t>"treasury_account":</w:t>
      </w:r>
      <w:r>
        <w:t xml:space="preserve"> </w:t>
      </w:r>
      <w:r w:rsidRPr="00DA110D">
        <w:t>"</w:t>
      </w:r>
      <w:r w:rsidRPr="00C35FB6">
        <w:t>03100643000000016000</w:t>
      </w:r>
      <w:r w:rsidRPr="00DA110D">
        <w:t>",</w:t>
      </w:r>
    </w:p>
    <w:p w14:paraId="3C88FB88" w14:textId="77777777" w:rsidR="00047FF8" w:rsidRPr="00DA110D" w:rsidRDefault="00047FF8" w:rsidP="00047FF8">
      <w:pPr>
        <w:pStyle w:val="GOSTScript"/>
      </w:pPr>
      <w:r w:rsidRPr="009E0124">
        <w:tab/>
      </w:r>
      <w:r w:rsidRPr="009E0124">
        <w:tab/>
      </w:r>
      <w:r w:rsidRPr="009E0124">
        <w:tab/>
      </w:r>
      <w:r w:rsidRPr="00DA110D">
        <w:t>"account": "</w:t>
      </w:r>
      <w:r w:rsidRPr="00FE19DF">
        <w:t>04601110030</w:t>
      </w:r>
      <w:r w:rsidRPr="00DA110D">
        <w:t>",</w:t>
      </w:r>
    </w:p>
    <w:p w14:paraId="6E2673C2" w14:textId="77777777" w:rsidR="00047FF8" w:rsidRDefault="00047FF8" w:rsidP="00047FF8">
      <w:pPr>
        <w:pStyle w:val="GOSTScript"/>
      </w:pPr>
      <w:r w:rsidRPr="009E0124">
        <w:tab/>
      </w:r>
      <w:r w:rsidRPr="009E0124">
        <w:tab/>
      </w:r>
      <w:r w:rsidRPr="009E0124">
        <w:tab/>
      </w:r>
      <w:r w:rsidRPr="00DA110D">
        <w:t>"</w:t>
      </w:r>
      <w:r w:rsidRPr="0015118C">
        <w:t>account</w:t>
      </w:r>
      <w:r w:rsidRPr="0032084D">
        <w:t>_</w:t>
      </w:r>
      <w:r w:rsidRPr="00DA110D">
        <w:t>tofk_code</w:t>
      </w:r>
      <w:r w:rsidRPr="00DA110D" w:rsidDel="0015118C">
        <w:t xml:space="preserve"> </w:t>
      </w:r>
      <w:r w:rsidRPr="00DA110D">
        <w:t>": "</w:t>
      </w:r>
      <w:r w:rsidRPr="001C252D">
        <w:t>6000</w:t>
      </w:r>
      <w:r w:rsidRPr="00DA110D">
        <w:t>",</w:t>
      </w:r>
    </w:p>
    <w:p w14:paraId="5433D422" w14:textId="77777777" w:rsidR="00047FF8" w:rsidRDefault="00047FF8" w:rsidP="00047FF8">
      <w:pPr>
        <w:pStyle w:val="GOSTScript"/>
      </w:pPr>
      <w:r w:rsidRPr="009E0124">
        <w:tab/>
      </w:r>
      <w:r w:rsidRPr="009E0124">
        <w:tab/>
      </w:r>
      <w:r w:rsidRPr="009E0124">
        <w:tab/>
      </w:r>
      <w:r w:rsidRPr="00DA110D">
        <w:t>"bcc": "</w:t>
      </w:r>
      <w:r w:rsidRPr="00FE19DF">
        <w:t>32011301270010000130</w:t>
      </w:r>
      <w:r w:rsidRPr="00DA110D">
        <w:t>",</w:t>
      </w:r>
    </w:p>
    <w:p w14:paraId="635E0387" w14:textId="77777777" w:rsidR="00047FF8" w:rsidRDefault="00047FF8" w:rsidP="00047FF8">
      <w:pPr>
        <w:pStyle w:val="GOSTScript"/>
      </w:pPr>
      <w:r w:rsidRPr="009E0124">
        <w:tab/>
      </w:r>
      <w:r w:rsidRPr="009E0124">
        <w:tab/>
      </w:r>
      <w:r w:rsidRPr="009E0124">
        <w:tab/>
      </w:r>
      <w:r w:rsidRPr="009661BC">
        <w:t>"type_bcc": "20",</w:t>
      </w:r>
    </w:p>
    <w:p w14:paraId="28BA3074" w14:textId="77777777" w:rsidR="00047FF8" w:rsidRDefault="00047FF8" w:rsidP="00047FF8">
      <w:pPr>
        <w:pStyle w:val="GOSTScript"/>
      </w:pPr>
      <w:r w:rsidRPr="009E0124">
        <w:tab/>
      </w:r>
      <w:r w:rsidRPr="009E0124">
        <w:tab/>
      </w:r>
      <w:r w:rsidRPr="009E0124">
        <w:tab/>
      </w:r>
      <w:r w:rsidRPr="00DA110D">
        <w:t>"oktmo": "</w:t>
      </w:r>
      <w:r w:rsidRPr="000A4C24">
        <w:t>63000000</w:t>
      </w:r>
      <w:r w:rsidRPr="00DA110D">
        <w:t>",</w:t>
      </w:r>
      <w:r>
        <w:tab/>
      </w:r>
    </w:p>
    <w:p w14:paraId="09E1A6E3" w14:textId="77777777" w:rsidR="00047FF8" w:rsidRDefault="00047FF8" w:rsidP="00047FF8">
      <w:pPr>
        <w:pStyle w:val="GOSTScript"/>
      </w:pPr>
      <w:r w:rsidRPr="009E0124">
        <w:tab/>
      </w:r>
      <w:r w:rsidRPr="009E0124">
        <w:tab/>
      </w:r>
      <w:r w:rsidRPr="009E0124">
        <w:tab/>
      </w:r>
      <w:r w:rsidRPr="0015118C">
        <w:t>"account_additional": "",</w:t>
      </w:r>
    </w:p>
    <w:p w14:paraId="30CC16A7" w14:textId="77777777" w:rsidR="00047FF8" w:rsidRDefault="00047FF8" w:rsidP="00047FF8">
      <w:pPr>
        <w:pStyle w:val="GOSTScript"/>
      </w:pPr>
      <w:r w:rsidRPr="009E0124">
        <w:tab/>
      </w:r>
      <w:r w:rsidRPr="009E0124">
        <w:tab/>
      </w:r>
      <w:r w:rsidRPr="009E0124">
        <w:tab/>
      </w:r>
      <w:r w:rsidRPr="005A6689">
        <w:t>"doc_guid_nvs": "",</w:t>
      </w:r>
    </w:p>
    <w:p w14:paraId="208DC363" w14:textId="77777777" w:rsidR="00047FF8" w:rsidRPr="008023BB" w:rsidRDefault="00047FF8" w:rsidP="00047FF8">
      <w:pPr>
        <w:pStyle w:val="GOSTScript"/>
      </w:pPr>
      <w:r w:rsidRPr="009E0124">
        <w:tab/>
      </w:r>
      <w:r w:rsidRPr="009E0124">
        <w:tab/>
      </w:r>
      <w:r w:rsidRPr="009E0124">
        <w:tab/>
      </w:r>
      <w:r w:rsidRPr="00996D32">
        <w:t>"</w:t>
      </w:r>
      <w:r>
        <w:t>entries</w:t>
      </w:r>
      <w:r w:rsidRPr="008023BB">
        <w:t>": [</w:t>
      </w:r>
    </w:p>
    <w:p w14:paraId="798D61B6" w14:textId="77777777" w:rsidR="00047FF8" w:rsidRPr="009E0124" w:rsidRDefault="00047FF8" w:rsidP="00047FF8">
      <w:pPr>
        <w:pStyle w:val="GOSTScript"/>
      </w:pPr>
      <w:r w:rsidRPr="009E0124">
        <w:tab/>
      </w:r>
      <w:r w:rsidRPr="009E0124">
        <w:tab/>
      </w:r>
      <w:r w:rsidRPr="009E0124">
        <w:tab/>
      </w:r>
      <w:r w:rsidRPr="009E0124">
        <w:tab/>
        <w:t>{</w:t>
      </w:r>
    </w:p>
    <w:p w14:paraId="3FEA7E86" w14:textId="77777777" w:rsidR="00047FF8" w:rsidRPr="009E0124" w:rsidRDefault="00047FF8" w:rsidP="00047FF8">
      <w:pPr>
        <w:pStyle w:val="GOSTScript"/>
      </w:pPr>
      <w:r w:rsidRPr="009E0124">
        <w:tab/>
      </w:r>
      <w:r w:rsidRPr="009E0124">
        <w:tab/>
      </w:r>
      <w:r w:rsidRPr="009E0124">
        <w:tab/>
      </w:r>
      <w:r w:rsidRPr="009E0124">
        <w:tab/>
      </w:r>
      <w:r w:rsidRPr="009E0124">
        <w:tab/>
        <w:t>"line_id": "b0d4ce5d-2757-4699-948c-cfa72ba94f10",</w:t>
      </w:r>
    </w:p>
    <w:p w14:paraId="2204BAD1" w14:textId="77777777" w:rsidR="00047FF8" w:rsidRPr="009E0124" w:rsidRDefault="00047FF8" w:rsidP="00047FF8">
      <w:pPr>
        <w:pStyle w:val="GOSTScript"/>
      </w:pPr>
      <w:r w:rsidRPr="009E0124">
        <w:tab/>
      </w:r>
      <w:r w:rsidRPr="009E0124">
        <w:tab/>
      </w:r>
      <w:r w:rsidRPr="009E0124">
        <w:tab/>
      </w:r>
      <w:r w:rsidRPr="009E0124">
        <w:tab/>
      </w:r>
      <w:r w:rsidRPr="009E0124">
        <w:tab/>
        <w:t>"analytical_group": "1234567890100236789012302",</w:t>
      </w:r>
    </w:p>
    <w:p w14:paraId="2A7F9920" w14:textId="77777777" w:rsidR="00047FF8" w:rsidRPr="009E0124" w:rsidRDefault="00047FF8" w:rsidP="00047FF8">
      <w:pPr>
        <w:pStyle w:val="GOSTScript"/>
      </w:pPr>
      <w:r w:rsidRPr="009E0124">
        <w:tab/>
      </w:r>
      <w:r w:rsidRPr="009E0124">
        <w:tab/>
      </w:r>
      <w:r w:rsidRPr="009E0124">
        <w:tab/>
      </w:r>
      <w:r w:rsidRPr="009E0124">
        <w:tab/>
      </w:r>
      <w:r w:rsidRPr="009E0124">
        <w:tab/>
        <w:t>"currency_amount": 100</w:t>
      </w:r>
    </w:p>
    <w:p w14:paraId="7C22391D" w14:textId="77777777" w:rsidR="00047FF8" w:rsidRPr="009E0124" w:rsidRDefault="00047FF8" w:rsidP="00047FF8">
      <w:pPr>
        <w:pStyle w:val="GOSTScript"/>
      </w:pPr>
      <w:r w:rsidRPr="009E0124">
        <w:tab/>
      </w:r>
      <w:r w:rsidRPr="009E0124">
        <w:tab/>
      </w:r>
      <w:r w:rsidRPr="009E0124">
        <w:tab/>
      </w:r>
      <w:r w:rsidRPr="009E0124">
        <w:tab/>
        <w:t>},</w:t>
      </w:r>
    </w:p>
    <w:p w14:paraId="47F5FB3B" w14:textId="77777777" w:rsidR="00047FF8" w:rsidRPr="009E0124" w:rsidRDefault="00047FF8" w:rsidP="00047FF8">
      <w:pPr>
        <w:pStyle w:val="GOSTScript"/>
      </w:pPr>
      <w:r w:rsidRPr="009E0124">
        <w:tab/>
      </w:r>
      <w:r w:rsidRPr="009E0124">
        <w:tab/>
      </w:r>
      <w:r w:rsidRPr="009E0124">
        <w:tab/>
      </w:r>
      <w:r w:rsidRPr="009E0124">
        <w:tab/>
        <w:t>{</w:t>
      </w:r>
    </w:p>
    <w:p w14:paraId="42B3DD47" w14:textId="77777777" w:rsidR="00047FF8" w:rsidRPr="009E0124" w:rsidRDefault="00047FF8" w:rsidP="00047FF8">
      <w:pPr>
        <w:pStyle w:val="GOSTScript"/>
      </w:pPr>
      <w:r w:rsidRPr="009E0124">
        <w:tab/>
      </w:r>
      <w:r w:rsidRPr="009E0124">
        <w:tab/>
      </w:r>
      <w:r w:rsidRPr="009E0124">
        <w:tab/>
      </w:r>
      <w:r w:rsidRPr="009E0124">
        <w:tab/>
      </w:r>
      <w:r w:rsidRPr="009E0124">
        <w:tab/>
        <w:t>"line_id": "b0d4ce5d-2757-4699-948c-cfa72ba94f10",</w:t>
      </w:r>
    </w:p>
    <w:p w14:paraId="093CB447" w14:textId="77777777" w:rsidR="00047FF8" w:rsidRPr="009E0124" w:rsidRDefault="00047FF8" w:rsidP="00047FF8">
      <w:pPr>
        <w:pStyle w:val="GOSTScript"/>
      </w:pPr>
      <w:r w:rsidRPr="009E0124">
        <w:tab/>
      </w:r>
      <w:r w:rsidRPr="009E0124">
        <w:tab/>
      </w:r>
      <w:r w:rsidRPr="009E0124">
        <w:tab/>
      </w:r>
      <w:r w:rsidRPr="009E0124">
        <w:tab/>
      </w:r>
      <w:r w:rsidRPr="009E0124">
        <w:tab/>
        <w:t>"currency_amount": 200</w:t>
      </w:r>
    </w:p>
    <w:p w14:paraId="78DCC635" w14:textId="77777777" w:rsidR="00047FF8" w:rsidRPr="009E0124" w:rsidRDefault="00047FF8" w:rsidP="00047FF8">
      <w:pPr>
        <w:pStyle w:val="GOSTScript"/>
      </w:pPr>
      <w:r w:rsidRPr="009E0124">
        <w:tab/>
      </w:r>
      <w:r w:rsidRPr="009E0124">
        <w:tab/>
      </w:r>
      <w:r w:rsidRPr="009E0124">
        <w:tab/>
      </w:r>
      <w:r w:rsidRPr="009E0124">
        <w:tab/>
        <w:t>}</w:t>
      </w:r>
    </w:p>
    <w:p w14:paraId="48ACC4DB" w14:textId="77777777" w:rsidR="00047FF8" w:rsidRPr="009E0124" w:rsidRDefault="00047FF8" w:rsidP="00047FF8">
      <w:pPr>
        <w:pStyle w:val="GOSTScript"/>
      </w:pPr>
      <w:r w:rsidRPr="009E0124">
        <w:tab/>
      </w:r>
      <w:r w:rsidRPr="009E0124">
        <w:tab/>
      </w:r>
      <w:r w:rsidRPr="009E0124">
        <w:tab/>
        <w:t>]</w:t>
      </w:r>
    </w:p>
    <w:p w14:paraId="2708EB17" w14:textId="77777777" w:rsidR="00047FF8" w:rsidRPr="009E0124" w:rsidRDefault="00047FF8" w:rsidP="00047FF8">
      <w:pPr>
        <w:pStyle w:val="GOSTScript"/>
      </w:pPr>
      <w:r w:rsidRPr="009E0124">
        <w:tab/>
      </w:r>
      <w:r w:rsidRPr="009E0124">
        <w:tab/>
        <w:t>},</w:t>
      </w:r>
    </w:p>
    <w:p w14:paraId="1C2F898E" w14:textId="77777777" w:rsidR="00047FF8" w:rsidRPr="00DA110D" w:rsidRDefault="00047FF8" w:rsidP="00047FF8">
      <w:pPr>
        <w:pStyle w:val="GOSTScript"/>
      </w:pPr>
      <w:r w:rsidRPr="009E0124">
        <w:tab/>
      </w:r>
      <w:r w:rsidRPr="009E0124">
        <w:tab/>
      </w:r>
      <w:r w:rsidRPr="00DA110D">
        <w:t>"</w:t>
      </w:r>
      <w:r>
        <w:t>s</w:t>
      </w:r>
      <w:r w:rsidRPr="00DA110D">
        <w:t>ender": {</w:t>
      </w:r>
    </w:p>
    <w:p w14:paraId="66BCC8E7" w14:textId="77777777" w:rsidR="00047FF8" w:rsidRDefault="00047FF8" w:rsidP="00047FF8">
      <w:pPr>
        <w:pStyle w:val="GOSTScript"/>
      </w:pPr>
      <w:r w:rsidRPr="009E0124">
        <w:tab/>
      </w:r>
      <w:r w:rsidRPr="009E0124">
        <w:tab/>
      </w:r>
      <w:r w:rsidRPr="009E0124">
        <w:tab/>
      </w:r>
      <w:r w:rsidRPr="00DA110D">
        <w:t>"treasury_account": "</w:t>
      </w:r>
      <w:r w:rsidRPr="00270B04">
        <w:t>03100643000000016000</w:t>
      </w:r>
      <w:r w:rsidRPr="00DA110D">
        <w:t>",</w:t>
      </w:r>
    </w:p>
    <w:p w14:paraId="73742839" w14:textId="77777777" w:rsidR="00047FF8" w:rsidRPr="00DA110D" w:rsidRDefault="00047FF8" w:rsidP="00047FF8">
      <w:pPr>
        <w:pStyle w:val="GOSTScript"/>
      </w:pPr>
      <w:r w:rsidRPr="009E0124">
        <w:tab/>
      </w:r>
      <w:r w:rsidRPr="009E0124">
        <w:tab/>
      </w:r>
      <w:r w:rsidRPr="009E0124">
        <w:tab/>
      </w:r>
      <w:r w:rsidRPr="00DA110D">
        <w:t>"</w:t>
      </w:r>
      <w:r>
        <w:t>is</w:t>
      </w:r>
      <w:r w:rsidRPr="003E222D">
        <w:t>_nps</w:t>
      </w:r>
      <w:r w:rsidRPr="003E222D" w:rsidDel="00BD57EC">
        <w:t xml:space="preserve"> </w:t>
      </w:r>
      <w:r w:rsidRPr="00DA110D">
        <w:t>": "</w:t>
      </w:r>
      <w:r w:rsidRPr="003E222D">
        <w:t>1</w:t>
      </w:r>
      <w:r w:rsidRPr="00DA110D">
        <w:t>",</w:t>
      </w:r>
    </w:p>
    <w:p w14:paraId="4A37F889" w14:textId="77777777" w:rsidR="00047FF8" w:rsidRPr="00DA110D" w:rsidRDefault="00047FF8" w:rsidP="00047FF8">
      <w:pPr>
        <w:pStyle w:val="GOSTScript"/>
      </w:pPr>
      <w:r w:rsidRPr="009E0124">
        <w:tab/>
      </w:r>
      <w:r w:rsidRPr="009E0124">
        <w:tab/>
      </w:r>
      <w:r w:rsidRPr="009E0124">
        <w:tab/>
      </w:r>
      <w:r w:rsidRPr="00DA110D">
        <w:t>"account": "</w:t>
      </w:r>
      <w:r w:rsidRPr="0093743F">
        <w:t>04601110030</w:t>
      </w:r>
      <w:r w:rsidRPr="00DA110D">
        <w:t>",</w:t>
      </w:r>
    </w:p>
    <w:p w14:paraId="604673EA" w14:textId="77777777" w:rsidR="00047FF8" w:rsidRDefault="00047FF8" w:rsidP="00047FF8">
      <w:pPr>
        <w:pStyle w:val="GOSTScript"/>
      </w:pPr>
      <w:r w:rsidRPr="009E0124">
        <w:tab/>
      </w:r>
      <w:r w:rsidRPr="009E0124">
        <w:tab/>
      </w:r>
      <w:r w:rsidRPr="009E0124">
        <w:tab/>
      </w:r>
      <w:r w:rsidRPr="00DA110D">
        <w:t>"account</w:t>
      </w:r>
      <w:r>
        <w:t>_</w:t>
      </w:r>
      <w:r w:rsidRPr="00DA110D">
        <w:t>tofk_code</w:t>
      </w:r>
      <w:r w:rsidRPr="00DA110D" w:rsidDel="00BD57EC">
        <w:t xml:space="preserve"> </w:t>
      </w:r>
      <w:r w:rsidRPr="00DA110D">
        <w:t>": "</w:t>
      </w:r>
      <w:r w:rsidRPr="001C252D">
        <w:t>6000</w:t>
      </w:r>
      <w:r w:rsidRPr="00DA110D">
        <w:t>",</w:t>
      </w:r>
    </w:p>
    <w:p w14:paraId="09D9B12D" w14:textId="77777777" w:rsidR="00047FF8" w:rsidRDefault="00047FF8" w:rsidP="00047FF8">
      <w:pPr>
        <w:pStyle w:val="GOSTScript"/>
      </w:pPr>
      <w:r w:rsidRPr="009E0124">
        <w:tab/>
      </w:r>
      <w:r w:rsidRPr="009E0124">
        <w:tab/>
      </w:r>
      <w:r w:rsidRPr="009E0124">
        <w:tab/>
      </w:r>
      <w:r w:rsidRPr="00DA110D">
        <w:t>"bcc": "</w:t>
      </w:r>
      <w:r w:rsidRPr="0093743F">
        <w:t>32011301270010000130</w:t>
      </w:r>
      <w:r w:rsidRPr="00DA110D">
        <w:t>",</w:t>
      </w:r>
    </w:p>
    <w:p w14:paraId="7F6EC4AA" w14:textId="77777777" w:rsidR="00047FF8" w:rsidRDefault="00047FF8" w:rsidP="00047FF8">
      <w:pPr>
        <w:pStyle w:val="GOSTScript"/>
      </w:pPr>
      <w:r w:rsidRPr="009E0124">
        <w:tab/>
      </w:r>
      <w:r w:rsidRPr="009E0124">
        <w:tab/>
      </w:r>
      <w:r w:rsidRPr="009E0124">
        <w:tab/>
      </w:r>
      <w:r w:rsidRPr="009661BC">
        <w:t>"type_bcc": "20",</w:t>
      </w:r>
    </w:p>
    <w:p w14:paraId="577BAC3C" w14:textId="77777777" w:rsidR="00047FF8" w:rsidRPr="00DA110D" w:rsidRDefault="00047FF8" w:rsidP="00047FF8">
      <w:pPr>
        <w:pStyle w:val="GOSTScript"/>
      </w:pPr>
      <w:r w:rsidRPr="009E0124">
        <w:tab/>
      </w:r>
      <w:r w:rsidRPr="009E0124">
        <w:tab/>
      </w:r>
      <w:r w:rsidRPr="009E0124">
        <w:tab/>
      </w:r>
      <w:r w:rsidRPr="00DA110D">
        <w:t>"oktmo": "</w:t>
      </w:r>
      <w:r w:rsidRPr="004C71FA">
        <w:t>63000000</w:t>
      </w:r>
      <w:r w:rsidRPr="00DA110D">
        <w:t>",</w:t>
      </w:r>
    </w:p>
    <w:p w14:paraId="3E8B6B04" w14:textId="77777777" w:rsidR="00047FF8" w:rsidRDefault="00047FF8" w:rsidP="00047FF8">
      <w:pPr>
        <w:pStyle w:val="GOSTScript"/>
      </w:pPr>
      <w:r w:rsidRPr="009E0124">
        <w:tab/>
      </w:r>
      <w:r w:rsidRPr="009E0124">
        <w:tab/>
      </w:r>
      <w:r w:rsidRPr="009E0124">
        <w:tab/>
      </w:r>
      <w:r w:rsidRPr="00DA110D">
        <w:t>"analytical_group": ""</w:t>
      </w:r>
      <w:r w:rsidRPr="00FE74C7">
        <w:t>,</w:t>
      </w:r>
    </w:p>
    <w:p w14:paraId="05953D8A" w14:textId="77777777" w:rsidR="00047FF8" w:rsidRDefault="00047FF8" w:rsidP="00047FF8">
      <w:pPr>
        <w:pStyle w:val="GOSTScript"/>
      </w:pPr>
      <w:r w:rsidRPr="009E0124">
        <w:tab/>
      </w:r>
      <w:r w:rsidRPr="009E0124">
        <w:tab/>
      </w:r>
      <w:r w:rsidRPr="009E0124">
        <w:tab/>
      </w:r>
      <w:r w:rsidRPr="0015118C">
        <w:t>"account_additional": "",</w:t>
      </w:r>
    </w:p>
    <w:p w14:paraId="49669CBE" w14:textId="77777777" w:rsidR="00047FF8" w:rsidRPr="00DA1CDF" w:rsidRDefault="00047FF8" w:rsidP="00047FF8">
      <w:pPr>
        <w:pStyle w:val="GOSTScript"/>
      </w:pPr>
      <w:r w:rsidRPr="009E0124">
        <w:tab/>
      </w:r>
      <w:r w:rsidRPr="009E0124">
        <w:tab/>
      </w:r>
      <w:r w:rsidRPr="009E0124">
        <w:tab/>
      </w:r>
      <w:r w:rsidRPr="00DA110D">
        <w:t>}</w:t>
      </w:r>
      <w:r w:rsidRPr="00DA1CDF">
        <w:t>,</w:t>
      </w:r>
    </w:p>
    <w:p w14:paraId="0097F50D" w14:textId="77777777" w:rsidR="00047FF8" w:rsidRPr="009E0124" w:rsidRDefault="00047FF8" w:rsidP="00047FF8">
      <w:pPr>
        <w:pStyle w:val="GOSTScript"/>
      </w:pPr>
      <w:r w:rsidRPr="009E0124">
        <w:tab/>
      </w:r>
      <w:r w:rsidRPr="009E0124">
        <w:tab/>
        <w:t>"outgoing_transfer_orders": [</w:t>
      </w:r>
    </w:p>
    <w:p w14:paraId="60A0A6E6" w14:textId="77777777" w:rsidR="00047FF8" w:rsidRPr="009E0124" w:rsidRDefault="00047FF8" w:rsidP="00047FF8">
      <w:pPr>
        <w:pStyle w:val="GOSTScript"/>
      </w:pPr>
      <w:r w:rsidRPr="009E0124">
        <w:tab/>
      </w:r>
      <w:r w:rsidRPr="009E0124">
        <w:tab/>
      </w:r>
      <w:r w:rsidRPr="009E0124">
        <w:tab/>
        <w:t>{</w:t>
      </w:r>
    </w:p>
    <w:p w14:paraId="0E2FA1B9" w14:textId="77777777" w:rsidR="00047FF8" w:rsidRPr="009E0124" w:rsidRDefault="00047FF8" w:rsidP="00047FF8">
      <w:pPr>
        <w:pStyle w:val="GOSTScript"/>
      </w:pPr>
      <w:r w:rsidRPr="009E0124">
        <w:tab/>
      </w:r>
      <w:r w:rsidRPr="009E0124">
        <w:tab/>
      </w:r>
      <w:r w:rsidRPr="009E0124">
        <w:tab/>
      </w:r>
      <w:r w:rsidRPr="009E0124">
        <w:tab/>
        <w:t>"document_id": "b0d4ce5d-2757-4699-948c-cfa72ba94f10",</w:t>
      </w:r>
    </w:p>
    <w:p w14:paraId="545BDED1" w14:textId="77777777" w:rsidR="00047FF8" w:rsidRPr="009E0124" w:rsidRDefault="00047FF8" w:rsidP="00047FF8">
      <w:pPr>
        <w:pStyle w:val="GOSTScript"/>
      </w:pPr>
      <w:r w:rsidRPr="009E0124">
        <w:tab/>
      </w:r>
      <w:r w:rsidRPr="009E0124">
        <w:tab/>
      </w:r>
      <w:r w:rsidRPr="009E0124">
        <w:tab/>
      </w:r>
      <w:r w:rsidRPr="009E0124">
        <w:tab/>
        <w:t>"parent": {</w:t>
      </w:r>
    </w:p>
    <w:p w14:paraId="637FE2FF" w14:textId="77777777" w:rsidR="00047FF8" w:rsidRPr="009E0124" w:rsidRDefault="00047FF8" w:rsidP="00047FF8">
      <w:pPr>
        <w:pStyle w:val="GOSTScript"/>
      </w:pPr>
      <w:r w:rsidRPr="009E0124">
        <w:tab/>
      </w:r>
      <w:r w:rsidRPr="009E0124">
        <w:tab/>
      </w:r>
      <w:r w:rsidRPr="009E0124">
        <w:tab/>
      </w:r>
      <w:r w:rsidRPr="009E0124">
        <w:tab/>
      </w:r>
      <w:r w:rsidRPr="009E0124">
        <w:tab/>
        <w:t>"document_id": "b0d4ce5d-2757-4699-948c-cfa72ba94f10",</w:t>
      </w:r>
    </w:p>
    <w:p w14:paraId="3C344021" w14:textId="77777777" w:rsidR="00047FF8" w:rsidRPr="009E0124" w:rsidRDefault="00047FF8" w:rsidP="00047FF8">
      <w:pPr>
        <w:pStyle w:val="GOSTScript"/>
      </w:pPr>
      <w:r w:rsidRPr="009E0124">
        <w:lastRenderedPageBreak/>
        <w:tab/>
      </w:r>
      <w:r w:rsidRPr="009E0124">
        <w:tab/>
      </w:r>
      <w:r w:rsidRPr="009E0124">
        <w:tab/>
      </w:r>
      <w:r w:rsidRPr="009E0124">
        <w:tab/>
      </w:r>
      <w:r w:rsidRPr="009E0124">
        <w:tab/>
        <w:t>"document_no": "11112",</w:t>
      </w:r>
    </w:p>
    <w:p w14:paraId="3B8D169E" w14:textId="77777777" w:rsidR="00047FF8" w:rsidRPr="009E0124" w:rsidRDefault="00047FF8" w:rsidP="00047FF8">
      <w:pPr>
        <w:pStyle w:val="GOSTScript"/>
      </w:pPr>
      <w:r w:rsidRPr="009E0124">
        <w:tab/>
      </w:r>
      <w:r w:rsidRPr="009E0124">
        <w:tab/>
      </w:r>
      <w:r w:rsidRPr="009E0124">
        <w:tab/>
      </w:r>
      <w:r w:rsidRPr="009E0124">
        <w:tab/>
      </w:r>
      <w:r w:rsidRPr="009E0124">
        <w:tab/>
        <w:t>"document_date": "2023-09-12",</w:t>
      </w:r>
    </w:p>
    <w:p w14:paraId="2EA98311" w14:textId="77777777" w:rsidR="00047FF8" w:rsidRPr="009E0124" w:rsidRDefault="00047FF8" w:rsidP="00047FF8">
      <w:pPr>
        <w:pStyle w:val="GOSTScript"/>
      </w:pPr>
      <w:r w:rsidRPr="009E0124">
        <w:tab/>
      </w:r>
      <w:r w:rsidRPr="009E0124">
        <w:tab/>
      </w:r>
      <w:r w:rsidRPr="009E0124">
        <w:tab/>
      </w:r>
      <w:r w:rsidRPr="009E0124">
        <w:tab/>
      </w:r>
      <w:r w:rsidRPr="009E0124">
        <w:tab/>
        <w:t>"document_type": "ПЗВ"</w:t>
      </w:r>
    </w:p>
    <w:p w14:paraId="3815EA95" w14:textId="77777777" w:rsidR="00047FF8" w:rsidRPr="00536138" w:rsidRDefault="00047FF8" w:rsidP="00047FF8">
      <w:pPr>
        <w:pStyle w:val="GOSTScript"/>
      </w:pPr>
      <w:r w:rsidRPr="009E0124">
        <w:tab/>
      </w:r>
      <w:r w:rsidRPr="009E0124">
        <w:tab/>
      </w:r>
      <w:r w:rsidRPr="009E0124">
        <w:tab/>
      </w:r>
      <w:r w:rsidRPr="009E0124">
        <w:tab/>
      </w:r>
      <w:r w:rsidRPr="00536138">
        <w:t>}</w:t>
      </w:r>
    </w:p>
    <w:p w14:paraId="3BD533F1" w14:textId="77777777" w:rsidR="00047FF8" w:rsidRPr="00536138" w:rsidRDefault="00047FF8" w:rsidP="00047FF8">
      <w:pPr>
        <w:pStyle w:val="GOSTScript"/>
      </w:pPr>
      <w:r w:rsidRPr="00536138">
        <w:tab/>
      </w:r>
      <w:r w:rsidRPr="00536138">
        <w:tab/>
      </w:r>
      <w:r w:rsidRPr="00536138">
        <w:tab/>
        <w:t>}</w:t>
      </w:r>
    </w:p>
    <w:p w14:paraId="7D3667E8" w14:textId="77777777" w:rsidR="00047FF8" w:rsidRPr="00536138" w:rsidRDefault="00047FF8" w:rsidP="00047FF8">
      <w:pPr>
        <w:pStyle w:val="GOSTScript"/>
      </w:pPr>
      <w:r w:rsidRPr="00536138">
        <w:tab/>
      </w:r>
      <w:r w:rsidRPr="00536138">
        <w:tab/>
        <w:t>]</w:t>
      </w:r>
    </w:p>
    <w:p w14:paraId="2B3D3ACD" w14:textId="77777777" w:rsidR="00047FF8" w:rsidRPr="00536138" w:rsidRDefault="00047FF8" w:rsidP="00047FF8">
      <w:pPr>
        <w:pStyle w:val="GOSTScript"/>
      </w:pPr>
      <w:r w:rsidRPr="00536138">
        <w:tab/>
        <w:t>}</w:t>
      </w:r>
    </w:p>
    <w:p w14:paraId="4747C7E5" w14:textId="67058657" w:rsidR="005E677A" w:rsidRPr="005E677A" w:rsidRDefault="00047FF8" w:rsidP="00047FF8">
      <w:pPr>
        <w:pStyle w:val="GOSTScript"/>
      </w:pPr>
      <w:r w:rsidRPr="00536138">
        <w:t>}</w:t>
      </w:r>
    </w:p>
    <w:p w14:paraId="7C305910" w14:textId="3C06FA8B" w:rsidR="007F6CA1" w:rsidRPr="002339AB" w:rsidRDefault="007F6CA1" w:rsidP="007F6CA1">
      <w:pPr>
        <w:pStyle w:val="41"/>
      </w:pPr>
      <w:bookmarkStart w:id="134" w:name="_Ref225437613"/>
      <w:bookmarkStart w:id="135" w:name="_Toc226625541"/>
      <w:bookmarkStart w:id="136" w:name="_Ref225334066"/>
      <w:bookmarkStart w:id="137" w:name="_Ref195712976"/>
      <w:bookmarkStart w:id="138" w:name="_Ref195712977"/>
      <w:r w:rsidRPr="002339AB">
        <w:t xml:space="preserve">Распоряжение </w:t>
      </w:r>
      <w:r>
        <w:t>налогового органа</w:t>
      </w:r>
      <w:r w:rsidRPr="002339AB">
        <w:t xml:space="preserve"> (</w:t>
      </w:r>
      <w:r>
        <w:t>зачет</w:t>
      </w:r>
      <w:r w:rsidRPr="002339AB">
        <w:t>)» BRA_DOC_D_0</w:t>
      </w:r>
      <w:r>
        <w:t>06</w:t>
      </w:r>
      <w:r w:rsidRPr="002339AB">
        <w:t xml:space="preserve"> (Document)</w:t>
      </w:r>
      <w:bookmarkEnd w:id="134"/>
      <w:bookmarkEnd w:id="135"/>
    </w:p>
    <w:p w14:paraId="65D5C14F" w14:textId="66E5F5E9" w:rsidR="007F6CA1" w:rsidRPr="004C328C" w:rsidRDefault="007F6CA1" w:rsidP="007F6CA1">
      <w:pPr>
        <w:pStyle w:val="51"/>
      </w:pPr>
      <w:bookmarkStart w:id="139" w:name="_Toc226625542"/>
      <w:r w:rsidRPr="00601F01">
        <w:t>Перечень параметров тела запроса (Document) по документу</w:t>
      </w:r>
      <w:r>
        <w:t xml:space="preserve"> </w:t>
      </w:r>
      <w:r w:rsidRPr="00ED204B">
        <w:t>«</w:t>
      </w:r>
      <w:r w:rsidRPr="002339AB">
        <w:t xml:space="preserve">Распоряжение </w:t>
      </w:r>
      <w:r>
        <w:t>налогового органа</w:t>
      </w:r>
      <w:r w:rsidRPr="002339AB">
        <w:t xml:space="preserve"> (</w:t>
      </w:r>
      <w:r>
        <w:t>зачет</w:t>
      </w:r>
      <w:r w:rsidRPr="002339AB">
        <w:t>)» BRA_DOC_D_00</w:t>
      </w:r>
      <w:r>
        <w:t>6</w:t>
      </w:r>
      <w:bookmarkEnd w:id="139"/>
    </w:p>
    <w:p w14:paraId="5465CF56" w14:textId="26672A30" w:rsidR="007F6CA1" w:rsidRDefault="007F6CA1" w:rsidP="007F6CA1">
      <w:pPr>
        <w:pStyle w:val="GOSTNameTable"/>
      </w:pPr>
      <w:r>
        <w:rPr>
          <w:noProof/>
        </w:rPr>
        <w:fldChar w:fldCharType="begin"/>
      </w:r>
      <w:r>
        <w:rPr>
          <w:noProof/>
        </w:rPr>
        <w:instrText xml:space="preserve"> SEQ Таблица \* ARABIC </w:instrText>
      </w:r>
      <w:r>
        <w:rPr>
          <w:noProof/>
        </w:rPr>
        <w:fldChar w:fldCharType="separate"/>
      </w:r>
      <w:bookmarkStart w:id="140" w:name="_Toc226625605"/>
      <w:r w:rsidR="001C3732">
        <w:rPr>
          <w:noProof/>
        </w:rPr>
        <w:t>6</w:t>
      </w:r>
      <w:r>
        <w:rPr>
          <w:noProof/>
        </w:rPr>
        <w:fldChar w:fldCharType="end"/>
      </w:r>
      <w:r>
        <w:t xml:space="preserve"> </w:t>
      </w:r>
      <w:r w:rsidRPr="00A57119">
        <w:rPr>
          <w:szCs w:val="22"/>
        </w:rPr>
        <w:t>–</w:t>
      </w:r>
      <w:r>
        <w:t xml:space="preserve"> </w:t>
      </w:r>
      <w:r w:rsidRPr="00E96935">
        <w:t xml:space="preserve">Параметры запроса на подбор / сторнирование / переформирование записей учета по документу «Распоряжение о </w:t>
      </w:r>
      <w:r>
        <w:t>налогового органа</w:t>
      </w:r>
      <w:r w:rsidRPr="00E96935">
        <w:t xml:space="preserve"> (</w:t>
      </w:r>
      <w:r>
        <w:t>зачет</w:t>
      </w:r>
      <w:r w:rsidRPr="00E96935">
        <w:t>)» BRA_DOC_D_00</w:t>
      </w:r>
      <w:r>
        <w:t>6</w:t>
      </w:r>
      <w:bookmarkEnd w:id="140"/>
    </w:p>
    <w:tbl>
      <w:tblPr>
        <w:tblStyle w:val="GOSTTable"/>
        <w:tblW w:w="4999" w:type="pct"/>
        <w:tblLayout w:type="fixed"/>
        <w:tblLook w:val="07E0" w:firstRow="1" w:lastRow="1" w:firstColumn="1" w:lastColumn="1" w:noHBand="1" w:noVBand="1"/>
      </w:tblPr>
      <w:tblGrid>
        <w:gridCol w:w="3514"/>
        <w:gridCol w:w="2492"/>
        <w:gridCol w:w="1757"/>
        <w:gridCol w:w="1174"/>
        <w:gridCol w:w="1174"/>
        <w:gridCol w:w="5580"/>
      </w:tblGrid>
      <w:tr w:rsidR="007F6CA1" w:rsidRPr="00A57119" w14:paraId="192FECE3" w14:textId="77777777" w:rsidTr="00A96226">
        <w:trPr>
          <w:cnfStyle w:val="100000000000" w:firstRow="1" w:lastRow="0" w:firstColumn="0" w:lastColumn="0" w:oddVBand="0" w:evenVBand="0" w:oddHBand="0" w:evenHBand="0" w:firstRowFirstColumn="0" w:firstRowLastColumn="0" w:lastRowFirstColumn="0" w:lastRowLastColumn="0"/>
        </w:trPr>
        <w:tc>
          <w:tcPr>
            <w:tcW w:w="1120" w:type="pct"/>
          </w:tcPr>
          <w:p w14:paraId="60CFF5B3" w14:textId="77777777" w:rsidR="007F6CA1" w:rsidRPr="00F56162" w:rsidRDefault="007F6CA1" w:rsidP="00A96226">
            <w:pPr>
              <w:pStyle w:val="GOSTTableHead"/>
              <w:rPr>
                <w:szCs w:val="22"/>
              </w:rPr>
            </w:pPr>
            <w:r w:rsidRPr="00A57119">
              <w:t>Наименование параметра</w:t>
            </w:r>
          </w:p>
        </w:tc>
        <w:tc>
          <w:tcPr>
            <w:tcW w:w="794" w:type="pct"/>
          </w:tcPr>
          <w:p w14:paraId="2511BD9A" w14:textId="77777777" w:rsidR="007F6CA1" w:rsidRPr="00F56162" w:rsidRDefault="007F6CA1" w:rsidP="00A96226">
            <w:pPr>
              <w:pStyle w:val="GOSTTableHead"/>
              <w:rPr>
                <w:szCs w:val="22"/>
                <w:lang w:val="en-US"/>
              </w:rPr>
            </w:pPr>
            <w:r w:rsidRPr="00A57119">
              <w:t>Название тэга</w:t>
            </w:r>
          </w:p>
        </w:tc>
        <w:tc>
          <w:tcPr>
            <w:tcW w:w="560" w:type="pct"/>
          </w:tcPr>
          <w:p w14:paraId="34A3942A" w14:textId="77777777" w:rsidR="007F6CA1" w:rsidRPr="00F56162" w:rsidRDefault="007F6CA1" w:rsidP="00A96226">
            <w:pPr>
              <w:pStyle w:val="GOSTTableHead"/>
              <w:rPr>
                <w:szCs w:val="22"/>
                <w:lang w:eastAsia="en-US"/>
              </w:rPr>
            </w:pPr>
            <w:r w:rsidRPr="00A57119">
              <w:t>Тип данных</w:t>
            </w:r>
          </w:p>
        </w:tc>
        <w:tc>
          <w:tcPr>
            <w:tcW w:w="374" w:type="pct"/>
          </w:tcPr>
          <w:p w14:paraId="0277D339" w14:textId="77777777" w:rsidR="007F6CA1" w:rsidRPr="00F56162" w:rsidRDefault="007F6CA1" w:rsidP="00A96226">
            <w:pPr>
              <w:pStyle w:val="GOSTTableHead"/>
              <w:rPr>
                <w:szCs w:val="22"/>
              </w:rPr>
            </w:pPr>
            <w:r w:rsidRPr="00A57119">
              <w:t>Обязательность</w:t>
            </w:r>
          </w:p>
        </w:tc>
        <w:tc>
          <w:tcPr>
            <w:tcW w:w="374" w:type="pct"/>
          </w:tcPr>
          <w:p w14:paraId="49EEDB84" w14:textId="77777777" w:rsidR="007F6CA1" w:rsidRPr="00F56162" w:rsidRDefault="007F6CA1" w:rsidP="00A96226">
            <w:pPr>
              <w:pStyle w:val="GOSTTableHead"/>
              <w:rPr>
                <w:szCs w:val="22"/>
              </w:rPr>
            </w:pPr>
            <w:r w:rsidRPr="00A57119">
              <w:t>Размерность</w:t>
            </w:r>
          </w:p>
        </w:tc>
        <w:tc>
          <w:tcPr>
            <w:tcW w:w="1778" w:type="pct"/>
          </w:tcPr>
          <w:p w14:paraId="6B683E6E" w14:textId="77777777" w:rsidR="007F6CA1" w:rsidRDefault="007F6CA1" w:rsidP="00A96226">
            <w:pPr>
              <w:pStyle w:val="GOSTTableHead"/>
              <w:rPr>
                <w:szCs w:val="22"/>
              </w:rPr>
            </w:pPr>
            <w:r w:rsidRPr="00A57119">
              <w:t>Описание</w:t>
            </w:r>
          </w:p>
        </w:tc>
      </w:tr>
      <w:tr w:rsidR="007F6CA1" w:rsidRPr="00A57119" w14:paraId="275AA8C6" w14:textId="77777777" w:rsidTr="00A96226">
        <w:tc>
          <w:tcPr>
            <w:tcW w:w="5000" w:type="pct"/>
            <w:gridSpan w:val="6"/>
          </w:tcPr>
          <w:p w14:paraId="5E9F7BBB" w14:textId="02FE6BD4" w:rsidR="007F6CA1" w:rsidRPr="00A57119" w:rsidRDefault="007F6CA1" w:rsidP="005769D9">
            <w:pPr>
              <w:suppressAutoHyphens/>
              <w:ind w:firstLine="30"/>
              <w:jc w:val="center"/>
              <w:rPr>
                <w:b/>
                <w:sz w:val="22"/>
                <w:szCs w:val="22"/>
              </w:rPr>
            </w:pPr>
            <w:r w:rsidRPr="00A57119">
              <w:rPr>
                <w:b/>
                <w:sz w:val="22"/>
                <w:szCs w:val="22"/>
              </w:rPr>
              <w:t xml:space="preserve">Распоряжение </w:t>
            </w:r>
            <w:r>
              <w:rPr>
                <w:b/>
                <w:sz w:val="22"/>
                <w:szCs w:val="22"/>
              </w:rPr>
              <w:t>налогового органа</w:t>
            </w:r>
            <w:r w:rsidRPr="00A57119">
              <w:rPr>
                <w:b/>
                <w:sz w:val="22"/>
                <w:szCs w:val="22"/>
              </w:rPr>
              <w:t xml:space="preserve"> (</w:t>
            </w:r>
            <w:ins w:id="141" w:author="Винокурова Т.В. REV-59661" w:date="2026-03-26T17:39:00Z">
              <w:r w:rsidR="005769D9">
                <w:rPr>
                  <w:b/>
                  <w:sz w:val="22"/>
                  <w:szCs w:val="22"/>
                </w:rPr>
                <w:t>зачет</w:t>
              </w:r>
            </w:ins>
            <w:r w:rsidRPr="00A57119">
              <w:rPr>
                <w:b/>
                <w:sz w:val="22"/>
                <w:szCs w:val="22"/>
              </w:rPr>
              <w:t>) BRA_DOC_D_00</w:t>
            </w:r>
            <w:r w:rsidR="005769D9">
              <w:rPr>
                <w:b/>
                <w:sz w:val="22"/>
                <w:szCs w:val="22"/>
              </w:rPr>
              <w:t>6</w:t>
            </w:r>
            <w:r w:rsidRPr="00A57119">
              <w:rPr>
                <w:b/>
                <w:sz w:val="22"/>
                <w:szCs w:val="22"/>
              </w:rPr>
              <w:t xml:space="preserve"> (Document)</w:t>
            </w:r>
          </w:p>
        </w:tc>
      </w:tr>
      <w:tr w:rsidR="007F6CA1" w:rsidRPr="00A57119" w14:paraId="60FE71E8" w14:textId="77777777" w:rsidTr="00A96226">
        <w:tc>
          <w:tcPr>
            <w:tcW w:w="1120" w:type="pct"/>
          </w:tcPr>
          <w:p w14:paraId="5C0986B9" w14:textId="77777777" w:rsidR="007F6CA1" w:rsidRPr="00A57119" w:rsidRDefault="007F6CA1" w:rsidP="00A96226">
            <w:pPr>
              <w:pStyle w:val="GOSTTablenorm"/>
            </w:pPr>
            <w:r w:rsidRPr="00A57119">
              <w:t>Номер документа</w:t>
            </w:r>
          </w:p>
        </w:tc>
        <w:tc>
          <w:tcPr>
            <w:tcW w:w="794" w:type="pct"/>
          </w:tcPr>
          <w:p w14:paraId="74825C64" w14:textId="77777777" w:rsidR="007F6CA1" w:rsidRPr="00AC2368" w:rsidRDefault="007F6CA1" w:rsidP="00A96226">
            <w:pPr>
              <w:pStyle w:val="GOSTTablenorm"/>
            </w:pPr>
            <w:r w:rsidRPr="00AC2368">
              <w:t>document_no</w:t>
            </w:r>
          </w:p>
        </w:tc>
        <w:tc>
          <w:tcPr>
            <w:tcW w:w="560" w:type="pct"/>
          </w:tcPr>
          <w:p w14:paraId="481F6BD4" w14:textId="77777777" w:rsidR="007F6CA1" w:rsidRPr="00A57119" w:rsidRDefault="007F6CA1" w:rsidP="00A96226">
            <w:pPr>
              <w:pStyle w:val="GOSTTablenorm"/>
            </w:pPr>
            <w:r w:rsidRPr="00A57119">
              <w:t>Строка</w:t>
            </w:r>
          </w:p>
        </w:tc>
        <w:tc>
          <w:tcPr>
            <w:tcW w:w="374" w:type="pct"/>
          </w:tcPr>
          <w:p w14:paraId="78787576" w14:textId="77777777" w:rsidR="007F6CA1" w:rsidRPr="00A57119" w:rsidRDefault="007F6CA1" w:rsidP="00A96226">
            <w:pPr>
              <w:pStyle w:val="GOSTTablenorm"/>
            </w:pPr>
            <w:r w:rsidRPr="00A57119">
              <w:t>Да</w:t>
            </w:r>
          </w:p>
        </w:tc>
        <w:tc>
          <w:tcPr>
            <w:tcW w:w="374" w:type="pct"/>
          </w:tcPr>
          <w:p w14:paraId="403F1AB7" w14:textId="23035974" w:rsidR="007F6CA1" w:rsidRPr="00A57119" w:rsidRDefault="007F6CA1" w:rsidP="00A96226">
            <w:pPr>
              <w:pStyle w:val="GOSTTablenorm"/>
            </w:pPr>
            <w:r w:rsidRPr="00A57119">
              <w:t>&lt;=</w:t>
            </w:r>
            <w:ins w:id="142" w:author="Гилязова Екатерина Викторовна" w:date="2026-04-01T13:16:00Z">
              <w:r w:rsidR="0068678A">
                <w:t>8</w:t>
              </w:r>
            </w:ins>
            <w:del w:id="143" w:author="Гилязова Екатерина Викторовна" w:date="2026-04-01T13:16:00Z">
              <w:r w:rsidRPr="00A57119" w:rsidDel="0068678A">
                <w:rPr>
                  <w:lang w:val="en-US"/>
                </w:rPr>
                <w:delText>1</w:delText>
              </w:r>
              <w:r w:rsidRPr="00A57119" w:rsidDel="0068678A">
                <w:delText>5</w:delText>
              </w:r>
            </w:del>
          </w:p>
        </w:tc>
        <w:tc>
          <w:tcPr>
            <w:tcW w:w="1778" w:type="pct"/>
          </w:tcPr>
          <w:p w14:paraId="4FF0B938" w14:textId="77777777" w:rsidR="007F6CA1" w:rsidRPr="00A57119" w:rsidRDefault="007F6CA1" w:rsidP="00A96226">
            <w:pPr>
              <w:pStyle w:val="GOSTTablenorm"/>
            </w:pPr>
            <w:r>
              <w:t>Указывается номер документа</w:t>
            </w:r>
          </w:p>
        </w:tc>
      </w:tr>
      <w:tr w:rsidR="007F6CA1" w:rsidRPr="00A57119" w14:paraId="535D7980" w14:textId="77777777" w:rsidTr="00A96226">
        <w:tc>
          <w:tcPr>
            <w:tcW w:w="1120" w:type="pct"/>
          </w:tcPr>
          <w:p w14:paraId="1C64C5F2" w14:textId="77777777" w:rsidR="007F6CA1" w:rsidRPr="00A57119" w:rsidRDefault="007F6CA1" w:rsidP="00A96226">
            <w:pPr>
              <w:pStyle w:val="GOSTTablenorm"/>
            </w:pPr>
            <w:r w:rsidRPr="00A57119">
              <w:t>Дата документа</w:t>
            </w:r>
          </w:p>
        </w:tc>
        <w:tc>
          <w:tcPr>
            <w:tcW w:w="794" w:type="pct"/>
          </w:tcPr>
          <w:p w14:paraId="610AA7A2" w14:textId="77777777" w:rsidR="007F6CA1" w:rsidRPr="00AC2368" w:rsidRDefault="007F6CA1" w:rsidP="00A96226">
            <w:pPr>
              <w:pStyle w:val="GOSTTablenorm"/>
            </w:pPr>
            <w:r w:rsidRPr="00AC2368">
              <w:t>document_date</w:t>
            </w:r>
          </w:p>
        </w:tc>
        <w:tc>
          <w:tcPr>
            <w:tcW w:w="560" w:type="pct"/>
          </w:tcPr>
          <w:p w14:paraId="70CDE012" w14:textId="77777777" w:rsidR="007F6CA1" w:rsidRPr="00A57119" w:rsidRDefault="007F6CA1" w:rsidP="00A96226">
            <w:pPr>
              <w:pStyle w:val="GOSTTablenorm"/>
            </w:pPr>
            <w:r w:rsidRPr="00A57119">
              <w:t>Дата</w:t>
            </w:r>
          </w:p>
        </w:tc>
        <w:tc>
          <w:tcPr>
            <w:tcW w:w="374" w:type="pct"/>
          </w:tcPr>
          <w:p w14:paraId="2519F3CC" w14:textId="77777777" w:rsidR="007F6CA1" w:rsidRPr="00A57119" w:rsidRDefault="007F6CA1" w:rsidP="00A96226">
            <w:pPr>
              <w:pStyle w:val="GOSTTablenorm"/>
            </w:pPr>
            <w:r w:rsidRPr="00A57119">
              <w:t>Да</w:t>
            </w:r>
          </w:p>
        </w:tc>
        <w:tc>
          <w:tcPr>
            <w:tcW w:w="374" w:type="pct"/>
          </w:tcPr>
          <w:p w14:paraId="6FAAAA41" w14:textId="77777777" w:rsidR="007F6CA1" w:rsidRPr="00A57119" w:rsidRDefault="007F6CA1" w:rsidP="00A96226">
            <w:pPr>
              <w:pStyle w:val="GOSTTablenorm"/>
            </w:pPr>
          </w:p>
        </w:tc>
        <w:tc>
          <w:tcPr>
            <w:tcW w:w="1778" w:type="pct"/>
          </w:tcPr>
          <w:p w14:paraId="015274F5" w14:textId="77777777" w:rsidR="007F6CA1" w:rsidRPr="00A57119" w:rsidRDefault="007F6CA1" w:rsidP="00A96226">
            <w:pPr>
              <w:pStyle w:val="GOSTTablenorm"/>
            </w:pPr>
            <w:r w:rsidRPr="00A57119">
              <w:t>Указывается дата</w:t>
            </w:r>
            <w:r>
              <w:t xml:space="preserve"> документа в формате YYYY-MM-DD</w:t>
            </w:r>
          </w:p>
        </w:tc>
      </w:tr>
      <w:tr w:rsidR="007F6CA1" w:rsidRPr="00A57119" w14:paraId="2F59FCEB" w14:textId="77777777" w:rsidTr="00A96226">
        <w:tc>
          <w:tcPr>
            <w:tcW w:w="1120" w:type="pct"/>
          </w:tcPr>
          <w:p w14:paraId="440AFA91" w14:textId="77777777" w:rsidR="007F6CA1" w:rsidRPr="00A57119" w:rsidRDefault="007F6CA1" w:rsidP="00A96226">
            <w:pPr>
              <w:pStyle w:val="GOSTTablenorm"/>
            </w:pPr>
            <w:r w:rsidRPr="00A57119">
              <w:t>Вид документа</w:t>
            </w:r>
          </w:p>
        </w:tc>
        <w:tc>
          <w:tcPr>
            <w:tcW w:w="794" w:type="pct"/>
          </w:tcPr>
          <w:p w14:paraId="743B7486" w14:textId="77777777" w:rsidR="007F6CA1" w:rsidRPr="00AC2368" w:rsidRDefault="007F6CA1" w:rsidP="00A96226">
            <w:pPr>
              <w:pStyle w:val="GOSTTablenorm"/>
            </w:pPr>
            <w:r w:rsidRPr="00AC2368">
              <w:t>document_type</w:t>
            </w:r>
          </w:p>
        </w:tc>
        <w:tc>
          <w:tcPr>
            <w:tcW w:w="560" w:type="pct"/>
          </w:tcPr>
          <w:p w14:paraId="27F22F71" w14:textId="77777777" w:rsidR="007F6CA1" w:rsidRPr="00A57119" w:rsidRDefault="007F6CA1" w:rsidP="00A96226">
            <w:pPr>
              <w:pStyle w:val="GOSTTablenorm"/>
            </w:pPr>
            <w:r w:rsidRPr="00A57119">
              <w:t>Строка</w:t>
            </w:r>
          </w:p>
        </w:tc>
        <w:tc>
          <w:tcPr>
            <w:tcW w:w="374" w:type="pct"/>
          </w:tcPr>
          <w:p w14:paraId="1112D826" w14:textId="77777777" w:rsidR="007F6CA1" w:rsidRPr="00A57119" w:rsidRDefault="007F6CA1" w:rsidP="00A96226">
            <w:pPr>
              <w:pStyle w:val="GOSTTablenorm"/>
            </w:pPr>
            <w:r w:rsidRPr="00A57119">
              <w:t>Да</w:t>
            </w:r>
          </w:p>
        </w:tc>
        <w:tc>
          <w:tcPr>
            <w:tcW w:w="374" w:type="pct"/>
          </w:tcPr>
          <w:p w14:paraId="1AFAD1F8" w14:textId="77777777" w:rsidR="007F6CA1" w:rsidRPr="00A57119" w:rsidRDefault="007F6CA1" w:rsidP="00A96226">
            <w:pPr>
              <w:pStyle w:val="GOSTTablenorm"/>
            </w:pPr>
            <w:r w:rsidRPr="00A57119">
              <w:t>=3</w:t>
            </w:r>
          </w:p>
        </w:tc>
        <w:tc>
          <w:tcPr>
            <w:tcW w:w="1778" w:type="pct"/>
          </w:tcPr>
          <w:p w14:paraId="2355D85C" w14:textId="08157DE1" w:rsidR="007F6CA1" w:rsidRPr="00A57119" w:rsidRDefault="007F6CA1" w:rsidP="007F6CA1">
            <w:pPr>
              <w:pStyle w:val="GOSTTablenorm"/>
            </w:pPr>
            <w:r>
              <w:t>Указывается значение «ЕНП»</w:t>
            </w:r>
          </w:p>
        </w:tc>
      </w:tr>
      <w:tr w:rsidR="007F6CA1" w:rsidRPr="00A57119" w14:paraId="2771850C" w14:textId="77777777" w:rsidTr="00A96226">
        <w:tc>
          <w:tcPr>
            <w:tcW w:w="1120" w:type="pct"/>
          </w:tcPr>
          <w:p w14:paraId="2A487F64" w14:textId="77777777" w:rsidR="007F6CA1" w:rsidRPr="00A57119" w:rsidRDefault="007F6CA1" w:rsidP="00A96226">
            <w:pPr>
              <w:pStyle w:val="GOSTTablenorm"/>
            </w:pPr>
            <w:r w:rsidRPr="00A57119">
              <w:t>КС плательщика</w:t>
            </w:r>
          </w:p>
        </w:tc>
        <w:tc>
          <w:tcPr>
            <w:tcW w:w="794" w:type="pct"/>
          </w:tcPr>
          <w:p w14:paraId="3A4BE5C3" w14:textId="1E9C77A7" w:rsidR="007F6CA1" w:rsidRPr="00AC2368" w:rsidRDefault="007F6CA1" w:rsidP="003A2901">
            <w:pPr>
              <w:pStyle w:val="GOSTTablenorm"/>
            </w:pPr>
            <w:del w:id="144" w:author="Винокурова Т.В. REV-59661" w:date="2026-03-30T12:09:00Z">
              <w:r w:rsidRPr="00AC2368" w:rsidDel="003A2901">
                <w:rPr>
                  <w:b/>
                </w:rPr>
                <w:delText>sender:</w:delText>
              </w:r>
            </w:del>
            <w:r w:rsidRPr="00AC2368">
              <w:t>treasury_account</w:t>
            </w:r>
          </w:p>
        </w:tc>
        <w:tc>
          <w:tcPr>
            <w:tcW w:w="560" w:type="pct"/>
          </w:tcPr>
          <w:p w14:paraId="0CBA39CB" w14:textId="77777777" w:rsidR="007F6CA1" w:rsidRPr="00A57119" w:rsidRDefault="007F6CA1" w:rsidP="00A96226">
            <w:pPr>
              <w:pStyle w:val="GOSTTablenorm"/>
            </w:pPr>
            <w:r w:rsidRPr="00A57119">
              <w:t>Строка</w:t>
            </w:r>
          </w:p>
        </w:tc>
        <w:tc>
          <w:tcPr>
            <w:tcW w:w="374" w:type="pct"/>
          </w:tcPr>
          <w:p w14:paraId="5F47CCF4" w14:textId="77777777" w:rsidR="007F6CA1" w:rsidRPr="00A57119" w:rsidRDefault="007F6CA1" w:rsidP="00A96226">
            <w:pPr>
              <w:pStyle w:val="GOSTTablenorm"/>
            </w:pPr>
            <w:r w:rsidRPr="00A57119">
              <w:t>Да</w:t>
            </w:r>
          </w:p>
        </w:tc>
        <w:tc>
          <w:tcPr>
            <w:tcW w:w="374" w:type="pct"/>
          </w:tcPr>
          <w:p w14:paraId="608E8CEC" w14:textId="77777777" w:rsidR="007F6CA1" w:rsidRPr="00A57119" w:rsidRDefault="007F6CA1" w:rsidP="00A96226">
            <w:pPr>
              <w:pStyle w:val="GOSTTablenorm"/>
            </w:pPr>
            <w:r w:rsidRPr="00A57119">
              <w:t>=20</w:t>
            </w:r>
          </w:p>
        </w:tc>
        <w:tc>
          <w:tcPr>
            <w:tcW w:w="1778" w:type="pct"/>
          </w:tcPr>
          <w:p w14:paraId="57C1233B" w14:textId="77777777" w:rsidR="007F6CA1" w:rsidRDefault="007F6CA1" w:rsidP="00A96226">
            <w:pPr>
              <w:pStyle w:val="GOSTTablenorm"/>
            </w:pPr>
            <w:r w:rsidRPr="00A57119">
              <w:t xml:space="preserve">Указывается номер </w:t>
            </w:r>
            <w:r>
              <w:t>казначейского счета плательщика</w:t>
            </w:r>
          </w:p>
        </w:tc>
      </w:tr>
      <w:tr w:rsidR="007F6CA1" w:rsidRPr="00A57119" w14:paraId="05EEB7A0" w14:textId="77777777" w:rsidTr="00A96226">
        <w:tc>
          <w:tcPr>
            <w:tcW w:w="1120" w:type="pct"/>
          </w:tcPr>
          <w:p w14:paraId="4909E571" w14:textId="35347618" w:rsidR="007F6CA1" w:rsidRPr="00A57119" w:rsidRDefault="007F6CA1" w:rsidP="007F6CA1">
            <w:pPr>
              <w:pStyle w:val="GOSTTablenorm"/>
            </w:pPr>
            <w:r w:rsidRPr="00AC2368">
              <w:rPr>
                <w:b/>
              </w:rPr>
              <w:t>Реквизиты плательщика</w:t>
            </w:r>
          </w:p>
        </w:tc>
        <w:tc>
          <w:tcPr>
            <w:tcW w:w="794" w:type="pct"/>
          </w:tcPr>
          <w:p w14:paraId="1BB3EFDA" w14:textId="38A33D60" w:rsidR="007F6CA1" w:rsidRPr="00AC2368" w:rsidRDefault="007F6CA1" w:rsidP="007F6CA1">
            <w:pPr>
              <w:pStyle w:val="GOSTTablenorm"/>
              <w:rPr>
                <w:b/>
              </w:rPr>
            </w:pPr>
            <w:r w:rsidRPr="00AC2368">
              <w:rPr>
                <w:b/>
              </w:rPr>
              <w:t>sender</w:t>
            </w:r>
          </w:p>
        </w:tc>
        <w:tc>
          <w:tcPr>
            <w:tcW w:w="560" w:type="pct"/>
          </w:tcPr>
          <w:p w14:paraId="610542D4" w14:textId="697670BA" w:rsidR="007F6CA1" w:rsidRPr="00A57119" w:rsidRDefault="007F6CA1" w:rsidP="007F6CA1">
            <w:pPr>
              <w:pStyle w:val="GOSTTablenorm"/>
            </w:pPr>
            <w:r w:rsidRPr="00A57119">
              <w:t>Объект</w:t>
            </w:r>
          </w:p>
        </w:tc>
        <w:tc>
          <w:tcPr>
            <w:tcW w:w="374" w:type="pct"/>
          </w:tcPr>
          <w:p w14:paraId="21E1A78B" w14:textId="7FCF7C23" w:rsidR="007F6CA1" w:rsidRPr="00A57119" w:rsidRDefault="007F6CA1" w:rsidP="007F6CA1">
            <w:pPr>
              <w:pStyle w:val="GOSTTablenorm"/>
            </w:pPr>
            <w:r w:rsidRPr="00A57119">
              <w:t>Да</w:t>
            </w:r>
          </w:p>
        </w:tc>
        <w:tc>
          <w:tcPr>
            <w:tcW w:w="374" w:type="pct"/>
          </w:tcPr>
          <w:p w14:paraId="68E541E1" w14:textId="55DA527C" w:rsidR="007F6CA1" w:rsidRPr="00A57119" w:rsidRDefault="007F6CA1" w:rsidP="007F6CA1">
            <w:pPr>
              <w:pStyle w:val="GOSTTablenorm"/>
            </w:pPr>
            <w:r>
              <w:t>-</w:t>
            </w:r>
          </w:p>
        </w:tc>
        <w:tc>
          <w:tcPr>
            <w:tcW w:w="1778" w:type="pct"/>
          </w:tcPr>
          <w:p w14:paraId="3E1D5265" w14:textId="339B3DFB" w:rsidR="007F6CA1" w:rsidRPr="00A57119" w:rsidRDefault="007F6CA1" w:rsidP="007F6CA1">
            <w:pPr>
              <w:keepNext/>
              <w:ind w:firstLine="30"/>
            </w:pPr>
            <w:r>
              <w:t>-</w:t>
            </w:r>
          </w:p>
        </w:tc>
      </w:tr>
      <w:tr w:rsidR="007F6CA1" w:rsidRPr="00A57119" w14:paraId="389B02DE" w14:textId="77777777" w:rsidTr="00A96226">
        <w:tc>
          <w:tcPr>
            <w:tcW w:w="1120" w:type="pct"/>
          </w:tcPr>
          <w:p w14:paraId="32071AD1" w14:textId="5F1C19FF" w:rsidR="007F6CA1" w:rsidRPr="00A57119" w:rsidRDefault="007F6CA1" w:rsidP="007F6CA1">
            <w:pPr>
              <w:pStyle w:val="GOSTTablenorm"/>
            </w:pPr>
            <w:r w:rsidRPr="00A57119">
              <w:t>Номер лицевого счета плательщика</w:t>
            </w:r>
          </w:p>
        </w:tc>
        <w:tc>
          <w:tcPr>
            <w:tcW w:w="794" w:type="pct"/>
          </w:tcPr>
          <w:p w14:paraId="559C856A" w14:textId="541E2F84" w:rsidR="007F6CA1" w:rsidRPr="00AC2368" w:rsidRDefault="007F6CA1" w:rsidP="007F6CA1">
            <w:pPr>
              <w:pStyle w:val="GOSTTablenorm"/>
              <w:rPr>
                <w:b/>
              </w:rPr>
            </w:pPr>
            <w:r w:rsidRPr="00AC2368">
              <w:rPr>
                <w:b/>
              </w:rPr>
              <w:t>sender:</w:t>
            </w:r>
            <w:r w:rsidRPr="00AC2368">
              <w:t>account</w:t>
            </w:r>
          </w:p>
        </w:tc>
        <w:tc>
          <w:tcPr>
            <w:tcW w:w="560" w:type="pct"/>
          </w:tcPr>
          <w:p w14:paraId="70B703E7" w14:textId="2511B9AA" w:rsidR="007F6CA1" w:rsidRPr="00A57119" w:rsidRDefault="007F6CA1" w:rsidP="007F6CA1">
            <w:pPr>
              <w:pStyle w:val="GOSTTablenorm"/>
            </w:pPr>
            <w:r w:rsidRPr="00A57119">
              <w:t>Строка</w:t>
            </w:r>
          </w:p>
        </w:tc>
        <w:tc>
          <w:tcPr>
            <w:tcW w:w="374" w:type="pct"/>
          </w:tcPr>
          <w:p w14:paraId="381DB14D" w14:textId="340C7903" w:rsidR="007F6CA1" w:rsidRPr="00A57119" w:rsidRDefault="007F6CA1" w:rsidP="007F6CA1">
            <w:pPr>
              <w:pStyle w:val="GOSTTablenorm"/>
            </w:pPr>
            <w:r w:rsidRPr="00A57119">
              <w:t>Да</w:t>
            </w:r>
          </w:p>
        </w:tc>
        <w:tc>
          <w:tcPr>
            <w:tcW w:w="374" w:type="pct"/>
          </w:tcPr>
          <w:p w14:paraId="66279E87" w14:textId="5D8B4227" w:rsidR="007F6CA1" w:rsidRPr="00A57119" w:rsidRDefault="007F6CA1" w:rsidP="007F6CA1">
            <w:pPr>
              <w:pStyle w:val="GOSTTablenorm"/>
            </w:pPr>
            <w:r w:rsidRPr="00A57119">
              <w:t>=11</w:t>
            </w:r>
          </w:p>
        </w:tc>
        <w:tc>
          <w:tcPr>
            <w:tcW w:w="1778" w:type="pct"/>
          </w:tcPr>
          <w:p w14:paraId="18F98CCB" w14:textId="4275B8BF" w:rsidR="007F6CA1" w:rsidRPr="00A57119" w:rsidRDefault="007F6CA1" w:rsidP="007F6CA1">
            <w:pPr>
              <w:pStyle w:val="GOSTTablenorm"/>
            </w:pPr>
            <w:r w:rsidRPr="00A57119">
              <w:t>Указывается н</w:t>
            </w:r>
            <w:r>
              <w:t>омер лицевого счета плательщика</w:t>
            </w:r>
          </w:p>
        </w:tc>
      </w:tr>
      <w:tr w:rsidR="007F6CA1" w:rsidRPr="00A57119" w14:paraId="77EC463C" w14:textId="77777777" w:rsidTr="00A96226">
        <w:tc>
          <w:tcPr>
            <w:tcW w:w="1120" w:type="pct"/>
          </w:tcPr>
          <w:p w14:paraId="2DC9BE30" w14:textId="5DAD6ABD" w:rsidR="007F6CA1" w:rsidRPr="00A57119" w:rsidRDefault="007F6CA1" w:rsidP="007F6CA1">
            <w:pPr>
              <w:pStyle w:val="GOSTTablenorm"/>
            </w:pPr>
            <w:r w:rsidRPr="00A57119">
              <w:t>КБК плательщика</w:t>
            </w:r>
          </w:p>
        </w:tc>
        <w:tc>
          <w:tcPr>
            <w:tcW w:w="794" w:type="pct"/>
          </w:tcPr>
          <w:p w14:paraId="2F92127A" w14:textId="733504E5" w:rsidR="007F6CA1" w:rsidRPr="00AC2368" w:rsidRDefault="007F6CA1" w:rsidP="007F6CA1">
            <w:pPr>
              <w:pStyle w:val="GOSTTablenorm"/>
              <w:rPr>
                <w:b/>
              </w:rPr>
            </w:pPr>
            <w:r w:rsidRPr="00AC2368">
              <w:rPr>
                <w:b/>
              </w:rPr>
              <w:t>sender:</w:t>
            </w:r>
            <w:r w:rsidRPr="00AC2368">
              <w:t>bcc</w:t>
            </w:r>
          </w:p>
        </w:tc>
        <w:tc>
          <w:tcPr>
            <w:tcW w:w="560" w:type="pct"/>
          </w:tcPr>
          <w:p w14:paraId="11DBA066" w14:textId="423A9CD3" w:rsidR="007F6CA1" w:rsidRPr="00A57119" w:rsidRDefault="007F6CA1" w:rsidP="007F6CA1">
            <w:pPr>
              <w:pStyle w:val="GOSTTablenorm"/>
            </w:pPr>
            <w:r w:rsidRPr="00A57119">
              <w:t>Строка</w:t>
            </w:r>
          </w:p>
        </w:tc>
        <w:tc>
          <w:tcPr>
            <w:tcW w:w="374" w:type="pct"/>
          </w:tcPr>
          <w:p w14:paraId="31A526DF" w14:textId="5D9F21F1" w:rsidR="007F6CA1" w:rsidRPr="00A57119" w:rsidRDefault="007F6CA1" w:rsidP="007F6CA1">
            <w:pPr>
              <w:pStyle w:val="GOSTTablenorm"/>
            </w:pPr>
            <w:r w:rsidRPr="00A57119">
              <w:t>Да</w:t>
            </w:r>
          </w:p>
        </w:tc>
        <w:tc>
          <w:tcPr>
            <w:tcW w:w="374" w:type="pct"/>
          </w:tcPr>
          <w:p w14:paraId="27D10D3C" w14:textId="3CE60BD8" w:rsidR="007F6CA1" w:rsidRPr="00A57119" w:rsidRDefault="007F6CA1" w:rsidP="007F6CA1">
            <w:pPr>
              <w:pStyle w:val="GOSTTablenorm"/>
            </w:pPr>
            <w:r w:rsidRPr="00A57119">
              <w:t>=20</w:t>
            </w:r>
          </w:p>
        </w:tc>
        <w:tc>
          <w:tcPr>
            <w:tcW w:w="1778" w:type="pct"/>
          </w:tcPr>
          <w:p w14:paraId="19F57092" w14:textId="60612985" w:rsidR="007F6CA1" w:rsidRPr="00A57119" w:rsidRDefault="007F6CA1" w:rsidP="007F6CA1">
            <w:pPr>
              <w:pStyle w:val="GOSTTablenorm"/>
            </w:pPr>
            <w:r w:rsidRPr="00A57119">
              <w:t>Указывается</w:t>
            </w:r>
            <w:r>
              <w:t xml:space="preserve"> КБК плательщика</w:t>
            </w:r>
          </w:p>
        </w:tc>
      </w:tr>
      <w:tr w:rsidR="007F6CA1" w:rsidRPr="00A57119" w14:paraId="06455473" w14:textId="77777777" w:rsidTr="00A96226">
        <w:tc>
          <w:tcPr>
            <w:tcW w:w="1120" w:type="pct"/>
          </w:tcPr>
          <w:p w14:paraId="3E4F6AA7" w14:textId="0A82BB2C" w:rsidR="007F6CA1" w:rsidRPr="00A57119" w:rsidRDefault="007F6CA1" w:rsidP="007F6CA1">
            <w:pPr>
              <w:pStyle w:val="GOSTTablenorm"/>
            </w:pPr>
            <w:r w:rsidRPr="00A57119">
              <w:t>Тип КБК плательщика</w:t>
            </w:r>
          </w:p>
        </w:tc>
        <w:tc>
          <w:tcPr>
            <w:tcW w:w="794" w:type="pct"/>
          </w:tcPr>
          <w:p w14:paraId="07BB5014" w14:textId="739363E0" w:rsidR="007F6CA1" w:rsidRPr="00AC2368" w:rsidRDefault="007F6CA1" w:rsidP="007F6CA1">
            <w:pPr>
              <w:pStyle w:val="GOSTTablenorm"/>
              <w:rPr>
                <w:b/>
              </w:rPr>
            </w:pPr>
            <w:r w:rsidRPr="00AC2368">
              <w:rPr>
                <w:b/>
              </w:rPr>
              <w:t>sender:</w:t>
            </w:r>
            <w:r w:rsidRPr="00AC2368">
              <w:t>type_bcc</w:t>
            </w:r>
          </w:p>
        </w:tc>
        <w:tc>
          <w:tcPr>
            <w:tcW w:w="560" w:type="pct"/>
          </w:tcPr>
          <w:p w14:paraId="37FBC6B7" w14:textId="168C62D6" w:rsidR="007F6CA1" w:rsidRPr="00A57119" w:rsidRDefault="007F6CA1" w:rsidP="007F6CA1">
            <w:pPr>
              <w:pStyle w:val="GOSTTablenorm"/>
            </w:pPr>
            <w:r w:rsidRPr="00A57119">
              <w:t>Строка</w:t>
            </w:r>
          </w:p>
        </w:tc>
        <w:tc>
          <w:tcPr>
            <w:tcW w:w="374" w:type="pct"/>
          </w:tcPr>
          <w:p w14:paraId="51031DD7" w14:textId="22B8734D" w:rsidR="007F6CA1" w:rsidRPr="00A57119" w:rsidRDefault="007F6CA1" w:rsidP="007F6CA1">
            <w:pPr>
              <w:pStyle w:val="GOSTTablenorm"/>
            </w:pPr>
            <w:r w:rsidRPr="00A57119">
              <w:t>Да</w:t>
            </w:r>
          </w:p>
        </w:tc>
        <w:tc>
          <w:tcPr>
            <w:tcW w:w="374" w:type="pct"/>
          </w:tcPr>
          <w:p w14:paraId="7F9CA641" w14:textId="192C165C" w:rsidR="007F6CA1" w:rsidRPr="00A57119" w:rsidRDefault="007F6CA1" w:rsidP="007F6CA1">
            <w:pPr>
              <w:pStyle w:val="GOSTTablenorm"/>
            </w:pPr>
            <w:r w:rsidRPr="00A57119">
              <w:t>=2</w:t>
            </w:r>
          </w:p>
        </w:tc>
        <w:tc>
          <w:tcPr>
            <w:tcW w:w="1778" w:type="pct"/>
          </w:tcPr>
          <w:p w14:paraId="4B62828A" w14:textId="77777777" w:rsidR="007F6CA1" w:rsidRPr="00A57119" w:rsidRDefault="007F6CA1" w:rsidP="007F6CA1">
            <w:pPr>
              <w:pStyle w:val="GOSTTablenorm"/>
            </w:pPr>
            <w:r w:rsidRPr="00A57119">
              <w:t>Указывается тип КБК плательщика.</w:t>
            </w:r>
          </w:p>
          <w:p w14:paraId="37A3140F" w14:textId="1D36CE0A" w:rsidR="007F6CA1" w:rsidRPr="00A57119" w:rsidRDefault="007F6CA1" w:rsidP="007F6CA1">
            <w:pPr>
              <w:pStyle w:val="GOSTTablenorm"/>
            </w:pPr>
            <w:r w:rsidRPr="00A57119">
              <w:lastRenderedPageBreak/>
              <w:t xml:space="preserve">Если 4 символ КБК получателя (12 КБК(из документа «Поступление (техническое)») равен 0 – </w:t>
            </w:r>
            <w:r>
              <w:t>заполнятся тип «31», иначе «20»</w:t>
            </w:r>
          </w:p>
        </w:tc>
      </w:tr>
      <w:tr w:rsidR="007F6CA1" w:rsidRPr="00A57119" w14:paraId="19775F71" w14:textId="77777777" w:rsidTr="00A96226">
        <w:tc>
          <w:tcPr>
            <w:tcW w:w="1120" w:type="pct"/>
          </w:tcPr>
          <w:p w14:paraId="2CC580D1" w14:textId="5A8B0A4E" w:rsidR="007F6CA1" w:rsidRPr="00A57119" w:rsidRDefault="007F6CA1" w:rsidP="007F6CA1">
            <w:pPr>
              <w:pStyle w:val="GOSTTablenorm"/>
            </w:pPr>
            <w:r w:rsidRPr="00A57119">
              <w:lastRenderedPageBreak/>
              <w:t>ОКТМО платежа плательщика</w:t>
            </w:r>
          </w:p>
        </w:tc>
        <w:tc>
          <w:tcPr>
            <w:tcW w:w="794" w:type="pct"/>
          </w:tcPr>
          <w:p w14:paraId="2FEB9EE1" w14:textId="057F25C0" w:rsidR="007F6CA1" w:rsidRPr="00AC2368" w:rsidRDefault="007F6CA1" w:rsidP="007F6CA1">
            <w:pPr>
              <w:pStyle w:val="GOSTTablenorm"/>
              <w:rPr>
                <w:b/>
              </w:rPr>
            </w:pPr>
            <w:r w:rsidRPr="00AC2368">
              <w:rPr>
                <w:b/>
              </w:rPr>
              <w:t>sender:</w:t>
            </w:r>
            <w:r w:rsidRPr="00AC2368">
              <w:t>oktmo</w:t>
            </w:r>
          </w:p>
        </w:tc>
        <w:tc>
          <w:tcPr>
            <w:tcW w:w="560" w:type="pct"/>
          </w:tcPr>
          <w:p w14:paraId="7D3AE61E" w14:textId="4F02FE1C" w:rsidR="007F6CA1" w:rsidRPr="00A57119" w:rsidRDefault="007F6CA1" w:rsidP="007F6CA1">
            <w:pPr>
              <w:pStyle w:val="GOSTTablenorm"/>
            </w:pPr>
            <w:r w:rsidRPr="00A57119">
              <w:rPr>
                <w:lang w:eastAsia="en-US"/>
              </w:rPr>
              <w:t>Строка</w:t>
            </w:r>
          </w:p>
        </w:tc>
        <w:tc>
          <w:tcPr>
            <w:tcW w:w="374" w:type="pct"/>
          </w:tcPr>
          <w:p w14:paraId="579AF892" w14:textId="40DB4C64" w:rsidR="007F6CA1" w:rsidRPr="00A57119" w:rsidRDefault="007F6CA1" w:rsidP="007F6CA1">
            <w:pPr>
              <w:pStyle w:val="GOSTTablenorm"/>
            </w:pPr>
            <w:r w:rsidRPr="00A57119">
              <w:t>Да</w:t>
            </w:r>
          </w:p>
        </w:tc>
        <w:tc>
          <w:tcPr>
            <w:tcW w:w="374" w:type="pct"/>
          </w:tcPr>
          <w:p w14:paraId="6F3ED3A0" w14:textId="380E7876" w:rsidR="007F6CA1" w:rsidRPr="00A57119" w:rsidRDefault="007F6CA1" w:rsidP="007F6CA1">
            <w:pPr>
              <w:pStyle w:val="GOSTTablenorm"/>
            </w:pPr>
            <w:r w:rsidRPr="00A57119">
              <w:t>=8</w:t>
            </w:r>
          </w:p>
        </w:tc>
        <w:tc>
          <w:tcPr>
            <w:tcW w:w="1778" w:type="pct"/>
          </w:tcPr>
          <w:p w14:paraId="5849921E" w14:textId="1E30226F" w:rsidR="007F6CA1" w:rsidRPr="00A57119" w:rsidRDefault="007F6CA1" w:rsidP="007F6CA1">
            <w:pPr>
              <w:pStyle w:val="GOSTTablenorm"/>
            </w:pPr>
            <w:r w:rsidRPr="00A57119">
              <w:t>Указывается код по ОКТМО публично-пр</w:t>
            </w:r>
            <w:r>
              <w:t>авового образования плательщика</w:t>
            </w:r>
          </w:p>
        </w:tc>
      </w:tr>
      <w:tr w:rsidR="007F6CA1" w:rsidRPr="00A57119" w14:paraId="0501E14C" w14:textId="77777777" w:rsidTr="00A96226">
        <w:tc>
          <w:tcPr>
            <w:tcW w:w="1120" w:type="pct"/>
          </w:tcPr>
          <w:p w14:paraId="13954406" w14:textId="5069388B" w:rsidR="007F6CA1" w:rsidRPr="00AC2368" w:rsidRDefault="007F6CA1" w:rsidP="007F6CA1">
            <w:pPr>
              <w:pStyle w:val="GOSTTablenorm"/>
              <w:rPr>
                <w:b/>
              </w:rPr>
            </w:pPr>
            <w:r w:rsidRPr="00AC2368">
              <w:rPr>
                <w:b/>
              </w:rPr>
              <w:t>Реквизиты получателя</w:t>
            </w:r>
          </w:p>
        </w:tc>
        <w:tc>
          <w:tcPr>
            <w:tcW w:w="794" w:type="pct"/>
          </w:tcPr>
          <w:p w14:paraId="605F6914" w14:textId="6FAB0E20" w:rsidR="007F6CA1" w:rsidRPr="00AC2368" w:rsidRDefault="007F6CA1" w:rsidP="007F6CA1">
            <w:pPr>
              <w:pStyle w:val="GOSTTablenorm"/>
              <w:rPr>
                <w:b/>
              </w:rPr>
            </w:pPr>
            <w:r w:rsidRPr="00AC2368">
              <w:rPr>
                <w:b/>
              </w:rPr>
              <w:t>recipient</w:t>
            </w:r>
          </w:p>
        </w:tc>
        <w:tc>
          <w:tcPr>
            <w:tcW w:w="560" w:type="pct"/>
          </w:tcPr>
          <w:p w14:paraId="474F085F" w14:textId="1049D578" w:rsidR="007F6CA1" w:rsidRPr="00A57119" w:rsidRDefault="007F6CA1" w:rsidP="007F6CA1">
            <w:pPr>
              <w:pStyle w:val="GOSTTablenorm"/>
            </w:pPr>
            <w:r w:rsidRPr="00A57119">
              <w:t>Объект</w:t>
            </w:r>
          </w:p>
        </w:tc>
        <w:tc>
          <w:tcPr>
            <w:tcW w:w="374" w:type="pct"/>
          </w:tcPr>
          <w:p w14:paraId="3E00F1C3" w14:textId="7B8F092C" w:rsidR="007F6CA1" w:rsidRPr="00A57119" w:rsidRDefault="007F6CA1" w:rsidP="007F6CA1">
            <w:pPr>
              <w:pStyle w:val="GOSTTablenorm"/>
            </w:pPr>
            <w:r w:rsidRPr="00A57119">
              <w:t>Да</w:t>
            </w:r>
          </w:p>
        </w:tc>
        <w:tc>
          <w:tcPr>
            <w:tcW w:w="374" w:type="pct"/>
          </w:tcPr>
          <w:p w14:paraId="4547AA18" w14:textId="01AE7C32" w:rsidR="007F6CA1" w:rsidRPr="00A57119" w:rsidRDefault="007F6CA1" w:rsidP="007F6CA1">
            <w:pPr>
              <w:pStyle w:val="GOSTTablenorm"/>
            </w:pPr>
          </w:p>
        </w:tc>
        <w:tc>
          <w:tcPr>
            <w:tcW w:w="1778" w:type="pct"/>
          </w:tcPr>
          <w:p w14:paraId="695535E7" w14:textId="3B9C9936" w:rsidR="007F6CA1" w:rsidRPr="00A57119" w:rsidRDefault="007F6CA1" w:rsidP="007F6CA1">
            <w:pPr>
              <w:pStyle w:val="GOSTTablenorm"/>
            </w:pPr>
          </w:p>
        </w:tc>
      </w:tr>
      <w:tr w:rsidR="007F6CA1" w:rsidRPr="00A57119" w14:paraId="5E38A2B8" w14:textId="77777777" w:rsidTr="00A96226">
        <w:tc>
          <w:tcPr>
            <w:tcW w:w="1120" w:type="pct"/>
          </w:tcPr>
          <w:p w14:paraId="342CD62F" w14:textId="61C13907" w:rsidR="007F6CA1" w:rsidRPr="00A57119" w:rsidRDefault="007F6CA1" w:rsidP="007F6CA1">
            <w:pPr>
              <w:pStyle w:val="GOSTTablenorm"/>
            </w:pPr>
            <w:r w:rsidRPr="00A57119">
              <w:t>Номер лицевого счета получателя</w:t>
            </w:r>
          </w:p>
        </w:tc>
        <w:tc>
          <w:tcPr>
            <w:tcW w:w="794" w:type="pct"/>
          </w:tcPr>
          <w:p w14:paraId="37219E0B" w14:textId="4CB59F47" w:rsidR="007F6CA1" w:rsidRPr="00AC2368" w:rsidRDefault="007F6CA1" w:rsidP="007F6CA1">
            <w:pPr>
              <w:pStyle w:val="GOSTTablenorm"/>
            </w:pPr>
            <w:r w:rsidRPr="00AC2368">
              <w:rPr>
                <w:b/>
              </w:rPr>
              <w:t>recipient:</w:t>
            </w:r>
            <w:r w:rsidRPr="00AC2368">
              <w:t>account</w:t>
            </w:r>
          </w:p>
        </w:tc>
        <w:tc>
          <w:tcPr>
            <w:tcW w:w="560" w:type="pct"/>
          </w:tcPr>
          <w:p w14:paraId="1FB8E517" w14:textId="6EAC498C" w:rsidR="007F6CA1" w:rsidRPr="00A57119" w:rsidRDefault="007F6CA1" w:rsidP="007F6CA1">
            <w:pPr>
              <w:pStyle w:val="GOSTTablenorm"/>
            </w:pPr>
            <w:r w:rsidRPr="00A57119">
              <w:t>Строка</w:t>
            </w:r>
          </w:p>
        </w:tc>
        <w:tc>
          <w:tcPr>
            <w:tcW w:w="374" w:type="pct"/>
          </w:tcPr>
          <w:p w14:paraId="133955B6" w14:textId="628E6922" w:rsidR="007F6CA1" w:rsidRPr="00A57119" w:rsidRDefault="007F6CA1" w:rsidP="007F6CA1">
            <w:pPr>
              <w:pStyle w:val="GOSTTablenorm"/>
            </w:pPr>
            <w:r w:rsidRPr="00A57119">
              <w:t>Да</w:t>
            </w:r>
          </w:p>
        </w:tc>
        <w:tc>
          <w:tcPr>
            <w:tcW w:w="374" w:type="pct"/>
          </w:tcPr>
          <w:p w14:paraId="1999DCFE" w14:textId="0C641F23" w:rsidR="007F6CA1" w:rsidRPr="00A57119" w:rsidRDefault="007F6CA1" w:rsidP="007F6CA1">
            <w:pPr>
              <w:pStyle w:val="GOSTTablenorm"/>
            </w:pPr>
            <w:r w:rsidRPr="00A57119">
              <w:t>=11</w:t>
            </w:r>
          </w:p>
        </w:tc>
        <w:tc>
          <w:tcPr>
            <w:tcW w:w="1778" w:type="pct"/>
          </w:tcPr>
          <w:p w14:paraId="3EBFC6C1" w14:textId="780B36C3" w:rsidR="007F6CA1" w:rsidRPr="00A57119" w:rsidRDefault="007F6CA1" w:rsidP="007F6CA1">
            <w:pPr>
              <w:pStyle w:val="GOSTTablenorm"/>
            </w:pPr>
            <w:r w:rsidRPr="00A57119">
              <w:t>Указывается н</w:t>
            </w:r>
            <w:r>
              <w:t>омер лицевого счета получателя</w:t>
            </w:r>
          </w:p>
        </w:tc>
      </w:tr>
      <w:tr w:rsidR="007F6CA1" w:rsidRPr="00A57119" w14:paraId="0654886C" w14:textId="77777777" w:rsidTr="00A96226">
        <w:tc>
          <w:tcPr>
            <w:tcW w:w="1120" w:type="pct"/>
          </w:tcPr>
          <w:p w14:paraId="4B37E61D" w14:textId="77777777" w:rsidR="007F6CA1" w:rsidRPr="00AC2368" w:rsidRDefault="007F6CA1" w:rsidP="007F6CA1">
            <w:pPr>
              <w:pStyle w:val="GOSTTablenorm"/>
              <w:rPr>
                <w:b/>
              </w:rPr>
            </w:pPr>
            <w:r w:rsidRPr="00AC2368">
              <w:rPr>
                <w:b/>
              </w:rPr>
              <w:t>Строки получателя</w:t>
            </w:r>
          </w:p>
        </w:tc>
        <w:tc>
          <w:tcPr>
            <w:tcW w:w="794" w:type="pct"/>
          </w:tcPr>
          <w:p w14:paraId="3A83B656" w14:textId="58881EB0" w:rsidR="007F6CA1" w:rsidRPr="00AC2368" w:rsidRDefault="007F6CA1" w:rsidP="007F6CA1">
            <w:pPr>
              <w:pStyle w:val="GOSTTablenorm"/>
              <w:rPr>
                <w:b/>
              </w:rPr>
            </w:pPr>
            <w:r w:rsidRPr="00AC2368">
              <w:rPr>
                <w:b/>
              </w:rPr>
              <w:t>recipient:updated_entries</w:t>
            </w:r>
          </w:p>
        </w:tc>
        <w:tc>
          <w:tcPr>
            <w:tcW w:w="560" w:type="pct"/>
          </w:tcPr>
          <w:p w14:paraId="69F6C5E0" w14:textId="77777777" w:rsidR="007F6CA1" w:rsidRPr="00A57119" w:rsidRDefault="007F6CA1" w:rsidP="007F6CA1">
            <w:pPr>
              <w:pStyle w:val="GOSTTablenorm"/>
            </w:pPr>
            <w:r w:rsidRPr="00A57119">
              <w:t>Массив</w:t>
            </w:r>
          </w:p>
        </w:tc>
        <w:tc>
          <w:tcPr>
            <w:tcW w:w="374" w:type="pct"/>
          </w:tcPr>
          <w:p w14:paraId="3B120AE7" w14:textId="77777777" w:rsidR="007F6CA1" w:rsidRPr="00A57119" w:rsidRDefault="007F6CA1" w:rsidP="007F6CA1">
            <w:pPr>
              <w:pStyle w:val="GOSTTablenorm"/>
            </w:pPr>
            <w:r w:rsidRPr="00A57119">
              <w:t>Да</w:t>
            </w:r>
          </w:p>
        </w:tc>
        <w:tc>
          <w:tcPr>
            <w:tcW w:w="374" w:type="pct"/>
          </w:tcPr>
          <w:p w14:paraId="3E39024E" w14:textId="77777777" w:rsidR="007F6CA1" w:rsidRPr="00A57119" w:rsidRDefault="007F6CA1" w:rsidP="007F6CA1">
            <w:pPr>
              <w:pStyle w:val="GOSTTablenorm"/>
            </w:pPr>
          </w:p>
        </w:tc>
        <w:tc>
          <w:tcPr>
            <w:tcW w:w="1778" w:type="pct"/>
          </w:tcPr>
          <w:p w14:paraId="2C1A41A1" w14:textId="77777777" w:rsidR="007F6CA1" w:rsidRPr="00A57119" w:rsidRDefault="007F6CA1" w:rsidP="007F6CA1">
            <w:pPr>
              <w:pStyle w:val="GOSTTablenorm"/>
            </w:pPr>
          </w:p>
        </w:tc>
      </w:tr>
      <w:tr w:rsidR="007F6CA1" w:rsidRPr="00A57119" w14:paraId="4BA5C656" w14:textId="77777777" w:rsidTr="00A96226">
        <w:tc>
          <w:tcPr>
            <w:tcW w:w="1120" w:type="pct"/>
          </w:tcPr>
          <w:p w14:paraId="74023CEC" w14:textId="77777777" w:rsidR="007F6CA1" w:rsidRPr="00A57119" w:rsidRDefault="007F6CA1" w:rsidP="007F6CA1">
            <w:pPr>
              <w:pStyle w:val="GOSTTablenorm"/>
            </w:pPr>
            <w:r w:rsidRPr="00A57119">
              <w:t>Идентификатор строки получателя</w:t>
            </w:r>
          </w:p>
        </w:tc>
        <w:tc>
          <w:tcPr>
            <w:tcW w:w="794" w:type="pct"/>
          </w:tcPr>
          <w:p w14:paraId="14E81197" w14:textId="68FF63AB" w:rsidR="007F6CA1" w:rsidRPr="00B9735F" w:rsidRDefault="007F6CA1" w:rsidP="007F6CA1">
            <w:pPr>
              <w:pStyle w:val="GOSTTablenorm"/>
              <w:rPr>
                <w:lang w:val="en-US"/>
              </w:rPr>
            </w:pPr>
            <w:r w:rsidRPr="007F6CA1">
              <w:rPr>
                <w:b/>
                <w:lang w:val="en-US"/>
              </w:rPr>
              <w:t>recipient</w:t>
            </w:r>
            <w:r w:rsidRPr="00B9735F">
              <w:rPr>
                <w:b/>
                <w:lang w:val="en-US"/>
              </w:rPr>
              <w:t>:updated_entries:</w:t>
            </w:r>
            <w:r w:rsidRPr="00B9735F">
              <w:rPr>
                <w:lang w:val="en-US"/>
              </w:rPr>
              <w:t>line_id</w:t>
            </w:r>
          </w:p>
        </w:tc>
        <w:tc>
          <w:tcPr>
            <w:tcW w:w="560" w:type="pct"/>
          </w:tcPr>
          <w:p w14:paraId="25F7780B" w14:textId="77777777" w:rsidR="007F6CA1" w:rsidRPr="00A57119" w:rsidRDefault="007F6CA1" w:rsidP="007F6CA1">
            <w:pPr>
              <w:pStyle w:val="GOSTTablenorm"/>
            </w:pPr>
            <w:r w:rsidRPr="00A57119">
              <w:rPr>
                <w:lang w:val="en-US"/>
              </w:rPr>
              <w:t>GUID</w:t>
            </w:r>
          </w:p>
        </w:tc>
        <w:tc>
          <w:tcPr>
            <w:tcW w:w="374" w:type="pct"/>
          </w:tcPr>
          <w:p w14:paraId="21C4FB97" w14:textId="77777777" w:rsidR="007F6CA1" w:rsidRPr="00A57119" w:rsidRDefault="007F6CA1" w:rsidP="007F6CA1">
            <w:pPr>
              <w:pStyle w:val="GOSTTablenorm"/>
            </w:pPr>
            <w:r w:rsidRPr="00A57119">
              <w:t>Да</w:t>
            </w:r>
          </w:p>
        </w:tc>
        <w:tc>
          <w:tcPr>
            <w:tcW w:w="374" w:type="pct"/>
          </w:tcPr>
          <w:p w14:paraId="1CF48F2C" w14:textId="77777777" w:rsidR="007F6CA1" w:rsidRPr="00A57119" w:rsidRDefault="007F6CA1" w:rsidP="007F6CA1">
            <w:pPr>
              <w:pStyle w:val="GOSTTablenorm"/>
            </w:pPr>
            <w:r w:rsidRPr="00A57119">
              <w:t>=36</w:t>
            </w:r>
          </w:p>
        </w:tc>
        <w:tc>
          <w:tcPr>
            <w:tcW w:w="1778" w:type="pct"/>
          </w:tcPr>
          <w:p w14:paraId="6D25511D" w14:textId="77777777" w:rsidR="007F6CA1" w:rsidRPr="00A57119" w:rsidRDefault="007F6CA1" w:rsidP="007F6CA1">
            <w:pPr>
              <w:pStyle w:val="GOSTTablenorm"/>
            </w:pPr>
            <w:r w:rsidRPr="00A57119">
              <w:rPr>
                <w:lang w:eastAsia="en-US"/>
              </w:rPr>
              <w:t xml:space="preserve">Указывается идентификатор строки равный номеру </w:t>
            </w:r>
            <w:r w:rsidRPr="00A57119">
              <w:rPr>
                <w:lang w:val="en-US" w:eastAsia="en-US"/>
              </w:rPr>
              <w:t>GUID</w:t>
            </w:r>
            <w:r w:rsidRPr="00A57119">
              <w:rPr>
                <w:lang w:eastAsia="en-US"/>
              </w:rPr>
              <w:t xml:space="preserve"> документа, подт</w:t>
            </w:r>
            <w:r>
              <w:rPr>
                <w:lang w:eastAsia="en-US"/>
              </w:rPr>
              <w:t>верждающего проведение операции</w:t>
            </w:r>
          </w:p>
        </w:tc>
      </w:tr>
      <w:tr w:rsidR="007F6CA1" w:rsidRPr="00A57119" w14:paraId="0FCF7399" w14:textId="77777777" w:rsidTr="00A96226">
        <w:tc>
          <w:tcPr>
            <w:tcW w:w="1120" w:type="pct"/>
          </w:tcPr>
          <w:p w14:paraId="31B6B460" w14:textId="77777777" w:rsidR="007F6CA1" w:rsidRPr="00A57119" w:rsidRDefault="007F6CA1" w:rsidP="007F6CA1">
            <w:pPr>
              <w:pStyle w:val="GOSTTablenorm"/>
            </w:pPr>
            <w:r w:rsidRPr="00A57119">
              <w:t>Номер строки получателя</w:t>
            </w:r>
          </w:p>
        </w:tc>
        <w:tc>
          <w:tcPr>
            <w:tcW w:w="794" w:type="pct"/>
          </w:tcPr>
          <w:p w14:paraId="49328644" w14:textId="7E7F9250" w:rsidR="007F6CA1" w:rsidRPr="00B9735F" w:rsidRDefault="007F6CA1" w:rsidP="007F6CA1">
            <w:pPr>
              <w:pStyle w:val="GOSTTablenorm"/>
              <w:rPr>
                <w:lang w:val="en-US"/>
              </w:rPr>
            </w:pPr>
            <w:r w:rsidRPr="007F6CA1">
              <w:rPr>
                <w:b/>
                <w:lang w:val="en-US"/>
              </w:rPr>
              <w:t>recipient</w:t>
            </w:r>
            <w:r w:rsidRPr="00B9735F">
              <w:rPr>
                <w:b/>
                <w:lang w:val="en-US"/>
              </w:rPr>
              <w:t>:updated_entries:</w:t>
            </w:r>
            <w:r w:rsidRPr="00B9735F">
              <w:rPr>
                <w:lang w:val="en-US"/>
              </w:rPr>
              <w:t>line_no</w:t>
            </w:r>
          </w:p>
        </w:tc>
        <w:tc>
          <w:tcPr>
            <w:tcW w:w="560" w:type="pct"/>
          </w:tcPr>
          <w:p w14:paraId="3255ABCE" w14:textId="77777777" w:rsidR="007F6CA1" w:rsidRPr="00A57119" w:rsidRDefault="007F6CA1" w:rsidP="007F6CA1">
            <w:pPr>
              <w:pStyle w:val="GOSTTablenorm"/>
            </w:pPr>
            <w:r w:rsidRPr="00A57119">
              <w:rPr>
                <w:lang w:eastAsia="en-US"/>
              </w:rPr>
              <w:t>Строка</w:t>
            </w:r>
          </w:p>
        </w:tc>
        <w:tc>
          <w:tcPr>
            <w:tcW w:w="374" w:type="pct"/>
          </w:tcPr>
          <w:p w14:paraId="1BACD428" w14:textId="77777777" w:rsidR="007F6CA1" w:rsidRPr="00A57119" w:rsidRDefault="007F6CA1" w:rsidP="007F6CA1">
            <w:pPr>
              <w:pStyle w:val="GOSTTablenorm"/>
            </w:pPr>
            <w:r w:rsidRPr="00A57119">
              <w:t>Да</w:t>
            </w:r>
          </w:p>
        </w:tc>
        <w:tc>
          <w:tcPr>
            <w:tcW w:w="374" w:type="pct"/>
          </w:tcPr>
          <w:p w14:paraId="5053BF99" w14:textId="77777777" w:rsidR="007F6CA1" w:rsidRPr="00A57119" w:rsidRDefault="007F6CA1" w:rsidP="007F6CA1">
            <w:pPr>
              <w:pStyle w:val="GOSTTablenorm"/>
            </w:pPr>
            <w:r w:rsidRPr="00A57119">
              <w:rPr>
                <w:lang w:val="en-US"/>
              </w:rPr>
              <w:t>&lt;=4</w:t>
            </w:r>
          </w:p>
        </w:tc>
        <w:tc>
          <w:tcPr>
            <w:tcW w:w="1778" w:type="pct"/>
          </w:tcPr>
          <w:p w14:paraId="37EA2BD8" w14:textId="77777777" w:rsidR="007F6CA1" w:rsidRPr="00A57119" w:rsidRDefault="007F6CA1" w:rsidP="007F6CA1">
            <w:pPr>
              <w:pStyle w:val="GOSTTablenorm"/>
            </w:pPr>
            <w:r w:rsidRPr="00A57119">
              <w:t>Указывается порядковый номер строки документа «Распоряжение о совершении казначейского платежа (уточнение)».</w:t>
            </w:r>
          </w:p>
          <w:p w14:paraId="2DA0E073" w14:textId="77777777" w:rsidR="007F6CA1" w:rsidRPr="00A57119" w:rsidRDefault="007F6CA1" w:rsidP="007F6CA1">
            <w:pPr>
              <w:pStyle w:val="GOSTTablenorm"/>
            </w:pPr>
            <w:r w:rsidRPr="00A57119">
              <w:t>Каждому номеру записи в блоке «Строки получателя» должен соответствовать такой же номер (номера) запис</w:t>
            </w:r>
            <w:r>
              <w:t>и в блоке «Строки плательщика»</w:t>
            </w:r>
          </w:p>
        </w:tc>
      </w:tr>
      <w:tr w:rsidR="007F6CA1" w:rsidRPr="00A57119" w14:paraId="5D995871" w14:textId="77777777" w:rsidTr="00A96226">
        <w:tc>
          <w:tcPr>
            <w:tcW w:w="1120" w:type="pct"/>
          </w:tcPr>
          <w:p w14:paraId="24926390" w14:textId="77777777" w:rsidR="007F6CA1" w:rsidRPr="00A57119" w:rsidRDefault="007F6CA1" w:rsidP="007F6CA1">
            <w:pPr>
              <w:pStyle w:val="GOSTTablenorm"/>
            </w:pPr>
            <w:r w:rsidRPr="00A57119">
              <w:t>КБК получателя</w:t>
            </w:r>
          </w:p>
        </w:tc>
        <w:tc>
          <w:tcPr>
            <w:tcW w:w="794" w:type="pct"/>
          </w:tcPr>
          <w:p w14:paraId="1F0260E2" w14:textId="2B51311F" w:rsidR="007F6CA1" w:rsidRPr="00B9735F" w:rsidRDefault="007F6CA1" w:rsidP="007F6CA1">
            <w:pPr>
              <w:pStyle w:val="GOSTTablenorm"/>
              <w:rPr>
                <w:lang w:val="en-US"/>
              </w:rPr>
            </w:pPr>
            <w:r w:rsidRPr="00AC2368">
              <w:rPr>
                <w:b/>
              </w:rPr>
              <w:t>recipient</w:t>
            </w:r>
            <w:r w:rsidRPr="00B9735F">
              <w:rPr>
                <w:b/>
                <w:lang w:val="en-US"/>
              </w:rPr>
              <w:t>:updated_entries</w:t>
            </w:r>
            <w:r w:rsidRPr="00B9735F">
              <w:rPr>
                <w:lang w:val="en-US"/>
              </w:rPr>
              <w:t>:bcc</w:t>
            </w:r>
          </w:p>
        </w:tc>
        <w:tc>
          <w:tcPr>
            <w:tcW w:w="560" w:type="pct"/>
          </w:tcPr>
          <w:p w14:paraId="394B8236" w14:textId="77777777" w:rsidR="007F6CA1" w:rsidRPr="00A57119" w:rsidRDefault="007F6CA1" w:rsidP="007F6CA1">
            <w:pPr>
              <w:pStyle w:val="GOSTTablenorm"/>
              <w:rPr>
                <w:lang w:eastAsia="en-US"/>
              </w:rPr>
            </w:pPr>
            <w:r w:rsidRPr="00A57119">
              <w:t>Строка</w:t>
            </w:r>
          </w:p>
        </w:tc>
        <w:tc>
          <w:tcPr>
            <w:tcW w:w="374" w:type="pct"/>
          </w:tcPr>
          <w:p w14:paraId="20CF2FBB" w14:textId="77777777" w:rsidR="007F6CA1" w:rsidRPr="00A57119" w:rsidRDefault="007F6CA1" w:rsidP="007F6CA1">
            <w:pPr>
              <w:pStyle w:val="GOSTTablenorm"/>
            </w:pPr>
            <w:r w:rsidRPr="00A57119">
              <w:t>Да</w:t>
            </w:r>
          </w:p>
        </w:tc>
        <w:tc>
          <w:tcPr>
            <w:tcW w:w="374" w:type="pct"/>
          </w:tcPr>
          <w:p w14:paraId="4766D1CE" w14:textId="77777777" w:rsidR="007F6CA1" w:rsidRPr="00A57119" w:rsidRDefault="007F6CA1" w:rsidP="007F6CA1">
            <w:pPr>
              <w:pStyle w:val="GOSTTablenorm"/>
              <w:rPr>
                <w:lang w:val="en-US"/>
              </w:rPr>
            </w:pPr>
            <w:r w:rsidRPr="00A57119">
              <w:t>=20</w:t>
            </w:r>
          </w:p>
        </w:tc>
        <w:tc>
          <w:tcPr>
            <w:tcW w:w="1778" w:type="pct"/>
          </w:tcPr>
          <w:p w14:paraId="4E8BA081" w14:textId="77777777" w:rsidR="007F6CA1" w:rsidRPr="00A57119" w:rsidRDefault="007F6CA1" w:rsidP="007F6CA1">
            <w:pPr>
              <w:pStyle w:val="GOSTTablenorm"/>
            </w:pPr>
            <w:r>
              <w:t>Указывается КБК получателя</w:t>
            </w:r>
          </w:p>
        </w:tc>
      </w:tr>
      <w:tr w:rsidR="007F6CA1" w:rsidRPr="00A57119" w14:paraId="30EA258D" w14:textId="77777777" w:rsidTr="00A96226">
        <w:tc>
          <w:tcPr>
            <w:tcW w:w="1120" w:type="pct"/>
          </w:tcPr>
          <w:p w14:paraId="5EE2D040" w14:textId="77777777" w:rsidR="007F6CA1" w:rsidRPr="00A57119" w:rsidRDefault="007F6CA1" w:rsidP="007F6CA1">
            <w:pPr>
              <w:pStyle w:val="GOSTTablenorm"/>
            </w:pPr>
            <w:r w:rsidRPr="00A57119">
              <w:t>Тип КБК получателя</w:t>
            </w:r>
          </w:p>
        </w:tc>
        <w:tc>
          <w:tcPr>
            <w:tcW w:w="794" w:type="pct"/>
          </w:tcPr>
          <w:p w14:paraId="3E5C01FD" w14:textId="3C6BE4FA" w:rsidR="007F6CA1" w:rsidRPr="00B9735F" w:rsidRDefault="007F6CA1" w:rsidP="007F6CA1">
            <w:pPr>
              <w:pStyle w:val="GOSTTablenorm"/>
              <w:rPr>
                <w:lang w:val="en-US"/>
              </w:rPr>
            </w:pPr>
            <w:r w:rsidRPr="007F6CA1">
              <w:rPr>
                <w:b/>
                <w:lang w:val="en-US"/>
              </w:rPr>
              <w:t>recipient</w:t>
            </w:r>
            <w:r w:rsidRPr="00B9735F">
              <w:rPr>
                <w:b/>
                <w:lang w:val="en-US"/>
              </w:rPr>
              <w:t>:updated_entries:</w:t>
            </w:r>
            <w:r w:rsidRPr="00B9735F">
              <w:rPr>
                <w:lang w:val="en-US"/>
              </w:rPr>
              <w:t>type_bcc</w:t>
            </w:r>
          </w:p>
        </w:tc>
        <w:tc>
          <w:tcPr>
            <w:tcW w:w="560" w:type="pct"/>
          </w:tcPr>
          <w:p w14:paraId="6AC51F79" w14:textId="77777777" w:rsidR="007F6CA1" w:rsidRPr="00A57119" w:rsidRDefault="007F6CA1" w:rsidP="007F6CA1">
            <w:pPr>
              <w:pStyle w:val="GOSTTablenorm"/>
              <w:rPr>
                <w:lang w:eastAsia="en-US"/>
              </w:rPr>
            </w:pPr>
            <w:r w:rsidRPr="00A57119">
              <w:t>Строка</w:t>
            </w:r>
          </w:p>
        </w:tc>
        <w:tc>
          <w:tcPr>
            <w:tcW w:w="374" w:type="pct"/>
          </w:tcPr>
          <w:p w14:paraId="2755599F" w14:textId="77777777" w:rsidR="007F6CA1" w:rsidRPr="00A57119" w:rsidRDefault="007F6CA1" w:rsidP="007F6CA1">
            <w:pPr>
              <w:pStyle w:val="GOSTTablenorm"/>
            </w:pPr>
            <w:r w:rsidRPr="00A57119">
              <w:t>Да</w:t>
            </w:r>
          </w:p>
        </w:tc>
        <w:tc>
          <w:tcPr>
            <w:tcW w:w="374" w:type="pct"/>
          </w:tcPr>
          <w:p w14:paraId="105BFB90" w14:textId="77777777" w:rsidR="007F6CA1" w:rsidRPr="00A57119" w:rsidRDefault="007F6CA1" w:rsidP="007F6CA1">
            <w:pPr>
              <w:pStyle w:val="GOSTTablenorm"/>
              <w:rPr>
                <w:lang w:val="en-US"/>
              </w:rPr>
            </w:pPr>
            <w:r w:rsidRPr="00A57119">
              <w:t>=2</w:t>
            </w:r>
          </w:p>
        </w:tc>
        <w:tc>
          <w:tcPr>
            <w:tcW w:w="1778" w:type="pct"/>
          </w:tcPr>
          <w:p w14:paraId="33CE6BC6" w14:textId="77777777" w:rsidR="007F6CA1" w:rsidRPr="00A57119" w:rsidRDefault="007F6CA1" w:rsidP="007F6CA1">
            <w:pPr>
              <w:pStyle w:val="GOSTTablenorm"/>
            </w:pPr>
            <w:r w:rsidRPr="00A57119">
              <w:t>Указывается тип КБК получателя.</w:t>
            </w:r>
          </w:p>
          <w:p w14:paraId="11096812" w14:textId="77777777" w:rsidR="007F6CA1" w:rsidRPr="00A57119" w:rsidRDefault="007F6CA1" w:rsidP="007F6CA1">
            <w:pPr>
              <w:pStyle w:val="GOSTTablenorm"/>
            </w:pPr>
            <w:r w:rsidRPr="00A57119">
              <w:t xml:space="preserve">Если 4 символ КБК получателя равен 0 – </w:t>
            </w:r>
            <w:r>
              <w:t>заполнятся тип «31», иначе «20»</w:t>
            </w:r>
          </w:p>
        </w:tc>
      </w:tr>
      <w:tr w:rsidR="007F6CA1" w:rsidRPr="00A57119" w14:paraId="2570BB5F" w14:textId="77777777" w:rsidTr="00A96226">
        <w:tc>
          <w:tcPr>
            <w:tcW w:w="1120" w:type="pct"/>
          </w:tcPr>
          <w:p w14:paraId="21AF4FBE" w14:textId="77777777" w:rsidR="007F6CA1" w:rsidRPr="00A57119" w:rsidRDefault="007F6CA1" w:rsidP="007F6CA1">
            <w:pPr>
              <w:pStyle w:val="GOSTTablenorm"/>
            </w:pPr>
            <w:r w:rsidRPr="00A57119">
              <w:t>ОКТМО платежа получателя</w:t>
            </w:r>
          </w:p>
        </w:tc>
        <w:tc>
          <w:tcPr>
            <w:tcW w:w="794" w:type="pct"/>
          </w:tcPr>
          <w:p w14:paraId="5D92E45E" w14:textId="149A76EC" w:rsidR="007F6CA1" w:rsidRPr="00B9735F" w:rsidRDefault="007F6CA1" w:rsidP="007F6CA1">
            <w:pPr>
              <w:pStyle w:val="GOSTTablenorm"/>
              <w:rPr>
                <w:lang w:val="en-US"/>
              </w:rPr>
            </w:pPr>
            <w:r w:rsidRPr="00AC2368">
              <w:rPr>
                <w:b/>
              </w:rPr>
              <w:t>recipient</w:t>
            </w:r>
            <w:r w:rsidRPr="00B9735F">
              <w:rPr>
                <w:b/>
                <w:lang w:val="en-US"/>
              </w:rPr>
              <w:t>:updated_entries:</w:t>
            </w:r>
            <w:r w:rsidRPr="00B9735F">
              <w:rPr>
                <w:lang w:val="en-US"/>
              </w:rPr>
              <w:t>oktmo</w:t>
            </w:r>
          </w:p>
        </w:tc>
        <w:tc>
          <w:tcPr>
            <w:tcW w:w="560" w:type="pct"/>
          </w:tcPr>
          <w:p w14:paraId="674FDAC3" w14:textId="77777777" w:rsidR="007F6CA1" w:rsidRPr="00A57119" w:rsidRDefault="007F6CA1" w:rsidP="007F6CA1">
            <w:pPr>
              <w:pStyle w:val="GOSTTablenorm"/>
              <w:rPr>
                <w:lang w:eastAsia="en-US"/>
              </w:rPr>
            </w:pPr>
            <w:r w:rsidRPr="00A57119">
              <w:rPr>
                <w:lang w:eastAsia="en-US"/>
              </w:rPr>
              <w:t>Строка</w:t>
            </w:r>
          </w:p>
        </w:tc>
        <w:tc>
          <w:tcPr>
            <w:tcW w:w="374" w:type="pct"/>
          </w:tcPr>
          <w:p w14:paraId="7D886B43" w14:textId="77777777" w:rsidR="007F6CA1" w:rsidRPr="00A57119" w:rsidRDefault="007F6CA1" w:rsidP="007F6CA1">
            <w:pPr>
              <w:pStyle w:val="GOSTTablenorm"/>
            </w:pPr>
            <w:r w:rsidRPr="00A57119">
              <w:t>Да</w:t>
            </w:r>
          </w:p>
        </w:tc>
        <w:tc>
          <w:tcPr>
            <w:tcW w:w="374" w:type="pct"/>
          </w:tcPr>
          <w:p w14:paraId="7587F647" w14:textId="77777777" w:rsidR="007F6CA1" w:rsidRPr="00A57119" w:rsidRDefault="007F6CA1" w:rsidP="007F6CA1">
            <w:pPr>
              <w:pStyle w:val="GOSTTablenorm"/>
              <w:rPr>
                <w:lang w:val="en-US"/>
              </w:rPr>
            </w:pPr>
            <w:r w:rsidRPr="00A57119">
              <w:t>=8</w:t>
            </w:r>
          </w:p>
        </w:tc>
        <w:tc>
          <w:tcPr>
            <w:tcW w:w="1778" w:type="pct"/>
          </w:tcPr>
          <w:p w14:paraId="7BFFF541" w14:textId="77777777" w:rsidR="007F6CA1" w:rsidRPr="00A57119" w:rsidRDefault="007F6CA1" w:rsidP="007F6CA1">
            <w:pPr>
              <w:pStyle w:val="GOSTTablenorm"/>
            </w:pPr>
            <w:r w:rsidRPr="00A57119">
              <w:t>Указывается код по ОКТМО публично-право</w:t>
            </w:r>
            <w:r>
              <w:t>вого образования получателя</w:t>
            </w:r>
          </w:p>
        </w:tc>
      </w:tr>
      <w:tr w:rsidR="007F6CA1" w:rsidRPr="00A57119" w14:paraId="16D6013F" w14:textId="77777777" w:rsidTr="00A96226">
        <w:tc>
          <w:tcPr>
            <w:tcW w:w="1120" w:type="pct"/>
          </w:tcPr>
          <w:p w14:paraId="70D0EF9E" w14:textId="77777777" w:rsidR="007F6CA1" w:rsidRPr="00A57119" w:rsidRDefault="007F6CA1" w:rsidP="007F6CA1">
            <w:pPr>
              <w:pStyle w:val="GOSTTablenorm"/>
            </w:pPr>
            <w:r w:rsidRPr="00A57119">
              <w:t>Сумма в рублях</w:t>
            </w:r>
          </w:p>
        </w:tc>
        <w:tc>
          <w:tcPr>
            <w:tcW w:w="794" w:type="pct"/>
          </w:tcPr>
          <w:p w14:paraId="1A8584E0" w14:textId="27FE4DEA" w:rsidR="007F6CA1" w:rsidRPr="00AC2368" w:rsidRDefault="007F6CA1" w:rsidP="007F6CA1">
            <w:pPr>
              <w:pStyle w:val="GOSTTablenorm"/>
            </w:pPr>
            <w:r w:rsidRPr="00AC2368">
              <w:rPr>
                <w:b/>
              </w:rPr>
              <w:t>recipient:</w:t>
            </w:r>
            <w:r w:rsidRPr="00AC2368">
              <w:t>amount</w:t>
            </w:r>
          </w:p>
        </w:tc>
        <w:tc>
          <w:tcPr>
            <w:tcW w:w="560" w:type="pct"/>
          </w:tcPr>
          <w:p w14:paraId="0F473E40" w14:textId="77777777" w:rsidR="007F6CA1" w:rsidRPr="00A57119" w:rsidRDefault="007F6CA1" w:rsidP="007F6CA1">
            <w:pPr>
              <w:pStyle w:val="GOSTTablenorm"/>
            </w:pPr>
            <w:r w:rsidRPr="00A57119">
              <w:t>Сумма</w:t>
            </w:r>
          </w:p>
        </w:tc>
        <w:tc>
          <w:tcPr>
            <w:tcW w:w="374" w:type="pct"/>
          </w:tcPr>
          <w:p w14:paraId="3B2BCB8E" w14:textId="77777777" w:rsidR="007F6CA1" w:rsidRPr="00A57119" w:rsidRDefault="007F6CA1" w:rsidP="007F6CA1">
            <w:pPr>
              <w:pStyle w:val="GOSTTablenorm"/>
            </w:pPr>
            <w:r w:rsidRPr="00A57119">
              <w:t>Да</w:t>
            </w:r>
          </w:p>
        </w:tc>
        <w:tc>
          <w:tcPr>
            <w:tcW w:w="374" w:type="pct"/>
          </w:tcPr>
          <w:p w14:paraId="1A2CEA2B" w14:textId="77777777" w:rsidR="007F6CA1" w:rsidRPr="00A57119" w:rsidRDefault="007F6CA1" w:rsidP="007F6CA1">
            <w:pPr>
              <w:pStyle w:val="GOSTTablenorm"/>
            </w:pPr>
          </w:p>
        </w:tc>
        <w:tc>
          <w:tcPr>
            <w:tcW w:w="1778" w:type="pct"/>
          </w:tcPr>
          <w:p w14:paraId="48203675" w14:textId="77777777" w:rsidR="007F6CA1" w:rsidRPr="00A57119" w:rsidRDefault="007F6CA1" w:rsidP="007F6CA1">
            <w:pPr>
              <w:pStyle w:val="GOSTTablenorm"/>
            </w:pPr>
            <w:r w:rsidRPr="00A57119">
              <w:t>Указывается сумма в валюте Российской Федерации</w:t>
            </w:r>
          </w:p>
        </w:tc>
      </w:tr>
    </w:tbl>
    <w:p w14:paraId="2AFA8017" w14:textId="7C24C73E" w:rsidR="007F6CA1" w:rsidRDefault="007F6CA1" w:rsidP="007F6CA1">
      <w:pPr>
        <w:pStyle w:val="51"/>
      </w:pPr>
      <w:bookmarkStart w:id="145" w:name="_Toc226625543"/>
      <w:r w:rsidRPr="00420F5A">
        <w:lastRenderedPageBreak/>
        <w:t>Пример запроса</w:t>
      </w:r>
      <w:r w:rsidRPr="0013499D">
        <w:t xml:space="preserve"> по документу</w:t>
      </w:r>
      <w:r>
        <w:t xml:space="preserve"> </w:t>
      </w:r>
      <w:r w:rsidRPr="001866AB">
        <w:t>«</w:t>
      </w:r>
      <w:r w:rsidRPr="00E96935">
        <w:t xml:space="preserve">Распоряжение </w:t>
      </w:r>
      <w:r>
        <w:t>налогового органа</w:t>
      </w:r>
      <w:r w:rsidRPr="00E96935">
        <w:t xml:space="preserve"> (</w:t>
      </w:r>
      <w:r>
        <w:t>зачет</w:t>
      </w:r>
      <w:r w:rsidRPr="00E96935">
        <w:t>)» BRA_DOC_D_0</w:t>
      </w:r>
      <w:r>
        <w:t>06</w:t>
      </w:r>
      <w:bookmarkEnd w:id="145"/>
    </w:p>
    <w:p w14:paraId="16538FFC" w14:textId="77777777" w:rsidR="00F727D9" w:rsidRDefault="00F727D9" w:rsidP="00F727D9">
      <w:pPr>
        <w:pStyle w:val="GOSTScript"/>
        <w:rPr>
          <w:ins w:id="146" w:author="Винокурова Т.В. REV-62983" w:date="2026-03-26T16:42:00Z"/>
        </w:rPr>
      </w:pPr>
      <w:ins w:id="147" w:author="Винокурова Т.В. REV-62983" w:date="2026-03-26T16:42:00Z">
        <w:r>
          <w:t>{</w:t>
        </w:r>
      </w:ins>
    </w:p>
    <w:p w14:paraId="1EC77710" w14:textId="77777777" w:rsidR="00F727D9" w:rsidRDefault="00F727D9" w:rsidP="00F727D9">
      <w:pPr>
        <w:pStyle w:val="GOSTScript"/>
        <w:rPr>
          <w:ins w:id="148" w:author="Винокурова Т.В. REV-62983" w:date="2026-03-26T16:42:00Z"/>
        </w:rPr>
      </w:pPr>
      <w:ins w:id="149" w:author="Винокурова Т.В. REV-62983" w:date="2026-03-26T16:42:00Z">
        <w:r>
          <w:tab/>
          <w:t>"header": {</w:t>
        </w:r>
      </w:ins>
    </w:p>
    <w:p w14:paraId="652F6359" w14:textId="77777777" w:rsidR="00F727D9" w:rsidRDefault="00F727D9" w:rsidP="00F727D9">
      <w:pPr>
        <w:pStyle w:val="GOSTScript"/>
        <w:rPr>
          <w:ins w:id="150" w:author="Винокурова Т.В. REV-62983" w:date="2026-03-26T16:42:00Z"/>
        </w:rPr>
      </w:pPr>
      <w:ins w:id="151" w:author="Винокурова Т.В. REV-62983" w:date="2026-03-26T16:42:00Z">
        <w:r>
          <w:tab/>
        </w:r>
        <w:r>
          <w:tab/>
          <w:t>"Source": "RMS",</w:t>
        </w:r>
      </w:ins>
    </w:p>
    <w:p w14:paraId="6603328F" w14:textId="244BA436" w:rsidR="00F727D9" w:rsidRDefault="00F727D9" w:rsidP="00F727D9">
      <w:pPr>
        <w:pStyle w:val="GOSTScript"/>
        <w:rPr>
          <w:ins w:id="152" w:author="Винокурова Т.В. REV-62983" w:date="2026-03-26T16:42:00Z"/>
        </w:rPr>
      </w:pPr>
      <w:ins w:id="153" w:author="Винокурова Т.В. REV-62983" w:date="2026-03-26T16:42:00Z">
        <w:r>
          <w:tab/>
        </w:r>
        <w:r>
          <w:tab/>
          <w:t>"ReqDateTime": "202</w:t>
        </w:r>
      </w:ins>
      <w:ins w:id="154" w:author="Гилязова Екатерина Викторовна" w:date="2026-04-09T14:55:00Z">
        <w:r w:rsidR="008B34E3">
          <w:t>6</w:t>
        </w:r>
      </w:ins>
      <w:ins w:id="155" w:author="Винокурова Т.В. REV-62983" w:date="2026-03-26T16:42:00Z">
        <w:del w:id="156" w:author="Гилязова Екатерина Викторовна" w:date="2026-04-09T14:55:00Z">
          <w:r w:rsidDel="008B34E3">
            <w:delText>3</w:delText>
          </w:r>
        </w:del>
        <w:r>
          <w:t>-0</w:t>
        </w:r>
      </w:ins>
      <w:ins w:id="157" w:author="Гилязова Екатерина Викторовна" w:date="2026-04-09T14:55:00Z">
        <w:r w:rsidR="008B34E3">
          <w:t>3</w:t>
        </w:r>
      </w:ins>
      <w:ins w:id="158" w:author="Винокурова Т.В. REV-62983" w:date="2026-03-26T16:42:00Z">
        <w:del w:id="159" w:author="Гилязова Екатерина Викторовна" w:date="2026-04-09T14:55:00Z">
          <w:r w:rsidDel="008B34E3">
            <w:delText>9</w:delText>
          </w:r>
        </w:del>
        <w:r>
          <w:t>-29 10:37:22",</w:t>
        </w:r>
      </w:ins>
    </w:p>
    <w:p w14:paraId="23B78100" w14:textId="77777777" w:rsidR="00F727D9" w:rsidRDefault="00F727D9" w:rsidP="00F727D9">
      <w:pPr>
        <w:pStyle w:val="GOSTScript"/>
        <w:rPr>
          <w:ins w:id="160" w:author="Винокурова Т.В. REV-62983" w:date="2026-03-26T16:42:00Z"/>
        </w:rPr>
      </w:pPr>
      <w:ins w:id="161" w:author="Винокурова Т.В. REV-62983" w:date="2026-03-26T16:42:00Z">
        <w:r>
          <w:tab/>
        </w:r>
        <w:r>
          <w:tab/>
          <w:t>"Version": "1.0",</w:t>
        </w:r>
      </w:ins>
    </w:p>
    <w:p w14:paraId="51DCA9CD" w14:textId="77777777" w:rsidR="00F727D9" w:rsidRDefault="00F727D9" w:rsidP="00F727D9">
      <w:pPr>
        <w:pStyle w:val="GOSTScript"/>
        <w:rPr>
          <w:ins w:id="162" w:author="Винокурова Т.В. REV-62983" w:date="2026-03-26T16:42:00Z"/>
        </w:rPr>
      </w:pPr>
      <w:ins w:id="163" w:author="Винокурова Т.В. REV-62983" w:date="2026-03-26T16:42:00Z">
        <w:r>
          <w:tab/>
        </w:r>
        <w:r>
          <w:tab/>
          <w:t>"Params": [</w:t>
        </w:r>
      </w:ins>
    </w:p>
    <w:p w14:paraId="196AFE48" w14:textId="77777777" w:rsidR="00F727D9" w:rsidRDefault="00F727D9" w:rsidP="00F727D9">
      <w:pPr>
        <w:pStyle w:val="GOSTScript"/>
        <w:rPr>
          <w:ins w:id="164" w:author="Винокурова Т.В. REV-62983" w:date="2026-03-26T16:42:00Z"/>
        </w:rPr>
      </w:pPr>
      <w:ins w:id="165" w:author="Винокурова Т.В. REV-62983" w:date="2026-03-26T16:42:00Z">
        <w:r>
          <w:tab/>
        </w:r>
        <w:r>
          <w:tab/>
        </w:r>
        <w:r>
          <w:tab/>
          <w:t>{</w:t>
        </w:r>
      </w:ins>
    </w:p>
    <w:p w14:paraId="38A9DDB5" w14:textId="77777777" w:rsidR="00F727D9" w:rsidRDefault="00F727D9" w:rsidP="00F727D9">
      <w:pPr>
        <w:pStyle w:val="GOSTScript"/>
        <w:rPr>
          <w:ins w:id="166" w:author="Винокурова Т.В. REV-62983" w:date="2026-03-26T16:42:00Z"/>
        </w:rPr>
      </w:pPr>
      <w:ins w:id="167" w:author="Винокурова Т.В. REV-62983" w:date="2026-03-26T16:42:00Z">
        <w:r>
          <w:tab/>
        </w:r>
        <w:r>
          <w:tab/>
        </w:r>
        <w:r>
          <w:tab/>
        </w:r>
        <w:r>
          <w:tab/>
          <w:t>"param": "example",</w:t>
        </w:r>
      </w:ins>
    </w:p>
    <w:p w14:paraId="67AB4284" w14:textId="77777777" w:rsidR="00F727D9" w:rsidRDefault="00F727D9" w:rsidP="00F727D9">
      <w:pPr>
        <w:pStyle w:val="GOSTScript"/>
        <w:rPr>
          <w:ins w:id="168" w:author="Винокурова Т.В. REV-62983" w:date="2026-03-26T16:42:00Z"/>
        </w:rPr>
      </w:pPr>
      <w:ins w:id="169" w:author="Винокурова Т.В. REV-62983" w:date="2026-03-26T16:42:00Z">
        <w:r>
          <w:tab/>
        </w:r>
        <w:r>
          <w:tab/>
        </w:r>
        <w:r>
          <w:tab/>
        </w:r>
        <w:r>
          <w:tab/>
          <w:t>"value": "01"</w:t>
        </w:r>
      </w:ins>
    </w:p>
    <w:p w14:paraId="3023B305" w14:textId="77777777" w:rsidR="00F727D9" w:rsidRDefault="00F727D9" w:rsidP="00F727D9">
      <w:pPr>
        <w:pStyle w:val="GOSTScript"/>
        <w:rPr>
          <w:ins w:id="170" w:author="Винокурова Т.В. REV-62983" w:date="2026-03-26T16:42:00Z"/>
        </w:rPr>
      </w:pPr>
      <w:ins w:id="171" w:author="Винокурова Т.В. REV-62983" w:date="2026-03-26T16:42:00Z">
        <w:r>
          <w:tab/>
        </w:r>
        <w:r>
          <w:tab/>
        </w:r>
        <w:r>
          <w:tab/>
          <w:t>}</w:t>
        </w:r>
      </w:ins>
    </w:p>
    <w:p w14:paraId="6497A453" w14:textId="77777777" w:rsidR="00F727D9" w:rsidRDefault="00F727D9" w:rsidP="00F727D9">
      <w:pPr>
        <w:pStyle w:val="GOSTScript"/>
        <w:rPr>
          <w:ins w:id="172" w:author="Винокурова Т.В. REV-62983" w:date="2026-03-26T16:42:00Z"/>
        </w:rPr>
      </w:pPr>
      <w:ins w:id="173" w:author="Винокурова Т.В. REV-62983" w:date="2026-03-26T16:42:00Z">
        <w:r>
          <w:tab/>
        </w:r>
        <w:r>
          <w:tab/>
          <w:t>],</w:t>
        </w:r>
      </w:ins>
    </w:p>
    <w:p w14:paraId="2887F85E" w14:textId="77777777" w:rsidR="00F727D9" w:rsidRDefault="00F727D9" w:rsidP="00F727D9">
      <w:pPr>
        <w:pStyle w:val="GOSTScript"/>
        <w:rPr>
          <w:ins w:id="174" w:author="Винокурова Т.В. REV-62983" w:date="2026-03-26T16:42:00Z"/>
        </w:rPr>
      </w:pPr>
      <w:ins w:id="175" w:author="Винокурова Т.В. REV-62983" w:date="2026-03-26T16:42:00Z">
        <w:r>
          <w:tab/>
        </w:r>
        <w:r>
          <w:tab/>
          <w:t>"ReqGuid": "b0d4ce5d-2757-4699-948c-cfa72ba94f10",</w:t>
        </w:r>
      </w:ins>
    </w:p>
    <w:p w14:paraId="034FFD6D" w14:textId="77777777" w:rsidR="00F727D9" w:rsidRDefault="00F727D9" w:rsidP="00F727D9">
      <w:pPr>
        <w:pStyle w:val="GOSTScript"/>
        <w:rPr>
          <w:ins w:id="176" w:author="Винокурова Т.В. REV-62983" w:date="2026-03-26T16:42:00Z"/>
        </w:rPr>
      </w:pPr>
      <w:ins w:id="177" w:author="Винокурова Т.В. REV-62983" w:date="2026-03-26T16:42:00Z">
        <w:r>
          <w:tab/>
        </w:r>
        <w:r>
          <w:tab/>
          <w:t>"DocGuid": "0bd90a7c-e339-46ff-ac39-71029ff81370",</w:t>
        </w:r>
      </w:ins>
    </w:p>
    <w:p w14:paraId="2EB9F8D1" w14:textId="77777777" w:rsidR="00F727D9" w:rsidRDefault="00F727D9" w:rsidP="00F727D9">
      <w:pPr>
        <w:pStyle w:val="GOSTScript"/>
        <w:rPr>
          <w:ins w:id="178" w:author="Винокурова Т.В. REV-62983" w:date="2026-03-26T16:42:00Z"/>
        </w:rPr>
      </w:pPr>
      <w:ins w:id="179" w:author="Винокурова Т.В. REV-62983" w:date="2026-03-26T16:42:00Z">
        <w:r>
          <w:tab/>
        </w:r>
        <w:r>
          <w:tab/>
          <w:t>"RequestType": "ACCOUNTING",</w:t>
        </w:r>
      </w:ins>
    </w:p>
    <w:p w14:paraId="2F8B48F0" w14:textId="77777777" w:rsidR="00F727D9" w:rsidRDefault="00F727D9" w:rsidP="00F727D9">
      <w:pPr>
        <w:pStyle w:val="GOSTScript"/>
        <w:rPr>
          <w:ins w:id="180" w:author="Винокурова Т.В. REV-62983" w:date="2026-03-26T16:42:00Z"/>
        </w:rPr>
      </w:pPr>
      <w:ins w:id="181" w:author="Винокурова Т.В. REV-62983" w:date="2026-03-26T16:42:00Z">
        <w:r>
          <w:tab/>
        </w:r>
        <w:r>
          <w:tab/>
          <w:t>"Stage": "authExec",</w:t>
        </w:r>
      </w:ins>
    </w:p>
    <w:p w14:paraId="0D79F5F5" w14:textId="77777777" w:rsidR="00F727D9" w:rsidRDefault="00F727D9" w:rsidP="00F727D9">
      <w:pPr>
        <w:pStyle w:val="GOSTScript"/>
        <w:rPr>
          <w:ins w:id="182" w:author="Винокурова Т.В. REV-62983" w:date="2026-03-26T16:42:00Z"/>
        </w:rPr>
      </w:pPr>
      <w:ins w:id="183" w:author="Винокурова Т.В. REV-62983" w:date="2026-03-26T16:42:00Z">
        <w:r>
          <w:tab/>
        </w:r>
        <w:r>
          <w:tab/>
          <w:t>"BalLevContrl": "2",</w:t>
        </w:r>
      </w:ins>
    </w:p>
    <w:p w14:paraId="1ADD7885" w14:textId="77777777" w:rsidR="00F727D9" w:rsidRDefault="00F727D9" w:rsidP="00F727D9">
      <w:pPr>
        <w:pStyle w:val="GOSTScript"/>
        <w:rPr>
          <w:ins w:id="184" w:author="Винокурова Т.В. REV-62983" w:date="2026-03-26T16:42:00Z"/>
        </w:rPr>
      </w:pPr>
      <w:ins w:id="185" w:author="Винокурова Т.В. REV-62983" w:date="2026-03-26T16:42:00Z">
        <w:r>
          <w:tab/>
        </w:r>
        <w:r>
          <w:tab/>
          <w:t>"Subject": "8500",</w:t>
        </w:r>
      </w:ins>
    </w:p>
    <w:p w14:paraId="3D6548DA" w14:textId="77777777" w:rsidR="00F727D9" w:rsidRDefault="00F727D9" w:rsidP="00F727D9">
      <w:pPr>
        <w:pStyle w:val="GOSTScript"/>
        <w:rPr>
          <w:ins w:id="186" w:author="Винокурова Т.В. REV-62983" w:date="2026-03-26T16:42:00Z"/>
        </w:rPr>
      </w:pPr>
      <w:ins w:id="187" w:author="Винокурова Т.В. REV-62983" w:date="2026-03-26T16:42:00Z">
        <w:r>
          <w:tab/>
        </w:r>
        <w:r>
          <w:tab/>
          <w:t>"TypeDoc": "BRA_DOC_D_006",</w:t>
        </w:r>
      </w:ins>
    </w:p>
    <w:p w14:paraId="71A8B86C" w14:textId="3EA4A5F2" w:rsidR="00F727D9" w:rsidRDefault="00F727D9" w:rsidP="00F727D9">
      <w:pPr>
        <w:pStyle w:val="GOSTScript"/>
        <w:rPr>
          <w:ins w:id="188" w:author="Винокурова Т.В. REV-62983" w:date="2026-03-26T16:42:00Z"/>
        </w:rPr>
      </w:pPr>
      <w:ins w:id="189" w:author="Винокурова Т.В. REV-62983" w:date="2026-03-26T16:42:00Z">
        <w:r>
          <w:tab/>
        </w:r>
        <w:r>
          <w:tab/>
          <w:t>"SettlementDate": "202</w:t>
        </w:r>
      </w:ins>
      <w:ins w:id="190" w:author="Гилязова Екатерина Викторовна" w:date="2026-04-09T14:58:00Z">
        <w:r w:rsidR="008B34E3">
          <w:t>6</w:t>
        </w:r>
      </w:ins>
      <w:ins w:id="191" w:author="Винокурова Т.В. REV-62983" w:date="2026-03-26T16:42:00Z">
        <w:del w:id="192" w:author="Гилязова Екатерина Викторовна" w:date="2026-04-09T14:58:00Z">
          <w:r w:rsidDel="008B34E3">
            <w:delText>3</w:delText>
          </w:r>
        </w:del>
        <w:r>
          <w:t>-0</w:t>
        </w:r>
      </w:ins>
      <w:ins w:id="193" w:author="Гилязова Екатерина Викторовна" w:date="2026-04-09T14:58:00Z">
        <w:r w:rsidR="008B34E3">
          <w:t>3</w:t>
        </w:r>
      </w:ins>
      <w:ins w:id="194" w:author="Винокурова Т.В. REV-62983" w:date="2026-03-26T16:42:00Z">
        <w:del w:id="195" w:author="Гилязова Екатерина Викторовна" w:date="2026-04-09T14:58:00Z">
          <w:r w:rsidDel="008B34E3">
            <w:delText>9</w:delText>
          </w:r>
        </w:del>
        <w:r>
          <w:t>-29"</w:t>
        </w:r>
      </w:ins>
    </w:p>
    <w:p w14:paraId="70B7F048" w14:textId="77777777" w:rsidR="00F727D9" w:rsidRDefault="00F727D9" w:rsidP="00F727D9">
      <w:pPr>
        <w:pStyle w:val="GOSTScript"/>
        <w:rPr>
          <w:ins w:id="196" w:author="Винокурова Т.В. REV-62983" w:date="2026-03-26T16:42:00Z"/>
        </w:rPr>
      </w:pPr>
      <w:ins w:id="197" w:author="Винокурова Т.В. REV-62983" w:date="2026-03-26T16:42:00Z">
        <w:r>
          <w:tab/>
          <w:t>},</w:t>
        </w:r>
      </w:ins>
    </w:p>
    <w:p w14:paraId="5B89ED78" w14:textId="77777777" w:rsidR="00F727D9" w:rsidRDefault="00F727D9" w:rsidP="00F727D9">
      <w:pPr>
        <w:pStyle w:val="GOSTScript"/>
        <w:rPr>
          <w:ins w:id="198" w:author="Винокурова Т.В. REV-62983" w:date="2026-03-26T16:42:00Z"/>
        </w:rPr>
      </w:pPr>
      <w:ins w:id="199" w:author="Винокурова Т.В. REV-62983" w:date="2026-03-26T16:42:00Z">
        <w:r>
          <w:tab/>
          <w:t>"document": {</w:t>
        </w:r>
      </w:ins>
    </w:p>
    <w:p w14:paraId="55680369" w14:textId="77777777" w:rsidR="00F727D9" w:rsidRDefault="00F727D9" w:rsidP="00F727D9">
      <w:pPr>
        <w:pStyle w:val="GOSTScript"/>
        <w:rPr>
          <w:ins w:id="200" w:author="Винокурова Т.В. REV-62983" w:date="2026-03-26T16:42:00Z"/>
        </w:rPr>
      </w:pPr>
      <w:ins w:id="201" w:author="Винокурова Т.В. REV-62983" w:date="2026-03-26T16:42:00Z">
        <w:r>
          <w:tab/>
        </w:r>
        <w:r>
          <w:tab/>
          <w:t>"document_no": "123",</w:t>
        </w:r>
      </w:ins>
    </w:p>
    <w:p w14:paraId="1257C5CA" w14:textId="1FB064EA" w:rsidR="00F727D9" w:rsidRDefault="00F727D9" w:rsidP="00F727D9">
      <w:pPr>
        <w:pStyle w:val="GOSTScript"/>
        <w:rPr>
          <w:ins w:id="202" w:author="Винокурова Т.В. REV-62983" w:date="2026-03-26T16:42:00Z"/>
        </w:rPr>
      </w:pPr>
      <w:ins w:id="203" w:author="Винокурова Т.В. REV-62983" w:date="2026-03-26T16:42:00Z">
        <w:r>
          <w:tab/>
        </w:r>
        <w:r>
          <w:tab/>
          <w:t>"document_date": "202</w:t>
        </w:r>
      </w:ins>
      <w:ins w:id="204" w:author="Гилязова Екатерина Викторовна" w:date="2026-04-09T14:58:00Z">
        <w:r w:rsidR="008B34E3">
          <w:t>6</w:t>
        </w:r>
      </w:ins>
      <w:ins w:id="205" w:author="Винокурова Т.В. REV-62983" w:date="2026-03-26T16:42:00Z">
        <w:del w:id="206" w:author="Гилязова Екатерина Викторовна" w:date="2026-04-09T14:58:00Z">
          <w:r w:rsidDel="008B34E3">
            <w:delText>3</w:delText>
          </w:r>
        </w:del>
        <w:r>
          <w:t>-0</w:t>
        </w:r>
      </w:ins>
      <w:ins w:id="207" w:author="Гилязова Екатерина Викторовна" w:date="2026-04-09T14:58:00Z">
        <w:r w:rsidR="008B34E3">
          <w:t>3</w:t>
        </w:r>
      </w:ins>
      <w:ins w:id="208" w:author="Винокурова Т.В. REV-62983" w:date="2026-03-26T16:42:00Z">
        <w:del w:id="209" w:author="Гилязова Екатерина Викторовна" w:date="2026-04-09T14:58:00Z">
          <w:r w:rsidDel="008B34E3">
            <w:delText>9</w:delText>
          </w:r>
        </w:del>
        <w:r>
          <w:t>-12",</w:t>
        </w:r>
      </w:ins>
    </w:p>
    <w:p w14:paraId="4C4B8669" w14:textId="77777777" w:rsidR="00F727D9" w:rsidRDefault="00F727D9" w:rsidP="00F727D9">
      <w:pPr>
        <w:pStyle w:val="GOSTScript"/>
        <w:rPr>
          <w:ins w:id="210" w:author="Винокурова Т.В. REV-62983" w:date="2026-03-26T16:42:00Z"/>
        </w:rPr>
      </w:pPr>
      <w:ins w:id="211" w:author="Винокурова Т.В. REV-62983" w:date="2026-03-26T16:42:00Z">
        <w:r>
          <w:tab/>
        </w:r>
        <w:r>
          <w:tab/>
          <w:t>"document_type": "ЕНП",</w:t>
        </w:r>
      </w:ins>
    </w:p>
    <w:p w14:paraId="0870548C" w14:textId="77777777" w:rsidR="00F727D9" w:rsidRDefault="00F727D9" w:rsidP="00F727D9">
      <w:pPr>
        <w:pStyle w:val="GOSTScript"/>
        <w:rPr>
          <w:ins w:id="212" w:author="Винокурова Т.В. REV-62983" w:date="2026-03-26T16:42:00Z"/>
        </w:rPr>
      </w:pPr>
      <w:ins w:id="213" w:author="Винокурова Т.В. REV-62983" w:date="2026-03-26T16:42:00Z">
        <w:r>
          <w:tab/>
        </w:r>
        <w:r>
          <w:tab/>
          <w:t>"treasury_account": "03100643000000016000",</w:t>
        </w:r>
      </w:ins>
    </w:p>
    <w:p w14:paraId="58682FA3" w14:textId="77777777" w:rsidR="00F727D9" w:rsidRDefault="00F727D9" w:rsidP="00F727D9">
      <w:pPr>
        <w:pStyle w:val="GOSTScript"/>
        <w:rPr>
          <w:ins w:id="214" w:author="Винокурова Т.В. REV-62983" w:date="2026-03-26T16:42:00Z"/>
        </w:rPr>
      </w:pPr>
      <w:ins w:id="215" w:author="Винокурова Т.В. REV-62983" w:date="2026-03-26T16:42:00Z">
        <w:r>
          <w:tab/>
        </w:r>
        <w:r>
          <w:tab/>
          <w:t>"sender": {</w:t>
        </w:r>
      </w:ins>
    </w:p>
    <w:p w14:paraId="2FF86392" w14:textId="77777777" w:rsidR="00F727D9" w:rsidRDefault="00F727D9" w:rsidP="00F727D9">
      <w:pPr>
        <w:pStyle w:val="GOSTScript"/>
        <w:rPr>
          <w:ins w:id="216" w:author="Винокурова Т.В. REV-62983" w:date="2026-03-26T16:42:00Z"/>
        </w:rPr>
      </w:pPr>
      <w:ins w:id="217" w:author="Винокурова Т.В. REV-62983" w:date="2026-03-26T16:42:00Z">
        <w:r>
          <w:tab/>
        </w:r>
        <w:r>
          <w:tab/>
        </w:r>
        <w:r>
          <w:tab/>
          <w:t>"account": "08601110030",</w:t>
        </w:r>
      </w:ins>
    </w:p>
    <w:p w14:paraId="6710AC55" w14:textId="77777777" w:rsidR="00F727D9" w:rsidRDefault="00F727D9" w:rsidP="00F727D9">
      <w:pPr>
        <w:pStyle w:val="GOSTScript"/>
        <w:rPr>
          <w:ins w:id="218" w:author="Винокурова Т.В. REV-62983" w:date="2026-03-26T16:42:00Z"/>
        </w:rPr>
      </w:pPr>
      <w:ins w:id="219" w:author="Винокурова Т.В. REV-62983" w:date="2026-03-26T16:42:00Z">
        <w:r>
          <w:tab/>
        </w:r>
        <w:r>
          <w:tab/>
        </w:r>
        <w:r>
          <w:tab/>
          <w:t>"bcc": "32011301270010000140",</w:t>
        </w:r>
      </w:ins>
    </w:p>
    <w:p w14:paraId="05B01FFC" w14:textId="77777777" w:rsidR="00F727D9" w:rsidRDefault="00F727D9" w:rsidP="00F727D9">
      <w:pPr>
        <w:pStyle w:val="GOSTScript"/>
        <w:rPr>
          <w:ins w:id="220" w:author="Винокурова Т.В. REV-62983" w:date="2026-03-26T16:42:00Z"/>
        </w:rPr>
      </w:pPr>
      <w:ins w:id="221" w:author="Винокурова Т.В. REV-62983" w:date="2026-03-26T16:42:00Z">
        <w:r>
          <w:tab/>
        </w:r>
        <w:r>
          <w:tab/>
        </w:r>
        <w:r>
          <w:tab/>
          <w:t>"type_bcc": "20",</w:t>
        </w:r>
      </w:ins>
    </w:p>
    <w:p w14:paraId="50C7B7A0" w14:textId="77777777" w:rsidR="00F727D9" w:rsidRDefault="00F727D9" w:rsidP="00F727D9">
      <w:pPr>
        <w:pStyle w:val="GOSTScript"/>
        <w:rPr>
          <w:ins w:id="222" w:author="Винокурова Т.В. REV-62983" w:date="2026-03-26T16:42:00Z"/>
        </w:rPr>
      </w:pPr>
      <w:ins w:id="223" w:author="Винокурова Т.В. REV-62983" w:date="2026-03-26T16:42:00Z">
        <w:r>
          <w:tab/>
        </w:r>
        <w:r>
          <w:tab/>
        </w:r>
        <w:r>
          <w:tab/>
          <w:t>"oktmo": "63000000"</w:t>
        </w:r>
      </w:ins>
    </w:p>
    <w:p w14:paraId="18DC4DFE" w14:textId="77777777" w:rsidR="00F727D9" w:rsidRDefault="00F727D9" w:rsidP="00F727D9">
      <w:pPr>
        <w:pStyle w:val="GOSTScript"/>
        <w:rPr>
          <w:ins w:id="224" w:author="Винокурова Т.В. REV-62983" w:date="2026-03-26T16:42:00Z"/>
        </w:rPr>
      </w:pPr>
      <w:ins w:id="225" w:author="Винокурова Т.В. REV-62983" w:date="2026-03-26T16:42:00Z">
        <w:r>
          <w:tab/>
        </w:r>
        <w:r>
          <w:tab/>
          <w:t>},</w:t>
        </w:r>
      </w:ins>
    </w:p>
    <w:p w14:paraId="56A8CD15" w14:textId="77777777" w:rsidR="00F727D9" w:rsidRDefault="00F727D9" w:rsidP="00F727D9">
      <w:pPr>
        <w:pStyle w:val="GOSTScript"/>
        <w:rPr>
          <w:ins w:id="226" w:author="Винокурова Т.В. REV-62983" w:date="2026-03-26T16:42:00Z"/>
        </w:rPr>
      </w:pPr>
      <w:ins w:id="227" w:author="Винокурова Т.В. REV-62983" w:date="2026-03-26T16:42:00Z">
        <w:r>
          <w:tab/>
        </w:r>
        <w:r>
          <w:tab/>
          <w:t>"recipient": {</w:t>
        </w:r>
      </w:ins>
    </w:p>
    <w:p w14:paraId="24D0873B" w14:textId="77777777" w:rsidR="00F727D9" w:rsidRDefault="00F727D9" w:rsidP="00F727D9">
      <w:pPr>
        <w:pStyle w:val="GOSTScript"/>
        <w:rPr>
          <w:ins w:id="228" w:author="Винокурова Т.В. REV-62983" w:date="2026-03-26T16:42:00Z"/>
        </w:rPr>
      </w:pPr>
      <w:ins w:id="229" w:author="Винокурова Т.В. REV-62983" w:date="2026-03-26T16:42:00Z">
        <w:r>
          <w:tab/>
        </w:r>
        <w:r>
          <w:tab/>
        </w:r>
        <w:r>
          <w:tab/>
          <w:t>"account": "04601110030",</w:t>
        </w:r>
      </w:ins>
    </w:p>
    <w:p w14:paraId="6EE0ABC9" w14:textId="77777777" w:rsidR="00F727D9" w:rsidRDefault="00F727D9" w:rsidP="00F727D9">
      <w:pPr>
        <w:pStyle w:val="GOSTScript"/>
        <w:rPr>
          <w:ins w:id="230" w:author="Винокурова Т.В. REV-62983" w:date="2026-03-26T16:42:00Z"/>
        </w:rPr>
      </w:pPr>
      <w:ins w:id="231" w:author="Винокурова Т.В. REV-62983" w:date="2026-03-26T16:42:00Z">
        <w:r>
          <w:tab/>
        </w:r>
        <w:r>
          <w:tab/>
        </w:r>
        <w:r>
          <w:tab/>
          <w:t>"updated_entries": [</w:t>
        </w:r>
      </w:ins>
    </w:p>
    <w:p w14:paraId="3C2B378E" w14:textId="77777777" w:rsidR="00F727D9" w:rsidRDefault="00F727D9" w:rsidP="00F727D9">
      <w:pPr>
        <w:pStyle w:val="GOSTScript"/>
        <w:rPr>
          <w:ins w:id="232" w:author="Винокурова Т.В. REV-62983" w:date="2026-03-26T16:42:00Z"/>
        </w:rPr>
      </w:pPr>
      <w:ins w:id="233" w:author="Винокурова Т.В. REV-62983" w:date="2026-03-26T16:42:00Z">
        <w:r>
          <w:tab/>
        </w:r>
        <w:r>
          <w:tab/>
        </w:r>
        <w:r>
          <w:tab/>
        </w:r>
        <w:r>
          <w:tab/>
          <w:t>{</w:t>
        </w:r>
      </w:ins>
    </w:p>
    <w:p w14:paraId="60FF0E09" w14:textId="77777777" w:rsidR="00F727D9" w:rsidRDefault="00F727D9" w:rsidP="00F727D9">
      <w:pPr>
        <w:pStyle w:val="GOSTScript"/>
        <w:rPr>
          <w:ins w:id="234" w:author="Винокурова Т.В. REV-62983" w:date="2026-03-26T16:42:00Z"/>
        </w:rPr>
      </w:pPr>
      <w:ins w:id="235" w:author="Винокурова Т.В. REV-62983" w:date="2026-03-26T16:42:00Z">
        <w:r>
          <w:lastRenderedPageBreak/>
          <w:tab/>
        </w:r>
        <w:r>
          <w:tab/>
        </w:r>
        <w:r>
          <w:tab/>
        </w:r>
        <w:r>
          <w:tab/>
        </w:r>
        <w:r>
          <w:tab/>
          <w:t>"line_id": "b0d4ce5d-2757-4699-948c-cfa72ba94f20",</w:t>
        </w:r>
      </w:ins>
    </w:p>
    <w:p w14:paraId="33CA6C1A" w14:textId="77777777" w:rsidR="00F727D9" w:rsidRDefault="00F727D9" w:rsidP="00F727D9">
      <w:pPr>
        <w:pStyle w:val="GOSTScript"/>
        <w:rPr>
          <w:ins w:id="236" w:author="Винокурова Т.В. REV-62983" w:date="2026-03-26T16:42:00Z"/>
        </w:rPr>
      </w:pPr>
      <w:ins w:id="237" w:author="Винокурова Т.В. REV-62983" w:date="2026-03-26T16:42:00Z">
        <w:r>
          <w:tab/>
        </w:r>
        <w:r>
          <w:tab/>
        </w:r>
        <w:r>
          <w:tab/>
        </w:r>
        <w:r>
          <w:tab/>
        </w:r>
        <w:r>
          <w:tab/>
          <w:t>"line_no": "1",</w:t>
        </w:r>
      </w:ins>
    </w:p>
    <w:p w14:paraId="77A1EC72" w14:textId="77777777" w:rsidR="00F727D9" w:rsidRDefault="00F727D9" w:rsidP="00F727D9">
      <w:pPr>
        <w:pStyle w:val="GOSTScript"/>
        <w:rPr>
          <w:ins w:id="238" w:author="Винокурова Т.В. REV-62983" w:date="2026-03-26T16:42:00Z"/>
        </w:rPr>
      </w:pPr>
      <w:ins w:id="239" w:author="Винокурова Т.В. REV-62983" w:date="2026-03-26T16:42:00Z">
        <w:r>
          <w:tab/>
        </w:r>
        <w:r>
          <w:tab/>
        </w:r>
        <w:r>
          <w:tab/>
        </w:r>
        <w:r>
          <w:tab/>
        </w:r>
        <w:r>
          <w:tab/>
          <w:t>"bcc": "32011301270010000140",</w:t>
        </w:r>
      </w:ins>
    </w:p>
    <w:p w14:paraId="19F8CACD" w14:textId="77777777" w:rsidR="00F727D9" w:rsidRDefault="00F727D9" w:rsidP="00F727D9">
      <w:pPr>
        <w:pStyle w:val="GOSTScript"/>
        <w:rPr>
          <w:ins w:id="240" w:author="Винокурова Т.В. REV-62983" w:date="2026-03-26T16:42:00Z"/>
        </w:rPr>
      </w:pPr>
      <w:ins w:id="241" w:author="Винокурова Т.В. REV-62983" w:date="2026-03-26T16:42:00Z">
        <w:r>
          <w:tab/>
        </w:r>
        <w:r>
          <w:tab/>
        </w:r>
        <w:r>
          <w:tab/>
        </w:r>
        <w:r>
          <w:tab/>
        </w:r>
        <w:r>
          <w:tab/>
          <w:t>"type_bcc": "20",</w:t>
        </w:r>
      </w:ins>
    </w:p>
    <w:p w14:paraId="7888D7D6" w14:textId="77777777" w:rsidR="00F727D9" w:rsidRDefault="00F727D9" w:rsidP="00F727D9">
      <w:pPr>
        <w:pStyle w:val="GOSTScript"/>
        <w:rPr>
          <w:ins w:id="242" w:author="Винокурова Т.В. REV-62983" w:date="2026-03-26T16:42:00Z"/>
        </w:rPr>
      </w:pPr>
      <w:ins w:id="243" w:author="Винокурова Т.В. REV-62983" w:date="2026-03-26T16:42:00Z">
        <w:r>
          <w:tab/>
        </w:r>
        <w:r>
          <w:tab/>
        </w:r>
        <w:r>
          <w:tab/>
        </w:r>
        <w:r>
          <w:tab/>
        </w:r>
        <w:r>
          <w:tab/>
          <w:t>"oktmo": "63000000",</w:t>
        </w:r>
      </w:ins>
    </w:p>
    <w:p w14:paraId="34CD23E1" w14:textId="77777777" w:rsidR="00F727D9" w:rsidRDefault="00F727D9" w:rsidP="00F727D9">
      <w:pPr>
        <w:pStyle w:val="GOSTScript"/>
        <w:rPr>
          <w:ins w:id="244" w:author="Винокурова Т.В. REV-62983" w:date="2026-03-26T16:42:00Z"/>
        </w:rPr>
      </w:pPr>
      <w:ins w:id="245" w:author="Винокурова Т.В. REV-62983" w:date="2026-03-26T16:42:00Z">
        <w:r>
          <w:tab/>
        </w:r>
        <w:r>
          <w:tab/>
        </w:r>
        <w:r>
          <w:tab/>
        </w:r>
        <w:r>
          <w:tab/>
        </w:r>
        <w:r>
          <w:tab/>
          <w:t>"amount": 80</w:t>
        </w:r>
      </w:ins>
    </w:p>
    <w:p w14:paraId="3CE64162" w14:textId="77777777" w:rsidR="00F727D9" w:rsidRDefault="00F727D9" w:rsidP="00F727D9">
      <w:pPr>
        <w:pStyle w:val="GOSTScript"/>
        <w:rPr>
          <w:ins w:id="246" w:author="Винокурова Т.В. REV-62983" w:date="2026-03-26T16:42:00Z"/>
        </w:rPr>
      </w:pPr>
      <w:ins w:id="247" w:author="Винокурова Т.В. REV-62983" w:date="2026-03-26T16:42:00Z">
        <w:r>
          <w:tab/>
        </w:r>
        <w:r>
          <w:tab/>
        </w:r>
        <w:r>
          <w:tab/>
        </w:r>
        <w:r>
          <w:tab/>
          <w:t>},</w:t>
        </w:r>
      </w:ins>
    </w:p>
    <w:p w14:paraId="686733DA" w14:textId="77777777" w:rsidR="00F727D9" w:rsidRDefault="00F727D9" w:rsidP="00F727D9">
      <w:pPr>
        <w:pStyle w:val="GOSTScript"/>
        <w:rPr>
          <w:ins w:id="248" w:author="Винокурова Т.В. REV-62983" w:date="2026-03-26T16:42:00Z"/>
        </w:rPr>
      </w:pPr>
      <w:ins w:id="249" w:author="Винокурова Т.В. REV-62983" w:date="2026-03-26T16:42:00Z">
        <w:r>
          <w:tab/>
        </w:r>
        <w:r>
          <w:tab/>
        </w:r>
        <w:r>
          <w:tab/>
        </w:r>
        <w:r>
          <w:tab/>
          <w:t>{</w:t>
        </w:r>
      </w:ins>
    </w:p>
    <w:p w14:paraId="5A3D1792" w14:textId="0C0AF95D" w:rsidR="00F727D9" w:rsidRDefault="00F727D9" w:rsidP="00F727D9">
      <w:pPr>
        <w:pStyle w:val="GOSTScript"/>
        <w:rPr>
          <w:ins w:id="250" w:author="Винокурова Т.В. REV-62983" w:date="2026-03-26T16:42:00Z"/>
        </w:rPr>
      </w:pPr>
      <w:ins w:id="251" w:author="Винокурова Т.В. REV-62983" w:date="2026-03-26T16:42:00Z">
        <w:r>
          <w:tab/>
        </w:r>
        <w:r>
          <w:tab/>
        </w:r>
        <w:r>
          <w:tab/>
        </w:r>
        <w:r>
          <w:tab/>
        </w:r>
        <w:r>
          <w:tab/>
          <w:t>"line_id": "b0d4ce5d-2757-4699-948c-cfa72ba94f2</w:t>
        </w:r>
      </w:ins>
      <w:ins w:id="252" w:author="Винокурова Т.В. REV-62983" w:date="2026-03-26T16:45:00Z">
        <w:r w:rsidRPr="005769D9">
          <w:t>1</w:t>
        </w:r>
      </w:ins>
      <w:ins w:id="253" w:author="Винокурова Т.В. REV-62983" w:date="2026-03-26T16:42:00Z">
        <w:r>
          <w:t>",</w:t>
        </w:r>
      </w:ins>
    </w:p>
    <w:p w14:paraId="74BE3306" w14:textId="77777777" w:rsidR="00F727D9" w:rsidRDefault="00F727D9" w:rsidP="00F727D9">
      <w:pPr>
        <w:pStyle w:val="GOSTScript"/>
        <w:rPr>
          <w:ins w:id="254" w:author="Винокурова Т.В. REV-62983" w:date="2026-03-26T16:42:00Z"/>
        </w:rPr>
      </w:pPr>
      <w:ins w:id="255" w:author="Винокурова Т.В. REV-62983" w:date="2026-03-26T16:42:00Z">
        <w:r>
          <w:tab/>
        </w:r>
        <w:r>
          <w:tab/>
        </w:r>
        <w:r>
          <w:tab/>
        </w:r>
        <w:r>
          <w:tab/>
        </w:r>
        <w:r>
          <w:tab/>
          <w:t>"line_no": "2",</w:t>
        </w:r>
      </w:ins>
    </w:p>
    <w:p w14:paraId="3FB8581A" w14:textId="77777777" w:rsidR="00F727D9" w:rsidRDefault="00F727D9" w:rsidP="00F727D9">
      <w:pPr>
        <w:pStyle w:val="GOSTScript"/>
        <w:rPr>
          <w:ins w:id="256" w:author="Винокурова Т.В. REV-62983" w:date="2026-03-26T16:42:00Z"/>
        </w:rPr>
      </w:pPr>
      <w:ins w:id="257" w:author="Винокурова Т.В. REV-62983" w:date="2026-03-26T16:42:00Z">
        <w:r>
          <w:tab/>
        </w:r>
        <w:r>
          <w:tab/>
        </w:r>
        <w:r>
          <w:tab/>
        </w:r>
        <w:r>
          <w:tab/>
        </w:r>
        <w:r>
          <w:tab/>
          <w:t>"bcc": "32011301270010000150",</w:t>
        </w:r>
      </w:ins>
    </w:p>
    <w:p w14:paraId="1E18BF14" w14:textId="77777777" w:rsidR="00F727D9" w:rsidRDefault="00F727D9" w:rsidP="00F727D9">
      <w:pPr>
        <w:pStyle w:val="GOSTScript"/>
        <w:rPr>
          <w:ins w:id="258" w:author="Винокурова Т.В. REV-62983" w:date="2026-03-26T16:42:00Z"/>
        </w:rPr>
      </w:pPr>
      <w:ins w:id="259" w:author="Винокурова Т.В. REV-62983" w:date="2026-03-26T16:42:00Z">
        <w:r>
          <w:tab/>
        </w:r>
        <w:r>
          <w:tab/>
        </w:r>
        <w:r>
          <w:tab/>
        </w:r>
        <w:r>
          <w:tab/>
        </w:r>
        <w:r>
          <w:tab/>
          <w:t>"type_bcc": "20",</w:t>
        </w:r>
      </w:ins>
    </w:p>
    <w:p w14:paraId="36672FBE" w14:textId="77777777" w:rsidR="00F727D9" w:rsidRDefault="00F727D9" w:rsidP="00F727D9">
      <w:pPr>
        <w:pStyle w:val="GOSTScript"/>
        <w:rPr>
          <w:ins w:id="260" w:author="Винокурова Т.В. REV-62983" w:date="2026-03-26T16:42:00Z"/>
        </w:rPr>
      </w:pPr>
      <w:ins w:id="261" w:author="Винокурова Т.В. REV-62983" w:date="2026-03-26T16:42:00Z">
        <w:r>
          <w:tab/>
        </w:r>
        <w:r>
          <w:tab/>
        </w:r>
        <w:r>
          <w:tab/>
        </w:r>
        <w:r>
          <w:tab/>
        </w:r>
        <w:r>
          <w:tab/>
          <w:t>"oktmo": "63000000",</w:t>
        </w:r>
      </w:ins>
    </w:p>
    <w:p w14:paraId="2F9F5ED2" w14:textId="77777777" w:rsidR="00F727D9" w:rsidRDefault="00F727D9" w:rsidP="00F727D9">
      <w:pPr>
        <w:pStyle w:val="GOSTScript"/>
        <w:rPr>
          <w:ins w:id="262" w:author="Винокурова Т.В. REV-62983" w:date="2026-03-26T16:42:00Z"/>
        </w:rPr>
      </w:pPr>
      <w:ins w:id="263" w:author="Винокурова Т.В. REV-62983" w:date="2026-03-26T16:42:00Z">
        <w:r>
          <w:tab/>
        </w:r>
        <w:r>
          <w:tab/>
        </w:r>
        <w:r>
          <w:tab/>
        </w:r>
        <w:r>
          <w:tab/>
        </w:r>
        <w:r>
          <w:tab/>
          <w:t>"amount": 70</w:t>
        </w:r>
      </w:ins>
    </w:p>
    <w:p w14:paraId="10056D1E" w14:textId="77777777" w:rsidR="00F727D9" w:rsidRDefault="00F727D9" w:rsidP="00F727D9">
      <w:pPr>
        <w:pStyle w:val="GOSTScript"/>
        <w:rPr>
          <w:ins w:id="264" w:author="Винокурова Т.В. REV-62983" w:date="2026-03-26T16:42:00Z"/>
        </w:rPr>
      </w:pPr>
      <w:ins w:id="265" w:author="Винокурова Т.В. REV-62983" w:date="2026-03-26T16:42:00Z">
        <w:r>
          <w:tab/>
        </w:r>
        <w:r>
          <w:tab/>
        </w:r>
        <w:r>
          <w:tab/>
        </w:r>
        <w:r>
          <w:tab/>
          <w:t>}</w:t>
        </w:r>
      </w:ins>
    </w:p>
    <w:p w14:paraId="3B37CEAC" w14:textId="77777777" w:rsidR="00F727D9" w:rsidRDefault="00F727D9" w:rsidP="00F727D9">
      <w:pPr>
        <w:pStyle w:val="GOSTScript"/>
        <w:rPr>
          <w:ins w:id="266" w:author="Винокурова Т.В. REV-62983" w:date="2026-03-26T16:42:00Z"/>
        </w:rPr>
      </w:pPr>
      <w:ins w:id="267" w:author="Винокурова Т.В. REV-62983" w:date="2026-03-26T16:42:00Z">
        <w:r>
          <w:tab/>
        </w:r>
        <w:r>
          <w:tab/>
        </w:r>
        <w:r>
          <w:tab/>
          <w:t>]</w:t>
        </w:r>
      </w:ins>
    </w:p>
    <w:p w14:paraId="67006DDB" w14:textId="77777777" w:rsidR="00F727D9" w:rsidRDefault="00F727D9" w:rsidP="00F727D9">
      <w:pPr>
        <w:pStyle w:val="GOSTScript"/>
        <w:rPr>
          <w:ins w:id="268" w:author="Винокурова Т.В. REV-62983" w:date="2026-03-26T16:42:00Z"/>
        </w:rPr>
      </w:pPr>
      <w:ins w:id="269" w:author="Винокурова Т.В. REV-62983" w:date="2026-03-26T16:42:00Z">
        <w:r>
          <w:tab/>
        </w:r>
        <w:r>
          <w:tab/>
          <w:t>}</w:t>
        </w:r>
      </w:ins>
    </w:p>
    <w:p w14:paraId="16834E71" w14:textId="1F618B22" w:rsidR="00F727D9" w:rsidRDefault="00F727D9" w:rsidP="00F727D9">
      <w:pPr>
        <w:pStyle w:val="GOSTScript"/>
        <w:rPr>
          <w:ins w:id="270" w:author="Винокурова Т.В. REV-62983" w:date="2026-03-26T16:43:00Z"/>
        </w:rPr>
      </w:pPr>
      <w:ins w:id="271" w:author="Винокурова Т.В. REV-62983" w:date="2026-03-26T16:42:00Z">
        <w:r>
          <w:tab/>
          <w:t>}</w:t>
        </w:r>
      </w:ins>
    </w:p>
    <w:p w14:paraId="7C235670" w14:textId="740E2C59" w:rsidR="00F727D9" w:rsidRDefault="00F727D9" w:rsidP="00F727D9">
      <w:pPr>
        <w:pStyle w:val="GOSTScript"/>
        <w:rPr>
          <w:ins w:id="272" w:author="Винокурова Т.В. REV-62983" w:date="2026-03-26T16:42:00Z"/>
        </w:rPr>
      </w:pPr>
      <w:ins w:id="273" w:author="Винокурова Т.В. REV-62983" w:date="2026-03-26T16:43:00Z">
        <w:r>
          <w:t>}</w:t>
        </w:r>
      </w:ins>
    </w:p>
    <w:p w14:paraId="0B2A0C64" w14:textId="37813D01" w:rsidR="00255599" w:rsidRPr="002339AB" w:rsidRDefault="00255599" w:rsidP="00255599">
      <w:pPr>
        <w:pStyle w:val="41"/>
      </w:pPr>
      <w:bookmarkStart w:id="274" w:name="_Ref225437623"/>
      <w:bookmarkStart w:id="275" w:name="_Toc226625544"/>
      <w:r w:rsidRPr="002339AB">
        <w:t xml:space="preserve">Распоряжение </w:t>
      </w:r>
      <w:r>
        <w:t>налогового органа</w:t>
      </w:r>
      <w:r w:rsidRPr="002339AB">
        <w:t xml:space="preserve"> (уточнение)» BRA_DOC_D_0</w:t>
      </w:r>
      <w:r>
        <w:t>07</w:t>
      </w:r>
      <w:r w:rsidRPr="002339AB">
        <w:t xml:space="preserve"> (Document)</w:t>
      </w:r>
      <w:bookmarkEnd w:id="136"/>
      <w:bookmarkEnd w:id="274"/>
      <w:bookmarkEnd w:id="275"/>
    </w:p>
    <w:p w14:paraId="672A0CB3" w14:textId="4D34E445" w:rsidR="00255599" w:rsidRPr="004C328C" w:rsidRDefault="00255599" w:rsidP="00255599">
      <w:pPr>
        <w:pStyle w:val="51"/>
      </w:pPr>
      <w:bookmarkStart w:id="276" w:name="_Toc226625545"/>
      <w:r w:rsidRPr="00601F01">
        <w:t>Перечень параметров тела запроса (Document) по документу</w:t>
      </w:r>
      <w:r>
        <w:t xml:space="preserve"> </w:t>
      </w:r>
      <w:r w:rsidRPr="00ED204B">
        <w:t>«</w:t>
      </w:r>
      <w:r w:rsidRPr="002339AB">
        <w:t xml:space="preserve">Распоряжение </w:t>
      </w:r>
      <w:r>
        <w:t>налогового органа</w:t>
      </w:r>
      <w:r w:rsidRPr="002339AB">
        <w:t xml:space="preserve"> (уточнение)» BRA_DOC_D_00</w:t>
      </w:r>
      <w:r>
        <w:t>7</w:t>
      </w:r>
      <w:bookmarkEnd w:id="276"/>
    </w:p>
    <w:p w14:paraId="53362DF4" w14:textId="1CE1CA88" w:rsidR="00255599" w:rsidRDefault="00255599" w:rsidP="00255599">
      <w:pPr>
        <w:pStyle w:val="GOSTNameTable"/>
      </w:pPr>
      <w:r>
        <w:rPr>
          <w:noProof/>
        </w:rPr>
        <w:fldChar w:fldCharType="begin"/>
      </w:r>
      <w:r>
        <w:rPr>
          <w:noProof/>
        </w:rPr>
        <w:instrText xml:space="preserve"> SEQ Таблица \* ARABIC </w:instrText>
      </w:r>
      <w:r>
        <w:rPr>
          <w:noProof/>
        </w:rPr>
        <w:fldChar w:fldCharType="separate"/>
      </w:r>
      <w:bookmarkStart w:id="277" w:name="_Toc226625606"/>
      <w:r w:rsidR="001C3732">
        <w:rPr>
          <w:noProof/>
        </w:rPr>
        <w:t>7</w:t>
      </w:r>
      <w:r>
        <w:rPr>
          <w:noProof/>
        </w:rPr>
        <w:fldChar w:fldCharType="end"/>
      </w:r>
      <w:r>
        <w:t xml:space="preserve"> </w:t>
      </w:r>
      <w:r w:rsidRPr="00A57119">
        <w:rPr>
          <w:szCs w:val="22"/>
        </w:rPr>
        <w:t>–</w:t>
      </w:r>
      <w:r>
        <w:t xml:space="preserve"> </w:t>
      </w:r>
      <w:r w:rsidRPr="00E96935">
        <w:t xml:space="preserve">Параметры запроса на подбор / сторнирование / переформирование записей учета по документу «Распоряжение о </w:t>
      </w:r>
      <w:r>
        <w:t>налогового органа</w:t>
      </w:r>
      <w:r w:rsidRPr="00E96935">
        <w:t xml:space="preserve"> (уточнение)» BRA_DOC_D_00</w:t>
      </w:r>
      <w:r>
        <w:t>7</w:t>
      </w:r>
      <w:bookmarkEnd w:id="277"/>
    </w:p>
    <w:tbl>
      <w:tblPr>
        <w:tblStyle w:val="GOSTTable"/>
        <w:tblW w:w="4999" w:type="pct"/>
        <w:tblLayout w:type="fixed"/>
        <w:tblLook w:val="07E0" w:firstRow="1" w:lastRow="1" w:firstColumn="1" w:lastColumn="1" w:noHBand="1" w:noVBand="1"/>
      </w:tblPr>
      <w:tblGrid>
        <w:gridCol w:w="3514"/>
        <w:gridCol w:w="2492"/>
        <w:gridCol w:w="1757"/>
        <w:gridCol w:w="1174"/>
        <w:gridCol w:w="1174"/>
        <w:gridCol w:w="5580"/>
      </w:tblGrid>
      <w:tr w:rsidR="00366C88" w:rsidRPr="00A57119" w14:paraId="7A6DA67F" w14:textId="77777777" w:rsidTr="00366C88">
        <w:trPr>
          <w:cnfStyle w:val="100000000000" w:firstRow="1" w:lastRow="0" w:firstColumn="0" w:lastColumn="0" w:oddVBand="0" w:evenVBand="0" w:oddHBand="0" w:evenHBand="0" w:firstRowFirstColumn="0" w:firstRowLastColumn="0" w:lastRowFirstColumn="0" w:lastRowLastColumn="0"/>
        </w:trPr>
        <w:tc>
          <w:tcPr>
            <w:tcW w:w="1120" w:type="pct"/>
          </w:tcPr>
          <w:p w14:paraId="608DDE4D" w14:textId="77777777" w:rsidR="00366C88" w:rsidRPr="00F56162" w:rsidRDefault="00366C88" w:rsidP="0060132B">
            <w:pPr>
              <w:pStyle w:val="GOSTTableHead"/>
              <w:rPr>
                <w:szCs w:val="22"/>
              </w:rPr>
            </w:pPr>
            <w:r w:rsidRPr="00A57119">
              <w:t>Наименование параметра</w:t>
            </w:r>
          </w:p>
        </w:tc>
        <w:tc>
          <w:tcPr>
            <w:tcW w:w="794" w:type="pct"/>
          </w:tcPr>
          <w:p w14:paraId="3D96290F" w14:textId="77777777" w:rsidR="00366C88" w:rsidRPr="00F56162" w:rsidRDefault="00366C88" w:rsidP="0060132B">
            <w:pPr>
              <w:pStyle w:val="GOSTTableHead"/>
              <w:rPr>
                <w:szCs w:val="22"/>
                <w:lang w:val="en-US"/>
              </w:rPr>
            </w:pPr>
            <w:r w:rsidRPr="00A57119">
              <w:t>Название тэга</w:t>
            </w:r>
          </w:p>
        </w:tc>
        <w:tc>
          <w:tcPr>
            <w:tcW w:w="560" w:type="pct"/>
          </w:tcPr>
          <w:p w14:paraId="44B1EC4E" w14:textId="77777777" w:rsidR="00366C88" w:rsidRPr="00F56162" w:rsidRDefault="00366C88" w:rsidP="0060132B">
            <w:pPr>
              <w:pStyle w:val="GOSTTableHead"/>
              <w:rPr>
                <w:szCs w:val="22"/>
                <w:lang w:eastAsia="en-US"/>
              </w:rPr>
            </w:pPr>
            <w:r w:rsidRPr="00A57119">
              <w:t>Тип данных</w:t>
            </w:r>
          </w:p>
        </w:tc>
        <w:tc>
          <w:tcPr>
            <w:tcW w:w="374" w:type="pct"/>
          </w:tcPr>
          <w:p w14:paraId="78C34D97" w14:textId="77777777" w:rsidR="00366C88" w:rsidRPr="00F56162" w:rsidRDefault="00366C88" w:rsidP="0060132B">
            <w:pPr>
              <w:pStyle w:val="GOSTTableHead"/>
              <w:rPr>
                <w:szCs w:val="22"/>
              </w:rPr>
            </w:pPr>
            <w:r w:rsidRPr="00A57119">
              <w:t>Обязательность</w:t>
            </w:r>
          </w:p>
        </w:tc>
        <w:tc>
          <w:tcPr>
            <w:tcW w:w="374" w:type="pct"/>
          </w:tcPr>
          <w:p w14:paraId="77849137" w14:textId="77777777" w:rsidR="00366C88" w:rsidRPr="00F56162" w:rsidRDefault="00366C88" w:rsidP="0060132B">
            <w:pPr>
              <w:pStyle w:val="GOSTTableHead"/>
              <w:rPr>
                <w:szCs w:val="22"/>
              </w:rPr>
            </w:pPr>
            <w:r w:rsidRPr="00A57119">
              <w:t>Размерность</w:t>
            </w:r>
          </w:p>
        </w:tc>
        <w:tc>
          <w:tcPr>
            <w:tcW w:w="1778" w:type="pct"/>
          </w:tcPr>
          <w:p w14:paraId="33C3D275" w14:textId="77777777" w:rsidR="00366C88" w:rsidRDefault="00366C88" w:rsidP="0060132B">
            <w:pPr>
              <w:pStyle w:val="GOSTTableHead"/>
              <w:rPr>
                <w:szCs w:val="22"/>
              </w:rPr>
            </w:pPr>
            <w:r w:rsidRPr="00A57119">
              <w:t>Описание</w:t>
            </w:r>
          </w:p>
        </w:tc>
      </w:tr>
      <w:tr w:rsidR="00366C88" w:rsidRPr="00A57119" w14:paraId="2261927F" w14:textId="77777777" w:rsidTr="00366C88">
        <w:tc>
          <w:tcPr>
            <w:tcW w:w="5000" w:type="pct"/>
            <w:gridSpan w:val="6"/>
          </w:tcPr>
          <w:p w14:paraId="5B9947BA" w14:textId="75435B50" w:rsidR="00366C88" w:rsidRPr="00A57119" w:rsidRDefault="00366C88" w:rsidP="00255599">
            <w:pPr>
              <w:suppressAutoHyphens/>
              <w:ind w:firstLine="30"/>
              <w:jc w:val="center"/>
              <w:rPr>
                <w:b/>
                <w:sz w:val="22"/>
                <w:szCs w:val="22"/>
              </w:rPr>
            </w:pPr>
            <w:r w:rsidRPr="00A57119">
              <w:rPr>
                <w:b/>
                <w:sz w:val="22"/>
                <w:szCs w:val="22"/>
              </w:rPr>
              <w:t xml:space="preserve">Распоряжение </w:t>
            </w:r>
            <w:r>
              <w:rPr>
                <w:b/>
                <w:sz w:val="22"/>
                <w:szCs w:val="22"/>
              </w:rPr>
              <w:t>налогового органа</w:t>
            </w:r>
            <w:r w:rsidRPr="00A57119">
              <w:rPr>
                <w:b/>
                <w:sz w:val="22"/>
                <w:szCs w:val="22"/>
              </w:rPr>
              <w:t xml:space="preserve"> (уточнение) BRA_DOC_D_00</w:t>
            </w:r>
            <w:r>
              <w:rPr>
                <w:b/>
                <w:sz w:val="22"/>
                <w:szCs w:val="22"/>
              </w:rPr>
              <w:t>7</w:t>
            </w:r>
            <w:r w:rsidRPr="00A57119">
              <w:rPr>
                <w:b/>
                <w:sz w:val="22"/>
                <w:szCs w:val="22"/>
              </w:rPr>
              <w:t xml:space="preserve"> (Document)</w:t>
            </w:r>
          </w:p>
        </w:tc>
      </w:tr>
      <w:tr w:rsidR="00366C88" w:rsidRPr="00A57119" w14:paraId="68CF6E8F" w14:textId="77777777" w:rsidTr="00366C88">
        <w:tc>
          <w:tcPr>
            <w:tcW w:w="1120" w:type="pct"/>
          </w:tcPr>
          <w:p w14:paraId="143DE982" w14:textId="77777777" w:rsidR="00366C88" w:rsidRPr="00A57119" w:rsidRDefault="00366C88" w:rsidP="0060132B">
            <w:pPr>
              <w:pStyle w:val="GOSTTablenorm"/>
            </w:pPr>
            <w:r w:rsidRPr="00A57119">
              <w:t>Номер документа</w:t>
            </w:r>
          </w:p>
        </w:tc>
        <w:tc>
          <w:tcPr>
            <w:tcW w:w="794" w:type="pct"/>
          </w:tcPr>
          <w:p w14:paraId="2633CBC3" w14:textId="77777777" w:rsidR="00366C88" w:rsidRPr="00AC2368" w:rsidRDefault="00366C88" w:rsidP="0060132B">
            <w:pPr>
              <w:pStyle w:val="GOSTTablenorm"/>
            </w:pPr>
            <w:r w:rsidRPr="00AC2368">
              <w:t>document_no</w:t>
            </w:r>
          </w:p>
        </w:tc>
        <w:tc>
          <w:tcPr>
            <w:tcW w:w="560" w:type="pct"/>
          </w:tcPr>
          <w:p w14:paraId="2C1CBFC6" w14:textId="77777777" w:rsidR="00366C88" w:rsidRPr="00A57119" w:rsidRDefault="00366C88" w:rsidP="0060132B">
            <w:pPr>
              <w:pStyle w:val="GOSTTablenorm"/>
            </w:pPr>
            <w:r w:rsidRPr="00A57119">
              <w:t>Строка</w:t>
            </w:r>
          </w:p>
        </w:tc>
        <w:tc>
          <w:tcPr>
            <w:tcW w:w="374" w:type="pct"/>
          </w:tcPr>
          <w:p w14:paraId="65F5D0CA" w14:textId="77777777" w:rsidR="00366C88" w:rsidRPr="00A57119" w:rsidRDefault="00366C88" w:rsidP="0060132B">
            <w:pPr>
              <w:pStyle w:val="GOSTTablenorm"/>
            </w:pPr>
            <w:r w:rsidRPr="00A57119">
              <w:t>Да</w:t>
            </w:r>
          </w:p>
        </w:tc>
        <w:tc>
          <w:tcPr>
            <w:tcW w:w="374" w:type="pct"/>
          </w:tcPr>
          <w:p w14:paraId="2257C8A0" w14:textId="77777777" w:rsidR="00366C88" w:rsidRPr="00A57119" w:rsidRDefault="00366C88" w:rsidP="0060132B">
            <w:pPr>
              <w:pStyle w:val="GOSTTablenorm"/>
            </w:pPr>
            <w:r w:rsidRPr="00A57119">
              <w:t>&lt;=</w:t>
            </w:r>
            <w:r w:rsidRPr="00A57119">
              <w:rPr>
                <w:lang w:val="en-US"/>
              </w:rPr>
              <w:t>1</w:t>
            </w:r>
            <w:r w:rsidRPr="00A57119">
              <w:t>5</w:t>
            </w:r>
          </w:p>
        </w:tc>
        <w:tc>
          <w:tcPr>
            <w:tcW w:w="1778" w:type="pct"/>
          </w:tcPr>
          <w:p w14:paraId="1CB8638A" w14:textId="77777777" w:rsidR="00366C88" w:rsidRPr="00A57119" w:rsidRDefault="00366C88" w:rsidP="0060132B">
            <w:pPr>
              <w:pStyle w:val="GOSTTablenorm"/>
            </w:pPr>
            <w:r>
              <w:t>Указывается номер документа</w:t>
            </w:r>
          </w:p>
        </w:tc>
      </w:tr>
      <w:tr w:rsidR="00366C88" w:rsidRPr="00A57119" w14:paraId="0C0A0332" w14:textId="77777777" w:rsidTr="00366C88">
        <w:tc>
          <w:tcPr>
            <w:tcW w:w="1120" w:type="pct"/>
          </w:tcPr>
          <w:p w14:paraId="78D16473" w14:textId="77777777" w:rsidR="00366C88" w:rsidRPr="00A57119" w:rsidRDefault="00366C88" w:rsidP="0060132B">
            <w:pPr>
              <w:pStyle w:val="GOSTTablenorm"/>
            </w:pPr>
            <w:r w:rsidRPr="00A57119">
              <w:t>Дата документа</w:t>
            </w:r>
          </w:p>
        </w:tc>
        <w:tc>
          <w:tcPr>
            <w:tcW w:w="794" w:type="pct"/>
          </w:tcPr>
          <w:p w14:paraId="14077D53" w14:textId="77777777" w:rsidR="00366C88" w:rsidRPr="00AC2368" w:rsidRDefault="00366C88" w:rsidP="0060132B">
            <w:pPr>
              <w:pStyle w:val="GOSTTablenorm"/>
            </w:pPr>
            <w:r w:rsidRPr="00AC2368">
              <w:t>document_date</w:t>
            </w:r>
          </w:p>
        </w:tc>
        <w:tc>
          <w:tcPr>
            <w:tcW w:w="560" w:type="pct"/>
          </w:tcPr>
          <w:p w14:paraId="7E5FA234" w14:textId="77777777" w:rsidR="00366C88" w:rsidRPr="00A57119" w:rsidRDefault="00366C88" w:rsidP="0060132B">
            <w:pPr>
              <w:pStyle w:val="GOSTTablenorm"/>
            </w:pPr>
            <w:r w:rsidRPr="00A57119">
              <w:t>Дата</w:t>
            </w:r>
          </w:p>
        </w:tc>
        <w:tc>
          <w:tcPr>
            <w:tcW w:w="374" w:type="pct"/>
          </w:tcPr>
          <w:p w14:paraId="35DEA8EA" w14:textId="77777777" w:rsidR="00366C88" w:rsidRPr="00A57119" w:rsidRDefault="00366C88" w:rsidP="0060132B">
            <w:pPr>
              <w:pStyle w:val="GOSTTablenorm"/>
            </w:pPr>
            <w:r w:rsidRPr="00A57119">
              <w:t>Да</w:t>
            </w:r>
          </w:p>
        </w:tc>
        <w:tc>
          <w:tcPr>
            <w:tcW w:w="374" w:type="pct"/>
          </w:tcPr>
          <w:p w14:paraId="3A02F4F2" w14:textId="77777777" w:rsidR="00366C88" w:rsidRPr="00A57119" w:rsidRDefault="00366C88" w:rsidP="0060132B">
            <w:pPr>
              <w:pStyle w:val="GOSTTablenorm"/>
            </w:pPr>
          </w:p>
        </w:tc>
        <w:tc>
          <w:tcPr>
            <w:tcW w:w="1778" w:type="pct"/>
          </w:tcPr>
          <w:p w14:paraId="1E7BBCE3" w14:textId="77777777" w:rsidR="00366C88" w:rsidRPr="00A57119" w:rsidRDefault="00366C88" w:rsidP="0060132B">
            <w:pPr>
              <w:pStyle w:val="GOSTTablenorm"/>
            </w:pPr>
            <w:r w:rsidRPr="00A57119">
              <w:t>Указывается дата</w:t>
            </w:r>
            <w:r>
              <w:t xml:space="preserve"> документа в формате YYYY-MM-DD</w:t>
            </w:r>
          </w:p>
        </w:tc>
      </w:tr>
      <w:tr w:rsidR="00366C88" w:rsidRPr="00A57119" w14:paraId="177DF551" w14:textId="77777777" w:rsidTr="00366C88">
        <w:tc>
          <w:tcPr>
            <w:tcW w:w="1120" w:type="pct"/>
          </w:tcPr>
          <w:p w14:paraId="77294783" w14:textId="77777777" w:rsidR="00366C88" w:rsidRPr="00A57119" w:rsidRDefault="00366C88" w:rsidP="0060132B">
            <w:pPr>
              <w:pStyle w:val="GOSTTablenorm"/>
            </w:pPr>
            <w:r w:rsidRPr="00A57119">
              <w:t>Вид документа</w:t>
            </w:r>
          </w:p>
        </w:tc>
        <w:tc>
          <w:tcPr>
            <w:tcW w:w="794" w:type="pct"/>
          </w:tcPr>
          <w:p w14:paraId="05A96F32" w14:textId="77777777" w:rsidR="00366C88" w:rsidRPr="00AC2368" w:rsidRDefault="00366C88" w:rsidP="0060132B">
            <w:pPr>
              <w:pStyle w:val="GOSTTablenorm"/>
            </w:pPr>
            <w:r w:rsidRPr="00AC2368">
              <w:t>document_type</w:t>
            </w:r>
          </w:p>
        </w:tc>
        <w:tc>
          <w:tcPr>
            <w:tcW w:w="560" w:type="pct"/>
          </w:tcPr>
          <w:p w14:paraId="501B755B" w14:textId="77777777" w:rsidR="00366C88" w:rsidRPr="00A57119" w:rsidRDefault="00366C88" w:rsidP="0060132B">
            <w:pPr>
              <w:pStyle w:val="GOSTTablenorm"/>
            </w:pPr>
            <w:r w:rsidRPr="00A57119">
              <w:t>Строка</w:t>
            </w:r>
          </w:p>
        </w:tc>
        <w:tc>
          <w:tcPr>
            <w:tcW w:w="374" w:type="pct"/>
          </w:tcPr>
          <w:p w14:paraId="4871F3A2" w14:textId="77777777" w:rsidR="00366C88" w:rsidRPr="00A57119" w:rsidRDefault="00366C88" w:rsidP="0060132B">
            <w:pPr>
              <w:pStyle w:val="GOSTTablenorm"/>
            </w:pPr>
            <w:r w:rsidRPr="00A57119">
              <w:t>Да</w:t>
            </w:r>
          </w:p>
        </w:tc>
        <w:tc>
          <w:tcPr>
            <w:tcW w:w="374" w:type="pct"/>
          </w:tcPr>
          <w:p w14:paraId="569C63F1" w14:textId="77777777" w:rsidR="00366C88" w:rsidRPr="00A57119" w:rsidRDefault="00366C88" w:rsidP="0060132B">
            <w:pPr>
              <w:pStyle w:val="GOSTTablenorm"/>
            </w:pPr>
            <w:r w:rsidRPr="00A57119">
              <w:t>=3</w:t>
            </w:r>
          </w:p>
        </w:tc>
        <w:tc>
          <w:tcPr>
            <w:tcW w:w="1778" w:type="pct"/>
          </w:tcPr>
          <w:p w14:paraId="48B30970" w14:textId="3593A46A" w:rsidR="00366C88" w:rsidRPr="00A57119" w:rsidRDefault="00366C88" w:rsidP="00D05AED">
            <w:pPr>
              <w:pStyle w:val="GOSTTablenorm"/>
            </w:pPr>
            <w:r>
              <w:t>Указывается значение «</w:t>
            </w:r>
            <w:ins w:id="278" w:author="Винокурова Т.В. REV-62983" w:date="2026-03-26T16:32:00Z">
              <w:r w:rsidR="007F6CA1">
                <w:t>ПДЗ</w:t>
              </w:r>
            </w:ins>
            <w:r>
              <w:t>»</w:t>
            </w:r>
          </w:p>
        </w:tc>
      </w:tr>
      <w:tr w:rsidR="00366C88" w:rsidRPr="00A57119" w14:paraId="756C8186" w14:textId="77777777" w:rsidTr="00366C88">
        <w:trPr>
          <w:ins w:id="279" w:author="Винокурова Т.В. REV-62983" w:date="2026-03-26T15:28:00Z"/>
        </w:trPr>
        <w:tc>
          <w:tcPr>
            <w:tcW w:w="1120" w:type="pct"/>
          </w:tcPr>
          <w:p w14:paraId="10703561" w14:textId="01C192A0" w:rsidR="00366C88" w:rsidRPr="00A57119" w:rsidRDefault="00366C88" w:rsidP="003F598E">
            <w:pPr>
              <w:pStyle w:val="GOSTTablenorm"/>
              <w:rPr>
                <w:ins w:id="280" w:author="Винокурова Т.В. REV-62983" w:date="2026-03-26T15:28:00Z"/>
              </w:rPr>
            </w:pPr>
            <w:ins w:id="281" w:author="Винокурова Т.В. REV-62983" w:date="2026-03-26T16:08:00Z">
              <w:r w:rsidRPr="00A57119">
                <w:lastRenderedPageBreak/>
                <w:t>КС плательщика</w:t>
              </w:r>
            </w:ins>
          </w:p>
        </w:tc>
        <w:tc>
          <w:tcPr>
            <w:tcW w:w="794" w:type="pct"/>
          </w:tcPr>
          <w:p w14:paraId="3BBC759F" w14:textId="78A6784A" w:rsidR="00366C88" w:rsidRPr="00AC2368" w:rsidRDefault="00366C88" w:rsidP="003F598E">
            <w:pPr>
              <w:pStyle w:val="GOSTTablenorm"/>
              <w:rPr>
                <w:ins w:id="282" w:author="Винокурова Т.В. REV-62983" w:date="2026-03-26T15:28:00Z"/>
              </w:rPr>
            </w:pPr>
            <w:ins w:id="283" w:author="Винокурова Т.В. REV-62983" w:date="2026-03-26T16:08:00Z">
              <w:r w:rsidRPr="00AC2368">
                <w:t>treasury_account</w:t>
              </w:r>
            </w:ins>
          </w:p>
        </w:tc>
        <w:tc>
          <w:tcPr>
            <w:tcW w:w="560" w:type="pct"/>
          </w:tcPr>
          <w:p w14:paraId="47F9351F" w14:textId="1F9CEFA0" w:rsidR="00366C88" w:rsidRPr="00A57119" w:rsidRDefault="00366C88" w:rsidP="003F598E">
            <w:pPr>
              <w:pStyle w:val="GOSTTablenorm"/>
              <w:rPr>
                <w:ins w:id="284" w:author="Винокурова Т.В. REV-62983" w:date="2026-03-26T15:28:00Z"/>
              </w:rPr>
            </w:pPr>
            <w:ins w:id="285" w:author="Винокурова Т.В. REV-62983" w:date="2026-03-26T16:08:00Z">
              <w:r w:rsidRPr="00A57119">
                <w:t>Строка</w:t>
              </w:r>
            </w:ins>
          </w:p>
        </w:tc>
        <w:tc>
          <w:tcPr>
            <w:tcW w:w="374" w:type="pct"/>
          </w:tcPr>
          <w:p w14:paraId="3E77B05E" w14:textId="62A1828C" w:rsidR="00366C88" w:rsidRPr="00A57119" w:rsidRDefault="00366C88" w:rsidP="003F598E">
            <w:pPr>
              <w:pStyle w:val="GOSTTablenorm"/>
              <w:rPr>
                <w:ins w:id="286" w:author="Винокурова Т.В. REV-62983" w:date="2026-03-26T15:28:00Z"/>
              </w:rPr>
            </w:pPr>
            <w:ins w:id="287" w:author="Винокурова Т.В. REV-62983" w:date="2026-03-26T16:08:00Z">
              <w:r w:rsidRPr="00A57119">
                <w:t>Да</w:t>
              </w:r>
            </w:ins>
          </w:p>
        </w:tc>
        <w:tc>
          <w:tcPr>
            <w:tcW w:w="374" w:type="pct"/>
          </w:tcPr>
          <w:p w14:paraId="10B5D247" w14:textId="691A2241" w:rsidR="00366C88" w:rsidRPr="00A57119" w:rsidRDefault="00366C88" w:rsidP="003F598E">
            <w:pPr>
              <w:pStyle w:val="GOSTTablenorm"/>
              <w:rPr>
                <w:ins w:id="288" w:author="Винокурова Т.В. REV-62983" w:date="2026-03-26T15:28:00Z"/>
              </w:rPr>
            </w:pPr>
            <w:ins w:id="289" w:author="Винокурова Т.В. REV-62983" w:date="2026-03-26T16:08:00Z">
              <w:r w:rsidRPr="00A57119">
                <w:t>=20</w:t>
              </w:r>
            </w:ins>
          </w:p>
        </w:tc>
        <w:tc>
          <w:tcPr>
            <w:tcW w:w="1778" w:type="pct"/>
          </w:tcPr>
          <w:p w14:paraId="2A50B640" w14:textId="77B56A8D" w:rsidR="00366C88" w:rsidRDefault="00366C88" w:rsidP="00F727D9">
            <w:pPr>
              <w:pStyle w:val="GOSTTablenorm"/>
              <w:rPr>
                <w:ins w:id="290" w:author="Винокурова Т.В. REV-62983" w:date="2026-03-26T15:28:00Z"/>
              </w:rPr>
            </w:pPr>
            <w:ins w:id="291" w:author="Винокурова Т.В. REV-62983" w:date="2026-03-26T16:08:00Z">
              <w:r w:rsidRPr="00A57119">
                <w:t xml:space="preserve">Указывается номер </w:t>
              </w:r>
              <w:r>
                <w:t>казначейского счета</w:t>
              </w:r>
            </w:ins>
          </w:p>
        </w:tc>
      </w:tr>
      <w:tr w:rsidR="00F727D9" w:rsidRPr="00A57119" w14:paraId="519633C6" w14:textId="5E0A690B" w:rsidTr="00366C88">
        <w:trPr>
          <w:ins w:id="292" w:author="Винокурова Т.В. REV-62983" w:date="2026-03-26T16:24:00Z"/>
        </w:trPr>
        <w:tc>
          <w:tcPr>
            <w:tcW w:w="1120" w:type="pct"/>
          </w:tcPr>
          <w:p w14:paraId="3EBDE3B8" w14:textId="752A1E52" w:rsidR="00F727D9" w:rsidRPr="00A57119" w:rsidRDefault="00F727D9" w:rsidP="00F727D9">
            <w:pPr>
              <w:pStyle w:val="GOSTTablenorm"/>
              <w:rPr>
                <w:ins w:id="293" w:author="Винокурова Т.В. REV-62983" w:date="2026-03-26T16:24:00Z"/>
              </w:rPr>
            </w:pPr>
            <w:ins w:id="294" w:author="Винокурова Т.В. REV-62983" w:date="2026-03-26T16:24:00Z">
              <w:r w:rsidRPr="009D4D05">
                <w:rPr>
                  <w:szCs w:val="22"/>
                </w:rPr>
                <w:t>Реквизиты родительского документа АДБ</w:t>
              </w:r>
            </w:ins>
          </w:p>
        </w:tc>
        <w:tc>
          <w:tcPr>
            <w:tcW w:w="794" w:type="pct"/>
          </w:tcPr>
          <w:p w14:paraId="15D5DB12" w14:textId="6BDA35AF" w:rsidR="00F727D9" w:rsidRPr="00AC2368" w:rsidRDefault="00F727D9" w:rsidP="00F727D9">
            <w:pPr>
              <w:pStyle w:val="GOSTTablenorm"/>
              <w:rPr>
                <w:ins w:id="295" w:author="Винокурова Т.В. REV-62983" w:date="2026-03-26T16:24:00Z"/>
                <w:b/>
              </w:rPr>
            </w:pPr>
            <w:ins w:id="296" w:author="Винокурова Т.В. REV-62983" w:date="2026-03-26T16:24:00Z">
              <w:r w:rsidRPr="009D4D05">
                <w:rPr>
                  <w:szCs w:val="22"/>
                  <w:lang w:val="en-US"/>
                </w:rPr>
                <w:t>parent</w:t>
              </w:r>
            </w:ins>
          </w:p>
        </w:tc>
        <w:tc>
          <w:tcPr>
            <w:tcW w:w="560" w:type="pct"/>
          </w:tcPr>
          <w:p w14:paraId="4841F11E" w14:textId="2D4A6B31" w:rsidR="00F727D9" w:rsidRPr="00A57119" w:rsidRDefault="00F727D9" w:rsidP="00F727D9">
            <w:pPr>
              <w:pStyle w:val="GOSTTablenorm"/>
              <w:rPr>
                <w:ins w:id="297" w:author="Винокурова Т.В. REV-62983" w:date="2026-03-26T16:24:00Z"/>
              </w:rPr>
            </w:pPr>
            <w:ins w:id="298" w:author="Винокурова Т.В. REV-62983" w:date="2026-03-26T16:24:00Z">
              <w:r w:rsidRPr="009D4D05">
                <w:rPr>
                  <w:szCs w:val="22"/>
                </w:rPr>
                <w:t>Объект</w:t>
              </w:r>
            </w:ins>
          </w:p>
        </w:tc>
        <w:tc>
          <w:tcPr>
            <w:tcW w:w="374" w:type="pct"/>
          </w:tcPr>
          <w:p w14:paraId="24CBF2DA" w14:textId="1AFF10F1" w:rsidR="00F727D9" w:rsidRPr="00A57119" w:rsidRDefault="00F727D9" w:rsidP="00F727D9">
            <w:pPr>
              <w:pStyle w:val="GOSTTablenorm"/>
              <w:rPr>
                <w:ins w:id="299" w:author="Винокурова Т.В. REV-62983" w:date="2026-03-26T16:24:00Z"/>
              </w:rPr>
            </w:pPr>
            <w:ins w:id="300" w:author="Винокурова Т.В. REV-62983" w:date="2026-03-26T16:24:00Z">
              <w:r w:rsidRPr="009D4D05">
                <w:rPr>
                  <w:szCs w:val="22"/>
                </w:rPr>
                <w:t>Нет</w:t>
              </w:r>
            </w:ins>
          </w:p>
        </w:tc>
        <w:tc>
          <w:tcPr>
            <w:tcW w:w="374" w:type="pct"/>
          </w:tcPr>
          <w:p w14:paraId="3F305EB3" w14:textId="6C74A064" w:rsidR="00F727D9" w:rsidRPr="00DF78EF" w:rsidRDefault="00F727D9" w:rsidP="00F727D9">
            <w:pPr>
              <w:pStyle w:val="GOSTTablenorm"/>
              <w:rPr>
                <w:ins w:id="301" w:author="Винокурова Т.В. REV-62983" w:date="2026-03-26T16:24:00Z"/>
                <w:lang w:val="en-US"/>
                <w:rPrChange w:id="302" w:author="Гилязова Екатерина Викторовна" w:date="2026-04-09T15:12:00Z">
                  <w:rPr>
                    <w:ins w:id="303" w:author="Винокурова Т.В. REV-62983" w:date="2026-03-26T16:24:00Z"/>
                  </w:rPr>
                </w:rPrChange>
              </w:rPr>
            </w:pPr>
            <w:ins w:id="304" w:author="Винокурова Т.В. REV-62983" w:date="2026-03-26T16:24:00Z">
              <w:del w:id="305" w:author="Гилязова Екатерина Викторовна" w:date="2026-04-09T15:12:00Z">
                <w:r w:rsidRPr="009D4D05" w:rsidDel="00DF78EF">
                  <w:rPr>
                    <w:szCs w:val="22"/>
                  </w:rPr>
                  <w:delText>=36</w:delText>
                </w:r>
              </w:del>
            </w:ins>
            <w:ins w:id="306" w:author="Гилязова Екатерина Викторовна" w:date="2026-04-09T15:12:00Z">
              <w:r w:rsidR="00DF78EF">
                <w:rPr>
                  <w:szCs w:val="22"/>
                  <w:lang w:val="en-US"/>
                </w:rPr>
                <w:t>-</w:t>
              </w:r>
            </w:ins>
          </w:p>
        </w:tc>
        <w:tc>
          <w:tcPr>
            <w:tcW w:w="1778" w:type="pct"/>
          </w:tcPr>
          <w:p w14:paraId="3DADDA23" w14:textId="7B36E4CB" w:rsidR="00F727D9" w:rsidRPr="00A57119" w:rsidRDefault="00F727D9" w:rsidP="00F727D9">
            <w:pPr>
              <w:keepNext/>
              <w:ind w:firstLine="30"/>
              <w:rPr>
                <w:ins w:id="307" w:author="Винокурова Т.В. REV-62983" w:date="2026-03-26T16:24:00Z"/>
              </w:rPr>
            </w:pPr>
            <w:ins w:id="308" w:author="Винокурова Т.В. REV-62983" w:date="2026-03-26T16:25:00Z">
              <w:r w:rsidRPr="009D4D05">
                <w:rPr>
                  <w:sz w:val="22"/>
                  <w:szCs w:val="22"/>
                </w:rPr>
                <w:t xml:space="preserve">Указываются реквизиты из связанного документа </w:t>
              </w:r>
            </w:ins>
            <w:ins w:id="309" w:author="Винокурова Т.В. REV-62983" w:date="2026-03-26T16:27:00Z">
              <w:r>
                <w:rPr>
                  <w:sz w:val="22"/>
                  <w:szCs w:val="22"/>
                </w:rPr>
                <w:t>«</w:t>
              </w:r>
            </w:ins>
            <w:ins w:id="310" w:author="Винокурова Т.В. REV-62983" w:date="2026-03-26T16:25:00Z">
              <w:r w:rsidRPr="009D4D05">
                <w:rPr>
                  <w:sz w:val="22"/>
                  <w:szCs w:val="22"/>
                </w:rPr>
                <w:t>Распоряжение</w:t>
              </w:r>
            </w:ins>
            <w:ins w:id="311" w:author="Винокурова Т.В. REV-62983" w:date="2026-03-26T16:26:00Z">
              <w:r>
                <w:rPr>
                  <w:sz w:val="22"/>
                  <w:szCs w:val="22"/>
                </w:rPr>
                <w:t xml:space="preserve"> налогового органа (зачет)</w:t>
              </w:r>
            </w:ins>
            <w:ins w:id="312" w:author="Винокурова Т.В. REV-62983" w:date="2026-03-26T16:27:00Z">
              <w:r>
                <w:rPr>
                  <w:sz w:val="22"/>
                  <w:szCs w:val="22"/>
                </w:rPr>
                <w:t xml:space="preserve">» </w:t>
              </w:r>
            </w:ins>
            <w:ins w:id="313" w:author="Винокурова Т.В. REV-62983" w:date="2026-03-26T16:25:00Z">
              <w:r w:rsidRPr="009D4D05">
                <w:rPr>
                  <w:sz w:val="22"/>
                  <w:szCs w:val="22"/>
                </w:rPr>
                <w:t xml:space="preserve">. </w:t>
              </w:r>
            </w:ins>
            <w:ins w:id="314" w:author="Винокурова Т.В. REV-62983" w:date="2026-03-26T16:27:00Z">
              <w:r>
                <w:rPr>
                  <w:sz w:val="22"/>
                  <w:szCs w:val="22"/>
                </w:rPr>
                <w:t>Указывается по документу с типом «ЕНП»</w:t>
              </w:r>
            </w:ins>
          </w:p>
        </w:tc>
      </w:tr>
      <w:tr w:rsidR="00F727D9" w:rsidRPr="00A57119" w14:paraId="14F0F0A1" w14:textId="40C7D875" w:rsidTr="00366C88">
        <w:trPr>
          <w:ins w:id="315" w:author="Винокурова Т.В. REV-62983" w:date="2026-03-26T16:24:00Z"/>
        </w:trPr>
        <w:tc>
          <w:tcPr>
            <w:tcW w:w="1120" w:type="pct"/>
          </w:tcPr>
          <w:p w14:paraId="3AFC01D1" w14:textId="093DDA8E" w:rsidR="00F727D9" w:rsidRPr="00A57119" w:rsidRDefault="00F727D9" w:rsidP="00F727D9">
            <w:pPr>
              <w:pStyle w:val="GOSTTablenorm"/>
              <w:rPr>
                <w:ins w:id="316" w:author="Винокурова Т.В. REV-62983" w:date="2026-03-26T16:24:00Z"/>
              </w:rPr>
            </w:pPr>
            <w:ins w:id="317" w:author="Винокурова Т.В. REV-62983" w:date="2026-03-26T16:24:00Z">
              <w:r w:rsidRPr="009D4D05">
                <w:rPr>
                  <w:szCs w:val="22"/>
                </w:rPr>
                <w:t>Идентификационный номер документа АДБ</w:t>
              </w:r>
            </w:ins>
          </w:p>
        </w:tc>
        <w:tc>
          <w:tcPr>
            <w:tcW w:w="794" w:type="pct"/>
          </w:tcPr>
          <w:p w14:paraId="70DE9580" w14:textId="24F632C2" w:rsidR="00F727D9" w:rsidRPr="00AC2368" w:rsidRDefault="00F727D9" w:rsidP="00F727D9">
            <w:pPr>
              <w:pStyle w:val="GOSTTablenorm"/>
              <w:rPr>
                <w:ins w:id="318" w:author="Винокурова Т.В. REV-62983" w:date="2026-03-26T16:24:00Z"/>
                <w:b/>
              </w:rPr>
            </w:pPr>
            <w:ins w:id="319" w:author="Винокурова Т.В. REV-62983" w:date="2026-03-26T16:24:00Z">
              <w:r w:rsidRPr="009D4D05">
                <w:rPr>
                  <w:szCs w:val="22"/>
                  <w:lang w:val="en-US"/>
                </w:rPr>
                <w:t>parent</w:t>
              </w:r>
              <w:r w:rsidRPr="009D4D05">
                <w:rPr>
                  <w:szCs w:val="22"/>
                </w:rPr>
                <w:t>:document_</w:t>
              </w:r>
              <w:r w:rsidRPr="000568A6">
                <w:t>id</w:t>
              </w:r>
            </w:ins>
          </w:p>
        </w:tc>
        <w:tc>
          <w:tcPr>
            <w:tcW w:w="560" w:type="pct"/>
          </w:tcPr>
          <w:p w14:paraId="261A42E4" w14:textId="140606A9" w:rsidR="00F727D9" w:rsidRPr="00A57119" w:rsidRDefault="00F727D9" w:rsidP="00F727D9">
            <w:pPr>
              <w:pStyle w:val="GOSTTablenorm"/>
              <w:rPr>
                <w:ins w:id="320" w:author="Винокурова Т.В. REV-62983" w:date="2026-03-26T16:24:00Z"/>
              </w:rPr>
            </w:pPr>
            <w:ins w:id="321" w:author="Винокурова Т.В. REV-62983" w:date="2026-03-26T16:24:00Z">
              <w:r w:rsidRPr="009D4D05">
                <w:rPr>
                  <w:szCs w:val="22"/>
                  <w:lang w:eastAsia="en-US"/>
                </w:rPr>
                <w:t>GUID</w:t>
              </w:r>
            </w:ins>
          </w:p>
        </w:tc>
        <w:tc>
          <w:tcPr>
            <w:tcW w:w="374" w:type="pct"/>
          </w:tcPr>
          <w:p w14:paraId="5884F42D" w14:textId="463A2E20" w:rsidR="00F727D9" w:rsidRPr="00A57119" w:rsidRDefault="00F727D9" w:rsidP="00F727D9">
            <w:pPr>
              <w:pStyle w:val="GOSTTablenorm"/>
              <w:rPr>
                <w:ins w:id="322" w:author="Винокурова Т.В. REV-62983" w:date="2026-03-26T16:24:00Z"/>
              </w:rPr>
            </w:pPr>
            <w:ins w:id="323" w:author="Винокурова Т.В. REV-62983" w:date="2026-03-26T16:24:00Z">
              <w:r w:rsidRPr="009D4D05">
                <w:rPr>
                  <w:szCs w:val="22"/>
                </w:rPr>
                <w:t>Да</w:t>
              </w:r>
            </w:ins>
          </w:p>
        </w:tc>
        <w:tc>
          <w:tcPr>
            <w:tcW w:w="374" w:type="pct"/>
          </w:tcPr>
          <w:p w14:paraId="7F9849E5" w14:textId="16704672" w:rsidR="00F727D9" w:rsidRPr="00DF78EF" w:rsidRDefault="00F727D9" w:rsidP="00F727D9">
            <w:pPr>
              <w:pStyle w:val="GOSTTablenorm"/>
              <w:rPr>
                <w:ins w:id="324" w:author="Винокурова Т.В. REV-62983" w:date="2026-03-26T16:24:00Z"/>
                <w:lang w:val="en-US"/>
                <w:rPrChange w:id="325" w:author="Гилязова Екатерина Викторовна" w:date="2026-04-09T15:12:00Z">
                  <w:rPr>
                    <w:ins w:id="326" w:author="Винокурова Т.В. REV-62983" w:date="2026-03-26T16:24:00Z"/>
                  </w:rPr>
                </w:rPrChange>
              </w:rPr>
            </w:pPr>
            <w:ins w:id="327" w:author="Винокурова Т.В. REV-62983" w:date="2026-03-26T16:24:00Z">
              <w:r w:rsidRPr="009D4D05">
                <w:rPr>
                  <w:szCs w:val="22"/>
                </w:rPr>
                <w:t>=4</w:t>
              </w:r>
            </w:ins>
            <w:ins w:id="328" w:author="Гилязова Екатерина Викторовна" w:date="2026-04-09T15:12:00Z">
              <w:r w:rsidR="00DF78EF">
                <w:rPr>
                  <w:szCs w:val="22"/>
                  <w:lang w:val="en-US"/>
                </w:rPr>
                <w:t>-36</w:t>
              </w:r>
            </w:ins>
          </w:p>
        </w:tc>
        <w:tc>
          <w:tcPr>
            <w:tcW w:w="1778" w:type="pct"/>
          </w:tcPr>
          <w:p w14:paraId="1057D772" w14:textId="126422D0" w:rsidR="00F727D9" w:rsidRPr="00A57119" w:rsidRDefault="00F727D9" w:rsidP="00F727D9">
            <w:pPr>
              <w:pStyle w:val="GOSTTablenorm"/>
              <w:rPr>
                <w:ins w:id="329" w:author="Винокурова Т.В. REV-62983" w:date="2026-03-26T16:24:00Z"/>
              </w:rPr>
            </w:pPr>
            <w:ins w:id="330" w:author="Винокурова Т.В. REV-62983" w:date="2026-03-26T16:25:00Z">
              <w:r w:rsidRPr="009D4D05">
                <w:rPr>
                  <w:szCs w:val="22"/>
                </w:rPr>
                <w:t xml:space="preserve">Указывается ГУИД связанного документа </w:t>
              </w:r>
            </w:ins>
            <w:ins w:id="331" w:author="Винокурова Т.В. REV-62983" w:date="2026-03-26T16:27:00Z">
              <w:r w:rsidRPr="009D4D05">
                <w:rPr>
                  <w:szCs w:val="22"/>
                </w:rPr>
                <w:t xml:space="preserve">связанного документа </w:t>
              </w:r>
              <w:r>
                <w:rPr>
                  <w:szCs w:val="22"/>
                </w:rPr>
                <w:t>«</w:t>
              </w:r>
              <w:r w:rsidRPr="009D4D05">
                <w:rPr>
                  <w:szCs w:val="22"/>
                </w:rPr>
                <w:t>Распоряжение</w:t>
              </w:r>
              <w:r>
                <w:rPr>
                  <w:szCs w:val="22"/>
                </w:rPr>
                <w:t xml:space="preserve"> налогового органа (зачет)»</w:t>
              </w:r>
            </w:ins>
            <w:ins w:id="332" w:author="Винокурова Т.В. REV-62983" w:date="2026-03-26T16:25:00Z">
              <w:r w:rsidRPr="009D4D05">
                <w:rPr>
                  <w:szCs w:val="22"/>
                </w:rPr>
                <w:t>.</w:t>
              </w:r>
            </w:ins>
          </w:p>
        </w:tc>
      </w:tr>
      <w:tr w:rsidR="00F727D9" w:rsidRPr="00A57119" w14:paraId="7B85520E" w14:textId="7FF37AB1" w:rsidTr="00366C88">
        <w:trPr>
          <w:ins w:id="333" w:author="Винокурова Т.В. REV-62983" w:date="2026-03-26T16:24:00Z"/>
        </w:trPr>
        <w:tc>
          <w:tcPr>
            <w:tcW w:w="1120" w:type="pct"/>
          </w:tcPr>
          <w:p w14:paraId="6271F9D0" w14:textId="1593A80E" w:rsidR="00F727D9" w:rsidRPr="00A57119" w:rsidRDefault="00F727D9" w:rsidP="00F727D9">
            <w:pPr>
              <w:pStyle w:val="GOSTTablenorm"/>
              <w:rPr>
                <w:ins w:id="334" w:author="Винокурова Т.В. REV-62983" w:date="2026-03-26T16:24:00Z"/>
              </w:rPr>
            </w:pPr>
            <w:ins w:id="335" w:author="Винокурова Т.В. REV-62983" w:date="2026-03-26T16:24:00Z">
              <w:r w:rsidRPr="009D4D05">
                <w:rPr>
                  <w:szCs w:val="22"/>
                </w:rPr>
                <w:t>Номер документа АДБ</w:t>
              </w:r>
            </w:ins>
          </w:p>
        </w:tc>
        <w:tc>
          <w:tcPr>
            <w:tcW w:w="794" w:type="pct"/>
          </w:tcPr>
          <w:p w14:paraId="49899779" w14:textId="5CA2E9C4" w:rsidR="00F727D9" w:rsidRPr="00AC2368" w:rsidRDefault="00F727D9" w:rsidP="00F727D9">
            <w:pPr>
              <w:pStyle w:val="GOSTTablenorm"/>
              <w:rPr>
                <w:ins w:id="336" w:author="Винокурова Т.В. REV-62983" w:date="2026-03-26T16:24:00Z"/>
                <w:b/>
              </w:rPr>
            </w:pPr>
            <w:ins w:id="337" w:author="Винокурова Т.В. REV-62983" w:date="2026-03-26T16:24:00Z">
              <w:r w:rsidRPr="009D4D05">
                <w:rPr>
                  <w:szCs w:val="22"/>
                  <w:lang w:val="en-US"/>
                </w:rPr>
                <w:t>parent</w:t>
              </w:r>
              <w:r w:rsidRPr="009D4D05">
                <w:rPr>
                  <w:szCs w:val="22"/>
                </w:rPr>
                <w:t>: document_no</w:t>
              </w:r>
            </w:ins>
          </w:p>
        </w:tc>
        <w:tc>
          <w:tcPr>
            <w:tcW w:w="560" w:type="pct"/>
          </w:tcPr>
          <w:p w14:paraId="3E84E0E9" w14:textId="70EEE562" w:rsidR="00F727D9" w:rsidRPr="00A57119" w:rsidRDefault="00F727D9" w:rsidP="00F727D9">
            <w:pPr>
              <w:pStyle w:val="GOSTTablenorm"/>
              <w:rPr>
                <w:ins w:id="338" w:author="Винокурова Т.В. REV-62983" w:date="2026-03-26T16:24:00Z"/>
              </w:rPr>
            </w:pPr>
            <w:ins w:id="339" w:author="Винокурова Т.В. REV-62983" w:date="2026-03-26T16:24:00Z">
              <w:r w:rsidRPr="009D4D05">
                <w:rPr>
                  <w:szCs w:val="22"/>
                  <w:lang w:eastAsia="en-US"/>
                </w:rPr>
                <w:t>Строка</w:t>
              </w:r>
            </w:ins>
          </w:p>
        </w:tc>
        <w:tc>
          <w:tcPr>
            <w:tcW w:w="374" w:type="pct"/>
          </w:tcPr>
          <w:p w14:paraId="0AB53053" w14:textId="17E2D0FF" w:rsidR="00F727D9" w:rsidRPr="00A57119" w:rsidRDefault="00F727D9" w:rsidP="00F727D9">
            <w:pPr>
              <w:pStyle w:val="GOSTTablenorm"/>
              <w:rPr>
                <w:ins w:id="340" w:author="Винокурова Т.В. REV-62983" w:date="2026-03-26T16:24:00Z"/>
              </w:rPr>
            </w:pPr>
            <w:ins w:id="341" w:author="Винокурова Т.В. REV-62983" w:date="2026-03-26T16:24:00Z">
              <w:r w:rsidRPr="009D4D05">
                <w:rPr>
                  <w:szCs w:val="22"/>
                </w:rPr>
                <w:t>Да</w:t>
              </w:r>
            </w:ins>
          </w:p>
        </w:tc>
        <w:tc>
          <w:tcPr>
            <w:tcW w:w="374" w:type="pct"/>
          </w:tcPr>
          <w:p w14:paraId="640BA649" w14:textId="5996FC1F" w:rsidR="00F727D9" w:rsidRPr="00DF78EF" w:rsidRDefault="00F727D9" w:rsidP="00F727D9">
            <w:pPr>
              <w:pStyle w:val="GOSTTablenorm"/>
              <w:rPr>
                <w:ins w:id="342" w:author="Винокурова Т.В. REV-62983" w:date="2026-03-26T16:24:00Z"/>
                <w:lang w:val="en-US"/>
                <w:rPrChange w:id="343" w:author="Гилязова Екатерина Викторовна" w:date="2026-04-09T15:12:00Z">
                  <w:rPr>
                    <w:ins w:id="344" w:author="Винокурова Т.В. REV-62983" w:date="2026-03-26T16:24:00Z"/>
                  </w:rPr>
                </w:rPrChange>
              </w:rPr>
            </w:pPr>
            <w:ins w:id="345" w:author="Винокурова Т.В. REV-62983" w:date="2026-03-26T16:24:00Z">
              <w:del w:id="346" w:author="Гилязова Екатерина Викторовна" w:date="2026-04-09T15:12:00Z">
                <w:r w:rsidRPr="009D4D05" w:rsidDel="00DF78EF">
                  <w:rPr>
                    <w:szCs w:val="22"/>
                  </w:rPr>
                  <w:delText>-</w:delText>
                </w:r>
              </w:del>
            </w:ins>
            <w:ins w:id="347" w:author="Гилязова Екатерина Викторовна" w:date="2026-04-09T15:12:00Z">
              <w:r w:rsidR="00DF78EF">
                <w:rPr>
                  <w:szCs w:val="22"/>
                  <w:lang w:val="en-US"/>
                </w:rPr>
                <w:t>&lt;=8</w:t>
              </w:r>
            </w:ins>
          </w:p>
        </w:tc>
        <w:tc>
          <w:tcPr>
            <w:tcW w:w="1778" w:type="pct"/>
          </w:tcPr>
          <w:p w14:paraId="2DF718F6" w14:textId="36B37AB4" w:rsidR="00F727D9" w:rsidRPr="00A57119" w:rsidRDefault="00F727D9" w:rsidP="00F727D9">
            <w:pPr>
              <w:pStyle w:val="GOSTTablenorm"/>
              <w:rPr>
                <w:ins w:id="348" w:author="Винокурова Т.В. REV-62983" w:date="2026-03-26T16:24:00Z"/>
              </w:rPr>
            </w:pPr>
            <w:ins w:id="349" w:author="Винокурова Т.В. REV-62983" w:date="2026-03-26T16:25:00Z">
              <w:r w:rsidRPr="009D4D05">
                <w:rPr>
                  <w:szCs w:val="22"/>
                </w:rPr>
                <w:t xml:space="preserve">Указывается номер связанного документа </w:t>
              </w:r>
            </w:ins>
            <w:ins w:id="350" w:author="Винокурова Т.В. REV-62983" w:date="2026-03-26T16:28:00Z">
              <w:r w:rsidRPr="009D4D05">
                <w:rPr>
                  <w:szCs w:val="22"/>
                </w:rPr>
                <w:t xml:space="preserve">связанного документа </w:t>
              </w:r>
              <w:r>
                <w:rPr>
                  <w:szCs w:val="22"/>
                </w:rPr>
                <w:t>«</w:t>
              </w:r>
              <w:r w:rsidRPr="009D4D05">
                <w:rPr>
                  <w:szCs w:val="22"/>
                </w:rPr>
                <w:t>Распоряжение</w:t>
              </w:r>
              <w:r>
                <w:rPr>
                  <w:szCs w:val="22"/>
                </w:rPr>
                <w:t xml:space="preserve"> налогового органа (зачет)»</w:t>
              </w:r>
            </w:ins>
          </w:p>
        </w:tc>
      </w:tr>
      <w:tr w:rsidR="00F727D9" w:rsidRPr="00A57119" w14:paraId="2C8934FF" w14:textId="4334F5D6" w:rsidTr="00366C88">
        <w:trPr>
          <w:ins w:id="351" w:author="Винокурова Т.В. REV-62983" w:date="2026-03-26T16:24:00Z"/>
        </w:trPr>
        <w:tc>
          <w:tcPr>
            <w:tcW w:w="1120" w:type="pct"/>
          </w:tcPr>
          <w:p w14:paraId="383D17F3" w14:textId="4D6D0611" w:rsidR="00F727D9" w:rsidRPr="00A57119" w:rsidRDefault="00F727D9" w:rsidP="00F727D9">
            <w:pPr>
              <w:pStyle w:val="GOSTTablenorm"/>
              <w:rPr>
                <w:ins w:id="352" w:author="Винокурова Т.В. REV-62983" w:date="2026-03-26T16:24:00Z"/>
              </w:rPr>
            </w:pPr>
            <w:ins w:id="353" w:author="Винокурова Т.В. REV-62983" w:date="2026-03-26T16:24:00Z">
              <w:r w:rsidRPr="009D4D05">
                <w:rPr>
                  <w:szCs w:val="22"/>
                </w:rPr>
                <w:t>Дата документа АДБ</w:t>
              </w:r>
            </w:ins>
          </w:p>
        </w:tc>
        <w:tc>
          <w:tcPr>
            <w:tcW w:w="794" w:type="pct"/>
          </w:tcPr>
          <w:p w14:paraId="1ACC9155" w14:textId="6A8EA878" w:rsidR="00F727D9" w:rsidRPr="00AC2368" w:rsidRDefault="00F727D9" w:rsidP="00F727D9">
            <w:pPr>
              <w:pStyle w:val="GOSTTablenorm"/>
              <w:rPr>
                <w:ins w:id="354" w:author="Винокурова Т.В. REV-62983" w:date="2026-03-26T16:24:00Z"/>
                <w:b/>
              </w:rPr>
            </w:pPr>
            <w:ins w:id="355" w:author="Винокурова Т.В. REV-62983" w:date="2026-03-26T16:24:00Z">
              <w:r w:rsidRPr="009D4D05">
                <w:rPr>
                  <w:szCs w:val="22"/>
                  <w:lang w:val="en-US"/>
                </w:rPr>
                <w:t>parent</w:t>
              </w:r>
              <w:r w:rsidRPr="009D4D05">
                <w:rPr>
                  <w:szCs w:val="22"/>
                </w:rPr>
                <w:t>: document_date</w:t>
              </w:r>
            </w:ins>
          </w:p>
        </w:tc>
        <w:tc>
          <w:tcPr>
            <w:tcW w:w="560" w:type="pct"/>
          </w:tcPr>
          <w:p w14:paraId="34F02B5E" w14:textId="7DE1EBD1" w:rsidR="00F727D9" w:rsidRPr="00A57119" w:rsidRDefault="00F727D9" w:rsidP="00F727D9">
            <w:pPr>
              <w:pStyle w:val="GOSTTablenorm"/>
              <w:rPr>
                <w:ins w:id="356" w:author="Винокурова Т.В. REV-62983" w:date="2026-03-26T16:24:00Z"/>
              </w:rPr>
            </w:pPr>
            <w:ins w:id="357" w:author="Винокурова Т.В. REV-62983" w:date="2026-03-26T16:24:00Z">
              <w:r w:rsidRPr="009D4D05">
                <w:rPr>
                  <w:szCs w:val="22"/>
                  <w:lang w:eastAsia="en-US"/>
                </w:rPr>
                <w:t>Дата</w:t>
              </w:r>
            </w:ins>
          </w:p>
        </w:tc>
        <w:tc>
          <w:tcPr>
            <w:tcW w:w="374" w:type="pct"/>
          </w:tcPr>
          <w:p w14:paraId="7CBC858B" w14:textId="5F20A42A" w:rsidR="00F727D9" w:rsidRPr="00A57119" w:rsidRDefault="00F727D9" w:rsidP="00F727D9">
            <w:pPr>
              <w:pStyle w:val="GOSTTablenorm"/>
              <w:rPr>
                <w:ins w:id="358" w:author="Винокурова Т.В. REV-62983" w:date="2026-03-26T16:24:00Z"/>
              </w:rPr>
            </w:pPr>
            <w:ins w:id="359" w:author="Винокурова Т.В. REV-62983" w:date="2026-03-26T16:24:00Z">
              <w:r w:rsidRPr="009D4D05">
                <w:rPr>
                  <w:szCs w:val="22"/>
                </w:rPr>
                <w:t>Да</w:t>
              </w:r>
            </w:ins>
          </w:p>
        </w:tc>
        <w:tc>
          <w:tcPr>
            <w:tcW w:w="374" w:type="pct"/>
          </w:tcPr>
          <w:p w14:paraId="675C21E0" w14:textId="46316F2F" w:rsidR="00F727D9" w:rsidRPr="00F71B2A" w:rsidRDefault="00F727D9" w:rsidP="00F727D9">
            <w:pPr>
              <w:pStyle w:val="GOSTTablenorm"/>
              <w:rPr>
                <w:ins w:id="360" w:author="Винокурова Т.В. REV-62983" w:date="2026-03-26T16:24:00Z"/>
                <w:lang w:val="en-US"/>
                <w:rPrChange w:id="361" w:author="Гилязова Екатерина Викторовна" w:date="2026-04-09T15:12:00Z">
                  <w:rPr>
                    <w:ins w:id="362" w:author="Винокурова Т.В. REV-62983" w:date="2026-03-26T16:24:00Z"/>
                  </w:rPr>
                </w:rPrChange>
              </w:rPr>
            </w:pPr>
            <w:ins w:id="363" w:author="Винокурова Т.В. REV-62983" w:date="2026-03-26T16:24:00Z">
              <w:del w:id="364" w:author="Гилязова Екатерина Викторовна" w:date="2026-04-09T15:12:00Z">
                <w:r w:rsidRPr="009D4D05" w:rsidDel="00F71B2A">
                  <w:rPr>
                    <w:szCs w:val="22"/>
                  </w:rPr>
                  <w:delText>=36</w:delText>
                </w:r>
              </w:del>
            </w:ins>
            <w:ins w:id="365" w:author="Гилязова Екатерина Викторовна" w:date="2026-04-09T15:12:00Z">
              <w:r w:rsidR="00F71B2A">
                <w:rPr>
                  <w:szCs w:val="22"/>
                  <w:lang w:val="en-US"/>
                </w:rPr>
                <w:t>-</w:t>
              </w:r>
            </w:ins>
          </w:p>
        </w:tc>
        <w:tc>
          <w:tcPr>
            <w:tcW w:w="1778" w:type="pct"/>
          </w:tcPr>
          <w:p w14:paraId="548C7C4B" w14:textId="3BE8C409" w:rsidR="00F727D9" w:rsidRPr="00A57119" w:rsidRDefault="00F727D9" w:rsidP="00F727D9">
            <w:pPr>
              <w:pStyle w:val="GOSTTablenorm"/>
              <w:rPr>
                <w:ins w:id="366" w:author="Винокурова Т.В. REV-62983" w:date="2026-03-26T16:24:00Z"/>
              </w:rPr>
            </w:pPr>
            <w:ins w:id="367" w:author="Винокурова Т.В. REV-62983" w:date="2026-03-26T16:25:00Z">
              <w:r w:rsidRPr="009D4D05">
                <w:rPr>
                  <w:szCs w:val="22"/>
                </w:rPr>
                <w:t xml:space="preserve">Указывается дата связанного документа </w:t>
              </w:r>
            </w:ins>
            <w:ins w:id="368" w:author="Винокурова Т.В. REV-62983" w:date="2026-03-26T16:28:00Z">
              <w:r w:rsidRPr="009D4D05">
                <w:rPr>
                  <w:szCs w:val="22"/>
                </w:rPr>
                <w:t xml:space="preserve">связанного документа </w:t>
              </w:r>
              <w:r>
                <w:rPr>
                  <w:szCs w:val="22"/>
                </w:rPr>
                <w:t>«</w:t>
              </w:r>
              <w:r w:rsidRPr="009D4D05">
                <w:rPr>
                  <w:szCs w:val="22"/>
                </w:rPr>
                <w:t>Распоряжение</w:t>
              </w:r>
              <w:r>
                <w:rPr>
                  <w:szCs w:val="22"/>
                </w:rPr>
                <w:t xml:space="preserve"> налогового органа (зачет)»</w:t>
              </w:r>
            </w:ins>
          </w:p>
        </w:tc>
      </w:tr>
      <w:tr w:rsidR="00F727D9" w:rsidRPr="00A57119" w14:paraId="77A648D4" w14:textId="49D05E36" w:rsidTr="00366C88">
        <w:trPr>
          <w:ins w:id="369" w:author="Винокурова Т.В. REV-62983" w:date="2026-03-26T16:24:00Z"/>
        </w:trPr>
        <w:tc>
          <w:tcPr>
            <w:tcW w:w="1120" w:type="pct"/>
          </w:tcPr>
          <w:p w14:paraId="26C2D5C2" w14:textId="7A4BCBFE" w:rsidR="00F727D9" w:rsidRPr="00A57119" w:rsidRDefault="00F727D9" w:rsidP="00F727D9">
            <w:pPr>
              <w:pStyle w:val="GOSTTablenorm"/>
              <w:rPr>
                <w:ins w:id="370" w:author="Винокурова Т.В. REV-62983" w:date="2026-03-26T16:24:00Z"/>
              </w:rPr>
            </w:pPr>
            <w:ins w:id="371" w:author="Винокурова Т.В. REV-62983" w:date="2026-03-26T16:24:00Z">
              <w:r w:rsidRPr="009D4D05">
                <w:rPr>
                  <w:szCs w:val="22"/>
                </w:rPr>
                <w:t>Тип документа АДБ</w:t>
              </w:r>
            </w:ins>
          </w:p>
        </w:tc>
        <w:tc>
          <w:tcPr>
            <w:tcW w:w="794" w:type="pct"/>
          </w:tcPr>
          <w:p w14:paraId="1B8F3305" w14:textId="48DDB6F9" w:rsidR="00F727D9" w:rsidRPr="00AC2368" w:rsidRDefault="00F727D9" w:rsidP="00F727D9">
            <w:pPr>
              <w:pStyle w:val="GOSTTablenorm"/>
              <w:rPr>
                <w:ins w:id="372" w:author="Винокурова Т.В. REV-62983" w:date="2026-03-26T16:24:00Z"/>
                <w:b/>
              </w:rPr>
            </w:pPr>
            <w:ins w:id="373" w:author="Винокурова Т.В. REV-62983" w:date="2026-03-26T16:24:00Z">
              <w:r w:rsidRPr="009D4D05">
                <w:rPr>
                  <w:szCs w:val="22"/>
                  <w:lang w:val="en-US"/>
                </w:rPr>
                <w:t>parent</w:t>
              </w:r>
              <w:r w:rsidRPr="009D4D05">
                <w:rPr>
                  <w:szCs w:val="22"/>
                </w:rPr>
                <w:t>:document_type</w:t>
              </w:r>
            </w:ins>
          </w:p>
        </w:tc>
        <w:tc>
          <w:tcPr>
            <w:tcW w:w="560" w:type="pct"/>
          </w:tcPr>
          <w:p w14:paraId="5FA4FB7D" w14:textId="7CC15747" w:rsidR="00F727D9" w:rsidRPr="00A57119" w:rsidRDefault="00F727D9" w:rsidP="00F727D9">
            <w:pPr>
              <w:pStyle w:val="GOSTTablenorm"/>
              <w:rPr>
                <w:ins w:id="374" w:author="Винокурова Т.В. REV-62983" w:date="2026-03-26T16:24:00Z"/>
              </w:rPr>
            </w:pPr>
            <w:ins w:id="375" w:author="Винокурова Т.В. REV-62983" w:date="2026-03-26T16:24:00Z">
              <w:r w:rsidRPr="009D4D05">
                <w:rPr>
                  <w:szCs w:val="22"/>
                  <w:lang w:eastAsia="en-US"/>
                </w:rPr>
                <w:t>Строка</w:t>
              </w:r>
            </w:ins>
          </w:p>
        </w:tc>
        <w:tc>
          <w:tcPr>
            <w:tcW w:w="374" w:type="pct"/>
          </w:tcPr>
          <w:p w14:paraId="5750DED9" w14:textId="203E436B" w:rsidR="00F727D9" w:rsidRPr="00A57119" w:rsidRDefault="00F727D9" w:rsidP="00F727D9">
            <w:pPr>
              <w:pStyle w:val="GOSTTablenorm"/>
              <w:rPr>
                <w:ins w:id="376" w:author="Винокурова Т.В. REV-62983" w:date="2026-03-26T16:24:00Z"/>
              </w:rPr>
            </w:pPr>
            <w:ins w:id="377" w:author="Винокурова Т.В. REV-62983" w:date="2026-03-26T16:24:00Z">
              <w:r w:rsidRPr="009D4D05">
                <w:rPr>
                  <w:szCs w:val="22"/>
                </w:rPr>
                <w:t>Да</w:t>
              </w:r>
            </w:ins>
          </w:p>
        </w:tc>
        <w:tc>
          <w:tcPr>
            <w:tcW w:w="374" w:type="pct"/>
          </w:tcPr>
          <w:p w14:paraId="54820F03" w14:textId="45713095" w:rsidR="00F727D9" w:rsidRPr="00C41256" w:rsidRDefault="00F727D9" w:rsidP="00F727D9">
            <w:pPr>
              <w:pStyle w:val="GOSTTablenorm"/>
              <w:rPr>
                <w:ins w:id="378" w:author="Винокурова Т.В. REV-62983" w:date="2026-03-26T16:24:00Z"/>
                <w:lang w:val="en-US"/>
                <w:rPrChange w:id="379" w:author="Гилязова Екатерина Викторовна" w:date="2026-04-09T17:52:00Z">
                  <w:rPr>
                    <w:ins w:id="380" w:author="Винокурова Т.В. REV-62983" w:date="2026-03-26T16:24:00Z"/>
                  </w:rPr>
                </w:rPrChange>
              </w:rPr>
            </w:pPr>
            <w:ins w:id="381" w:author="Винокурова Т.В. REV-62983" w:date="2026-03-26T16:24:00Z">
              <w:del w:id="382" w:author="Гилязова Екатерина Викторовна" w:date="2026-04-09T17:53:00Z">
                <w:r w:rsidRPr="009D4D05" w:rsidDel="00C41256">
                  <w:rPr>
                    <w:szCs w:val="22"/>
                  </w:rPr>
                  <w:delText>&lt;</w:delText>
                </w:r>
              </w:del>
              <w:r w:rsidRPr="009D4D05">
                <w:rPr>
                  <w:szCs w:val="22"/>
                </w:rPr>
                <w:t>=</w:t>
              </w:r>
              <w:del w:id="383" w:author="Гилязова Екатерина Викторовна" w:date="2026-04-09T17:52:00Z">
                <w:r w:rsidRPr="009D4D05" w:rsidDel="00C41256">
                  <w:rPr>
                    <w:szCs w:val="22"/>
                  </w:rPr>
                  <w:delText>15</w:delText>
                </w:r>
              </w:del>
            </w:ins>
            <w:ins w:id="384" w:author="Гилязова Екатерина Викторовна" w:date="2026-04-09T17:52:00Z">
              <w:r w:rsidR="00C41256">
                <w:rPr>
                  <w:szCs w:val="22"/>
                  <w:lang w:val="en-US"/>
                </w:rPr>
                <w:t>3</w:t>
              </w:r>
            </w:ins>
          </w:p>
        </w:tc>
        <w:tc>
          <w:tcPr>
            <w:tcW w:w="1778" w:type="pct"/>
          </w:tcPr>
          <w:p w14:paraId="1C86BA50" w14:textId="0B9E584F" w:rsidR="00F727D9" w:rsidRPr="00A57119" w:rsidRDefault="00F727D9" w:rsidP="00F727D9">
            <w:pPr>
              <w:pStyle w:val="GOSTTablenorm"/>
              <w:rPr>
                <w:ins w:id="385" w:author="Винокурова Т.В. REV-62983" w:date="2026-03-26T16:24:00Z"/>
              </w:rPr>
            </w:pPr>
            <w:ins w:id="386" w:author="Винокурова Т.В. REV-62983" w:date="2026-03-26T16:25:00Z">
              <w:r w:rsidRPr="009D4D05">
                <w:rPr>
                  <w:szCs w:val="22"/>
                </w:rPr>
                <w:t>Указывается вид связанного документа - «</w:t>
              </w:r>
            </w:ins>
            <w:ins w:id="387" w:author="Винокурова Т.В. REV-62983" w:date="2026-03-26T16:28:00Z">
              <w:r>
                <w:rPr>
                  <w:szCs w:val="22"/>
                </w:rPr>
                <w:t>ЕНП</w:t>
              </w:r>
            </w:ins>
            <w:ins w:id="388" w:author="Винокурова Т.В. REV-62983" w:date="2026-03-26T16:25:00Z">
              <w:r w:rsidRPr="009D4D05">
                <w:rPr>
                  <w:szCs w:val="22"/>
                </w:rPr>
                <w:t>».</w:t>
              </w:r>
            </w:ins>
          </w:p>
        </w:tc>
      </w:tr>
      <w:tr w:rsidR="00F727D9" w:rsidRPr="00A57119" w14:paraId="777B1E54" w14:textId="77777777" w:rsidTr="00366C88">
        <w:trPr>
          <w:ins w:id="389" w:author="Винокурова Т.В. REV-59675" w:date="2026-03-25T12:22:00Z"/>
        </w:trPr>
        <w:tc>
          <w:tcPr>
            <w:tcW w:w="1120" w:type="pct"/>
          </w:tcPr>
          <w:p w14:paraId="5638DFEB" w14:textId="77777777" w:rsidR="00F727D9" w:rsidRPr="00AC2368" w:rsidRDefault="00F727D9" w:rsidP="00F727D9">
            <w:pPr>
              <w:pStyle w:val="GOSTTablenorm"/>
              <w:rPr>
                <w:ins w:id="390" w:author="Винокурова Т.В. REV-59675" w:date="2026-03-25T12:22:00Z"/>
                <w:b/>
              </w:rPr>
            </w:pPr>
            <w:ins w:id="391" w:author="Винокурова Т.В. REV-59675" w:date="2026-03-25T12:22:00Z">
              <w:r w:rsidRPr="00AC2368">
                <w:rPr>
                  <w:b/>
                </w:rPr>
                <w:t>Реквизиты плательщика</w:t>
              </w:r>
            </w:ins>
          </w:p>
        </w:tc>
        <w:tc>
          <w:tcPr>
            <w:tcW w:w="794" w:type="pct"/>
          </w:tcPr>
          <w:p w14:paraId="5EF31CC0" w14:textId="77777777" w:rsidR="00F727D9" w:rsidRPr="00AC2368" w:rsidRDefault="00F727D9" w:rsidP="00F727D9">
            <w:pPr>
              <w:pStyle w:val="GOSTTablenorm"/>
              <w:rPr>
                <w:ins w:id="392" w:author="Винокурова Т.В. REV-59675" w:date="2026-03-25T12:22:00Z"/>
                <w:b/>
              </w:rPr>
            </w:pPr>
            <w:ins w:id="393" w:author="Винокурова Т.В. REV-59675" w:date="2026-03-25T12:22:00Z">
              <w:r w:rsidRPr="00AC2368">
                <w:rPr>
                  <w:b/>
                </w:rPr>
                <w:t>sender</w:t>
              </w:r>
            </w:ins>
          </w:p>
        </w:tc>
        <w:tc>
          <w:tcPr>
            <w:tcW w:w="560" w:type="pct"/>
          </w:tcPr>
          <w:p w14:paraId="2FA2DE8C" w14:textId="77777777" w:rsidR="00F727D9" w:rsidRPr="00A57119" w:rsidRDefault="00F727D9" w:rsidP="00F727D9">
            <w:pPr>
              <w:pStyle w:val="GOSTTablenorm"/>
              <w:rPr>
                <w:ins w:id="394" w:author="Винокурова Т.В. REV-59675" w:date="2026-03-25T12:22:00Z"/>
              </w:rPr>
            </w:pPr>
            <w:ins w:id="395" w:author="Винокурова Т.В. REV-59675" w:date="2026-03-25T12:22:00Z">
              <w:r w:rsidRPr="00A57119">
                <w:t>Объект</w:t>
              </w:r>
            </w:ins>
          </w:p>
        </w:tc>
        <w:tc>
          <w:tcPr>
            <w:tcW w:w="374" w:type="pct"/>
          </w:tcPr>
          <w:p w14:paraId="164070D0" w14:textId="77777777" w:rsidR="00F727D9" w:rsidRPr="00A57119" w:rsidRDefault="00F727D9" w:rsidP="00F727D9">
            <w:pPr>
              <w:pStyle w:val="GOSTTablenorm"/>
              <w:rPr>
                <w:ins w:id="396" w:author="Винокурова Т.В. REV-59675" w:date="2026-03-25T12:22:00Z"/>
              </w:rPr>
            </w:pPr>
            <w:ins w:id="397" w:author="Винокурова Т.В. REV-59675" w:date="2026-03-25T12:22:00Z">
              <w:r w:rsidRPr="00A57119">
                <w:t>Да</w:t>
              </w:r>
            </w:ins>
          </w:p>
        </w:tc>
        <w:tc>
          <w:tcPr>
            <w:tcW w:w="374" w:type="pct"/>
          </w:tcPr>
          <w:p w14:paraId="413487C5" w14:textId="496CD672" w:rsidR="00F727D9" w:rsidRPr="00A57119" w:rsidRDefault="00F727D9" w:rsidP="00F727D9">
            <w:pPr>
              <w:pStyle w:val="GOSTTablenorm"/>
              <w:rPr>
                <w:ins w:id="398" w:author="Винокурова Т.В. REV-59675" w:date="2026-03-25T12:22:00Z"/>
              </w:rPr>
            </w:pPr>
            <w:ins w:id="399" w:author="Винокурова Т.В. REV-62983" w:date="2026-03-25T17:42:00Z">
              <w:r>
                <w:t>-</w:t>
              </w:r>
            </w:ins>
          </w:p>
        </w:tc>
        <w:tc>
          <w:tcPr>
            <w:tcW w:w="1778" w:type="pct"/>
          </w:tcPr>
          <w:p w14:paraId="174970DA" w14:textId="484F8C67" w:rsidR="00F727D9" w:rsidRPr="00A57119" w:rsidRDefault="00F727D9" w:rsidP="00F727D9">
            <w:pPr>
              <w:pStyle w:val="GOSTTablenorm"/>
              <w:rPr>
                <w:ins w:id="400" w:author="Винокурова Т.В. REV-59675" w:date="2026-03-25T12:22:00Z"/>
              </w:rPr>
            </w:pPr>
            <w:ins w:id="401" w:author="Винокурова Т.В. REV-62983" w:date="2026-03-25T17:42:00Z">
              <w:r>
                <w:t>-</w:t>
              </w:r>
            </w:ins>
          </w:p>
        </w:tc>
      </w:tr>
      <w:tr w:rsidR="00F727D9" w:rsidRPr="00A57119" w14:paraId="6CE6CD87" w14:textId="77777777" w:rsidTr="00366C88">
        <w:trPr>
          <w:ins w:id="402" w:author="Винокурова Т.В. REV-59675" w:date="2026-03-25T12:22:00Z"/>
        </w:trPr>
        <w:tc>
          <w:tcPr>
            <w:tcW w:w="1120" w:type="pct"/>
          </w:tcPr>
          <w:p w14:paraId="33887A7F" w14:textId="77777777" w:rsidR="00F727D9" w:rsidRPr="00A57119" w:rsidRDefault="00F727D9" w:rsidP="00F727D9">
            <w:pPr>
              <w:pStyle w:val="GOSTTablenorm"/>
              <w:rPr>
                <w:ins w:id="403" w:author="Винокурова Т.В. REV-59675" w:date="2026-03-25T12:22:00Z"/>
              </w:rPr>
            </w:pPr>
            <w:ins w:id="404" w:author="Винокурова Т.В. REV-59675" w:date="2026-03-25T12:22:00Z">
              <w:r w:rsidRPr="00A57119">
                <w:t>Номер лицевого счета плательщика</w:t>
              </w:r>
            </w:ins>
          </w:p>
        </w:tc>
        <w:tc>
          <w:tcPr>
            <w:tcW w:w="794" w:type="pct"/>
          </w:tcPr>
          <w:p w14:paraId="15D03AF2" w14:textId="77777777" w:rsidR="00F727D9" w:rsidRPr="00AC2368" w:rsidRDefault="00F727D9" w:rsidP="00F727D9">
            <w:pPr>
              <w:pStyle w:val="GOSTTablenorm"/>
              <w:rPr>
                <w:ins w:id="405" w:author="Винокурова Т.В. REV-59675" w:date="2026-03-25T12:22:00Z"/>
              </w:rPr>
            </w:pPr>
            <w:ins w:id="406" w:author="Винокурова Т.В. REV-59675" w:date="2026-03-25T12:22:00Z">
              <w:r w:rsidRPr="00AC2368">
                <w:rPr>
                  <w:b/>
                </w:rPr>
                <w:t>sender:</w:t>
              </w:r>
              <w:r w:rsidRPr="00AC2368">
                <w:t>account</w:t>
              </w:r>
            </w:ins>
          </w:p>
        </w:tc>
        <w:tc>
          <w:tcPr>
            <w:tcW w:w="560" w:type="pct"/>
          </w:tcPr>
          <w:p w14:paraId="70722376" w14:textId="77777777" w:rsidR="00F727D9" w:rsidRPr="00A57119" w:rsidRDefault="00F727D9" w:rsidP="00F727D9">
            <w:pPr>
              <w:pStyle w:val="GOSTTablenorm"/>
              <w:rPr>
                <w:ins w:id="407" w:author="Винокурова Т.В. REV-59675" w:date="2026-03-25T12:22:00Z"/>
              </w:rPr>
            </w:pPr>
            <w:ins w:id="408" w:author="Винокурова Т.В. REV-59675" w:date="2026-03-25T12:22:00Z">
              <w:r w:rsidRPr="00A57119">
                <w:t>Строка</w:t>
              </w:r>
            </w:ins>
          </w:p>
        </w:tc>
        <w:tc>
          <w:tcPr>
            <w:tcW w:w="374" w:type="pct"/>
          </w:tcPr>
          <w:p w14:paraId="65C765FE" w14:textId="77777777" w:rsidR="00F727D9" w:rsidRPr="00A57119" w:rsidRDefault="00F727D9" w:rsidP="00F727D9">
            <w:pPr>
              <w:pStyle w:val="GOSTTablenorm"/>
              <w:rPr>
                <w:ins w:id="409" w:author="Винокурова Т.В. REV-59675" w:date="2026-03-25T12:22:00Z"/>
              </w:rPr>
            </w:pPr>
            <w:ins w:id="410" w:author="Винокурова Т.В. REV-59675" w:date="2026-03-25T12:22:00Z">
              <w:r w:rsidRPr="00A57119">
                <w:t>Да</w:t>
              </w:r>
            </w:ins>
          </w:p>
        </w:tc>
        <w:tc>
          <w:tcPr>
            <w:tcW w:w="374" w:type="pct"/>
          </w:tcPr>
          <w:p w14:paraId="2DA0B27E" w14:textId="77777777" w:rsidR="00F727D9" w:rsidRPr="00A57119" w:rsidRDefault="00F727D9" w:rsidP="00F727D9">
            <w:pPr>
              <w:pStyle w:val="GOSTTablenorm"/>
              <w:rPr>
                <w:ins w:id="411" w:author="Винокурова Т.В. REV-59675" w:date="2026-03-25T12:22:00Z"/>
              </w:rPr>
            </w:pPr>
            <w:ins w:id="412" w:author="Винокурова Т.В. REV-59675" w:date="2026-03-25T12:22:00Z">
              <w:r w:rsidRPr="00A57119">
                <w:t>=11</w:t>
              </w:r>
            </w:ins>
          </w:p>
        </w:tc>
        <w:tc>
          <w:tcPr>
            <w:tcW w:w="1778" w:type="pct"/>
          </w:tcPr>
          <w:p w14:paraId="08EC50DC" w14:textId="77777777" w:rsidR="00F727D9" w:rsidRPr="00A57119" w:rsidRDefault="00F727D9" w:rsidP="00F727D9">
            <w:pPr>
              <w:pStyle w:val="GOSTTablenorm"/>
              <w:rPr>
                <w:ins w:id="413" w:author="Винокурова Т.В. REV-59675" w:date="2026-03-25T12:22:00Z"/>
              </w:rPr>
            </w:pPr>
            <w:ins w:id="414" w:author="Винокурова Т.В. REV-59675" w:date="2026-03-25T12:22:00Z">
              <w:r w:rsidRPr="00A57119">
                <w:t>Указывается н</w:t>
              </w:r>
              <w:r>
                <w:t>омер лицевого счета плательщика</w:t>
              </w:r>
            </w:ins>
          </w:p>
        </w:tc>
      </w:tr>
      <w:tr w:rsidR="00F727D9" w:rsidRPr="00A57119" w14:paraId="220015B0" w14:textId="77777777" w:rsidTr="00366C88">
        <w:trPr>
          <w:ins w:id="415" w:author="Винокурова Т.В. REV-59675" w:date="2026-03-25T12:22:00Z"/>
        </w:trPr>
        <w:tc>
          <w:tcPr>
            <w:tcW w:w="1120" w:type="pct"/>
          </w:tcPr>
          <w:p w14:paraId="69F22D8D" w14:textId="77777777" w:rsidR="00F727D9" w:rsidRPr="00A57119" w:rsidRDefault="00F727D9" w:rsidP="00F727D9">
            <w:pPr>
              <w:pStyle w:val="GOSTTablenorm"/>
              <w:rPr>
                <w:ins w:id="416" w:author="Винокурова Т.В. REV-59675" w:date="2026-03-25T12:22:00Z"/>
              </w:rPr>
            </w:pPr>
            <w:ins w:id="417" w:author="Винокурова Т.В. REV-59675" w:date="2026-03-25T12:22:00Z">
              <w:r w:rsidRPr="00A57119">
                <w:t>Идентификатор документа по зачислению НВС ФБ по плательщику</w:t>
              </w:r>
            </w:ins>
          </w:p>
        </w:tc>
        <w:tc>
          <w:tcPr>
            <w:tcW w:w="794" w:type="pct"/>
          </w:tcPr>
          <w:p w14:paraId="0ACA70B0" w14:textId="77777777" w:rsidR="00F727D9" w:rsidRPr="00AC2368" w:rsidRDefault="00F727D9" w:rsidP="00F727D9">
            <w:pPr>
              <w:pStyle w:val="GOSTTablenorm"/>
              <w:rPr>
                <w:ins w:id="418" w:author="Винокурова Т.В. REV-59675" w:date="2026-03-25T12:22:00Z"/>
              </w:rPr>
            </w:pPr>
            <w:ins w:id="419" w:author="Винокурова Т.В. REV-59675" w:date="2026-03-25T12:22:00Z">
              <w:r w:rsidRPr="00AC2368">
                <w:rPr>
                  <w:b/>
                </w:rPr>
                <w:t>sender</w:t>
              </w:r>
              <w:r w:rsidRPr="00AC2368">
                <w:t>:doc_guid_nvs</w:t>
              </w:r>
            </w:ins>
          </w:p>
        </w:tc>
        <w:tc>
          <w:tcPr>
            <w:tcW w:w="560" w:type="pct"/>
          </w:tcPr>
          <w:p w14:paraId="1351D58D" w14:textId="77777777" w:rsidR="00F727D9" w:rsidRPr="00A57119" w:rsidRDefault="00F727D9" w:rsidP="00F727D9">
            <w:pPr>
              <w:pStyle w:val="GOSTTablenorm"/>
              <w:rPr>
                <w:ins w:id="420" w:author="Винокурова Т.В. REV-59675" w:date="2026-03-25T12:22:00Z"/>
              </w:rPr>
            </w:pPr>
            <w:ins w:id="421" w:author="Винокурова Т.В. REV-59675" w:date="2026-03-25T12:22:00Z">
              <w:r w:rsidRPr="00A57119">
                <w:t>GUID</w:t>
              </w:r>
            </w:ins>
          </w:p>
        </w:tc>
        <w:tc>
          <w:tcPr>
            <w:tcW w:w="374" w:type="pct"/>
          </w:tcPr>
          <w:p w14:paraId="457A2BE2" w14:textId="77777777" w:rsidR="00F727D9" w:rsidRPr="00A57119" w:rsidRDefault="00F727D9" w:rsidP="00F727D9">
            <w:pPr>
              <w:pStyle w:val="GOSTTablenorm"/>
              <w:rPr>
                <w:ins w:id="422" w:author="Винокурова Т.В. REV-59675" w:date="2026-03-25T12:22:00Z"/>
              </w:rPr>
            </w:pPr>
            <w:ins w:id="423" w:author="Винокурова Т.В. REV-59675" w:date="2026-03-25T12:22:00Z">
              <w:r w:rsidRPr="00A57119">
                <w:t>Нет</w:t>
              </w:r>
            </w:ins>
          </w:p>
        </w:tc>
        <w:tc>
          <w:tcPr>
            <w:tcW w:w="374" w:type="pct"/>
          </w:tcPr>
          <w:p w14:paraId="7AF256A3" w14:textId="77777777" w:rsidR="00F727D9" w:rsidRPr="00A57119" w:rsidRDefault="00F727D9" w:rsidP="00F727D9">
            <w:pPr>
              <w:pStyle w:val="GOSTTablenorm"/>
              <w:rPr>
                <w:ins w:id="424" w:author="Винокурова Т.В. REV-59675" w:date="2026-03-25T12:22:00Z"/>
              </w:rPr>
            </w:pPr>
            <w:ins w:id="425" w:author="Винокурова Т.В. REV-59675" w:date="2026-03-25T12:22:00Z">
              <w:r w:rsidRPr="00A57119">
                <w:t>=36</w:t>
              </w:r>
            </w:ins>
          </w:p>
        </w:tc>
        <w:tc>
          <w:tcPr>
            <w:tcW w:w="1778" w:type="pct"/>
          </w:tcPr>
          <w:p w14:paraId="3DF2ADBE" w14:textId="77777777" w:rsidR="00F727D9" w:rsidRPr="00A57119" w:rsidRDefault="00F727D9" w:rsidP="00F727D9">
            <w:pPr>
              <w:pStyle w:val="GOSTTablenorm"/>
              <w:rPr>
                <w:ins w:id="426" w:author="Винокурова Т.В. REV-59675" w:date="2026-03-25T12:22:00Z"/>
              </w:rPr>
            </w:pPr>
            <w:ins w:id="427" w:author="Винокурова Т.В. REV-59675" w:date="2026-03-25T12:22:00Z">
              <w:r w:rsidRPr="00A57119">
                <w:t>Указывается в случае указания в поле «КБК плательщика» КБК, относящегося к невыясненным по</w:t>
              </w:r>
              <w:r>
                <w:t>ступлениям федерального бюджета</w:t>
              </w:r>
            </w:ins>
          </w:p>
        </w:tc>
      </w:tr>
      <w:tr w:rsidR="00F727D9" w:rsidRPr="00A57119" w14:paraId="0340CB0E" w14:textId="77777777" w:rsidTr="00366C88">
        <w:trPr>
          <w:ins w:id="428" w:author="Винокурова Т.В. REV-59675" w:date="2026-03-25T12:22:00Z"/>
        </w:trPr>
        <w:tc>
          <w:tcPr>
            <w:tcW w:w="1120" w:type="pct"/>
          </w:tcPr>
          <w:p w14:paraId="784CB53C" w14:textId="77777777" w:rsidR="00F727D9" w:rsidRPr="00A57119" w:rsidRDefault="00F727D9" w:rsidP="00F727D9">
            <w:pPr>
              <w:pStyle w:val="GOSTTablenorm"/>
              <w:rPr>
                <w:ins w:id="429" w:author="Винокурова Т.В. REV-59675" w:date="2026-03-25T12:22:00Z"/>
              </w:rPr>
            </w:pPr>
            <w:ins w:id="430" w:author="Винокурова Т.В. REV-59675" w:date="2026-03-25T12:22:00Z">
              <w:r w:rsidRPr="00A57119">
                <w:t>Период</w:t>
              </w:r>
            </w:ins>
          </w:p>
        </w:tc>
        <w:tc>
          <w:tcPr>
            <w:tcW w:w="794" w:type="pct"/>
          </w:tcPr>
          <w:p w14:paraId="31D1B6C2" w14:textId="77777777" w:rsidR="00F727D9" w:rsidRPr="00AC2368" w:rsidRDefault="00F727D9" w:rsidP="00F727D9">
            <w:pPr>
              <w:pStyle w:val="GOSTTablenorm"/>
              <w:rPr>
                <w:ins w:id="431" w:author="Винокурова Т.В. REV-59675" w:date="2026-03-25T12:22:00Z"/>
              </w:rPr>
            </w:pPr>
            <w:ins w:id="432" w:author="Винокурова Т.В. REV-59675" w:date="2026-03-25T12:22:00Z">
              <w:r w:rsidRPr="00AC2368">
                <w:rPr>
                  <w:b/>
                </w:rPr>
                <w:t>sender:</w:t>
              </w:r>
              <w:r w:rsidRPr="00AC2368">
                <w:t>period</w:t>
              </w:r>
            </w:ins>
          </w:p>
        </w:tc>
        <w:tc>
          <w:tcPr>
            <w:tcW w:w="560" w:type="pct"/>
          </w:tcPr>
          <w:p w14:paraId="555D02F9" w14:textId="77777777" w:rsidR="00F727D9" w:rsidRPr="00A57119" w:rsidRDefault="00F727D9" w:rsidP="00F727D9">
            <w:pPr>
              <w:pStyle w:val="GOSTTablenorm"/>
              <w:rPr>
                <w:ins w:id="433" w:author="Винокурова Т.В. REV-59675" w:date="2026-03-25T12:22:00Z"/>
              </w:rPr>
            </w:pPr>
            <w:ins w:id="434" w:author="Винокурова Т.В. REV-59675" w:date="2026-03-25T12:22:00Z">
              <w:r w:rsidRPr="00A57119">
                <w:t>Строка</w:t>
              </w:r>
            </w:ins>
          </w:p>
        </w:tc>
        <w:tc>
          <w:tcPr>
            <w:tcW w:w="374" w:type="pct"/>
          </w:tcPr>
          <w:p w14:paraId="6C47E3C5" w14:textId="77777777" w:rsidR="00F727D9" w:rsidRPr="00A57119" w:rsidRDefault="00F727D9" w:rsidP="00F727D9">
            <w:pPr>
              <w:pStyle w:val="GOSTTablenorm"/>
              <w:rPr>
                <w:ins w:id="435" w:author="Винокурова Т.В. REV-59675" w:date="2026-03-25T12:22:00Z"/>
              </w:rPr>
            </w:pPr>
            <w:ins w:id="436" w:author="Винокурова Т.В. REV-59675" w:date="2026-03-25T12:22:00Z">
              <w:r w:rsidRPr="00A57119">
                <w:t>Нет</w:t>
              </w:r>
            </w:ins>
          </w:p>
        </w:tc>
        <w:tc>
          <w:tcPr>
            <w:tcW w:w="374" w:type="pct"/>
          </w:tcPr>
          <w:p w14:paraId="1CF9EA30" w14:textId="77777777" w:rsidR="00F727D9" w:rsidRPr="00A57119" w:rsidRDefault="00F727D9" w:rsidP="00F727D9">
            <w:pPr>
              <w:pStyle w:val="GOSTTablenorm"/>
              <w:rPr>
                <w:ins w:id="437" w:author="Винокурова Т.В. REV-59675" w:date="2026-03-25T12:22:00Z"/>
              </w:rPr>
            </w:pPr>
            <w:ins w:id="438" w:author="Винокурова Т.В. REV-59675" w:date="2026-03-25T12:22:00Z">
              <w:r w:rsidRPr="00A57119">
                <w:t>=4</w:t>
              </w:r>
            </w:ins>
          </w:p>
        </w:tc>
        <w:tc>
          <w:tcPr>
            <w:tcW w:w="1778" w:type="pct"/>
          </w:tcPr>
          <w:p w14:paraId="3A9A0363" w14:textId="77777777" w:rsidR="00F727D9" w:rsidRPr="00A57119" w:rsidRDefault="00F727D9" w:rsidP="00F727D9">
            <w:pPr>
              <w:pStyle w:val="GOSTTablenorm"/>
              <w:rPr>
                <w:ins w:id="439" w:author="Винокурова Т.В. REV-59675" w:date="2026-03-25T12:22:00Z"/>
              </w:rPr>
            </w:pPr>
            <w:ins w:id="440" w:author="Винокурова Т.В. REV-59675" w:date="2026-03-25T12:22:00Z">
              <w:r w:rsidRPr="00A57119">
                <w:t>Заполняется в случае, если период (год) принятия уточняемого НВС ФБ к учету (документа, указанного в реквизите «Идентификатор документа по зачислению НВС ФБ по плательщику») меньше года, указанного в параметре «Дата принятия к учету» данного документа.</w:t>
              </w:r>
            </w:ins>
          </w:p>
          <w:p w14:paraId="4180BF89" w14:textId="77777777" w:rsidR="00F727D9" w:rsidRPr="00A57119" w:rsidRDefault="00F727D9" w:rsidP="00F727D9">
            <w:pPr>
              <w:pStyle w:val="GOSTTablenorm"/>
              <w:rPr>
                <w:ins w:id="441" w:author="Винокурова Т.В. REV-59675" w:date="2026-03-25T12:22:00Z"/>
              </w:rPr>
            </w:pPr>
            <w:ins w:id="442" w:author="Винокурова Т.В. REV-59675" w:date="2026-03-25T12:22:00Z">
              <w:r w:rsidRPr="00A57119">
                <w:t xml:space="preserve">Заполняется годом поступления НВС ФБ (4 символа, в формате </w:t>
              </w:r>
              <w:r w:rsidRPr="00A57119">
                <w:rPr>
                  <w:lang w:val="en-US"/>
                </w:rPr>
                <w:t>YYYY</w:t>
              </w:r>
              <w:r>
                <w:t>)</w:t>
              </w:r>
            </w:ins>
          </w:p>
        </w:tc>
      </w:tr>
      <w:tr w:rsidR="00737415" w:rsidRPr="00A57119" w14:paraId="4269C426" w14:textId="77777777" w:rsidTr="00366C88">
        <w:trPr>
          <w:ins w:id="443" w:author="Винокурова Т.В. REV-59661" w:date="2026-03-26T17:45:00Z"/>
        </w:trPr>
        <w:tc>
          <w:tcPr>
            <w:tcW w:w="1120" w:type="pct"/>
          </w:tcPr>
          <w:p w14:paraId="6F856433" w14:textId="61451686" w:rsidR="00737415" w:rsidRPr="00A57119" w:rsidRDefault="00737415" w:rsidP="00737415">
            <w:pPr>
              <w:pStyle w:val="GOSTTablenorm"/>
              <w:rPr>
                <w:ins w:id="444" w:author="Винокурова Т.В. REV-59661" w:date="2026-03-26T17:45:00Z"/>
              </w:rPr>
            </w:pPr>
            <w:ins w:id="445" w:author="Винокурова Т.В. REV-59661" w:date="2026-03-26T17:46:00Z">
              <w:r w:rsidRPr="00A57119">
                <w:t>КБК плательщика</w:t>
              </w:r>
            </w:ins>
          </w:p>
        </w:tc>
        <w:tc>
          <w:tcPr>
            <w:tcW w:w="794" w:type="pct"/>
          </w:tcPr>
          <w:p w14:paraId="6B61F6DB" w14:textId="7EDA4FB4" w:rsidR="00737415" w:rsidRPr="00AC2368" w:rsidRDefault="00737415" w:rsidP="00737415">
            <w:pPr>
              <w:pStyle w:val="GOSTTablenorm"/>
              <w:rPr>
                <w:ins w:id="446" w:author="Винокурова Т.В. REV-59661" w:date="2026-03-26T17:45:00Z"/>
                <w:b/>
              </w:rPr>
            </w:pPr>
            <w:ins w:id="447" w:author="Винокурова Т.В. REV-59661" w:date="2026-03-26T17:46:00Z">
              <w:r w:rsidRPr="00AC2368">
                <w:rPr>
                  <w:b/>
                </w:rPr>
                <w:t>sender</w:t>
              </w:r>
              <w:r w:rsidRPr="00AC2368">
                <w:t>:bcc</w:t>
              </w:r>
            </w:ins>
          </w:p>
        </w:tc>
        <w:tc>
          <w:tcPr>
            <w:tcW w:w="560" w:type="pct"/>
          </w:tcPr>
          <w:p w14:paraId="284812FD" w14:textId="2565CACA" w:rsidR="00737415" w:rsidRPr="00A57119" w:rsidRDefault="00737415" w:rsidP="00737415">
            <w:pPr>
              <w:pStyle w:val="GOSTTablenorm"/>
              <w:rPr>
                <w:ins w:id="448" w:author="Винокурова Т.В. REV-59661" w:date="2026-03-26T17:45:00Z"/>
              </w:rPr>
            </w:pPr>
            <w:ins w:id="449" w:author="Винокурова Т.В. REV-59661" w:date="2026-03-26T17:46:00Z">
              <w:r w:rsidRPr="00A57119">
                <w:t>Строка</w:t>
              </w:r>
            </w:ins>
          </w:p>
        </w:tc>
        <w:tc>
          <w:tcPr>
            <w:tcW w:w="374" w:type="pct"/>
          </w:tcPr>
          <w:p w14:paraId="700D4F3F" w14:textId="4D2175C2" w:rsidR="00737415" w:rsidRPr="00A57119" w:rsidRDefault="00737415" w:rsidP="00737415">
            <w:pPr>
              <w:pStyle w:val="GOSTTablenorm"/>
              <w:rPr>
                <w:ins w:id="450" w:author="Винокурова Т.В. REV-59661" w:date="2026-03-26T17:45:00Z"/>
              </w:rPr>
            </w:pPr>
            <w:ins w:id="451" w:author="Винокурова Т.В. REV-59661" w:date="2026-03-26T17:46:00Z">
              <w:r w:rsidRPr="00A57119">
                <w:t>Да</w:t>
              </w:r>
            </w:ins>
          </w:p>
        </w:tc>
        <w:tc>
          <w:tcPr>
            <w:tcW w:w="374" w:type="pct"/>
          </w:tcPr>
          <w:p w14:paraId="49A60DD6" w14:textId="17AF6D2B" w:rsidR="00737415" w:rsidRPr="00A57119" w:rsidRDefault="00737415" w:rsidP="00737415">
            <w:pPr>
              <w:pStyle w:val="GOSTTablenorm"/>
              <w:rPr>
                <w:ins w:id="452" w:author="Винокурова Т.В. REV-59661" w:date="2026-03-26T17:45:00Z"/>
              </w:rPr>
            </w:pPr>
            <w:ins w:id="453" w:author="Винокурова Т.В. REV-59661" w:date="2026-03-26T17:46:00Z">
              <w:r w:rsidRPr="00A57119">
                <w:t>=20</w:t>
              </w:r>
            </w:ins>
          </w:p>
        </w:tc>
        <w:tc>
          <w:tcPr>
            <w:tcW w:w="1778" w:type="pct"/>
          </w:tcPr>
          <w:p w14:paraId="026D9E97" w14:textId="3FFBCE5B" w:rsidR="00737415" w:rsidRPr="00A57119" w:rsidRDefault="00737415" w:rsidP="00737415">
            <w:pPr>
              <w:pStyle w:val="GOSTTablenorm"/>
              <w:rPr>
                <w:ins w:id="454" w:author="Винокурова Т.В. REV-59661" w:date="2026-03-26T17:45:00Z"/>
              </w:rPr>
            </w:pPr>
            <w:ins w:id="455" w:author="Винокурова Т.В. REV-59661" w:date="2026-03-26T17:46:00Z">
              <w:r w:rsidRPr="00A57119">
                <w:t>Указывается</w:t>
              </w:r>
              <w:r>
                <w:t xml:space="preserve"> КБК плательщика</w:t>
              </w:r>
            </w:ins>
          </w:p>
        </w:tc>
      </w:tr>
      <w:tr w:rsidR="00737415" w:rsidRPr="00A57119" w14:paraId="07B83B62" w14:textId="77777777" w:rsidTr="00366C88">
        <w:trPr>
          <w:ins w:id="456" w:author="Винокурова Т.В. REV-59661" w:date="2026-03-26T17:45:00Z"/>
        </w:trPr>
        <w:tc>
          <w:tcPr>
            <w:tcW w:w="1120" w:type="pct"/>
          </w:tcPr>
          <w:p w14:paraId="4FB7C223" w14:textId="3A285AB1" w:rsidR="00737415" w:rsidRPr="00A57119" w:rsidRDefault="00737415" w:rsidP="00737415">
            <w:pPr>
              <w:pStyle w:val="GOSTTablenorm"/>
              <w:rPr>
                <w:ins w:id="457" w:author="Винокурова Т.В. REV-59661" w:date="2026-03-26T17:45:00Z"/>
              </w:rPr>
            </w:pPr>
            <w:ins w:id="458" w:author="Винокурова Т.В. REV-59661" w:date="2026-03-26T17:46:00Z">
              <w:r w:rsidRPr="00A57119">
                <w:t>Тип КБК плательщика</w:t>
              </w:r>
            </w:ins>
          </w:p>
        </w:tc>
        <w:tc>
          <w:tcPr>
            <w:tcW w:w="794" w:type="pct"/>
          </w:tcPr>
          <w:p w14:paraId="579FA1D7" w14:textId="7641E97D" w:rsidR="00737415" w:rsidRPr="00AC2368" w:rsidRDefault="00737415" w:rsidP="00737415">
            <w:pPr>
              <w:pStyle w:val="GOSTTablenorm"/>
              <w:rPr>
                <w:ins w:id="459" w:author="Винокурова Т.В. REV-59661" w:date="2026-03-26T17:45:00Z"/>
                <w:b/>
              </w:rPr>
            </w:pPr>
            <w:ins w:id="460" w:author="Винокурова Т.В. REV-59661" w:date="2026-03-26T17:46:00Z">
              <w:r w:rsidRPr="00AC2368">
                <w:rPr>
                  <w:b/>
                </w:rPr>
                <w:t>sender:</w:t>
              </w:r>
              <w:r w:rsidRPr="00AC2368">
                <w:t>type_bcc</w:t>
              </w:r>
            </w:ins>
          </w:p>
        </w:tc>
        <w:tc>
          <w:tcPr>
            <w:tcW w:w="560" w:type="pct"/>
          </w:tcPr>
          <w:p w14:paraId="221088E1" w14:textId="68E67616" w:rsidR="00737415" w:rsidRPr="00A57119" w:rsidRDefault="00737415" w:rsidP="00737415">
            <w:pPr>
              <w:pStyle w:val="GOSTTablenorm"/>
              <w:rPr>
                <w:ins w:id="461" w:author="Винокурова Т.В. REV-59661" w:date="2026-03-26T17:45:00Z"/>
              </w:rPr>
            </w:pPr>
            <w:ins w:id="462" w:author="Винокурова Т.В. REV-59661" w:date="2026-03-26T17:46:00Z">
              <w:r w:rsidRPr="00A57119">
                <w:t>Строка</w:t>
              </w:r>
            </w:ins>
          </w:p>
        </w:tc>
        <w:tc>
          <w:tcPr>
            <w:tcW w:w="374" w:type="pct"/>
          </w:tcPr>
          <w:p w14:paraId="6F5FD60F" w14:textId="6C4D1F2D" w:rsidR="00737415" w:rsidRPr="00A57119" w:rsidRDefault="00737415" w:rsidP="00737415">
            <w:pPr>
              <w:pStyle w:val="GOSTTablenorm"/>
              <w:rPr>
                <w:ins w:id="463" w:author="Винокурова Т.В. REV-59661" w:date="2026-03-26T17:45:00Z"/>
              </w:rPr>
            </w:pPr>
            <w:ins w:id="464" w:author="Винокурова Т.В. REV-59661" w:date="2026-03-26T17:46:00Z">
              <w:r w:rsidRPr="00A57119">
                <w:t>Да</w:t>
              </w:r>
            </w:ins>
          </w:p>
        </w:tc>
        <w:tc>
          <w:tcPr>
            <w:tcW w:w="374" w:type="pct"/>
          </w:tcPr>
          <w:p w14:paraId="4AA3F1BD" w14:textId="65B204D8" w:rsidR="00737415" w:rsidRPr="00A57119" w:rsidRDefault="00737415" w:rsidP="00737415">
            <w:pPr>
              <w:pStyle w:val="GOSTTablenorm"/>
              <w:rPr>
                <w:ins w:id="465" w:author="Винокурова Т.В. REV-59661" w:date="2026-03-26T17:45:00Z"/>
              </w:rPr>
            </w:pPr>
            <w:ins w:id="466" w:author="Винокурова Т.В. REV-59661" w:date="2026-03-26T17:46:00Z">
              <w:r w:rsidRPr="00A57119">
                <w:t>=2</w:t>
              </w:r>
            </w:ins>
          </w:p>
        </w:tc>
        <w:tc>
          <w:tcPr>
            <w:tcW w:w="1778" w:type="pct"/>
          </w:tcPr>
          <w:p w14:paraId="7970CA47" w14:textId="77777777" w:rsidR="00737415" w:rsidRPr="00A57119" w:rsidRDefault="00737415" w:rsidP="00737415">
            <w:pPr>
              <w:pStyle w:val="GOSTTablenorm"/>
              <w:rPr>
                <w:ins w:id="467" w:author="Винокурова Т.В. REV-59661" w:date="2026-03-26T17:46:00Z"/>
              </w:rPr>
            </w:pPr>
            <w:ins w:id="468" w:author="Винокурова Т.В. REV-59661" w:date="2026-03-26T17:46:00Z">
              <w:r w:rsidRPr="00A57119">
                <w:t>Указывается тип КБК плательщика.</w:t>
              </w:r>
            </w:ins>
          </w:p>
          <w:p w14:paraId="0E7DB5E8" w14:textId="770CF0A3" w:rsidR="00737415" w:rsidRPr="00A57119" w:rsidRDefault="00737415" w:rsidP="00737415">
            <w:pPr>
              <w:pStyle w:val="GOSTTablenorm"/>
              <w:rPr>
                <w:ins w:id="469" w:author="Винокурова Т.В. REV-59661" w:date="2026-03-26T17:45:00Z"/>
              </w:rPr>
            </w:pPr>
            <w:ins w:id="470" w:author="Винокурова Т.В. REV-59661" w:date="2026-03-26T17:46:00Z">
              <w:r w:rsidRPr="00A57119">
                <w:lastRenderedPageBreak/>
                <w:t xml:space="preserve">Если 4 символ КБК получателя (12 КБК(из документа «Поступление (техническое)») равен 0 – </w:t>
              </w:r>
              <w:r>
                <w:t>заполнятся тип «31», иначе «20»</w:t>
              </w:r>
            </w:ins>
          </w:p>
        </w:tc>
      </w:tr>
      <w:tr w:rsidR="00737415" w:rsidRPr="00A57119" w14:paraId="16515F3F" w14:textId="77777777" w:rsidTr="00366C88">
        <w:trPr>
          <w:ins w:id="471" w:author="Винокурова Т.В. REV-59661" w:date="2026-03-26T17:45:00Z"/>
        </w:trPr>
        <w:tc>
          <w:tcPr>
            <w:tcW w:w="1120" w:type="pct"/>
          </w:tcPr>
          <w:p w14:paraId="4CE15B3A" w14:textId="46789E51" w:rsidR="00737415" w:rsidRPr="00A57119" w:rsidRDefault="00737415" w:rsidP="00737415">
            <w:pPr>
              <w:pStyle w:val="GOSTTablenorm"/>
              <w:rPr>
                <w:ins w:id="472" w:author="Винокурова Т.В. REV-59661" w:date="2026-03-26T17:45:00Z"/>
              </w:rPr>
            </w:pPr>
            <w:ins w:id="473" w:author="Винокурова Т.В. REV-59661" w:date="2026-03-26T17:46:00Z">
              <w:r w:rsidRPr="00A57119">
                <w:lastRenderedPageBreak/>
                <w:t>ОКТМО платежа плательщика</w:t>
              </w:r>
            </w:ins>
          </w:p>
        </w:tc>
        <w:tc>
          <w:tcPr>
            <w:tcW w:w="794" w:type="pct"/>
          </w:tcPr>
          <w:p w14:paraId="7C759077" w14:textId="29C8279E" w:rsidR="00737415" w:rsidRPr="00AC2368" w:rsidRDefault="00737415" w:rsidP="00737415">
            <w:pPr>
              <w:pStyle w:val="GOSTTablenorm"/>
              <w:rPr>
                <w:ins w:id="474" w:author="Винокурова Т.В. REV-59661" w:date="2026-03-26T17:45:00Z"/>
                <w:b/>
              </w:rPr>
            </w:pPr>
            <w:ins w:id="475" w:author="Винокурова Т.В. REV-59661" w:date="2026-03-26T17:46:00Z">
              <w:r w:rsidRPr="00AC2368">
                <w:rPr>
                  <w:b/>
                </w:rPr>
                <w:t>sender:</w:t>
              </w:r>
              <w:r w:rsidRPr="00AC2368">
                <w:t>oktmo</w:t>
              </w:r>
            </w:ins>
          </w:p>
        </w:tc>
        <w:tc>
          <w:tcPr>
            <w:tcW w:w="560" w:type="pct"/>
          </w:tcPr>
          <w:p w14:paraId="4534219D" w14:textId="6BE4FB71" w:rsidR="00737415" w:rsidRPr="00A57119" w:rsidRDefault="00737415" w:rsidP="00737415">
            <w:pPr>
              <w:pStyle w:val="GOSTTablenorm"/>
              <w:rPr>
                <w:ins w:id="476" w:author="Винокурова Т.В. REV-59661" w:date="2026-03-26T17:45:00Z"/>
              </w:rPr>
            </w:pPr>
            <w:ins w:id="477" w:author="Винокурова Т.В. REV-59661" w:date="2026-03-26T17:46:00Z">
              <w:r w:rsidRPr="00A57119">
                <w:rPr>
                  <w:lang w:eastAsia="en-US"/>
                </w:rPr>
                <w:t>Строка</w:t>
              </w:r>
            </w:ins>
          </w:p>
        </w:tc>
        <w:tc>
          <w:tcPr>
            <w:tcW w:w="374" w:type="pct"/>
          </w:tcPr>
          <w:p w14:paraId="7BFA4B97" w14:textId="4A8F1303" w:rsidR="00737415" w:rsidRPr="00A57119" w:rsidRDefault="00737415" w:rsidP="00737415">
            <w:pPr>
              <w:pStyle w:val="GOSTTablenorm"/>
              <w:rPr>
                <w:ins w:id="478" w:author="Винокурова Т.В. REV-59661" w:date="2026-03-26T17:45:00Z"/>
              </w:rPr>
            </w:pPr>
            <w:ins w:id="479" w:author="Винокурова Т.В. REV-59661" w:date="2026-03-26T17:46:00Z">
              <w:r w:rsidRPr="00A57119">
                <w:t>Да</w:t>
              </w:r>
            </w:ins>
          </w:p>
        </w:tc>
        <w:tc>
          <w:tcPr>
            <w:tcW w:w="374" w:type="pct"/>
          </w:tcPr>
          <w:p w14:paraId="4C32CB9A" w14:textId="6DD948C2" w:rsidR="00737415" w:rsidRPr="00A57119" w:rsidRDefault="00737415" w:rsidP="00737415">
            <w:pPr>
              <w:pStyle w:val="GOSTTablenorm"/>
              <w:rPr>
                <w:ins w:id="480" w:author="Винокурова Т.В. REV-59661" w:date="2026-03-26T17:45:00Z"/>
              </w:rPr>
            </w:pPr>
            <w:ins w:id="481" w:author="Винокурова Т.В. REV-59661" w:date="2026-03-26T17:46:00Z">
              <w:r w:rsidRPr="00A57119">
                <w:t>=8</w:t>
              </w:r>
            </w:ins>
          </w:p>
        </w:tc>
        <w:tc>
          <w:tcPr>
            <w:tcW w:w="1778" w:type="pct"/>
          </w:tcPr>
          <w:p w14:paraId="53B9B493" w14:textId="43C91F2E" w:rsidR="00737415" w:rsidRPr="00A57119" w:rsidRDefault="00737415" w:rsidP="00737415">
            <w:pPr>
              <w:pStyle w:val="GOSTTablenorm"/>
              <w:rPr>
                <w:ins w:id="482" w:author="Винокурова Т.В. REV-59661" w:date="2026-03-26T17:45:00Z"/>
              </w:rPr>
            </w:pPr>
            <w:ins w:id="483" w:author="Винокурова Т.В. REV-59661" w:date="2026-03-26T17:46:00Z">
              <w:r w:rsidRPr="00A57119">
                <w:t>Указывается код по ОКТМО публично-пр</w:t>
              </w:r>
              <w:r>
                <w:t>авового образования плательщика</w:t>
              </w:r>
            </w:ins>
          </w:p>
        </w:tc>
      </w:tr>
      <w:tr w:rsidR="00737415" w:rsidRPr="00A57119" w14:paraId="00A589F8" w14:textId="77777777" w:rsidTr="00366C88">
        <w:tc>
          <w:tcPr>
            <w:tcW w:w="1120" w:type="pct"/>
          </w:tcPr>
          <w:p w14:paraId="67BA9B38" w14:textId="77777777" w:rsidR="00737415" w:rsidRPr="00AC2368" w:rsidRDefault="00737415" w:rsidP="00737415">
            <w:pPr>
              <w:pStyle w:val="GOSTTablenorm"/>
              <w:rPr>
                <w:b/>
              </w:rPr>
            </w:pPr>
            <w:r w:rsidRPr="00AC2368">
              <w:rPr>
                <w:b/>
              </w:rPr>
              <w:t>Реквизиты получателя</w:t>
            </w:r>
          </w:p>
        </w:tc>
        <w:tc>
          <w:tcPr>
            <w:tcW w:w="794" w:type="pct"/>
          </w:tcPr>
          <w:p w14:paraId="7CE1A9F4" w14:textId="77777777" w:rsidR="00737415" w:rsidRPr="00AC2368" w:rsidRDefault="00737415" w:rsidP="00737415">
            <w:pPr>
              <w:pStyle w:val="GOSTTablenorm"/>
              <w:rPr>
                <w:b/>
              </w:rPr>
            </w:pPr>
            <w:r w:rsidRPr="00AC2368">
              <w:rPr>
                <w:b/>
              </w:rPr>
              <w:t>recipient</w:t>
            </w:r>
          </w:p>
        </w:tc>
        <w:tc>
          <w:tcPr>
            <w:tcW w:w="560" w:type="pct"/>
          </w:tcPr>
          <w:p w14:paraId="7841FB16" w14:textId="77777777" w:rsidR="00737415" w:rsidRPr="00A57119" w:rsidRDefault="00737415" w:rsidP="00737415">
            <w:pPr>
              <w:pStyle w:val="GOSTTablenorm"/>
            </w:pPr>
            <w:r w:rsidRPr="00A57119">
              <w:t>Объект</w:t>
            </w:r>
          </w:p>
        </w:tc>
        <w:tc>
          <w:tcPr>
            <w:tcW w:w="374" w:type="pct"/>
          </w:tcPr>
          <w:p w14:paraId="164A682A" w14:textId="77777777" w:rsidR="00737415" w:rsidRPr="00A57119" w:rsidRDefault="00737415" w:rsidP="00737415">
            <w:pPr>
              <w:pStyle w:val="GOSTTablenorm"/>
            </w:pPr>
            <w:r w:rsidRPr="00A57119">
              <w:t>Да</w:t>
            </w:r>
          </w:p>
        </w:tc>
        <w:tc>
          <w:tcPr>
            <w:tcW w:w="374" w:type="pct"/>
          </w:tcPr>
          <w:p w14:paraId="3F8ADFC3" w14:textId="376642B7" w:rsidR="00737415" w:rsidRPr="00A57119" w:rsidRDefault="00737415" w:rsidP="00737415">
            <w:pPr>
              <w:pStyle w:val="GOSTTablenorm"/>
            </w:pPr>
            <w:ins w:id="484" w:author="Винокурова Т.В. REV-62983" w:date="2026-03-26T16:47:00Z">
              <w:r>
                <w:t>-</w:t>
              </w:r>
            </w:ins>
          </w:p>
        </w:tc>
        <w:tc>
          <w:tcPr>
            <w:tcW w:w="1778" w:type="pct"/>
          </w:tcPr>
          <w:p w14:paraId="4DB700C6" w14:textId="35959FB9" w:rsidR="00737415" w:rsidRPr="00A57119" w:rsidRDefault="00737415" w:rsidP="00737415">
            <w:pPr>
              <w:pStyle w:val="GOSTTablenorm"/>
            </w:pPr>
            <w:ins w:id="485" w:author="Винокурова Т.В. REV-62983" w:date="2026-03-26T16:47:00Z">
              <w:r>
                <w:t>-</w:t>
              </w:r>
            </w:ins>
          </w:p>
        </w:tc>
      </w:tr>
      <w:tr w:rsidR="00737415" w:rsidRPr="00A57119" w14:paraId="5E3C36E3" w14:textId="77777777" w:rsidTr="00366C88">
        <w:tc>
          <w:tcPr>
            <w:tcW w:w="1120" w:type="pct"/>
          </w:tcPr>
          <w:p w14:paraId="74EF5EAE" w14:textId="77777777" w:rsidR="00737415" w:rsidRPr="00A57119" w:rsidRDefault="00737415" w:rsidP="00737415">
            <w:pPr>
              <w:pStyle w:val="GOSTTablenorm"/>
            </w:pPr>
            <w:r w:rsidRPr="00A57119">
              <w:t>Номер лицевого счета получателя</w:t>
            </w:r>
          </w:p>
        </w:tc>
        <w:tc>
          <w:tcPr>
            <w:tcW w:w="794" w:type="pct"/>
          </w:tcPr>
          <w:p w14:paraId="1E103020" w14:textId="77777777" w:rsidR="00737415" w:rsidRPr="00AC2368" w:rsidRDefault="00737415" w:rsidP="00737415">
            <w:pPr>
              <w:pStyle w:val="GOSTTablenorm"/>
            </w:pPr>
            <w:r w:rsidRPr="00AC2368">
              <w:rPr>
                <w:b/>
              </w:rPr>
              <w:t>recipient:</w:t>
            </w:r>
            <w:r w:rsidRPr="00AC2368">
              <w:t>account</w:t>
            </w:r>
          </w:p>
        </w:tc>
        <w:tc>
          <w:tcPr>
            <w:tcW w:w="560" w:type="pct"/>
          </w:tcPr>
          <w:p w14:paraId="6E12F94A" w14:textId="77777777" w:rsidR="00737415" w:rsidRPr="00A57119" w:rsidRDefault="00737415" w:rsidP="00737415">
            <w:pPr>
              <w:pStyle w:val="GOSTTablenorm"/>
            </w:pPr>
            <w:r w:rsidRPr="00A57119">
              <w:t>Строка</w:t>
            </w:r>
          </w:p>
        </w:tc>
        <w:tc>
          <w:tcPr>
            <w:tcW w:w="374" w:type="pct"/>
          </w:tcPr>
          <w:p w14:paraId="68F27887" w14:textId="77777777" w:rsidR="00737415" w:rsidRPr="00A57119" w:rsidRDefault="00737415" w:rsidP="00737415">
            <w:pPr>
              <w:pStyle w:val="GOSTTablenorm"/>
            </w:pPr>
            <w:r w:rsidRPr="00A57119">
              <w:t>Да</w:t>
            </w:r>
          </w:p>
        </w:tc>
        <w:tc>
          <w:tcPr>
            <w:tcW w:w="374" w:type="pct"/>
          </w:tcPr>
          <w:p w14:paraId="3906BB92" w14:textId="77777777" w:rsidR="00737415" w:rsidRPr="00A57119" w:rsidRDefault="00737415" w:rsidP="00737415">
            <w:pPr>
              <w:pStyle w:val="GOSTTablenorm"/>
            </w:pPr>
            <w:r w:rsidRPr="00A57119">
              <w:t>=11</w:t>
            </w:r>
          </w:p>
        </w:tc>
        <w:tc>
          <w:tcPr>
            <w:tcW w:w="1778" w:type="pct"/>
          </w:tcPr>
          <w:p w14:paraId="5256926D" w14:textId="77777777" w:rsidR="00737415" w:rsidRPr="00A57119" w:rsidRDefault="00737415" w:rsidP="00737415">
            <w:pPr>
              <w:pStyle w:val="GOSTTablenorm"/>
            </w:pPr>
            <w:r w:rsidRPr="00A57119">
              <w:t>Указывается н</w:t>
            </w:r>
            <w:r>
              <w:t>омер лицевого счета получателя</w:t>
            </w:r>
          </w:p>
        </w:tc>
      </w:tr>
      <w:tr w:rsidR="00737415" w:rsidRPr="00A57119" w14:paraId="01D21959" w14:textId="77777777" w:rsidTr="00366C88">
        <w:tc>
          <w:tcPr>
            <w:tcW w:w="1120" w:type="pct"/>
          </w:tcPr>
          <w:p w14:paraId="4DFADEBC" w14:textId="77777777" w:rsidR="00737415" w:rsidRPr="00A57119" w:rsidRDefault="00737415" w:rsidP="00737415">
            <w:pPr>
              <w:pStyle w:val="GOSTTablenorm"/>
            </w:pPr>
            <w:r w:rsidRPr="00A57119">
              <w:t>Идентификатор документа по зачислению НВС ФБ по получателю</w:t>
            </w:r>
          </w:p>
        </w:tc>
        <w:tc>
          <w:tcPr>
            <w:tcW w:w="794" w:type="pct"/>
          </w:tcPr>
          <w:p w14:paraId="2C3FB833" w14:textId="77777777" w:rsidR="00737415" w:rsidRPr="00AC2368" w:rsidRDefault="00737415" w:rsidP="00737415">
            <w:pPr>
              <w:pStyle w:val="GOSTTablenorm"/>
            </w:pPr>
            <w:r w:rsidRPr="00AC2368">
              <w:rPr>
                <w:b/>
              </w:rPr>
              <w:t>recipient:</w:t>
            </w:r>
            <w:r w:rsidRPr="00AC2368">
              <w:t>doc_guid_nvs</w:t>
            </w:r>
          </w:p>
        </w:tc>
        <w:tc>
          <w:tcPr>
            <w:tcW w:w="560" w:type="pct"/>
          </w:tcPr>
          <w:p w14:paraId="238A5791" w14:textId="77777777" w:rsidR="00737415" w:rsidRPr="00A57119" w:rsidRDefault="00737415" w:rsidP="00737415">
            <w:pPr>
              <w:pStyle w:val="GOSTTablenorm"/>
            </w:pPr>
            <w:r w:rsidRPr="00A57119">
              <w:t>GUID</w:t>
            </w:r>
          </w:p>
        </w:tc>
        <w:tc>
          <w:tcPr>
            <w:tcW w:w="374" w:type="pct"/>
          </w:tcPr>
          <w:p w14:paraId="0D4E23C1" w14:textId="77777777" w:rsidR="00737415" w:rsidRPr="00A57119" w:rsidRDefault="00737415" w:rsidP="00737415">
            <w:pPr>
              <w:pStyle w:val="GOSTTablenorm"/>
            </w:pPr>
            <w:r w:rsidRPr="00A57119">
              <w:t>Нет</w:t>
            </w:r>
          </w:p>
        </w:tc>
        <w:tc>
          <w:tcPr>
            <w:tcW w:w="374" w:type="pct"/>
          </w:tcPr>
          <w:p w14:paraId="09BE60EF" w14:textId="77777777" w:rsidR="00737415" w:rsidRPr="00A57119" w:rsidRDefault="00737415" w:rsidP="00737415">
            <w:pPr>
              <w:pStyle w:val="GOSTTablenorm"/>
            </w:pPr>
            <w:r w:rsidRPr="00A57119">
              <w:t>=36</w:t>
            </w:r>
          </w:p>
        </w:tc>
        <w:tc>
          <w:tcPr>
            <w:tcW w:w="1778" w:type="pct"/>
          </w:tcPr>
          <w:p w14:paraId="67995EAE" w14:textId="77777777" w:rsidR="00737415" w:rsidRPr="00A57119" w:rsidRDefault="00737415" w:rsidP="00737415">
            <w:pPr>
              <w:pStyle w:val="GOSTTablenorm"/>
            </w:pPr>
            <w:r w:rsidRPr="00A57119">
              <w:t>Указывается в случае указания в поле «КБК получателя» КБК, относящегося к невыясненным по</w:t>
            </w:r>
            <w:r>
              <w:t>ступлениям федерального бюджета</w:t>
            </w:r>
          </w:p>
        </w:tc>
      </w:tr>
      <w:tr w:rsidR="00737415" w:rsidRPr="00A57119" w14:paraId="627AE54A" w14:textId="77777777" w:rsidTr="00366C88">
        <w:tc>
          <w:tcPr>
            <w:tcW w:w="1120" w:type="pct"/>
          </w:tcPr>
          <w:p w14:paraId="4C224644" w14:textId="77777777" w:rsidR="00737415" w:rsidRPr="00A57119" w:rsidRDefault="00737415" w:rsidP="00737415">
            <w:pPr>
              <w:pStyle w:val="GOSTTablenorm"/>
            </w:pPr>
            <w:r w:rsidRPr="00A57119">
              <w:t>КБК получателя</w:t>
            </w:r>
          </w:p>
        </w:tc>
        <w:tc>
          <w:tcPr>
            <w:tcW w:w="794" w:type="pct"/>
          </w:tcPr>
          <w:p w14:paraId="59EE8F6E" w14:textId="69BBE4D3" w:rsidR="00737415" w:rsidRPr="00B9735F" w:rsidRDefault="00737415" w:rsidP="00737415">
            <w:pPr>
              <w:pStyle w:val="GOSTTablenorm"/>
              <w:rPr>
                <w:lang w:val="en-US"/>
              </w:rPr>
            </w:pPr>
            <w:r w:rsidRPr="00AC2368">
              <w:rPr>
                <w:b/>
              </w:rPr>
              <w:t>recipient</w:t>
            </w:r>
            <w:r w:rsidRPr="00B9735F">
              <w:rPr>
                <w:lang w:val="en-US"/>
              </w:rPr>
              <w:t>:bcc</w:t>
            </w:r>
          </w:p>
        </w:tc>
        <w:tc>
          <w:tcPr>
            <w:tcW w:w="560" w:type="pct"/>
          </w:tcPr>
          <w:p w14:paraId="300166B3" w14:textId="77777777" w:rsidR="00737415" w:rsidRPr="00A57119" w:rsidRDefault="00737415" w:rsidP="00737415">
            <w:pPr>
              <w:pStyle w:val="GOSTTablenorm"/>
              <w:rPr>
                <w:lang w:eastAsia="en-US"/>
              </w:rPr>
            </w:pPr>
            <w:r w:rsidRPr="00A57119">
              <w:t>Строка</w:t>
            </w:r>
          </w:p>
        </w:tc>
        <w:tc>
          <w:tcPr>
            <w:tcW w:w="374" w:type="pct"/>
          </w:tcPr>
          <w:p w14:paraId="40CD9E8B" w14:textId="77777777" w:rsidR="00737415" w:rsidRPr="00A57119" w:rsidRDefault="00737415" w:rsidP="00737415">
            <w:pPr>
              <w:pStyle w:val="GOSTTablenorm"/>
            </w:pPr>
            <w:r w:rsidRPr="00A57119">
              <w:t>Да</w:t>
            </w:r>
          </w:p>
        </w:tc>
        <w:tc>
          <w:tcPr>
            <w:tcW w:w="374" w:type="pct"/>
          </w:tcPr>
          <w:p w14:paraId="2B481935" w14:textId="77777777" w:rsidR="00737415" w:rsidRPr="00A57119" w:rsidRDefault="00737415" w:rsidP="00737415">
            <w:pPr>
              <w:pStyle w:val="GOSTTablenorm"/>
              <w:rPr>
                <w:lang w:val="en-US"/>
              </w:rPr>
            </w:pPr>
            <w:r w:rsidRPr="00A57119">
              <w:t>=20</w:t>
            </w:r>
          </w:p>
        </w:tc>
        <w:tc>
          <w:tcPr>
            <w:tcW w:w="1778" w:type="pct"/>
          </w:tcPr>
          <w:p w14:paraId="07FBD083" w14:textId="77777777" w:rsidR="00737415" w:rsidRPr="00A57119" w:rsidRDefault="00737415" w:rsidP="00737415">
            <w:pPr>
              <w:pStyle w:val="GOSTTablenorm"/>
            </w:pPr>
            <w:r>
              <w:t>Указывается КБК получателя</w:t>
            </w:r>
          </w:p>
        </w:tc>
      </w:tr>
      <w:tr w:rsidR="00737415" w:rsidRPr="00A57119" w14:paraId="103BB4E2" w14:textId="77777777" w:rsidTr="00366C88">
        <w:tc>
          <w:tcPr>
            <w:tcW w:w="1120" w:type="pct"/>
          </w:tcPr>
          <w:p w14:paraId="1FBB2E76" w14:textId="77777777" w:rsidR="00737415" w:rsidRPr="00A57119" w:rsidRDefault="00737415" w:rsidP="00737415">
            <w:pPr>
              <w:pStyle w:val="GOSTTablenorm"/>
            </w:pPr>
            <w:r w:rsidRPr="00A57119">
              <w:t>Тип КБК получателя</w:t>
            </w:r>
          </w:p>
        </w:tc>
        <w:tc>
          <w:tcPr>
            <w:tcW w:w="794" w:type="pct"/>
          </w:tcPr>
          <w:p w14:paraId="6AF231E4" w14:textId="684650C3" w:rsidR="00737415" w:rsidRPr="00B9735F" w:rsidRDefault="00737415" w:rsidP="00737415">
            <w:pPr>
              <w:pStyle w:val="GOSTTablenorm"/>
              <w:rPr>
                <w:lang w:val="en-US"/>
              </w:rPr>
            </w:pPr>
            <w:r w:rsidRPr="00AC2368">
              <w:rPr>
                <w:b/>
              </w:rPr>
              <w:t>recipient</w:t>
            </w:r>
            <w:r w:rsidRPr="00B9735F">
              <w:rPr>
                <w:b/>
                <w:lang w:val="en-US"/>
              </w:rPr>
              <w:t>:</w:t>
            </w:r>
            <w:r w:rsidRPr="00B9735F">
              <w:rPr>
                <w:lang w:val="en-US"/>
              </w:rPr>
              <w:t>type_bcc</w:t>
            </w:r>
          </w:p>
        </w:tc>
        <w:tc>
          <w:tcPr>
            <w:tcW w:w="560" w:type="pct"/>
          </w:tcPr>
          <w:p w14:paraId="6870ED8A" w14:textId="77777777" w:rsidR="00737415" w:rsidRPr="00A57119" w:rsidRDefault="00737415" w:rsidP="00737415">
            <w:pPr>
              <w:pStyle w:val="GOSTTablenorm"/>
              <w:rPr>
                <w:lang w:eastAsia="en-US"/>
              </w:rPr>
            </w:pPr>
            <w:r w:rsidRPr="00A57119">
              <w:t>Строка</w:t>
            </w:r>
          </w:p>
        </w:tc>
        <w:tc>
          <w:tcPr>
            <w:tcW w:w="374" w:type="pct"/>
          </w:tcPr>
          <w:p w14:paraId="4F55AEC2" w14:textId="77777777" w:rsidR="00737415" w:rsidRPr="00A57119" w:rsidRDefault="00737415" w:rsidP="00737415">
            <w:pPr>
              <w:pStyle w:val="GOSTTablenorm"/>
            </w:pPr>
            <w:r w:rsidRPr="00A57119">
              <w:t>Да</w:t>
            </w:r>
          </w:p>
        </w:tc>
        <w:tc>
          <w:tcPr>
            <w:tcW w:w="374" w:type="pct"/>
          </w:tcPr>
          <w:p w14:paraId="251E2A56" w14:textId="77777777" w:rsidR="00737415" w:rsidRPr="00A57119" w:rsidRDefault="00737415" w:rsidP="00737415">
            <w:pPr>
              <w:pStyle w:val="GOSTTablenorm"/>
              <w:rPr>
                <w:lang w:val="en-US"/>
              </w:rPr>
            </w:pPr>
            <w:r w:rsidRPr="00A57119">
              <w:t>=2</w:t>
            </w:r>
          </w:p>
        </w:tc>
        <w:tc>
          <w:tcPr>
            <w:tcW w:w="1778" w:type="pct"/>
          </w:tcPr>
          <w:p w14:paraId="114AE143" w14:textId="77777777" w:rsidR="00737415" w:rsidRPr="00A57119" w:rsidRDefault="00737415" w:rsidP="00737415">
            <w:pPr>
              <w:pStyle w:val="GOSTTablenorm"/>
            </w:pPr>
            <w:r w:rsidRPr="00A57119">
              <w:t>Указывается тип КБК получателя.</w:t>
            </w:r>
          </w:p>
          <w:p w14:paraId="00B08DC7" w14:textId="77777777" w:rsidR="00737415" w:rsidRPr="00A57119" w:rsidRDefault="00737415" w:rsidP="00737415">
            <w:pPr>
              <w:pStyle w:val="GOSTTablenorm"/>
            </w:pPr>
            <w:r w:rsidRPr="00A57119">
              <w:t xml:space="preserve">Если 4 символ КБК получателя равен 0 – </w:t>
            </w:r>
            <w:r>
              <w:t>заполнятся тип «31», иначе «20»</w:t>
            </w:r>
          </w:p>
        </w:tc>
      </w:tr>
      <w:tr w:rsidR="00737415" w:rsidRPr="00A57119" w14:paraId="0532FAFA" w14:textId="77777777" w:rsidTr="00366C88">
        <w:tc>
          <w:tcPr>
            <w:tcW w:w="1120" w:type="pct"/>
          </w:tcPr>
          <w:p w14:paraId="5D96EE4F" w14:textId="77777777" w:rsidR="00737415" w:rsidRPr="00A57119" w:rsidRDefault="00737415" w:rsidP="00737415">
            <w:pPr>
              <w:pStyle w:val="GOSTTablenorm"/>
            </w:pPr>
            <w:r w:rsidRPr="00A57119">
              <w:t>ОКТМО платежа получателя</w:t>
            </w:r>
          </w:p>
        </w:tc>
        <w:tc>
          <w:tcPr>
            <w:tcW w:w="794" w:type="pct"/>
          </w:tcPr>
          <w:p w14:paraId="0241387D" w14:textId="6C952812" w:rsidR="00737415" w:rsidRPr="00B9735F" w:rsidRDefault="00737415" w:rsidP="00737415">
            <w:pPr>
              <w:pStyle w:val="GOSTTablenorm"/>
              <w:rPr>
                <w:lang w:val="en-US"/>
              </w:rPr>
            </w:pPr>
            <w:r w:rsidRPr="00AC2368">
              <w:rPr>
                <w:b/>
              </w:rPr>
              <w:t>recipient</w:t>
            </w:r>
            <w:r w:rsidRPr="00B9735F">
              <w:rPr>
                <w:b/>
                <w:lang w:val="en-US"/>
              </w:rPr>
              <w:t>:</w:t>
            </w:r>
            <w:r w:rsidRPr="00B9735F">
              <w:rPr>
                <w:lang w:val="en-US"/>
              </w:rPr>
              <w:t>oktmo</w:t>
            </w:r>
          </w:p>
        </w:tc>
        <w:tc>
          <w:tcPr>
            <w:tcW w:w="560" w:type="pct"/>
          </w:tcPr>
          <w:p w14:paraId="1B20BEDF" w14:textId="77777777" w:rsidR="00737415" w:rsidRPr="00A57119" w:rsidRDefault="00737415" w:rsidP="00737415">
            <w:pPr>
              <w:pStyle w:val="GOSTTablenorm"/>
              <w:rPr>
                <w:lang w:eastAsia="en-US"/>
              </w:rPr>
            </w:pPr>
            <w:r w:rsidRPr="00A57119">
              <w:rPr>
                <w:lang w:eastAsia="en-US"/>
              </w:rPr>
              <w:t>Строка</w:t>
            </w:r>
          </w:p>
        </w:tc>
        <w:tc>
          <w:tcPr>
            <w:tcW w:w="374" w:type="pct"/>
          </w:tcPr>
          <w:p w14:paraId="524731FA" w14:textId="77777777" w:rsidR="00737415" w:rsidRPr="00A57119" w:rsidRDefault="00737415" w:rsidP="00737415">
            <w:pPr>
              <w:pStyle w:val="GOSTTablenorm"/>
            </w:pPr>
            <w:r w:rsidRPr="00A57119">
              <w:t>Да</w:t>
            </w:r>
          </w:p>
        </w:tc>
        <w:tc>
          <w:tcPr>
            <w:tcW w:w="374" w:type="pct"/>
          </w:tcPr>
          <w:p w14:paraId="105520CF" w14:textId="77777777" w:rsidR="00737415" w:rsidRPr="00A57119" w:rsidRDefault="00737415" w:rsidP="00737415">
            <w:pPr>
              <w:pStyle w:val="GOSTTablenorm"/>
              <w:rPr>
                <w:lang w:val="en-US"/>
              </w:rPr>
            </w:pPr>
            <w:r w:rsidRPr="00A57119">
              <w:t>=8</w:t>
            </w:r>
          </w:p>
        </w:tc>
        <w:tc>
          <w:tcPr>
            <w:tcW w:w="1778" w:type="pct"/>
          </w:tcPr>
          <w:p w14:paraId="2CD868A3" w14:textId="77777777" w:rsidR="00737415" w:rsidRPr="00A57119" w:rsidRDefault="00737415" w:rsidP="00737415">
            <w:pPr>
              <w:pStyle w:val="GOSTTablenorm"/>
            </w:pPr>
            <w:r w:rsidRPr="00A57119">
              <w:t>Указывается код по ОКТМО публично-право</w:t>
            </w:r>
            <w:r>
              <w:t>вого образования получателя</w:t>
            </w:r>
          </w:p>
        </w:tc>
      </w:tr>
      <w:tr w:rsidR="00737415" w:rsidRPr="00A57119" w14:paraId="28B86491" w14:textId="77777777" w:rsidTr="00366C88">
        <w:tc>
          <w:tcPr>
            <w:tcW w:w="1120" w:type="pct"/>
          </w:tcPr>
          <w:p w14:paraId="16D5178A" w14:textId="77777777" w:rsidR="00737415" w:rsidRPr="00A57119" w:rsidRDefault="00737415" w:rsidP="00737415">
            <w:pPr>
              <w:pStyle w:val="GOSTTablenorm"/>
            </w:pPr>
            <w:r w:rsidRPr="00A57119">
              <w:t>Сумма в рублях</w:t>
            </w:r>
          </w:p>
        </w:tc>
        <w:tc>
          <w:tcPr>
            <w:tcW w:w="794" w:type="pct"/>
          </w:tcPr>
          <w:p w14:paraId="07F4B618" w14:textId="312F3593" w:rsidR="00737415" w:rsidRPr="00AC2368" w:rsidRDefault="00737415" w:rsidP="00737415">
            <w:pPr>
              <w:pStyle w:val="GOSTTablenorm"/>
            </w:pPr>
            <w:r w:rsidRPr="00AC2368">
              <w:rPr>
                <w:b/>
              </w:rPr>
              <w:t>recipient:</w:t>
            </w:r>
            <w:r w:rsidRPr="00AC2368">
              <w:t>amount</w:t>
            </w:r>
          </w:p>
        </w:tc>
        <w:tc>
          <w:tcPr>
            <w:tcW w:w="560" w:type="pct"/>
          </w:tcPr>
          <w:p w14:paraId="51FA6998" w14:textId="77777777" w:rsidR="00737415" w:rsidRPr="00A57119" w:rsidRDefault="00737415" w:rsidP="00737415">
            <w:pPr>
              <w:pStyle w:val="GOSTTablenorm"/>
            </w:pPr>
            <w:r w:rsidRPr="00A57119">
              <w:t>Сумма</w:t>
            </w:r>
          </w:p>
        </w:tc>
        <w:tc>
          <w:tcPr>
            <w:tcW w:w="374" w:type="pct"/>
          </w:tcPr>
          <w:p w14:paraId="0EB1D2E0" w14:textId="77777777" w:rsidR="00737415" w:rsidRPr="00A57119" w:rsidRDefault="00737415" w:rsidP="00737415">
            <w:pPr>
              <w:pStyle w:val="GOSTTablenorm"/>
            </w:pPr>
            <w:r w:rsidRPr="00A57119">
              <w:t>Да</w:t>
            </w:r>
          </w:p>
        </w:tc>
        <w:tc>
          <w:tcPr>
            <w:tcW w:w="374" w:type="pct"/>
          </w:tcPr>
          <w:p w14:paraId="56F38901" w14:textId="77777777" w:rsidR="00737415" w:rsidRPr="00A57119" w:rsidRDefault="00737415" w:rsidP="00737415">
            <w:pPr>
              <w:pStyle w:val="GOSTTablenorm"/>
            </w:pPr>
          </w:p>
        </w:tc>
        <w:tc>
          <w:tcPr>
            <w:tcW w:w="1778" w:type="pct"/>
          </w:tcPr>
          <w:p w14:paraId="57DBDCF4" w14:textId="77777777" w:rsidR="00737415" w:rsidRPr="00A57119" w:rsidRDefault="00737415" w:rsidP="00737415">
            <w:pPr>
              <w:pStyle w:val="GOSTTablenorm"/>
            </w:pPr>
            <w:r w:rsidRPr="00A57119">
              <w:t>Указывается сумма в валюте Российской Федерации</w:t>
            </w:r>
          </w:p>
        </w:tc>
      </w:tr>
    </w:tbl>
    <w:p w14:paraId="44F6E60B" w14:textId="29E65252" w:rsidR="00255599" w:rsidRDefault="00255599" w:rsidP="00255599">
      <w:pPr>
        <w:pStyle w:val="51"/>
      </w:pPr>
      <w:bookmarkStart w:id="486" w:name="_Toc226625546"/>
      <w:r w:rsidRPr="00420F5A">
        <w:t>Пример запроса</w:t>
      </w:r>
      <w:r w:rsidRPr="0013499D">
        <w:t xml:space="preserve"> по документу</w:t>
      </w:r>
      <w:r>
        <w:t xml:space="preserve"> </w:t>
      </w:r>
      <w:r w:rsidRPr="001866AB">
        <w:t>«</w:t>
      </w:r>
      <w:r w:rsidRPr="00E96935">
        <w:t xml:space="preserve">Распоряжение </w:t>
      </w:r>
      <w:r>
        <w:t>налогового органа</w:t>
      </w:r>
      <w:r w:rsidRPr="00E96935">
        <w:t xml:space="preserve"> (уточнение)» BRA_DOC_D_0</w:t>
      </w:r>
      <w:r>
        <w:t>07</w:t>
      </w:r>
      <w:bookmarkEnd w:id="486"/>
    </w:p>
    <w:p w14:paraId="777D9492" w14:textId="77777777" w:rsidR="00F727D9" w:rsidRDefault="00F727D9" w:rsidP="00F727D9">
      <w:pPr>
        <w:pStyle w:val="GOSTScript"/>
        <w:rPr>
          <w:ins w:id="487" w:author="Винокурова Т.В. REV-62983" w:date="2026-03-26T16:52:00Z"/>
        </w:rPr>
      </w:pPr>
      <w:ins w:id="488" w:author="Винокурова Т.В. REV-62983" w:date="2026-03-26T16:52:00Z">
        <w:r>
          <w:t>{</w:t>
        </w:r>
      </w:ins>
    </w:p>
    <w:p w14:paraId="27B9A744" w14:textId="77777777" w:rsidR="00F727D9" w:rsidRDefault="00F727D9" w:rsidP="00F727D9">
      <w:pPr>
        <w:pStyle w:val="GOSTScript"/>
        <w:rPr>
          <w:ins w:id="489" w:author="Винокурова Т.В. REV-62983" w:date="2026-03-26T16:52:00Z"/>
        </w:rPr>
      </w:pPr>
      <w:ins w:id="490" w:author="Винокурова Т.В. REV-62983" w:date="2026-03-26T16:52:00Z">
        <w:r>
          <w:tab/>
          <w:t>"header": {</w:t>
        </w:r>
      </w:ins>
    </w:p>
    <w:p w14:paraId="1852A9DB" w14:textId="77777777" w:rsidR="00F727D9" w:rsidRDefault="00F727D9" w:rsidP="00F727D9">
      <w:pPr>
        <w:pStyle w:val="GOSTScript"/>
        <w:rPr>
          <w:ins w:id="491" w:author="Винокурова Т.В. REV-62983" w:date="2026-03-26T16:52:00Z"/>
        </w:rPr>
      </w:pPr>
      <w:ins w:id="492" w:author="Винокурова Т.В. REV-62983" w:date="2026-03-26T16:52:00Z">
        <w:r>
          <w:tab/>
        </w:r>
        <w:r>
          <w:tab/>
          <w:t>"Source": "RMS",</w:t>
        </w:r>
      </w:ins>
    </w:p>
    <w:p w14:paraId="364AFB58" w14:textId="63AAAC25" w:rsidR="00F727D9" w:rsidRDefault="00F727D9" w:rsidP="00F727D9">
      <w:pPr>
        <w:pStyle w:val="GOSTScript"/>
        <w:rPr>
          <w:ins w:id="493" w:author="Винокурова Т.В. REV-62983" w:date="2026-03-26T16:52:00Z"/>
        </w:rPr>
      </w:pPr>
      <w:ins w:id="494" w:author="Винокурова Т.В. REV-62983" w:date="2026-03-26T16:52:00Z">
        <w:r>
          <w:tab/>
        </w:r>
        <w:r>
          <w:tab/>
          <w:t>"ReqDateTime": "202</w:t>
        </w:r>
      </w:ins>
      <w:ins w:id="495" w:author="Гилязова Екатерина Викторовна" w:date="2026-04-09T18:08:00Z">
        <w:r w:rsidR="00FA225A">
          <w:t>6</w:t>
        </w:r>
      </w:ins>
      <w:ins w:id="496" w:author="Винокурова Т.В. REV-62983" w:date="2026-03-26T16:52:00Z">
        <w:del w:id="497" w:author="Гилязова Екатерина Викторовна" w:date="2026-04-09T18:08:00Z">
          <w:r w:rsidDel="00FA225A">
            <w:delText>3</w:delText>
          </w:r>
        </w:del>
        <w:r>
          <w:t>-0</w:t>
        </w:r>
      </w:ins>
      <w:ins w:id="498" w:author="Гилязова Екатерина Викторовна" w:date="2026-04-09T18:09:00Z">
        <w:r w:rsidR="00FA225A">
          <w:t>3</w:t>
        </w:r>
      </w:ins>
      <w:ins w:id="499" w:author="Винокурова Т.В. REV-62983" w:date="2026-03-26T16:52:00Z">
        <w:del w:id="500" w:author="Гилязова Екатерина Викторовна" w:date="2026-04-09T18:09:00Z">
          <w:r w:rsidDel="00FA225A">
            <w:delText>9</w:delText>
          </w:r>
        </w:del>
        <w:r>
          <w:t>-29 10:37:22",</w:t>
        </w:r>
      </w:ins>
    </w:p>
    <w:p w14:paraId="75992F10" w14:textId="77777777" w:rsidR="00F727D9" w:rsidRDefault="00F727D9" w:rsidP="00F727D9">
      <w:pPr>
        <w:pStyle w:val="GOSTScript"/>
        <w:rPr>
          <w:ins w:id="501" w:author="Винокурова Т.В. REV-62983" w:date="2026-03-26T16:52:00Z"/>
        </w:rPr>
      </w:pPr>
      <w:ins w:id="502" w:author="Винокурова Т.В. REV-62983" w:date="2026-03-26T16:52:00Z">
        <w:r>
          <w:tab/>
        </w:r>
        <w:r>
          <w:tab/>
          <w:t>"Version": "1.0",</w:t>
        </w:r>
      </w:ins>
    </w:p>
    <w:p w14:paraId="10AF7FB0" w14:textId="77777777" w:rsidR="00F727D9" w:rsidRDefault="00F727D9" w:rsidP="00F727D9">
      <w:pPr>
        <w:pStyle w:val="GOSTScript"/>
        <w:rPr>
          <w:ins w:id="503" w:author="Винокурова Т.В. REV-62983" w:date="2026-03-26T16:52:00Z"/>
        </w:rPr>
      </w:pPr>
      <w:ins w:id="504" w:author="Винокурова Т.В. REV-62983" w:date="2026-03-26T16:52:00Z">
        <w:r>
          <w:tab/>
        </w:r>
        <w:r>
          <w:tab/>
          <w:t>"Params": [</w:t>
        </w:r>
      </w:ins>
    </w:p>
    <w:p w14:paraId="37C2349E" w14:textId="77777777" w:rsidR="00F727D9" w:rsidRDefault="00F727D9" w:rsidP="00F727D9">
      <w:pPr>
        <w:pStyle w:val="GOSTScript"/>
        <w:rPr>
          <w:ins w:id="505" w:author="Винокурова Т.В. REV-62983" w:date="2026-03-26T16:52:00Z"/>
        </w:rPr>
      </w:pPr>
      <w:ins w:id="506" w:author="Винокурова Т.В. REV-62983" w:date="2026-03-26T16:52:00Z">
        <w:r>
          <w:tab/>
        </w:r>
        <w:r>
          <w:tab/>
        </w:r>
        <w:r>
          <w:tab/>
          <w:t>{</w:t>
        </w:r>
      </w:ins>
    </w:p>
    <w:p w14:paraId="30695549" w14:textId="77777777" w:rsidR="00F727D9" w:rsidRDefault="00F727D9" w:rsidP="00F727D9">
      <w:pPr>
        <w:pStyle w:val="GOSTScript"/>
        <w:rPr>
          <w:ins w:id="507" w:author="Винокурова Т.В. REV-62983" w:date="2026-03-26T16:52:00Z"/>
        </w:rPr>
      </w:pPr>
      <w:ins w:id="508" w:author="Винокурова Т.В. REV-62983" w:date="2026-03-26T16:52:00Z">
        <w:r>
          <w:lastRenderedPageBreak/>
          <w:tab/>
        </w:r>
        <w:r>
          <w:tab/>
        </w:r>
        <w:r>
          <w:tab/>
        </w:r>
        <w:r>
          <w:tab/>
          <w:t>"param": "example",</w:t>
        </w:r>
      </w:ins>
    </w:p>
    <w:p w14:paraId="53F99AB9" w14:textId="77777777" w:rsidR="00F727D9" w:rsidRDefault="00F727D9" w:rsidP="00F727D9">
      <w:pPr>
        <w:pStyle w:val="GOSTScript"/>
        <w:rPr>
          <w:ins w:id="509" w:author="Винокурова Т.В. REV-62983" w:date="2026-03-26T16:52:00Z"/>
        </w:rPr>
      </w:pPr>
      <w:ins w:id="510" w:author="Винокурова Т.В. REV-62983" w:date="2026-03-26T16:52:00Z">
        <w:r>
          <w:tab/>
        </w:r>
        <w:r>
          <w:tab/>
        </w:r>
        <w:r>
          <w:tab/>
        </w:r>
        <w:r>
          <w:tab/>
          <w:t>"value": "01"</w:t>
        </w:r>
      </w:ins>
    </w:p>
    <w:p w14:paraId="29B196CE" w14:textId="77777777" w:rsidR="00F727D9" w:rsidRDefault="00F727D9" w:rsidP="00F727D9">
      <w:pPr>
        <w:pStyle w:val="GOSTScript"/>
        <w:rPr>
          <w:ins w:id="511" w:author="Винокурова Т.В. REV-62983" w:date="2026-03-26T16:52:00Z"/>
        </w:rPr>
      </w:pPr>
      <w:ins w:id="512" w:author="Винокурова Т.В. REV-62983" w:date="2026-03-26T16:52:00Z">
        <w:r>
          <w:tab/>
        </w:r>
        <w:r>
          <w:tab/>
        </w:r>
        <w:r>
          <w:tab/>
          <w:t>}</w:t>
        </w:r>
      </w:ins>
    </w:p>
    <w:p w14:paraId="1CF33062" w14:textId="77777777" w:rsidR="00F727D9" w:rsidRDefault="00F727D9" w:rsidP="00F727D9">
      <w:pPr>
        <w:pStyle w:val="GOSTScript"/>
        <w:rPr>
          <w:ins w:id="513" w:author="Винокурова Т.В. REV-62983" w:date="2026-03-26T16:52:00Z"/>
        </w:rPr>
      </w:pPr>
      <w:ins w:id="514" w:author="Винокурова Т.В. REV-62983" w:date="2026-03-26T16:52:00Z">
        <w:r>
          <w:tab/>
        </w:r>
        <w:r>
          <w:tab/>
          <w:t>],</w:t>
        </w:r>
      </w:ins>
    </w:p>
    <w:p w14:paraId="3893E762" w14:textId="77777777" w:rsidR="00F727D9" w:rsidRDefault="00F727D9" w:rsidP="00F727D9">
      <w:pPr>
        <w:pStyle w:val="GOSTScript"/>
        <w:rPr>
          <w:ins w:id="515" w:author="Винокурова Т.В. REV-62983" w:date="2026-03-26T16:52:00Z"/>
        </w:rPr>
      </w:pPr>
      <w:ins w:id="516" w:author="Винокурова Т.В. REV-62983" w:date="2026-03-26T16:52:00Z">
        <w:r>
          <w:tab/>
        </w:r>
        <w:r>
          <w:tab/>
          <w:t>"ReqGuid": "b0d4ce5d-2757-4699-948c-cfa72ba94f10",</w:t>
        </w:r>
      </w:ins>
    </w:p>
    <w:p w14:paraId="1D2074E5" w14:textId="77777777" w:rsidR="00F727D9" w:rsidRDefault="00F727D9" w:rsidP="00F727D9">
      <w:pPr>
        <w:pStyle w:val="GOSTScript"/>
        <w:rPr>
          <w:ins w:id="517" w:author="Винокурова Т.В. REV-62983" w:date="2026-03-26T16:52:00Z"/>
        </w:rPr>
      </w:pPr>
      <w:ins w:id="518" w:author="Винокурова Т.В. REV-62983" w:date="2026-03-26T16:52:00Z">
        <w:r>
          <w:tab/>
        </w:r>
        <w:r>
          <w:tab/>
          <w:t>"DocGuid": "0bd90a7c-e339-46ff-ac39-71029ff81370",</w:t>
        </w:r>
      </w:ins>
    </w:p>
    <w:p w14:paraId="013123F3" w14:textId="77777777" w:rsidR="00F727D9" w:rsidRDefault="00F727D9" w:rsidP="00F727D9">
      <w:pPr>
        <w:pStyle w:val="GOSTScript"/>
        <w:rPr>
          <w:ins w:id="519" w:author="Винокурова Т.В. REV-62983" w:date="2026-03-26T16:52:00Z"/>
        </w:rPr>
      </w:pPr>
      <w:ins w:id="520" w:author="Винокурова Т.В. REV-62983" w:date="2026-03-26T16:52:00Z">
        <w:r>
          <w:tab/>
        </w:r>
        <w:r>
          <w:tab/>
          <w:t>"RequestType": "ACCOUNTING",</w:t>
        </w:r>
      </w:ins>
    </w:p>
    <w:p w14:paraId="553CE1F1" w14:textId="77777777" w:rsidR="00F727D9" w:rsidRDefault="00F727D9" w:rsidP="00F727D9">
      <w:pPr>
        <w:pStyle w:val="GOSTScript"/>
        <w:rPr>
          <w:ins w:id="521" w:author="Винокурова Т.В. REV-62983" w:date="2026-03-26T16:52:00Z"/>
        </w:rPr>
      </w:pPr>
      <w:ins w:id="522" w:author="Винокурова Т.В. REV-62983" w:date="2026-03-26T16:52:00Z">
        <w:r>
          <w:tab/>
        </w:r>
        <w:r>
          <w:tab/>
          <w:t>"Stage": "authExec",</w:t>
        </w:r>
      </w:ins>
    </w:p>
    <w:p w14:paraId="1BB4AB07" w14:textId="77777777" w:rsidR="00F727D9" w:rsidRDefault="00F727D9" w:rsidP="00F727D9">
      <w:pPr>
        <w:pStyle w:val="GOSTScript"/>
        <w:rPr>
          <w:ins w:id="523" w:author="Винокурова Т.В. REV-62983" w:date="2026-03-26T16:52:00Z"/>
        </w:rPr>
      </w:pPr>
      <w:ins w:id="524" w:author="Винокурова Т.В. REV-62983" w:date="2026-03-26T16:52:00Z">
        <w:r>
          <w:tab/>
        </w:r>
        <w:r>
          <w:tab/>
          <w:t>"BalLevContrl": "2",</w:t>
        </w:r>
      </w:ins>
    </w:p>
    <w:p w14:paraId="7D11EDA0" w14:textId="77777777" w:rsidR="00F727D9" w:rsidRDefault="00F727D9" w:rsidP="00F727D9">
      <w:pPr>
        <w:pStyle w:val="GOSTScript"/>
        <w:rPr>
          <w:ins w:id="525" w:author="Винокурова Т.В. REV-62983" w:date="2026-03-26T16:52:00Z"/>
        </w:rPr>
      </w:pPr>
      <w:ins w:id="526" w:author="Винокурова Т.В. REV-62983" w:date="2026-03-26T16:52:00Z">
        <w:r>
          <w:tab/>
        </w:r>
        <w:r>
          <w:tab/>
          <w:t>"Subject": "8500",</w:t>
        </w:r>
      </w:ins>
    </w:p>
    <w:p w14:paraId="33D61B45" w14:textId="77777777" w:rsidR="00F727D9" w:rsidRDefault="00F727D9" w:rsidP="00F727D9">
      <w:pPr>
        <w:pStyle w:val="GOSTScript"/>
        <w:rPr>
          <w:ins w:id="527" w:author="Винокурова Т.В. REV-62983" w:date="2026-03-26T16:52:00Z"/>
        </w:rPr>
      </w:pPr>
      <w:ins w:id="528" w:author="Винокурова Т.В. REV-62983" w:date="2026-03-26T16:52:00Z">
        <w:r>
          <w:tab/>
        </w:r>
        <w:r>
          <w:tab/>
          <w:t>"TypeDoc": "BRA_DOC_D_007",</w:t>
        </w:r>
      </w:ins>
    </w:p>
    <w:p w14:paraId="37E1018E" w14:textId="45872D60" w:rsidR="00F727D9" w:rsidRDefault="00F727D9" w:rsidP="00F727D9">
      <w:pPr>
        <w:pStyle w:val="GOSTScript"/>
        <w:rPr>
          <w:ins w:id="529" w:author="Винокурова Т.В. REV-62983" w:date="2026-03-26T16:52:00Z"/>
        </w:rPr>
      </w:pPr>
      <w:ins w:id="530" w:author="Винокурова Т.В. REV-62983" w:date="2026-03-26T16:52:00Z">
        <w:r>
          <w:tab/>
        </w:r>
        <w:r>
          <w:tab/>
          <w:t>"SettlementDate": "202</w:t>
        </w:r>
      </w:ins>
      <w:ins w:id="531" w:author="Гилязова Екатерина Викторовна" w:date="2026-04-09T18:09:00Z">
        <w:r w:rsidR="00FA225A">
          <w:t>6</w:t>
        </w:r>
      </w:ins>
      <w:ins w:id="532" w:author="Винокурова Т.В. REV-62983" w:date="2026-03-26T16:52:00Z">
        <w:del w:id="533" w:author="Гилязова Екатерина Викторовна" w:date="2026-04-09T18:09:00Z">
          <w:r w:rsidDel="00FA225A">
            <w:delText>3</w:delText>
          </w:r>
        </w:del>
        <w:r>
          <w:t>-0</w:t>
        </w:r>
      </w:ins>
      <w:ins w:id="534" w:author="Гилязова Екатерина Викторовна" w:date="2026-04-09T18:09:00Z">
        <w:r w:rsidR="00FA225A">
          <w:t>3</w:t>
        </w:r>
      </w:ins>
      <w:ins w:id="535" w:author="Винокурова Т.В. REV-62983" w:date="2026-03-26T16:52:00Z">
        <w:del w:id="536" w:author="Гилязова Екатерина Викторовна" w:date="2026-04-09T18:09:00Z">
          <w:r w:rsidDel="00FA225A">
            <w:delText>9</w:delText>
          </w:r>
        </w:del>
        <w:r>
          <w:t>-29"</w:t>
        </w:r>
      </w:ins>
    </w:p>
    <w:p w14:paraId="4E05761B" w14:textId="77777777" w:rsidR="00F727D9" w:rsidRDefault="00F727D9" w:rsidP="00F727D9">
      <w:pPr>
        <w:pStyle w:val="GOSTScript"/>
        <w:rPr>
          <w:ins w:id="537" w:author="Винокурова Т.В. REV-62983" w:date="2026-03-26T16:52:00Z"/>
        </w:rPr>
      </w:pPr>
      <w:ins w:id="538" w:author="Винокурова Т.В. REV-62983" w:date="2026-03-26T16:52:00Z">
        <w:r>
          <w:tab/>
          <w:t>},</w:t>
        </w:r>
      </w:ins>
    </w:p>
    <w:p w14:paraId="4290DBA0" w14:textId="77777777" w:rsidR="00F727D9" w:rsidRDefault="00F727D9" w:rsidP="00F727D9">
      <w:pPr>
        <w:pStyle w:val="GOSTScript"/>
        <w:rPr>
          <w:ins w:id="539" w:author="Винокурова Т.В. REV-62983" w:date="2026-03-26T16:52:00Z"/>
        </w:rPr>
      </w:pPr>
      <w:ins w:id="540" w:author="Винокурова Т.В. REV-62983" w:date="2026-03-26T16:52:00Z">
        <w:r>
          <w:tab/>
          <w:t>"document": {</w:t>
        </w:r>
      </w:ins>
    </w:p>
    <w:p w14:paraId="4A465F98" w14:textId="77777777" w:rsidR="00F727D9" w:rsidRDefault="00F727D9" w:rsidP="00F727D9">
      <w:pPr>
        <w:pStyle w:val="GOSTScript"/>
        <w:rPr>
          <w:ins w:id="541" w:author="Винокурова Т.В. REV-62983" w:date="2026-03-26T16:52:00Z"/>
        </w:rPr>
      </w:pPr>
      <w:ins w:id="542" w:author="Винокурова Т.В. REV-62983" w:date="2026-03-26T16:52:00Z">
        <w:r>
          <w:tab/>
        </w:r>
        <w:r>
          <w:tab/>
          <w:t>"document_no": "123",</w:t>
        </w:r>
      </w:ins>
    </w:p>
    <w:p w14:paraId="08CE153A" w14:textId="77777777" w:rsidR="00F727D9" w:rsidRDefault="00F727D9" w:rsidP="00F727D9">
      <w:pPr>
        <w:pStyle w:val="GOSTScript"/>
        <w:rPr>
          <w:ins w:id="543" w:author="Винокурова Т.В. REV-62983" w:date="2026-03-26T16:52:00Z"/>
        </w:rPr>
      </w:pPr>
      <w:ins w:id="544" w:author="Винокурова Т.В. REV-62983" w:date="2026-03-26T16:52:00Z">
        <w:r>
          <w:tab/>
        </w:r>
        <w:r>
          <w:tab/>
          <w:t>"document_date": "2024-09-12",</w:t>
        </w:r>
      </w:ins>
    </w:p>
    <w:p w14:paraId="6510FEBA" w14:textId="77777777" w:rsidR="00F727D9" w:rsidRDefault="00F727D9" w:rsidP="00F727D9">
      <w:pPr>
        <w:pStyle w:val="GOSTScript"/>
        <w:rPr>
          <w:ins w:id="545" w:author="Винокурова Т.В. REV-62983" w:date="2026-03-26T16:52:00Z"/>
        </w:rPr>
      </w:pPr>
      <w:ins w:id="546" w:author="Винокурова Т.В. REV-62983" w:date="2026-03-26T16:52:00Z">
        <w:r>
          <w:tab/>
        </w:r>
        <w:r>
          <w:tab/>
          <w:t>"document_type": "ПДЗ",</w:t>
        </w:r>
      </w:ins>
    </w:p>
    <w:p w14:paraId="5809094C" w14:textId="77777777" w:rsidR="00F727D9" w:rsidRDefault="00F727D9" w:rsidP="00F727D9">
      <w:pPr>
        <w:pStyle w:val="GOSTScript"/>
        <w:rPr>
          <w:ins w:id="547" w:author="Винокурова Т.В. REV-62983" w:date="2026-03-26T16:52:00Z"/>
        </w:rPr>
      </w:pPr>
      <w:ins w:id="548" w:author="Винокурова Т.В. REV-62983" w:date="2026-03-26T16:52:00Z">
        <w:r>
          <w:tab/>
        </w:r>
        <w:r>
          <w:tab/>
          <w:t>"treasury_account": "03100643000000016000",</w:t>
        </w:r>
      </w:ins>
    </w:p>
    <w:p w14:paraId="6DB69FBE" w14:textId="77777777" w:rsidR="00F727D9" w:rsidRDefault="00F727D9" w:rsidP="00F727D9">
      <w:pPr>
        <w:pStyle w:val="GOSTScript"/>
        <w:rPr>
          <w:ins w:id="549" w:author="Винокурова Т.В. REV-62983" w:date="2026-03-26T16:52:00Z"/>
        </w:rPr>
      </w:pPr>
      <w:ins w:id="550" w:author="Винокурова Т.В. REV-62983" w:date="2026-03-26T16:52:00Z">
        <w:r>
          <w:tab/>
        </w:r>
        <w:r>
          <w:tab/>
          <w:t>"parent": {</w:t>
        </w:r>
      </w:ins>
    </w:p>
    <w:p w14:paraId="121B34E3" w14:textId="77777777" w:rsidR="00F727D9" w:rsidRDefault="00F727D9" w:rsidP="00F727D9">
      <w:pPr>
        <w:pStyle w:val="GOSTScript"/>
        <w:rPr>
          <w:ins w:id="551" w:author="Винокурова Т.В. REV-62983" w:date="2026-03-26T16:52:00Z"/>
        </w:rPr>
      </w:pPr>
      <w:ins w:id="552" w:author="Винокурова Т.В. REV-62983" w:date="2026-03-26T16:52:00Z">
        <w:r>
          <w:tab/>
        </w:r>
        <w:r>
          <w:tab/>
        </w:r>
        <w:r>
          <w:tab/>
          <w:t>"document_id": "b0d4ce5d-9865-5353-948c-cfa72ba94f10",</w:t>
        </w:r>
      </w:ins>
    </w:p>
    <w:p w14:paraId="38C89B7E" w14:textId="77777777" w:rsidR="00F727D9" w:rsidRDefault="00F727D9" w:rsidP="00F727D9">
      <w:pPr>
        <w:pStyle w:val="GOSTScript"/>
        <w:rPr>
          <w:ins w:id="553" w:author="Винокурова Т.В. REV-62983" w:date="2026-03-26T16:52:00Z"/>
        </w:rPr>
      </w:pPr>
      <w:ins w:id="554" w:author="Винокурова Т.В. REV-62983" w:date="2026-03-26T16:52:00Z">
        <w:r>
          <w:tab/>
        </w:r>
        <w:r>
          <w:tab/>
        </w:r>
        <w:r>
          <w:tab/>
          <w:t>"document_no": "11112222",</w:t>
        </w:r>
      </w:ins>
    </w:p>
    <w:p w14:paraId="0301FF01" w14:textId="74B52622" w:rsidR="00F727D9" w:rsidRDefault="00F727D9" w:rsidP="00F727D9">
      <w:pPr>
        <w:pStyle w:val="GOSTScript"/>
        <w:rPr>
          <w:ins w:id="555" w:author="Винокурова Т.В. REV-62983" w:date="2026-03-26T16:52:00Z"/>
        </w:rPr>
      </w:pPr>
      <w:ins w:id="556" w:author="Винокурова Т.В. REV-62983" w:date="2026-03-26T16:52:00Z">
        <w:r>
          <w:tab/>
        </w:r>
        <w:r>
          <w:tab/>
        </w:r>
        <w:r>
          <w:tab/>
          <w:t>"document_date": "202</w:t>
        </w:r>
      </w:ins>
      <w:ins w:id="557" w:author="Гилязова Екатерина Викторовна" w:date="2026-04-09T18:09:00Z">
        <w:r w:rsidR="00FA225A">
          <w:t>6</w:t>
        </w:r>
      </w:ins>
      <w:ins w:id="558" w:author="Винокурова Т.В. REV-62983" w:date="2026-03-26T16:52:00Z">
        <w:del w:id="559" w:author="Гилязова Екатерина Викторовна" w:date="2026-04-09T18:09:00Z">
          <w:r w:rsidDel="00FA225A">
            <w:delText>4</w:delText>
          </w:r>
        </w:del>
        <w:r>
          <w:t>-0</w:t>
        </w:r>
      </w:ins>
      <w:ins w:id="560" w:author="Гилязова Екатерина Викторовна" w:date="2026-04-09T18:09:00Z">
        <w:r w:rsidR="00FA225A">
          <w:t>3</w:t>
        </w:r>
      </w:ins>
      <w:ins w:id="561" w:author="Винокурова Т.В. REV-62983" w:date="2026-03-26T16:52:00Z">
        <w:del w:id="562" w:author="Гилязова Екатерина Викторовна" w:date="2026-04-09T18:09:00Z">
          <w:r w:rsidDel="00FA225A">
            <w:delText>9</w:delText>
          </w:r>
        </w:del>
        <w:r>
          <w:t>-01",</w:t>
        </w:r>
      </w:ins>
    </w:p>
    <w:p w14:paraId="7EA06EC0" w14:textId="77777777" w:rsidR="00F727D9" w:rsidRDefault="00F727D9" w:rsidP="00F727D9">
      <w:pPr>
        <w:pStyle w:val="GOSTScript"/>
        <w:rPr>
          <w:ins w:id="563" w:author="Винокурова Т.В. REV-62983" w:date="2026-03-26T16:52:00Z"/>
        </w:rPr>
      </w:pPr>
      <w:ins w:id="564" w:author="Винокурова Т.В. REV-62983" w:date="2026-03-26T16:52:00Z">
        <w:r>
          <w:tab/>
        </w:r>
        <w:r>
          <w:tab/>
        </w:r>
        <w:r>
          <w:tab/>
          <w:t>"document_type": "ЕНП"</w:t>
        </w:r>
      </w:ins>
    </w:p>
    <w:p w14:paraId="6BC5AE17" w14:textId="77777777" w:rsidR="00F727D9" w:rsidRDefault="00F727D9" w:rsidP="00F727D9">
      <w:pPr>
        <w:pStyle w:val="GOSTScript"/>
        <w:rPr>
          <w:ins w:id="565" w:author="Винокурова Т.В. REV-62983" w:date="2026-03-26T16:52:00Z"/>
        </w:rPr>
      </w:pPr>
      <w:ins w:id="566" w:author="Винокурова Т.В. REV-62983" w:date="2026-03-26T16:52:00Z">
        <w:r>
          <w:tab/>
        </w:r>
        <w:r>
          <w:tab/>
          <w:t>},</w:t>
        </w:r>
      </w:ins>
    </w:p>
    <w:p w14:paraId="19B4A051" w14:textId="77777777" w:rsidR="00F727D9" w:rsidRDefault="00F727D9" w:rsidP="00F727D9">
      <w:pPr>
        <w:pStyle w:val="GOSTScript"/>
        <w:rPr>
          <w:ins w:id="567" w:author="Винокурова Т.В. REV-62983" w:date="2026-03-26T16:52:00Z"/>
        </w:rPr>
      </w:pPr>
      <w:ins w:id="568" w:author="Винокурова Т.В. REV-62983" w:date="2026-03-26T16:52:00Z">
        <w:r>
          <w:tab/>
        </w:r>
        <w:r>
          <w:tab/>
          <w:t>"sender": {</w:t>
        </w:r>
      </w:ins>
    </w:p>
    <w:p w14:paraId="417715EC" w14:textId="77777777" w:rsidR="00F727D9" w:rsidRDefault="00F727D9" w:rsidP="00F727D9">
      <w:pPr>
        <w:pStyle w:val="GOSTScript"/>
        <w:rPr>
          <w:ins w:id="569" w:author="Винокурова Т.В. REV-62983" w:date="2026-03-26T16:52:00Z"/>
        </w:rPr>
      </w:pPr>
      <w:ins w:id="570" w:author="Винокурова Т.В. REV-62983" w:date="2026-03-26T16:52:00Z">
        <w:r>
          <w:tab/>
        </w:r>
        <w:r>
          <w:tab/>
        </w:r>
        <w:r>
          <w:tab/>
          <w:t>"account": "08601110030",</w:t>
        </w:r>
      </w:ins>
    </w:p>
    <w:p w14:paraId="1090D80D" w14:textId="77777777" w:rsidR="00F727D9" w:rsidRDefault="00F727D9" w:rsidP="00F727D9">
      <w:pPr>
        <w:pStyle w:val="GOSTScript"/>
        <w:rPr>
          <w:ins w:id="571" w:author="Винокурова Т.В. REV-62983" w:date="2026-03-26T16:52:00Z"/>
        </w:rPr>
      </w:pPr>
      <w:ins w:id="572" w:author="Винокурова Т.В. REV-62983" w:date="2026-03-26T16:52:00Z">
        <w:r>
          <w:tab/>
        </w:r>
        <w:r>
          <w:tab/>
        </w:r>
        <w:r>
          <w:tab/>
          <w:t>"doc_guid_nvs": "",</w:t>
        </w:r>
      </w:ins>
    </w:p>
    <w:p w14:paraId="1FBD31FB" w14:textId="77777777" w:rsidR="00F727D9" w:rsidRDefault="00F727D9" w:rsidP="00F727D9">
      <w:pPr>
        <w:pStyle w:val="GOSTScript"/>
        <w:rPr>
          <w:ins w:id="573" w:author="Винокурова Т.В. REV-62983" w:date="2026-03-26T16:52:00Z"/>
        </w:rPr>
      </w:pPr>
      <w:ins w:id="574" w:author="Винокурова Т.В. REV-62983" w:date="2026-03-26T16:52:00Z">
        <w:r>
          <w:tab/>
        </w:r>
        <w:r>
          <w:tab/>
        </w:r>
        <w:r>
          <w:tab/>
          <w:t>"period": "",</w:t>
        </w:r>
      </w:ins>
    </w:p>
    <w:p w14:paraId="38333A0F" w14:textId="77777777" w:rsidR="00F727D9" w:rsidRDefault="00F727D9" w:rsidP="00F727D9">
      <w:pPr>
        <w:pStyle w:val="GOSTScript"/>
        <w:rPr>
          <w:ins w:id="575" w:author="Винокурова Т.В. REV-62983" w:date="2026-03-26T16:52:00Z"/>
        </w:rPr>
      </w:pPr>
      <w:ins w:id="576" w:author="Винокурова Т.В. REV-62983" w:date="2026-03-26T16:52:00Z">
        <w:r>
          <w:tab/>
        </w:r>
        <w:r>
          <w:tab/>
        </w:r>
        <w:r>
          <w:tab/>
          <w:t>"bcc": "32011301270010000130",</w:t>
        </w:r>
      </w:ins>
    </w:p>
    <w:p w14:paraId="20471D0E" w14:textId="77777777" w:rsidR="00F727D9" w:rsidRDefault="00F727D9" w:rsidP="00F727D9">
      <w:pPr>
        <w:pStyle w:val="GOSTScript"/>
        <w:rPr>
          <w:ins w:id="577" w:author="Винокурова Т.В. REV-62983" w:date="2026-03-26T16:52:00Z"/>
        </w:rPr>
      </w:pPr>
      <w:ins w:id="578" w:author="Винокурова Т.В. REV-62983" w:date="2026-03-26T16:52:00Z">
        <w:r>
          <w:tab/>
        </w:r>
        <w:r>
          <w:tab/>
        </w:r>
        <w:r>
          <w:tab/>
          <w:t>"type_bcc": "20",</w:t>
        </w:r>
      </w:ins>
    </w:p>
    <w:p w14:paraId="63326020" w14:textId="77777777" w:rsidR="00F727D9" w:rsidRDefault="00F727D9" w:rsidP="00F727D9">
      <w:pPr>
        <w:pStyle w:val="GOSTScript"/>
        <w:rPr>
          <w:ins w:id="579" w:author="Винокурова Т.В. REV-62983" w:date="2026-03-26T16:52:00Z"/>
        </w:rPr>
      </w:pPr>
      <w:ins w:id="580" w:author="Винокурова Т.В. REV-62983" w:date="2026-03-26T16:52:00Z">
        <w:r>
          <w:tab/>
        </w:r>
        <w:r>
          <w:tab/>
        </w:r>
        <w:r>
          <w:tab/>
          <w:t>"oktmo": "63000000"</w:t>
        </w:r>
      </w:ins>
    </w:p>
    <w:p w14:paraId="1E9E94C0" w14:textId="77777777" w:rsidR="00F727D9" w:rsidRDefault="00F727D9" w:rsidP="00F727D9">
      <w:pPr>
        <w:pStyle w:val="GOSTScript"/>
        <w:rPr>
          <w:ins w:id="581" w:author="Винокурова Т.В. REV-62983" w:date="2026-03-26T16:52:00Z"/>
        </w:rPr>
      </w:pPr>
      <w:ins w:id="582" w:author="Винокурова Т.В. REV-62983" w:date="2026-03-26T16:52:00Z">
        <w:r>
          <w:tab/>
        </w:r>
        <w:r>
          <w:tab/>
          <w:t>},</w:t>
        </w:r>
      </w:ins>
    </w:p>
    <w:p w14:paraId="44BD5D85" w14:textId="77777777" w:rsidR="00F727D9" w:rsidRDefault="00F727D9" w:rsidP="00F727D9">
      <w:pPr>
        <w:pStyle w:val="GOSTScript"/>
        <w:rPr>
          <w:ins w:id="583" w:author="Винокурова Т.В. REV-62983" w:date="2026-03-26T16:52:00Z"/>
        </w:rPr>
      </w:pPr>
      <w:ins w:id="584" w:author="Винокурова Т.В. REV-62983" w:date="2026-03-26T16:52:00Z">
        <w:r>
          <w:tab/>
        </w:r>
        <w:r>
          <w:tab/>
          <w:t>"recipient": {</w:t>
        </w:r>
      </w:ins>
    </w:p>
    <w:p w14:paraId="2FB99401" w14:textId="77777777" w:rsidR="00F727D9" w:rsidRDefault="00F727D9" w:rsidP="00F727D9">
      <w:pPr>
        <w:pStyle w:val="GOSTScript"/>
        <w:rPr>
          <w:ins w:id="585" w:author="Винокурова Т.В. REV-62983" w:date="2026-03-26T16:52:00Z"/>
        </w:rPr>
      </w:pPr>
      <w:ins w:id="586" w:author="Винокурова Т.В. REV-62983" w:date="2026-03-26T16:52:00Z">
        <w:r>
          <w:tab/>
        </w:r>
        <w:r>
          <w:tab/>
        </w:r>
        <w:r>
          <w:tab/>
          <w:t>"account": "04601110030",</w:t>
        </w:r>
      </w:ins>
    </w:p>
    <w:p w14:paraId="7D6FB849" w14:textId="77777777" w:rsidR="00F727D9" w:rsidRDefault="00F727D9" w:rsidP="00F727D9">
      <w:pPr>
        <w:pStyle w:val="GOSTScript"/>
        <w:rPr>
          <w:ins w:id="587" w:author="Винокурова Т.В. REV-62983" w:date="2026-03-26T16:52:00Z"/>
        </w:rPr>
      </w:pPr>
      <w:ins w:id="588" w:author="Винокурова Т.В. REV-62983" w:date="2026-03-26T16:52:00Z">
        <w:r>
          <w:tab/>
        </w:r>
        <w:r>
          <w:tab/>
        </w:r>
        <w:r>
          <w:tab/>
          <w:t>"doc_guid_nvs": "",</w:t>
        </w:r>
      </w:ins>
    </w:p>
    <w:p w14:paraId="41FDC520" w14:textId="77777777" w:rsidR="00F727D9" w:rsidRDefault="00F727D9" w:rsidP="00F727D9">
      <w:pPr>
        <w:pStyle w:val="GOSTScript"/>
        <w:rPr>
          <w:ins w:id="589" w:author="Винокурова Т.В. REV-62983" w:date="2026-03-26T16:52:00Z"/>
        </w:rPr>
      </w:pPr>
      <w:ins w:id="590" w:author="Винокурова Т.В. REV-62983" w:date="2026-03-26T16:52:00Z">
        <w:r>
          <w:tab/>
        </w:r>
        <w:r>
          <w:tab/>
        </w:r>
        <w:r>
          <w:tab/>
          <w:t>"bcc": "32011301270010000140",</w:t>
        </w:r>
      </w:ins>
    </w:p>
    <w:p w14:paraId="3F803929" w14:textId="77777777" w:rsidR="00F727D9" w:rsidRDefault="00F727D9" w:rsidP="00F727D9">
      <w:pPr>
        <w:pStyle w:val="GOSTScript"/>
        <w:rPr>
          <w:ins w:id="591" w:author="Винокурова Т.В. REV-62983" w:date="2026-03-26T16:52:00Z"/>
        </w:rPr>
      </w:pPr>
      <w:ins w:id="592" w:author="Винокурова Т.В. REV-62983" w:date="2026-03-26T16:52:00Z">
        <w:r>
          <w:tab/>
        </w:r>
        <w:r>
          <w:tab/>
        </w:r>
        <w:r>
          <w:tab/>
          <w:t>"type_bcc": "20",</w:t>
        </w:r>
      </w:ins>
    </w:p>
    <w:p w14:paraId="351DC03F" w14:textId="77777777" w:rsidR="00F727D9" w:rsidRDefault="00F727D9" w:rsidP="00F727D9">
      <w:pPr>
        <w:pStyle w:val="GOSTScript"/>
        <w:rPr>
          <w:ins w:id="593" w:author="Винокурова Т.В. REV-62983" w:date="2026-03-26T16:52:00Z"/>
        </w:rPr>
      </w:pPr>
      <w:ins w:id="594" w:author="Винокурова Т.В. REV-62983" w:date="2026-03-26T16:52:00Z">
        <w:r>
          <w:lastRenderedPageBreak/>
          <w:tab/>
        </w:r>
        <w:r>
          <w:tab/>
        </w:r>
        <w:r>
          <w:tab/>
          <w:t>"oktmo": "63000000",</w:t>
        </w:r>
      </w:ins>
    </w:p>
    <w:p w14:paraId="51650F5F" w14:textId="77777777" w:rsidR="00F727D9" w:rsidRDefault="00F727D9" w:rsidP="00F727D9">
      <w:pPr>
        <w:pStyle w:val="GOSTScript"/>
        <w:rPr>
          <w:ins w:id="595" w:author="Винокурова Т.В. REV-62983" w:date="2026-03-26T16:52:00Z"/>
        </w:rPr>
      </w:pPr>
      <w:ins w:id="596" w:author="Винокурова Т.В. REV-62983" w:date="2026-03-26T16:52:00Z">
        <w:r>
          <w:tab/>
        </w:r>
        <w:r>
          <w:tab/>
        </w:r>
        <w:r>
          <w:tab/>
          <w:t>"amount": 80</w:t>
        </w:r>
      </w:ins>
    </w:p>
    <w:p w14:paraId="2D0B8B3A" w14:textId="77777777" w:rsidR="00F727D9" w:rsidRDefault="00F727D9" w:rsidP="00F727D9">
      <w:pPr>
        <w:pStyle w:val="GOSTScript"/>
        <w:rPr>
          <w:ins w:id="597" w:author="Винокурова Т.В. REV-62983" w:date="2026-03-26T16:52:00Z"/>
        </w:rPr>
      </w:pPr>
      <w:ins w:id="598" w:author="Винокурова Т.В. REV-62983" w:date="2026-03-26T16:52:00Z">
        <w:r>
          <w:tab/>
        </w:r>
        <w:r>
          <w:tab/>
          <w:t>}</w:t>
        </w:r>
      </w:ins>
    </w:p>
    <w:p w14:paraId="2EE8F023" w14:textId="33BC3A9C" w:rsidR="00F727D9" w:rsidRDefault="00F727D9" w:rsidP="00F727D9">
      <w:pPr>
        <w:pStyle w:val="GOSTScript"/>
        <w:rPr>
          <w:ins w:id="599" w:author="Винокурова Т.В. REV-62983" w:date="2026-03-26T16:52:00Z"/>
        </w:rPr>
      </w:pPr>
      <w:ins w:id="600" w:author="Винокурова Т.В. REV-62983" w:date="2026-03-26T16:52:00Z">
        <w:r>
          <w:tab/>
          <w:t>}</w:t>
        </w:r>
      </w:ins>
    </w:p>
    <w:p w14:paraId="5721326F" w14:textId="31DDCD59" w:rsidR="00F727D9" w:rsidRDefault="00F727D9" w:rsidP="00F727D9">
      <w:pPr>
        <w:pStyle w:val="GOSTScript"/>
        <w:rPr>
          <w:ins w:id="601" w:author="Винокурова Т.В. REV-62983" w:date="2026-03-26T16:52:00Z"/>
        </w:rPr>
      </w:pPr>
      <w:ins w:id="602" w:author="Винокурова Т.В. REV-62983" w:date="2026-03-26T16:52:00Z">
        <w:r>
          <w:t>}</w:t>
        </w:r>
      </w:ins>
    </w:p>
    <w:p w14:paraId="2BD5B078" w14:textId="7131E6BD" w:rsidR="00645B21" w:rsidRPr="00DC0905" w:rsidRDefault="00255599" w:rsidP="00255599">
      <w:pPr>
        <w:pStyle w:val="41"/>
      </w:pPr>
      <w:ins w:id="603" w:author="Винокурова Т.В. REV-59675" w:date="2026-03-25T12:22:00Z">
        <w:del w:id="604" w:author="Винокурова Т.В. REV-62983" w:date="2026-03-26T16:52:00Z">
          <w:r w:rsidRPr="00DC0905" w:rsidDel="00F727D9">
            <w:delText xml:space="preserve"> </w:delText>
          </w:r>
        </w:del>
      </w:ins>
      <w:bookmarkStart w:id="605" w:name="_Ref225334084"/>
      <w:bookmarkStart w:id="606" w:name="_Toc226625547"/>
      <w:r w:rsidR="00645B21" w:rsidRPr="00DC0905">
        <w:t>«</w:t>
      </w:r>
      <w:r w:rsidR="00DC0905" w:rsidRPr="00DC0905">
        <w:t>Казначейская справка</w:t>
      </w:r>
      <w:r w:rsidR="00DC0905">
        <w:t>»</w:t>
      </w:r>
      <w:r w:rsidR="00DC0905" w:rsidRPr="00DC0905">
        <w:t xml:space="preserve"> RCA_DOC_D_009 (Document)</w:t>
      </w:r>
      <w:bookmarkEnd w:id="137"/>
      <w:bookmarkEnd w:id="138"/>
      <w:bookmarkEnd w:id="605"/>
      <w:bookmarkEnd w:id="606"/>
    </w:p>
    <w:p w14:paraId="3FDFB4A6" w14:textId="65FF09F0" w:rsidR="00645B21" w:rsidRPr="004C328C" w:rsidRDefault="00645B21" w:rsidP="00645B21">
      <w:pPr>
        <w:pStyle w:val="51"/>
      </w:pPr>
      <w:bookmarkStart w:id="607" w:name="_Toc226625548"/>
      <w:r w:rsidRPr="00601F01">
        <w:t>Перечень параметров тела запроса (Document) по документу</w:t>
      </w:r>
      <w:r>
        <w:t xml:space="preserve"> </w:t>
      </w:r>
      <w:r w:rsidRPr="00ED204B">
        <w:t>«</w:t>
      </w:r>
      <w:r w:rsidR="00DC0905" w:rsidRPr="00DC0905">
        <w:t>Казначейская справка</w:t>
      </w:r>
      <w:r w:rsidR="00DC0905">
        <w:t>»</w:t>
      </w:r>
      <w:r w:rsidR="00DC0905" w:rsidRPr="00DC0905">
        <w:t xml:space="preserve"> RCA_DOC_D_009</w:t>
      </w:r>
      <w:bookmarkEnd w:id="607"/>
    </w:p>
    <w:p w14:paraId="400BD5D2" w14:textId="39C891FA" w:rsidR="00DC0905" w:rsidRDefault="000A24E5" w:rsidP="00DC0905">
      <w:pPr>
        <w:pStyle w:val="GOSTNameTable"/>
      </w:pPr>
      <w:r>
        <w:rPr>
          <w:noProof/>
        </w:rPr>
        <w:fldChar w:fldCharType="begin"/>
      </w:r>
      <w:r>
        <w:rPr>
          <w:noProof/>
        </w:rPr>
        <w:instrText xml:space="preserve"> SEQ Таблица \* ARABIC </w:instrText>
      </w:r>
      <w:r>
        <w:rPr>
          <w:noProof/>
        </w:rPr>
        <w:fldChar w:fldCharType="separate"/>
      </w:r>
      <w:bookmarkStart w:id="608" w:name="_Toc226625607"/>
      <w:r w:rsidR="001C3732">
        <w:rPr>
          <w:noProof/>
        </w:rPr>
        <w:t>8</w:t>
      </w:r>
      <w:r>
        <w:rPr>
          <w:noProof/>
        </w:rPr>
        <w:fldChar w:fldCharType="end"/>
      </w:r>
      <w:r w:rsidR="00DC0905">
        <w:t xml:space="preserve"> </w:t>
      </w:r>
      <w:r w:rsidR="00C96D5C" w:rsidRPr="00A57119">
        <w:rPr>
          <w:szCs w:val="22"/>
        </w:rPr>
        <w:t>–</w:t>
      </w:r>
      <w:r w:rsidR="00DC0905">
        <w:t xml:space="preserve"> </w:t>
      </w:r>
      <w:r w:rsidR="00DC0905" w:rsidRPr="00D0137A">
        <w:t>Параметры запроса на подбор / сторнирование / переформирование записей учета по документу «Казначейская справка» RCA_DOC_D_009</w:t>
      </w:r>
      <w:bookmarkEnd w:id="608"/>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5BE61BF3" w14:textId="77777777" w:rsidTr="00B85FB7">
        <w:trPr>
          <w:cnfStyle w:val="100000000000" w:firstRow="1" w:lastRow="0" w:firstColumn="0" w:lastColumn="0" w:oddVBand="0" w:evenVBand="0" w:oddHBand="0" w:evenHBand="0" w:firstRowFirstColumn="0" w:firstRowLastColumn="0" w:lastRowFirstColumn="0" w:lastRowLastColumn="0"/>
        </w:trPr>
        <w:tc>
          <w:tcPr>
            <w:tcW w:w="1120" w:type="pct"/>
          </w:tcPr>
          <w:p w14:paraId="0AF248C4" w14:textId="04C9125B" w:rsidR="00ED204B" w:rsidRPr="00A57119" w:rsidRDefault="00ED204B" w:rsidP="00ED204B">
            <w:pPr>
              <w:pStyle w:val="GOSTTableHead"/>
              <w:rPr>
                <w:szCs w:val="22"/>
              </w:rPr>
            </w:pPr>
            <w:r w:rsidRPr="00A57119">
              <w:t>Наименование параметра</w:t>
            </w:r>
          </w:p>
        </w:tc>
        <w:tc>
          <w:tcPr>
            <w:tcW w:w="795" w:type="pct"/>
          </w:tcPr>
          <w:p w14:paraId="0BDE3463" w14:textId="30D1E8A1" w:rsidR="00ED204B" w:rsidRPr="00A57119" w:rsidRDefault="00ED204B" w:rsidP="00ED204B">
            <w:pPr>
              <w:pStyle w:val="GOSTTableHead"/>
              <w:rPr>
                <w:szCs w:val="22"/>
                <w:lang w:val="en-US"/>
              </w:rPr>
            </w:pPr>
            <w:r w:rsidRPr="00A57119">
              <w:t>Название тэга</w:t>
            </w:r>
          </w:p>
        </w:tc>
        <w:tc>
          <w:tcPr>
            <w:tcW w:w="560" w:type="pct"/>
          </w:tcPr>
          <w:p w14:paraId="668C81BE" w14:textId="7FD62B78" w:rsidR="00ED204B" w:rsidRPr="00A57119" w:rsidRDefault="00ED204B" w:rsidP="00ED204B">
            <w:pPr>
              <w:pStyle w:val="GOSTTableHead"/>
              <w:rPr>
                <w:szCs w:val="22"/>
                <w:lang w:eastAsia="en-US"/>
              </w:rPr>
            </w:pPr>
            <w:r w:rsidRPr="00A57119">
              <w:t>Тип данных</w:t>
            </w:r>
          </w:p>
        </w:tc>
        <w:tc>
          <w:tcPr>
            <w:tcW w:w="374" w:type="pct"/>
          </w:tcPr>
          <w:p w14:paraId="375A56AD" w14:textId="564EA9A1" w:rsidR="00ED204B" w:rsidRPr="00A57119" w:rsidRDefault="00ED204B" w:rsidP="00ED204B">
            <w:pPr>
              <w:pStyle w:val="GOSTTableHead"/>
              <w:rPr>
                <w:szCs w:val="22"/>
              </w:rPr>
            </w:pPr>
            <w:r w:rsidRPr="00A57119">
              <w:t>Обязательность</w:t>
            </w:r>
          </w:p>
        </w:tc>
        <w:tc>
          <w:tcPr>
            <w:tcW w:w="374" w:type="pct"/>
          </w:tcPr>
          <w:p w14:paraId="1FBBFFF8" w14:textId="22CE7C40" w:rsidR="00ED204B" w:rsidRPr="00A57119" w:rsidRDefault="00ED204B" w:rsidP="00ED204B">
            <w:pPr>
              <w:pStyle w:val="GOSTTableHead"/>
              <w:rPr>
                <w:szCs w:val="22"/>
              </w:rPr>
            </w:pPr>
            <w:r w:rsidRPr="00A57119">
              <w:t>Размерность</w:t>
            </w:r>
          </w:p>
        </w:tc>
        <w:tc>
          <w:tcPr>
            <w:tcW w:w="1777" w:type="pct"/>
          </w:tcPr>
          <w:p w14:paraId="0A578DC3" w14:textId="66817944" w:rsidR="00ED204B" w:rsidRPr="00A57119" w:rsidRDefault="00ED204B" w:rsidP="00ED204B">
            <w:pPr>
              <w:pStyle w:val="GOSTTableHead"/>
              <w:rPr>
                <w:szCs w:val="22"/>
              </w:rPr>
            </w:pPr>
            <w:r w:rsidRPr="00A57119">
              <w:t>Описание</w:t>
            </w:r>
          </w:p>
        </w:tc>
      </w:tr>
      <w:tr w:rsidR="00ED204B" w:rsidRPr="00A57119" w14:paraId="36A866E8" w14:textId="77777777" w:rsidTr="00B85FB7">
        <w:tc>
          <w:tcPr>
            <w:tcW w:w="5000" w:type="pct"/>
            <w:gridSpan w:val="6"/>
          </w:tcPr>
          <w:p w14:paraId="61DEAD3A" w14:textId="6CE0E15B" w:rsidR="00ED204B" w:rsidRPr="00A57119" w:rsidRDefault="00ED204B" w:rsidP="00ED204B">
            <w:pPr>
              <w:suppressAutoHyphens/>
              <w:ind w:firstLine="30"/>
              <w:jc w:val="center"/>
              <w:rPr>
                <w:sz w:val="22"/>
                <w:szCs w:val="22"/>
                <w:lang w:eastAsia="en-US"/>
              </w:rPr>
            </w:pPr>
            <w:r w:rsidRPr="00A57119">
              <w:rPr>
                <w:b/>
                <w:sz w:val="22"/>
                <w:szCs w:val="22"/>
              </w:rPr>
              <w:t xml:space="preserve">Казначейская справка </w:t>
            </w:r>
            <w:r w:rsidRPr="00A57119">
              <w:rPr>
                <w:b/>
                <w:sz w:val="22"/>
                <w:szCs w:val="22"/>
                <w:lang w:val="en-US"/>
              </w:rPr>
              <w:t>RCA</w:t>
            </w:r>
            <w:r w:rsidRPr="00A57119">
              <w:rPr>
                <w:b/>
                <w:sz w:val="22"/>
                <w:szCs w:val="22"/>
              </w:rPr>
              <w:t>_DOC_D_009</w:t>
            </w:r>
            <w:r w:rsidRPr="00A57119">
              <w:rPr>
                <w:sz w:val="22"/>
                <w:szCs w:val="22"/>
              </w:rPr>
              <w:t xml:space="preserve"> </w:t>
            </w:r>
            <w:r w:rsidRPr="00A57119">
              <w:rPr>
                <w:b/>
                <w:sz w:val="22"/>
                <w:szCs w:val="22"/>
              </w:rPr>
              <w:t>(</w:t>
            </w:r>
            <w:r w:rsidRPr="00A57119">
              <w:rPr>
                <w:b/>
                <w:sz w:val="22"/>
                <w:szCs w:val="22"/>
                <w:lang w:val="en-US"/>
              </w:rPr>
              <w:t>D</w:t>
            </w:r>
            <w:r w:rsidRPr="00A57119">
              <w:rPr>
                <w:b/>
                <w:sz w:val="22"/>
                <w:szCs w:val="22"/>
              </w:rPr>
              <w:t>ocument)</w:t>
            </w:r>
          </w:p>
        </w:tc>
      </w:tr>
      <w:tr w:rsidR="00ED204B" w:rsidRPr="00A57119" w14:paraId="79070B8C" w14:textId="77777777" w:rsidTr="00B85FB7">
        <w:tc>
          <w:tcPr>
            <w:tcW w:w="1120" w:type="pct"/>
          </w:tcPr>
          <w:p w14:paraId="0D9BE143" w14:textId="51BA94F6" w:rsidR="00ED204B" w:rsidRPr="00A57119" w:rsidRDefault="00ED204B" w:rsidP="00F65336">
            <w:pPr>
              <w:pStyle w:val="GOSTTablenorm"/>
            </w:pPr>
            <w:r w:rsidRPr="00A57119">
              <w:t>Номер документа</w:t>
            </w:r>
          </w:p>
        </w:tc>
        <w:tc>
          <w:tcPr>
            <w:tcW w:w="795" w:type="pct"/>
          </w:tcPr>
          <w:p w14:paraId="301D74F9" w14:textId="311B4DEF" w:rsidR="00ED204B" w:rsidRPr="00F65336" w:rsidRDefault="00ED204B" w:rsidP="00F65336">
            <w:pPr>
              <w:pStyle w:val="GOSTTablenorm"/>
            </w:pPr>
            <w:r w:rsidRPr="00F65336">
              <w:t>document_no</w:t>
            </w:r>
          </w:p>
        </w:tc>
        <w:tc>
          <w:tcPr>
            <w:tcW w:w="560" w:type="pct"/>
          </w:tcPr>
          <w:p w14:paraId="751D3FAF" w14:textId="365517CE" w:rsidR="00ED204B" w:rsidRPr="00A57119" w:rsidRDefault="00ED204B" w:rsidP="00F65336">
            <w:pPr>
              <w:pStyle w:val="GOSTTablenorm"/>
              <w:rPr>
                <w:lang w:eastAsia="en-US"/>
              </w:rPr>
            </w:pPr>
            <w:r w:rsidRPr="00A57119">
              <w:t>Строка</w:t>
            </w:r>
          </w:p>
        </w:tc>
        <w:tc>
          <w:tcPr>
            <w:tcW w:w="374" w:type="pct"/>
          </w:tcPr>
          <w:p w14:paraId="7E21047F" w14:textId="797EF866" w:rsidR="00ED204B" w:rsidRPr="00A57119" w:rsidRDefault="00ED204B" w:rsidP="00F65336">
            <w:pPr>
              <w:pStyle w:val="GOSTTablenorm"/>
            </w:pPr>
            <w:r w:rsidRPr="00A57119">
              <w:t>Да</w:t>
            </w:r>
          </w:p>
        </w:tc>
        <w:tc>
          <w:tcPr>
            <w:tcW w:w="374" w:type="pct"/>
          </w:tcPr>
          <w:p w14:paraId="53B679F1" w14:textId="170C5499" w:rsidR="00ED204B" w:rsidRPr="00A57119" w:rsidRDefault="00ED204B" w:rsidP="00F65336">
            <w:pPr>
              <w:pStyle w:val="GOSTTablenorm"/>
            </w:pPr>
            <w:r w:rsidRPr="00A57119">
              <w:t>&lt;=15</w:t>
            </w:r>
          </w:p>
        </w:tc>
        <w:tc>
          <w:tcPr>
            <w:tcW w:w="1777" w:type="pct"/>
          </w:tcPr>
          <w:p w14:paraId="1A70EB7E" w14:textId="3F9DEEA0" w:rsidR="00ED204B" w:rsidRPr="00A57119" w:rsidRDefault="00F65336" w:rsidP="00F65336">
            <w:pPr>
              <w:pStyle w:val="GOSTTablenorm"/>
              <w:rPr>
                <w:lang w:eastAsia="en-US"/>
              </w:rPr>
            </w:pPr>
            <w:r>
              <w:t>Указывается номер документа</w:t>
            </w:r>
          </w:p>
        </w:tc>
      </w:tr>
      <w:tr w:rsidR="00ED204B" w:rsidRPr="00A57119" w14:paraId="0861DA20" w14:textId="77777777" w:rsidTr="00B85FB7">
        <w:tc>
          <w:tcPr>
            <w:tcW w:w="1120" w:type="pct"/>
          </w:tcPr>
          <w:p w14:paraId="43094C22" w14:textId="4F1628A7" w:rsidR="00ED204B" w:rsidRPr="00A57119" w:rsidRDefault="00ED204B" w:rsidP="00F65336">
            <w:pPr>
              <w:pStyle w:val="GOSTTablenorm"/>
            </w:pPr>
            <w:r w:rsidRPr="00A57119">
              <w:t>Дата документа</w:t>
            </w:r>
          </w:p>
        </w:tc>
        <w:tc>
          <w:tcPr>
            <w:tcW w:w="795" w:type="pct"/>
          </w:tcPr>
          <w:p w14:paraId="56BA8FFD" w14:textId="20227BEA" w:rsidR="00ED204B" w:rsidRPr="00F65336" w:rsidRDefault="00ED204B" w:rsidP="00F65336">
            <w:pPr>
              <w:pStyle w:val="GOSTTablenorm"/>
            </w:pPr>
            <w:r w:rsidRPr="00F65336">
              <w:t>document_date</w:t>
            </w:r>
          </w:p>
        </w:tc>
        <w:tc>
          <w:tcPr>
            <w:tcW w:w="560" w:type="pct"/>
          </w:tcPr>
          <w:p w14:paraId="4E32BC5E" w14:textId="65F89367" w:rsidR="00ED204B" w:rsidRPr="00A57119" w:rsidRDefault="00ED204B" w:rsidP="00F65336">
            <w:pPr>
              <w:pStyle w:val="GOSTTablenorm"/>
              <w:rPr>
                <w:lang w:eastAsia="en-US"/>
              </w:rPr>
            </w:pPr>
            <w:r w:rsidRPr="00A57119">
              <w:t>Дата</w:t>
            </w:r>
          </w:p>
        </w:tc>
        <w:tc>
          <w:tcPr>
            <w:tcW w:w="374" w:type="pct"/>
          </w:tcPr>
          <w:p w14:paraId="0B714BBA" w14:textId="0C3BB6A1" w:rsidR="00ED204B" w:rsidRPr="00A57119" w:rsidRDefault="00ED204B" w:rsidP="00F65336">
            <w:pPr>
              <w:pStyle w:val="GOSTTablenorm"/>
            </w:pPr>
            <w:r w:rsidRPr="00A57119">
              <w:t>Да</w:t>
            </w:r>
          </w:p>
        </w:tc>
        <w:tc>
          <w:tcPr>
            <w:tcW w:w="374" w:type="pct"/>
          </w:tcPr>
          <w:p w14:paraId="1472CF6D" w14:textId="69D9FAA7" w:rsidR="00ED204B" w:rsidRPr="00A57119" w:rsidRDefault="00ED204B" w:rsidP="00F65336">
            <w:pPr>
              <w:pStyle w:val="GOSTTablenorm"/>
            </w:pPr>
            <w:r w:rsidRPr="00A57119">
              <w:t>-</w:t>
            </w:r>
          </w:p>
        </w:tc>
        <w:tc>
          <w:tcPr>
            <w:tcW w:w="1777" w:type="pct"/>
          </w:tcPr>
          <w:p w14:paraId="138C4C90" w14:textId="146E7183" w:rsidR="00ED204B" w:rsidRPr="00A57119" w:rsidRDefault="00ED204B" w:rsidP="00F65336">
            <w:pPr>
              <w:pStyle w:val="GOSTTablenorm"/>
              <w:rPr>
                <w:lang w:eastAsia="en-US"/>
              </w:rPr>
            </w:pPr>
            <w:r w:rsidRPr="00A57119">
              <w:t>Указывается дата документа в формате YYYY-MM-DD.</w:t>
            </w:r>
          </w:p>
        </w:tc>
      </w:tr>
      <w:tr w:rsidR="00ED204B" w:rsidRPr="00A57119" w14:paraId="46A95436" w14:textId="77777777" w:rsidTr="00B85FB7">
        <w:tc>
          <w:tcPr>
            <w:tcW w:w="1120" w:type="pct"/>
          </w:tcPr>
          <w:p w14:paraId="6A2D30FF" w14:textId="6D76E04B" w:rsidR="00ED204B" w:rsidRPr="00A57119" w:rsidRDefault="00ED204B" w:rsidP="00F65336">
            <w:pPr>
              <w:pStyle w:val="GOSTTablenorm"/>
            </w:pPr>
            <w:r w:rsidRPr="00A57119">
              <w:t>Вид документа</w:t>
            </w:r>
          </w:p>
        </w:tc>
        <w:tc>
          <w:tcPr>
            <w:tcW w:w="795" w:type="pct"/>
          </w:tcPr>
          <w:p w14:paraId="62BD9D19" w14:textId="2BC7DE20" w:rsidR="00ED204B" w:rsidRPr="00F65336" w:rsidRDefault="00ED204B" w:rsidP="00F65336">
            <w:pPr>
              <w:pStyle w:val="GOSTTablenorm"/>
            </w:pPr>
            <w:r w:rsidRPr="00F65336">
              <w:t>document_type</w:t>
            </w:r>
          </w:p>
        </w:tc>
        <w:tc>
          <w:tcPr>
            <w:tcW w:w="560" w:type="pct"/>
          </w:tcPr>
          <w:p w14:paraId="1F40A898" w14:textId="2DA144F2" w:rsidR="00ED204B" w:rsidRPr="00A57119" w:rsidRDefault="00ED204B" w:rsidP="00F65336">
            <w:pPr>
              <w:pStyle w:val="GOSTTablenorm"/>
              <w:rPr>
                <w:lang w:eastAsia="en-US"/>
              </w:rPr>
            </w:pPr>
            <w:r w:rsidRPr="00A57119">
              <w:t>Строка</w:t>
            </w:r>
          </w:p>
        </w:tc>
        <w:tc>
          <w:tcPr>
            <w:tcW w:w="374" w:type="pct"/>
          </w:tcPr>
          <w:p w14:paraId="0E9080E6" w14:textId="1EDED128" w:rsidR="00ED204B" w:rsidRPr="00A57119" w:rsidRDefault="00ED204B" w:rsidP="00F65336">
            <w:pPr>
              <w:pStyle w:val="GOSTTablenorm"/>
            </w:pPr>
            <w:r w:rsidRPr="00A57119">
              <w:t>Да</w:t>
            </w:r>
          </w:p>
        </w:tc>
        <w:tc>
          <w:tcPr>
            <w:tcW w:w="374" w:type="pct"/>
          </w:tcPr>
          <w:p w14:paraId="58ADBB70" w14:textId="650AABD1" w:rsidR="00ED204B" w:rsidRPr="00A57119" w:rsidRDefault="00ED204B" w:rsidP="00F65336">
            <w:pPr>
              <w:pStyle w:val="GOSTTablenorm"/>
            </w:pPr>
            <w:r w:rsidRPr="00A57119">
              <w:t>=3</w:t>
            </w:r>
          </w:p>
        </w:tc>
        <w:tc>
          <w:tcPr>
            <w:tcW w:w="1777" w:type="pct"/>
          </w:tcPr>
          <w:p w14:paraId="6C0561D7" w14:textId="04879B5B" w:rsidR="00ED204B" w:rsidRPr="00A57119" w:rsidRDefault="00ED204B" w:rsidP="00F65336">
            <w:pPr>
              <w:pStyle w:val="GOSTTablenorm"/>
            </w:pPr>
            <w:r w:rsidRPr="00A57119">
              <w:t>Указывается вид документа.</w:t>
            </w:r>
          </w:p>
          <w:p w14:paraId="2587583D" w14:textId="77777777" w:rsidR="00ED204B" w:rsidRPr="00A57119" w:rsidRDefault="00ED204B" w:rsidP="00F65336">
            <w:pPr>
              <w:pStyle w:val="GOSTTablenorm"/>
            </w:pPr>
            <w:r w:rsidRPr="00A57119">
              <w:t>Может принимать значения:</w:t>
            </w:r>
          </w:p>
          <w:p w14:paraId="28D84313" w14:textId="35C8CF34" w:rsidR="00F65336" w:rsidRDefault="00ED204B" w:rsidP="00F65336">
            <w:pPr>
              <w:pStyle w:val="GOSTTableListMark1"/>
              <w:rPr>
                <w:lang w:val="en-US"/>
              </w:rPr>
            </w:pPr>
            <w:r w:rsidRPr="00A57119">
              <w:t>«ПСК»;</w:t>
            </w:r>
          </w:p>
          <w:p w14:paraId="1BFCA742" w14:textId="1111AEB0" w:rsidR="00ED204B" w:rsidRPr="00A57119" w:rsidRDefault="00ED204B" w:rsidP="00F65336">
            <w:pPr>
              <w:pStyle w:val="GOSTTableListMark1"/>
              <w:rPr>
                <w:lang w:eastAsia="en-US"/>
              </w:rPr>
            </w:pPr>
            <w:r w:rsidRPr="00A57119">
              <w:t>«ПСЧ»</w:t>
            </w:r>
          </w:p>
        </w:tc>
      </w:tr>
      <w:tr w:rsidR="00ED204B" w:rsidRPr="00A57119" w14:paraId="1D67B71D" w14:textId="77777777" w:rsidTr="00B85FB7">
        <w:tc>
          <w:tcPr>
            <w:tcW w:w="1120" w:type="pct"/>
          </w:tcPr>
          <w:p w14:paraId="59EC0F55" w14:textId="5FEC8A08" w:rsidR="00ED204B" w:rsidRPr="00A57119" w:rsidRDefault="00ED204B" w:rsidP="00F65336">
            <w:pPr>
              <w:pStyle w:val="GOSTTablenorm"/>
            </w:pPr>
            <w:r w:rsidRPr="00A57119">
              <w:t>КС</w:t>
            </w:r>
          </w:p>
        </w:tc>
        <w:tc>
          <w:tcPr>
            <w:tcW w:w="795" w:type="pct"/>
          </w:tcPr>
          <w:p w14:paraId="50150DEA" w14:textId="0FB69CDC" w:rsidR="00ED204B" w:rsidRPr="00F65336" w:rsidRDefault="00ED204B" w:rsidP="00F65336">
            <w:pPr>
              <w:pStyle w:val="GOSTTablenorm"/>
            </w:pPr>
            <w:r w:rsidRPr="00F65336">
              <w:t>treasury_account</w:t>
            </w:r>
          </w:p>
        </w:tc>
        <w:tc>
          <w:tcPr>
            <w:tcW w:w="560" w:type="pct"/>
          </w:tcPr>
          <w:p w14:paraId="52C3A246" w14:textId="2062BBF9" w:rsidR="00ED204B" w:rsidRPr="00A57119" w:rsidRDefault="00ED204B" w:rsidP="00F65336">
            <w:pPr>
              <w:pStyle w:val="GOSTTablenorm"/>
            </w:pPr>
            <w:r w:rsidRPr="00A57119">
              <w:t>Строка</w:t>
            </w:r>
          </w:p>
        </w:tc>
        <w:tc>
          <w:tcPr>
            <w:tcW w:w="374" w:type="pct"/>
          </w:tcPr>
          <w:p w14:paraId="36353038" w14:textId="06D204FF" w:rsidR="00ED204B" w:rsidRPr="00A57119" w:rsidRDefault="00ED204B" w:rsidP="00F65336">
            <w:pPr>
              <w:pStyle w:val="GOSTTablenorm"/>
            </w:pPr>
            <w:r w:rsidRPr="00A57119">
              <w:t>Да</w:t>
            </w:r>
          </w:p>
        </w:tc>
        <w:tc>
          <w:tcPr>
            <w:tcW w:w="374" w:type="pct"/>
          </w:tcPr>
          <w:p w14:paraId="3187B78D" w14:textId="42164D54" w:rsidR="00ED204B" w:rsidRPr="00A57119" w:rsidRDefault="00ED204B" w:rsidP="00F65336">
            <w:pPr>
              <w:pStyle w:val="GOSTTablenorm"/>
            </w:pPr>
            <w:r w:rsidRPr="00A57119">
              <w:t>=20</w:t>
            </w:r>
          </w:p>
        </w:tc>
        <w:tc>
          <w:tcPr>
            <w:tcW w:w="1777" w:type="pct"/>
          </w:tcPr>
          <w:p w14:paraId="3E996295" w14:textId="73C1DAB9" w:rsidR="00ED204B" w:rsidRPr="00A57119" w:rsidRDefault="00ED204B" w:rsidP="00F65336">
            <w:pPr>
              <w:pStyle w:val="GOSTTablenorm"/>
            </w:pPr>
            <w:r w:rsidRPr="00A57119">
              <w:t>Указывается номер казначейского счета на котором проводится операция по документу</w:t>
            </w:r>
          </w:p>
        </w:tc>
      </w:tr>
      <w:tr w:rsidR="00ED204B" w:rsidRPr="00A57119" w14:paraId="6FB3592A" w14:textId="77777777" w:rsidTr="00B85FB7">
        <w:tc>
          <w:tcPr>
            <w:tcW w:w="1120" w:type="pct"/>
          </w:tcPr>
          <w:p w14:paraId="374A9751" w14:textId="6E675EC4" w:rsidR="00ED204B" w:rsidRPr="00F65336" w:rsidRDefault="00ED204B" w:rsidP="00F65336">
            <w:pPr>
              <w:pStyle w:val="GOSTTablenorm"/>
              <w:rPr>
                <w:b/>
              </w:rPr>
            </w:pPr>
            <w:r w:rsidRPr="00F65336">
              <w:rPr>
                <w:b/>
              </w:rPr>
              <w:t>Реквизиты родительского документа АДБ</w:t>
            </w:r>
          </w:p>
        </w:tc>
        <w:tc>
          <w:tcPr>
            <w:tcW w:w="795" w:type="pct"/>
          </w:tcPr>
          <w:p w14:paraId="439BD4E5" w14:textId="0EAB7453" w:rsidR="00ED204B" w:rsidRPr="00F65336" w:rsidRDefault="00ED204B" w:rsidP="00F65336">
            <w:pPr>
              <w:pStyle w:val="GOSTTablenorm"/>
              <w:rPr>
                <w:b/>
              </w:rPr>
            </w:pPr>
            <w:r w:rsidRPr="00F65336">
              <w:rPr>
                <w:b/>
              </w:rPr>
              <w:t>parent</w:t>
            </w:r>
          </w:p>
        </w:tc>
        <w:tc>
          <w:tcPr>
            <w:tcW w:w="560" w:type="pct"/>
          </w:tcPr>
          <w:p w14:paraId="4C432032" w14:textId="629A5603" w:rsidR="00ED204B" w:rsidRPr="00A57119" w:rsidRDefault="00ED204B" w:rsidP="00F65336">
            <w:pPr>
              <w:pStyle w:val="GOSTTablenorm"/>
              <w:rPr>
                <w:lang w:eastAsia="en-US"/>
              </w:rPr>
            </w:pPr>
            <w:r w:rsidRPr="00A57119">
              <w:t>Объект</w:t>
            </w:r>
          </w:p>
        </w:tc>
        <w:tc>
          <w:tcPr>
            <w:tcW w:w="374" w:type="pct"/>
          </w:tcPr>
          <w:p w14:paraId="4636F12F" w14:textId="55E2A454" w:rsidR="00ED204B" w:rsidRPr="00A57119" w:rsidRDefault="00ED204B" w:rsidP="00F65336">
            <w:pPr>
              <w:pStyle w:val="GOSTTablenorm"/>
            </w:pPr>
            <w:r w:rsidRPr="00A57119">
              <w:t>Нет</w:t>
            </w:r>
          </w:p>
        </w:tc>
        <w:tc>
          <w:tcPr>
            <w:tcW w:w="374" w:type="pct"/>
          </w:tcPr>
          <w:p w14:paraId="44CF7BCE" w14:textId="50D885E6" w:rsidR="00ED204B" w:rsidRPr="00A57119" w:rsidRDefault="00ED204B" w:rsidP="00F65336">
            <w:pPr>
              <w:pStyle w:val="GOSTTablenorm"/>
            </w:pPr>
            <w:r>
              <w:t>-</w:t>
            </w:r>
          </w:p>
        </w:tc>
        <w:tc>
          <w:tcPr>
            <w:tcW w:w="1777" w:type="pct"/>
          </w:tcPr>
          <w:p w14:paraId="66CD5E9B" w14:textId="6EF0ED6E" w:rsidR="00ED204B" w:rsidRPr="00A57119" w:rsidRDefault="00ED204B" w:rsidP="00F65336">
            <w:pPr>
              <w:pStyle w:val="GOSTTablenorm"/>
              <w:rPr>
                <w:lang w:eastAsia="en-US"/>
              </w:rPr>
            </w:pPr>
            <w:r w:rsidRPr="00A57119">
              <w:t>Указываются реквизиты связанного документа АДБ</w:t>
            </w:r>
          </w:p>
        </w:tc>
      </w:tr>
      <w:tr w:rsidR="00ED204B" w:rsidRPr="00A57119" w14:paraId="064A04C0" w14:textId="77777777" w:rsidTr="00B85FB7">
        <w:tc>
          <w:tcPr>
            <w:tcW w:w="1120" w:type="pct"/>
          </w:tcPr>
          <w:p w14:paraId="17DEB2F5" w14:textId="72C7124A" w:rsidR="00ED204B" w:rsidRPr="00A57119" w:rsidRDefault="00ED204B" w:rsidP="00F65336">
            <w:pPr>
              <w:pStyle w:val="GOSTTablenorm"/>
            </w:pPr>
            <w:r w:rsidRPr="00A57119">
              <w:t>Идентификационный номер документа АДБ</w:t>
            </w:r>
          </w:p>
        </w:tc>
        <w:tc>
          <w:tcPr>
            <w:tcW w:w="795" w:type="pct"/>
          </w:tcPr>
          <w:p w14:paraId="558412FB" w14:textId="5A1590AD" w:rsidR="00ED204B" w:rsidRPr="00F65336" w:rsidRDefault="00ED204B" w:rsidP="00F65336">
            <w:pPr>
              <w:pStyle w:val="GOSTTablenorm"/>
            </w:pPr>
            <w:r w:rsidRPr="00F65336">
              <w:rPr>
                <w:b/>
              </w:rPr>
              <w:t>parent:</w:t>
            </w:r>
            <w:r w:rsidRPr="00F65336">
              <w:t>document_id</w:t>
            </w:r>
          </w:p>
        </w:tc>
        <w:tc>
          <w:tcPr>
            <w:tcW w:w="560" w:type="pct"/>
          </w:tcPr>
          <w:p w14:paraId="46D906F1" w14:textId="085C16FD" w:rsidR="00ED204B" w:rsidRPr="00A57119" w:rsidRDefault="00ED204B" w:rsidP="00F65336">
            <w:pPr>
              <w:pStyle w:val="GOSTTablenorm"/>
              <w:rPr>
                <w:lang w:eastAsia="en-US"/>
              </w:rPr>
            </w:pPr>
            <w:r w:rsidRPr="00A57119">
              <w:rPr>
                <w:lang w:eastAsia="en-US"/>
              </w:rPr>
              <w:t>GUID</w:t>
            </w:r>
          </w:p>
        </w:tc>
        <w:tc>
          <w:tcPr>
            <w:tcW w:w="374" w:type="pct"/>
          </w:tcPr>
          <w:p w14:paraId="0EEC2AA3" w14:textId="4FEAAF17" w:rsidR="00ED204B" w:rsidRPr="00A57119" w:rsidRDefault="00ED204B" w:rsidP="00F65336">
            <w:pPr>
              <w:pStyle w:val="GOSTTablenorm"/>
            </w:pPr>
            <w:r w:rsidRPr="00A57119">
              <w:t>Нет</w:t>
            </w:r>
          </w:p>
        </w:tc>
        <w:tc>
          <w:tcPr>
            <w:tcW w:w="374" w:type="pct"/>
          </w:tcPr>
          <w:p w14:paraId="152C75F3" w14:textId="794BF49F" w:rsidR="00ED204B" w:rsidRPr="00A57119" w:rsidRDefault="00ED204B" w:rsidP="00F65336">
            <w:pPr>
              <w:pStyle w:val="GOSTTablenorm"/>
            </w:pPr>
            <w:r w:rsidRPr="00A57119">
              <w:t>=36</w:t>
            </w:r>
          </w:p>
        </w:tc>
        <w:tc>
          <w:tcPr>
            <w:tcW w:w="1777" w:type="pct"/>
          </w:tcPr>
          <w:p w14:paraId="65B5B0BC" w14:textId="32B6D2F1" w:rsidR="00ED204B" w:rsidRPr="00A57119" w:rsidRDefault="00ED204B" w:rsidP="007F6CA1">
            <w:pPr>
              <w:pStyle w:val="GOSTTablenorm"/>
              <w:rPr>
                <w:lang w:eastAsia="en-US"/>
              </w:rPr>
            </w:pPr>
            <w:r w:rsidRPr="00A57119">
              <w:t>Указывается ГУИД связанного документа АДБ. Заполняется для вида документа «ПСЧ», имеющего связь с документом типа «ПДУ»</w:t>
            </w:r>
            <w:r>
              <w:t>, «ПСК»</w:t>
            </w:r>
            <w:ins w:id="609" w:author="Винокурова Т.В. REV-62983" w:date="2026-03-26T16:29:00Z">
              <w:r w:rsidR="007F6CA1">
                <w:t>, «ЕНП»</w:t>
              </w:r>
            </w:ins>
          </w:p>
        </w:tc>
      </w:tr>
      <w:tr w:rsidR="00ED204B" w:rsidRPr="00A57119" w14:paraId="70C624EA" w14:textId="77777777" w:rsidTr="00B85FB7">
        <w:tc>
          <w:tcPr>
            <w:tcW w:w="1120" w:type="pct"/>
          </w:tcPr>
          <w:p w14:paraId="1A2E7AF8" w14:textId="17037794" w:rsidR="00ED204B" w:rsidRPr="00A57119" w:rsidRDefault="00ED204B" w:rsidP="00F65336">
            <w:pPr>
              <w:pStyle w:val="GOSTTablenorm"/>
            </w:pPr>
            <w:r w:rsidRPr="00A57119">
              <w:lastRenderedPageBreak/>
              <w:t>Номер документа АДБ</w:t>
            </w:r>
          </w:p>
        </w:tc>
        <w:tc>
          <w:tcPr>
            <w:tcW w:w="795" w:type="pct"/>
          </w:tcPr>
          <w:p w14:paraId="04304634" w14:textId="7B0F303E" w:rsidR="00ED204B" w:rsidRPr="00F65336" w:rsidRDefault="00ED204B" w:rsidP="00F65336">
            <w:pPr>
              <w:pStyle w:val="GOSTTablenorm"/>
            </w:pPr>
            <w:r w:rsidRPr="00F65336">
              <w:rPr>
                <w:b/>
              </w:rPr>
              <w:t>parent:</w:t>
            </w:r>
            <w:r w:rsidRPr="00F65336">
              <w:t>document_no</w:t>
            </w:r>
          </w:p>
        </w:tc>
        <w:tc>
          <w:tcPr>
            <w:tcW w:w="560" w:type="pct"/>
          </w:tcPr>
          <w:p w14:paraId="4B01DEA7" w14:textId="10BAC5AB" w:rsidR="00ED204B" w:rsidRPr="00A57119" w:rsidRDefault="00ED204B" w:rsidP="00F65336">
            <w:pPr>
              <w:pStyle w:val="GOSTTablenorm"/>
              <w:rPr>
                <w:lang w:eastAsia="en-US"/>
              </w:rPr>
            </w:pPr>
            <w:r w:rsidRPr="00A57119">
              <w:rPr>
                <w:lang w:eastAsia="en-US"/>
              </w:rPr>
              <w:t>Строка</w:t>
            </w:r>
          </w:p>
        </w:tc>
        <w:tc>
          <w:tcPr>
            <w:tcW w:w="374" w:type="pct"/>
          </w:tcPr>
          <w:p w14:paraId="21C79B7D" w14:textId="683DF06F" w:rsidR="00ED204B" w:rsidRPr="00A57119" w:rsidRDefault="00ED204B" w:rsidP="00F65336">
            <w:pPr>
              <w:pStyle w:val="GOSTTablenorm"/>
            </w:pPr>
            <w:r w:rsidRPr="00A57119">
              <w:t>Нет</w:t>
            </w:r>
          </w:p>
        </w:tc>
        <w:tc>
          <w:tcPr>
            <w:tcW w:w="374" w:type="pct"/>
          </w:tcPr>
          <w:p w14:paraId="01A4D6B1" w14:textId="2B3DBED2" w:rsidR="00ED204B" w:rsidRPr="00A57119" w:rsidRDefault="00ED204B" w:rsidP="00F65336">
            <w:pPr>
              <w:pStyle w:val="GOSTTablenorm"/>
            </w:pPr>
            <w:r w:rsidRPr="00A57119">
              <w:t>&lt;=15</w:t>
            </w:r>
          </w:p>
        </w:tc>
        <w:tc>
          <w:tcPr>
            <w:tcW w:w="1777" w:type="pct"/>
          </w:tcPr>
          <w:p w14:paraId="2BCCF455" w14:textId="7A731A57" w:rsidR="00ED204B" w:rsidRPr="00A57119" w:rsidRDefault="00ED204B" w:rsidP="007F6CA1">
            <w:pPr>
              <w:pStyle w:val="GOSTTablenorm"/>
              <w:rPr>
                <w:lang w:eastAsia="en-US"/>
              </w:rPr>
            </w:pPr>
            <w:r w:rsidRPr="00A57119">
              <w:t>Указывается номер связанного документа АДБ. Заполняется для вида документа «ПСЧ», имеющего связь с документом типа «ПДУ»</w:t>
            </w:r>
            <w:r>
              <w:t>, «ПСК»</w:t>
            </w:r>
            <w:ins w:id="610" w:author="Винокурова Т.В. REV-62983" w:date="2026-03-26T16:29:00Z">
              <w:r w:rsidR="007F6CA1">
                <w:t>, «ЕНП»</w:t>
              </w:r>
            </w:ins>
          </w:p>
        </w:tc>
      </w:tr>
      <w:tr w:rsidR="00ED204B" w:rsidRPr="00A57119" w14:paraId="3B15C49F" w14:textId="77777777" w:rsidTr="00B85FB7">
        <w:tc>
          <w:tcPr>
            <w:tcW w:w="1120" w:type="pct"/>
          </w:tcPr>
          <w:p w14:paraId="4B551D59" w14:textId="292DF73A" w:rsidR="00ED204B" w:rsidRPr="00A57119" w:rsidRDefault="00ED204B" w:rsidP="00F65336">
            <w:pPr>
              <w:pStyle w:val="GOSTTablenorm"/>
            </w:pPr>
            <w:r w:rsidRPr="00A57119">
              <w:t>Дата документа АДБ</w:t>
            </w:r>
          </w:p>
        </w:tc>
        <w:tc>
          <w:tcPr>
            <w:tcW w:w="795" w:type="pct"/>
          </w:tcPr>
          <w:p w14:paraId="1B53CE01" w14:textId="637224B7" w:rsidR="00ED204B" w:rsidRPr="00F65336" w:rsidRDefault="00ED204B" w:rsidP="00F65336">
            <w:pPr>
              <w:pStyle w:val="GOSTTablenorm"/>
            </w:pPr>
            <w:r w:rsidRPr="00F65336">
              <w:rPr>
                <w:b/>
              </w:rPr>
              <w:t>parent:</w:t>
            </w:r>
            <w:r w:rsidRPr="00F65336">
              <w:t>document_date</w:t>
            </w:r>
          </w:p>
        </w:tc>
        <w:tc>
          <w:tcPr>
            <w:tcW w:w="560" w:type="pct"/>
          </w:tcPr>
          <w:p w14:paraId="7912BAB3" w14:textId="2CF7669C" w:rsidR="00ED204B" w:rsidRPr="00A57119" w:rsidRDefault="00ED204B" w:rsidP="00F65336">
            <w:pPr>
              <w:pStyle w:val="GOSTTablenorm"/>
              <w:rPr>
                <w:lang w:eastAsia="en-US"/>
              </w:rPr>
            </w:pPr>
            <w:r w:rsidRPr="00A57119">
              <w:rPr>
                <w:lang w:eastAsia="en-US"/>
              </w:rPr>
              <w:t>Дата</w:t>
            </w:r>
          </w:p>
        </w:tc>
        <w:tc>
          <w:tcPr>
            <w:tcW w:w="374" w:type="pct"/>
          </w:tcPr>
          <w:p w14:paraId="5E916A06" w14:textId="2A283841" w:rsidR="00ED204B" w:rsidRPr="00A57119" w:rsidRDefault="00ED204B" w:rsidP="00F65336">
            <w:pPr>
              <w:pStyle w:val="GOSTTablenorm"/>
            </w:pPr>
            <w:r w:rsidRPr="00A57119">
              <w:t>Нет</w:t>
            </w:r>
          </w:p>
        </w:tc>
        <w:tc>
          <w:tcPr>
            <w:tcW w:w="374" w:type="pct"/>
          </w:tcPr>
          <w:p w14:paraId="0B9D51E8" w14:textId="1F1CE4F3" w:rsidR="00ED204B" w:rsidRPr="00A57119" w:rsidRDefault="00ED204B" w:rsidP="00F65336">
            <w:pPr>
              <w:pStyle w:val="GOSTTablenorm"/>
            </w:pPr>
            <w:r w:rsidRPr="00A57119">
              <w:t>-</w:t>
            </w:r>
          </w:p>
        </w:tc>
        <w:tc>
          <w:tcPr>
            <w:tcW w:w="1777" w:type="pct"/>
          </w:tcPr>
          <w:p w14:paraId="2D5BF013" w14:textId="622F0E39" w:rsidR="00ED204B" w:rsidRPr="00A57119" w:rsidRDefault="00ED204B" w:rsidP="007F6CA1">
            <w:pPr>
              <w:pStyle w:val="GOSTTablenorm"/>
              <w:rPr>
                <w:lang w:eastAsia="en-US"/>
              </w:rPr>
            </w:pPr>
            <w:r w:rsidRPr="00A57119">
              <w:t>Указывается дата связанного документа АДБ. Заполняется для вида документа «ПСЧ», имеющего связь с документом типа «ПДУ»</w:t>
            </w:r>
            <w:r>
              <w:t>, «ПСК»</w:t>
            </w:r>
            <w:ins w:id="611" w:author="Винокурова Т.В. REV-62983" w:date="2026-03-26T16:29:00Z">
              <w:r w:rsidR="007F6CA1">
                <w:t>, «ЕНП»</w:t>
              </w:r>
            </w:ins>
          </w:p>
        </w:tc>
      </w:tr>
      <w:tr w:rsidR="00ED204B" w:rsidRPr="00A57119" w14:paraId="27C5A89A" w14:textId="77777777" w:rsidTr="00B85FB7">
        <w:tc>
          <w:tcPr>
            <w:tcW w:w="1120" w:type="pct"/>
          </w:tcPr>
          <w:p w14:paraId="2C0A7868" w14:textId="6402D753" w:rsidR="00ED204B" w:rsidRPr="00A57119" w:rsidRDefault="00ED204B" w:rsidP="00F65336">
            <w:pPr>
              <w:pStyle w:val="GOSTTablenorm"/>
            </w:pPr>
            <w:r w:rsidRPr="00A57119">
              <w:t>Тип документа АДБ</w:t>
            </w:r>
          </w:p>
        </w:tc>
        <w:tc>
          <w:tcPr>
            <w:tcW w:w="795" w:type="pct"/>
          </w:tcPr>
          <w:p w14:paraId="28B9FD22" w14:textId="5C0B7074" w:rsidR="00ED204B" w:rsidRPr="00F65336" w:rsidRDefault="00ED204B" w:rsidP="00F65336">
            <w:pPr>
              <w:pStyle w:val="GOSTTablenorm"/>
            </w:pPr>
            <w:r w:rsidRPr="00F65336">
              <w:rPr>
                <w:b/>
              </w:rPr>
              <w:t>parent:</w:t>
            </w:r>
            <w:r w:rsidRPr="00F65336">
              <w:t>document_type</w:t>
            </w:r>
          </w:p>
        </w:tc>
        <w:tc>
          <w:tcPr>
            <w:tcW w:w="560" w:type="pct"/>
          </w:tcPr>
          <w:p w14:paraId="0230C28B" w14:textId="3DE60229" w:rsidR="00ED204B" w:rsidRPr="00A57119" w:rsidRDefault="00ED204B" w:rsidP="00F65336">
            <w:pPr>
              <w:pStyle w:val="GOSTTablenorm"/>
              <w:rPr>
                <w:lang w:eastAsia="en-US"/>
              </w:rPr>
            </w:pPr>
            <w:r w:rsidRPr="00A57119">
              <w:rPr>
                <w:lang w:eastAsia="en-US"/>
              </w:rPr>
              <w:t>Строка</w:t>
            </w:r>
          </w:p>
        </w:tc>
        <w:tc>
          <w:tcPr>
            <w:tcW w:w="374" w:type="pct"/>
          </w:tcPr>
          <w:p w14:paraId="23A40306" w14:textId="3BEDA793" w:rsidR="00ED204B" w:rsidRPr="00A57119" w:rsidRDefault="00ED204B" w:rsidP="00F65336">
            <w:pPr>
              <w:pStyle w:val="GOSTTablenorm"/>
            </w:pPr>
            <w:r w:rsidRPr="00A57119">
              <w:t>Нет</w:t>
            </w:r>
          </w:p>
        </w:tc>
        <w:tc>
          <w:tcPr>
            <w:tcW w:w="374" w:type="pct"/>
          </w:tcPr>
          <w:p w14:paraId="6614BD52" w14:textId="27429396" w:rsidR="00ED204B" w:rsidRPr="00A57119" w:rsidRDefault="00ED204B" w:rsidP="00F65336">
            <w:pPr>
              <w:pStyle w:val="GOSTTablenorm"/>
            </w:pPr>
            <w:r w:rsidRPr="00A57119">
              <w:t>=</w:t>
            </w:r>
            <w:r w:rsidRPr="00A57119">
              <w:rPr>
                <w:lang w:val="en-US"/>
              </w:rPr>
              <w:t>3</w:t>
            </w:r>
          </w:p>
        </w:tc>
        <w:tc>
          <w:tcPr>
            <w:tcW w:w="1777" w:type="pct"/>
          </w:tcPr>
          <w:p w14:paraId="44AFCFDA" w14:textId="0E6EEB7F" w:rsidR="00ED204B" w:rsidRPr="00A57119" w:rsidRDefault="00ED204B" w:rsidP="00F65336">
            <w:pPr>
              <w:pStyle w:val="GOSTTablenorm"/>
              <w:rPr>
                <w:lang w:eastAsia="en-US"/>
              </w:rPr>
            </w:pPr>
            <w:r w:rsidRPr="00A57119">
              <w:t>Указывается тип документа связанного документа АДБ. Заполняется для вида документа «ПСЧ», имеющего связь с документом типа «ПДУ»</w:t>
            </w:r>
            <w:r>
              <w:t>, «ПСК»</w:t>
            </w:r>
            <w:ins w:id="612" w:author="Винокурова Т.В. REV-62983" w:date="2026-03-26T16:30:00Z">
              <w:r w:rsidR="007F6CA1">
                <w:t>, «ЕНП»</w:t>
              </w:r>
            </w:ins>
          </w:p>
        </w:tc>
      </w:tr>
      <w:tr w:rsidR="00ED204B" w:rsidRPr="00A57119" w14:paraId="3E193090" w14:textId="77777777" w:rsidTr="00B85FB7">
        <w:tc>
          <w:tcPr>
            <w:tcW w:w="1120" w:type="pct"/>
          </w:tcPr>
          <w:p w14:paraId="0702BEAA" w14:textId="3318CDF8" w:rsidR="00ED204B" w:rsidRPr="00F65336" w:rsidRDefault="00ED204B" w:rsidP="00F65336">
            <w:pPr>
              <w:pStyle w:val="GOSTTablenorm"/>
              <w:rPr>
                <w:b/>
              </w:rPr>
            </w:pPr>
            <w:r w:rsidRPr="00F65336">
              <w:rPr>
                <w:b/>
              </w:rPr>
              <w:t>Строки плательщика</w:t>
            </w:r>
          </w:p>
        </w:tc>
        <w:tc>
          <w:tcPr>
            <w:tcW w:w="795" w:type="pct"/>
          </w:tcPr>
          <w:p w14:paraId="0F5939C1" w14:textId="59A2798F" w:rsidR="00ED204B" w:rsidRPr="00F65336" w:rsidRDefault="00ED204B" w:rsidP="00F65336">
            <w:pPr>
              <w:pStyle w:val="GOSTTablenorm"/>
              <w:rPr>
                <w:b/>
              </w:rPr>
            </w:pPr>
            <w:r w:rsidRPr="00F65336">
              <w:rPr>
                <w:b/>
              </w:rPr>
              <w:t>specified_entries</w:t>
            </w:r>
          </w:p>
        </w:tc>
        <w:tc>
          <w:tcPr>
            <w:tcW w:w="560" w:type="pct"/>
          </w:tcPr>
          <w:p w14:paraId="6D096B37" w14:textId="2FBEA5FD" w:rsidR="00ED204B" w:rsidRPr="00A57119" w:rsidRDefault="00ED204B" w:rsidP="00F65336">
            <w:pPr>
              <w:pStyle w:val="GOSTTablenorm"/>
              <w:rPr>
                <w:lang w:eastAsia="en-US"/>
              </w:rPr>
            </w:pPr>
            <w:r w:rsidRPr="00A57119">
              <w:t>Массив</w:t>
            </w:r>
          </w:p>
        </w:tc>
        <w:tc>
          <w:tcPr>
            <w:tcW w:w="374" w:type="pct"/>
          </w:tcPr>
          <w:p w14:paraId="1D630F79" w14:textId="77777777" w:rsidR="00ED204B" w:rsidRPr="00A57119" w:rsidRDefault="00ED204B" w:rsidP="00F65336">
            <w:pPr>
              <w:pStyle w:val="GOSTTablenorm"/>
            </w:pPr>
          </w:p>
        </w:tc>
        <w:tc>
          <w:tcPr>
            <w:tcW w:w="374" w:type="pct"/>
          </w:tcPr>
          <w:p w14:paraId="7C555D69" w14:textId="77777777" w:rsidR="00ED204B" w:rsidRPr="00A57119" w:rsidRDefault="00ED204B" w:rsidP="00F65336">
            <w:pPr>
              <w:pStyle w:val="GOSTTablenorm"/>
            </w:pPr>
          </w:p>
        </w:tc>
        <w:tc>
          <w:tcPr>
            <w:tcW w:w="1777" w:type="pct"/>
          </w:tcPr>
          <w:p w14:paraId="71ED77C8" w14:textId="2093D22F" w:rsidR="00ED204B" w:rsidRPr="00A57119" w:rsidRDefault="00ED204B" w:rsidP="00F65336">
            <w:pPr>
              <w:pStyle w:val="GOSTTablenorm"/>
              <w:rPr>
                <w:lang w:eastAsia="en-US"/>
              </w:rPr>
            </w:pPr>
            <w:r w:rsidRPr="00A57119">
              <w:rPr>
                <w:lang w:eastAsia="en-US"/>
              </w:rPr>
              <w:t>Указываются рекв</w:t>
            </w:r>
            <w:r w:rsidR="00F65336">
              <w:rPr>
                <w:lang w:eastAsia="en-US"/>
              </w:rPr>
              <w:t>изиты строк документа по дебету</w:t>
            </w:r>
          </w:p>
        </w:tc>
      </w:tr>
      <w:tr w:rsidR="00ED204B" w:rsidRPr="00A57119" w14:paraId="259B7E6E" w14:textId="77777777" w:rsidTr="00B85FB7">
        <w:tc>
          <w:tcPr>
            <w:tcW w:w="1120" w:type="pct"/>
          </w:tcPr>
          <w:p w14:paraId="05CBF80B" w14:textId="67FF6D39" w:rsidR="00ED204B" w:rsidRPr="00A57119" w:rsidRDefault="00ED204B" w:rsidP="00F65336">
            <w:pPr>
              <w:pStyle w:val="GOSTTablenorm"/>
            </w:pPr>
            <w:r w:rsidRPr="00A57119">
              <w:t>И</w:t>
            </w:r>
            <w:r w:rsidR="00F65336">
              <w:t>дентификатор строки плательщика</w:t>
            </w:r>
          </w:p>
        </w:tc>
        <w:tc>
          <w:tcPr>
            <w:tcW w:w="795" w:type="pct"/>
          </w:tcPr>
          <w:p w14:paraId="7CF77178" w14:textId="491E5451" w:rsidR="00ED204B" w:rsidRPr="00F65336" w:rsidRDefault="00ED204B" w:rsidP="00F65336">
            <w:pPr>
              <w:pStyle w:val="GOSTTablenorm"/>
            </w:pPr>
            <w:r w:rsidRPr="00F65336">
              <w:rPr>
                <w:b/>
              </w:rPr>
              <w:t>specified_entries</w:t>
            </w:r>
            <w:r w:rsidRPr="00F65336">
              <w:t>:line_id</w:t>
            </w:r>
          </w:p>
        </w:tc>
        <w:tc>
          <w:tcPr>
            <w:tcW w:w="560" w:type="pct"/>
          </w:tcPr>
          <w:p w14:paraId="3BC900A1" w14:textId="63C3CB64" w:rsidR="00ED204B" w:rsidRPr="00A57119" w:rsidRDefault="00ED204B" w:rsidP="00F65336">
            <w:pPr>
              <w:pStyle w:val="GOSTTablenorm"/>
              <w:rPr>
                <w:lang w:eastAsia="en-US"/>
              </w:rPr>
            </w:pPr>
            <w:r w:rsidRPr="00A57119">
              <w:rPr>
                <w:lang w:val="en-US"/>
              </w:rPr>
              <w:t>GUID</w:t>
            </w:r>
          </w:p>
        </w:tc>
        <w:tc>
          <w:tcPr>
            <w:tcW w:w="374" w:type="pct"/>
          </w:tcPr>
          <w:p w14:paraId="2929FA08" w14:textId="695E9EE8" w:rsidR="00ED204B" w:rsidRPr="00A57119" w:rsidRDefault="00ED204B" w:rsidP="00F65336">
            <w:pPr>
              <w:pStyle w:val="GOSTTablenorm"/>
            </w:pPr>
            <w:r w:rsidRPr="00A57119">
              <w:t>Да</w:t>
            </w:r>
          </w:p>
        </w:tc>
        <w:tc>
          <w:tcPr>
            <w:tcW w:w="374" w:type="pct"/>
          </w:tcPr>
          <w:p w14:paraId="4A69BAB4" w14:textId="6E03137A" w:rsidR="00ED204B" w:rsidRPr="00A57119" w:rsidRDefault="00ED204B" w:rsidP="00F65336">
            <w:pPr>
              <w:pStyle w:val="GOSTTablenorm"/>
            </w:pPr>
            <w:r w:rsidRPr="00A57119">
              <w:t>=36</w:t>
            </w:r>
          </w:p>
        </w:tc>
        <w:tc>
          <w:tcPr>
            <w:tcW w:w="1777" w:type="pct"/>
          </w:tcPr>
          <w:p w14:paraId="552C7543" w14:textId="0C221F08" w:rsidR="00ED204B" w:rsidRPr="00A57119" w:rsidRDefault="00ED204B" w:rsidP="00F65336">
            <w:pPr>
              <w:pStyle w:val="GOSTTablenorm"/>
              <w:rPr>
                <w:lang w:eastAsia="en-US"/>
              </w:rPr>
            </w:pPr>
            <w:r w:rsidRPr="00A57119">
              <w:rPr>
                <w:lang w:eastAsia="en-US"/>
              </w:rPr>
              <w:t>Указывается системный идентификатор строки</w:t>
            </w:r>
          </w:p>
        </w:tc>
      </w:tr>
      <w:tr w:rsidR="00ED204B" w:rsidRPr="00A57119" w14:paraId="0A93756F" w14:textId="77777777" w:rsidTr="00B85FB7">
        <w:tc>
          <w:tcPr>
            <w:tcW w:w="1120" w:type="pct"/>
          </w:tcPr>
          <w:p w14:paraId="5414C1BD" w14:textId="1C0BA209" w:rsidR="00ED204B" w:rsidRPr="00A57119" w:rsidRDefault="00ED204B" w:rsidP="00F65336">
            <w:pPr>
              <w:pStyle w:val="GOSTTablenorm"/>
            </w:pPr>
            <w:r w:rsidRPr="00A57119">
              <w:t>Номер строки плательщика</w:t>
            </w:r>
          </w:p>
        </w:tc>
        <w:tc>
          <w:tcPr>
            <w:tcW w:w="795" w:type="pct"/>
          </w:tcPr>
          <w:p w14:paraId="3B5956B0" w14:textId="2B957A73" w:rsidR="00ED204B" w:rsidRPr="00F65336" w:rsidRDefault="00ED204B" w:rsidP="00F65336">
            <w:pPr>
              <w:pStyle w:val="GOSTTablenorm"/>
            </w:pPr>
            <w:r w:rsidRPr="00F65336">
              <w:rPr>
                <w:b/>
              </w:rPr>
              <w:t>specified_entries:</w:t>
            </w:r>
            <w:r w:rsidRPr="00F65336">
              <w:t>line_no</w:t>
            </w:r>
          </w:p>
        </w:tc>
        <w:tc>
          <w:tcPr>
            <w:tcW w:w="560" w:type="pct"/>
          </w:tcPr>
          <w:p w14:paraId="6D5F6E68" w14:textId="5520A1A4" w:rsidR="00ED204B" w:rsidRPr="00A57119" w:rsidRDefault="00ED204B" w:rsidP="00F65336">
            <w:pPr>
              <w:pStyle w:val="GOSTTablenorm"/>
              <w:rPr>
                <w:lang w:eastAsia="en-US"/>
              </w:rPr>
            </w:pPr>
            <w:r w:rsidRPr="00A57119">
              <w:rPr>
                <w:lang w:eastAsia="en-US"/>
              </w:rPr>
              <w:t>Строка</w:t>
            </w:r>
          </w:p>
        </w:tc>
        <w:tc>
          <w:tcPr>
            <w:tcW w:w="374" w:type="pct"/>
          </w:tcPr>
          <w:p w14:paraId="011B8F22" w14:textId="5FE605B0" w:rsidR="00ED204B" w:rsidRPr="00A57119" w:rsidRDefault="00ED204B" w:rsidP="00F65336">
            <w:pPr>
              <w:pStyle w:val="GOSTTablenorm"/>
            </w:pPr>
            <w:r w:rsidRPr="00A57119">
              <w:t>Да</w:t>
            </w:r>
          </w:p>
        </w:tc>
        <w:tc>
          <w:tcPr>
            <w:tcW w:w="374" w:type="pct"/>
          </w:tcPr>
          <w:p w14:paraId="194ECEDD" w14:textId="16752D79" w:rsidR="00ED204B" w:rsidRPr="00A57119" w:rsidRDefault="00ED204B" w:rsidP="00F65336">
            <w:pPr>
              <w:pStyle w:val="GOSTTablenorm"/>
            </w:pPr>
            <w:r w:rsidRPr="00A57119">
              <w:rPr>
                <w:lang w:val="en-US"/>
              </w:rPr>
              <w:t>&lt;=4</w:t>
            </w:r>
          </w:p>
        </w:tc>
        <w:tc>
          <w:tcPr>
            <w:tcW w:w="1777" w:type="pct"/>
          </w:tcPr>
          <w:p w14:paraId="024CB884" w14:textId="77777777" w:rsidR="00ED204B" w:rsidRPr="00A57119" w:rsidRDefault="00ED204B" w:rsidP="00F65336">
            <w:pPr>
              <w:pStyle w:val="GOSTTablenorm"/>
            </w:pPr>
            <w:r w:rsidRPr="00A57119">
              <w:t>Указывается порядковый номер строки.</w:t>
            </w:r>
          </w:p>
          <w:p w14:paraId="7F62C102" w14:textId="43317FAE" w:rsidR="00ED204B" w:rsidRPr="00A57119" w:rsidRDefault="00ED204B" w:rsidP="00F65336">
            <w:pPr>
              <w:pStyle w:val="GOSTTablenorm"/>
              <w:rPr>
                <w:lang w:eastAsia="en-US"/>
              </w:rPr>
            </w:pPr>
            <w:r w:rsidRPr="00A57119">
              <w:t>Каждому номеру записи в блоке «Строки плательщика» соответсвует такой же номер (номера) зап</w:t>
            </w:r>
            <w:r w:rsidR="00F65336">
              <w:t>иси в блоке «Строки получателя»</w:t>
            </w:r>
          </w:p>
        </w:tc>
      </w:tr>
      <w:tr w:rsidR="00ED204B" w:rsidRPr="00A57119" w14:paraId="1126B412" w14:textId="77777777" w:rsidTr="00B85FB7">
        <w:tc>
          <w:tcPr>
            <w:tcW w:w="1120" w:type="pct"/>
          </w:tcPr>
          <w:p w14:paraId="4E5FD2AC" w14:textId="1DA96606" w:rsidR="00ED204B" w:rsidRPr="00A57119" w:rsidRDefault="00ED204B" w:rsidP="00F65336">
            <w:pPr>
              <w:pStyle w:val="GOSTTablenorm"/>
            </w:pPr>
            <w:r w:rsidRPr="00A57119">
              <w:t>Номер лицевого счета плательщика</w:t>
            </w:r>
          </w:p>
        </w:tc>
        <w:tc>
          <w:tcPr>
            <w:tcW w:w="795" w:type="pct"/>
          </w:tcPr>
          <w:p w14:paraId="4D21FB8E" w14:textId="20874B25" w:rsidR="00ED204B" w:rsidRPr="00F65336" w:rsidRDefault="00ED204B" w:rsidP="00F65336">
            <w:pPr>
              <w:pStyle w:val="GOSTTablenorm"/>
            </w:pPr>
            <w:r w:rsidRPr="00F65336">
              <w:rPr>
                <w:b/>
              </w:rPr>
              <w:t>specified_entries:</w:t>
            </w:r>
            <w:r w:rsidRPr="00F65336">
              <w:t>account</w:t>
            </w:r>
          </w:p>
        </w:tc>
        <w:tc>
          <w:tcPr>
            <w:tcW w:w="560" w:type="pct"/>
          </w:tcPr>
          <w:p w14:paraId="2BBC6615" w14:textId="63EBF75E" w:rsidR="00ED204B" w:rsidRPr="00A57119" w:rsidRDefault="00ED204B" w:rsidP="00F65336">
            <w:pPr>
              <w:pStyle w:val="GOSTTablenorm"/>
              <w:rPr>
                <w:lang w:eastAsia="en-US"/>
              </w:rPr>
            </w:pPr>
            <w:r w:rsidRPr="00A57119">
              <w:t>Строка</w:t>
            </w:r>
          </w:p>
        </w:tc>
        <w:tc>
          <w:tcPr>
            <w:tcW w:w="374" w:type="pct"/>
          </w:tcPr>
          <w:p w14:paraId="75A4F1E4" w14:textId="6E7DB001" w:rsidR="00ED204B" w:rsidRPr="00A57119" w:rsidRDefault="00ED204B" w:rsidP="00F65336">
            <w:pPr>
              <w:pStyle w:val="GOSTTablenorm"/>
            </w:pPr>
            <w:r w:rsidRPr="00A57119">
              <w:t>Да</w:t>
            </w:r>
          </w:p>
        </w:tc>
        <w:tc>
          <w:tcPr>
            <w:tcW w:w="374" w:type="pct"/>
          </w:tcPr>
          <w:p w14:paraId="53E0B5DB" w14:textId="66D614EA" w:rsidR="00ED204B" w:rsidRPr="00A57119" w:rsidRDefault="00ED204B" w:rsidP="00F65336">
            <w:pPr>
              <w:pStyle w:val="GOSTTablenorm"/>
            </w:pPr>
            <w:r w:rsidRPr="00A57119">
              <w:t>=11</w:t>
            </w:r>
          </w:p>
        </w:tc>
        <w:tc>
          <w:tcPr>
            <w:tcW w:w="1777" w:type="pct"/>
          </w:tcPr>
          <w:p w14:paraId="6EAD807A" w14:textId="2F656DF9" w:rsidR="00ED204B" w:rsidRPr="00A57119" w:rsidRDefault="00ED204B" w:rsidP="00F65336">
            <w:pPr>
              <w:pStyle w:val="GOSTTablenorm"/>
              <w:rPr>
                <w:lang w:eastAsia="en-US"/>
              </w:rPr>
            </w:pPr>
            <w:r w:rsidRPr="00A57119">
              <w:t>Указывается номер лицевого счета плательщика</w:t>
            </w:r>
          </w:p>
        </w:tc>
      </w:tr>
      <w:tr w:rsidR="00ED204B" w:rsidRPr="00A57119" w14:paraId="76640855" w14:textId="77777777" w:rsidTr="00B85FB7">
        <w:tc>
          <w:tcPr>
            <w:tcW w:w="1120" w:type="pct"/>
          </w:tcPr>
          <w:p w14:paraId="2C561699" w14:textId="3DED4D45" w:rsidR="00ED204B" w:rsidRPr="00A57119" w:rsidRDefault="00ED204B" w:rsidP="00F65336">
            <w:pPr>
              <w:pStyle w:val="GOSTTablenorm"/>
            </w:pPr>
            <w:r w:rsidRPr="00A57119">
              <w:t>ТОФК по ЛС плательщика</w:t>
            </w:r>
          </w:p>
        </w:tc>
        <w:tc>
          <w:tcPr>
            <w:tcW w:w="795" w:type="pct"/>
          </w:tcPr>
          <w:p w14:paraId="7DADAD71" w14:textId="015A9B38" w:rsidR="00ED204B" w:rsidRPr="00097345" w:rsidRDefault="00ED204B" w:rsidP="00297E13">
            <w:pPr>
              <w:pStyle w:val="GOSTTablenorm"/>
              <w:rPr>
                <w:lang w:val="en-US"/>
              </w:rPr>
            </w:pPr>
            <w:r w:rsidRPr="00097345">
              <w:rPr>
                <w:b/>
                <w:lang w:val="en-US"/>
              </w:rPr>
              <w:t>specified_entries:</w:t>
            </w:r>
            <w:r w:rsidRPr="00097345">
              <w:rPr>
                <w:lang w:val="en-US"/>
              </w:rPr>
              <w:t>account_tofk_code</w:t>
            </w:r>
          </w:p>
        </w:tc>
        <w:tc>
          <w:tcPr>
            <w:tcW w:w="560" w:type="pct"/>
          </w:tcPr>
          <w:p w14:paraId="0AE3BB4B" w14:textId="253779DD" w:rsidR="00ED204B" w:rsidRPr="00A57119" w:rsidRDefault="00ED204B" w:rsidP="00F65336">
            <w:pPr>
              <w:pStyle w:val="GOSTTablenorm"/>
              <w:rPr>
                <w:lang w:eastAsia="en-US"/>
              </w:rPr>
            </w:pPr>
            <w:r w:rsidRPr="00A57119">
              <w:t>Строка</w:t>
            </w:r>
          </w:p>
        </w:tc>
        <w:tc>
          <w:tcPr>
            <w:tcW w:w="374" w:type="pct"/>
          </w:tcPr>
          <w:p w14:paraId="5D94EDCF" w14:textId="5C4AE029" w:rsidR="00ED204B" w:rsidRPr="00A57119" w:rsidRDefault="00ED204B" w:rsidP="00F65336">
            <w:pPr>
              <w:pStyle w:val="GOSTTablenorm"/>
            </w:pPr>
            <w:r w:rsidRPr="00A57119">
              <w:t>Да</w:t>
            </w:r>
          </w:p>
        </w:tc>
        <w:tc>
          <w:tcPr>
            <w:tcW w:w="374" w:type="pct"/>
          </w:tcPr>
          <w:p w14:paraId="3573F591" w14:textId="3F866CAC" w:rsidR="00ED204B" w:rsidRPr="00A57119" w:rsidRDefault="00ED204B" w:rsidP="00F65336">
            <w:pPr>
              <w:pStyle w:val="GOSTTablenorm"/>
            </w:pPr>
            <w:r w:rsidRPr="00A57119">
              <w:t>=4</w:t>
            </w:r>
          </w:p>
        </w:tc>
        <w:tc>
          <w:tcPr>
            <w:tcW w:w="1777" w:type="pct"/>
          </w:tcPr>
          <w:p w14:paraId="3CA08D93" w14:textId="4CC9F6DA" w:rsidR="00ED204B" w:rsidRPr="00A57119" w:rsidRDefault="00ED204B" w:rsidP="00F65336">
            <w:pPr>
              <w:pStyle w:val="GOSTTablenorm"/>
            </w:pPr>
            <w:r w:rsidRPr="00A57119">
              <w:t>Указывается ТОФ</w:t>
            </w:r>
            <w:r w:rsidR="00F65336">
              <w:t>К по лицевому счету плательщика</w:t>
            </w:r>
          </w:p>
        </w:tc>
      </w:tr>
      <w:tr w:rsidR="00ED204B" w:rsidRPr="00A57119" w14:paraId="6AE7A009" w14:textId="77777777" w:rsidTr="00B85FB7">
        <w:tc>
          <w:tcPr>
            <w:tcW w:w="1120" w:type="pct"/>
          </w:tcPr>
          <w:p w14:paraId="44899FE6" w14:textId="134221E7" w:rsidR="00ED204B" w:rsidRPr="00A57119" w:rsidRDefault="00ED204B" w:rsidP="00F65336">
            <w:pPr>
              <w:pStyle w:val="GOSTTablenorm"/>
            </w:pPr>
            <w:r w:rsidRPr="00A57119">
              <w:t>КБК плательщика</w:t>
            </w:r>
          </w:p>
        </w:tc>
        <w:tc>
          <w:tcPr>
            <w:tcW w:w="795" w:type="pct"/>
          </w:tcPr>
          <w:p w14:paraId="6EC807F4" w14:textId="0C015F7B" w:rsidR="00ED204B" w:rsidRPr="00F65336" w:rsidRDefault="00ED204B" w:rsidP="00F65336">
            <w:pPr>
              <w:pStyle w:val="GOSTTablenorm"/>
            </w:pPr>
            <w:r w:rsidRPr="00F65336">
              <w:rPr>
                <w:b/>
              </w:rPr>
              <w:t>specified_entries:</w:t>
            </w:r>
            <w:r w:rsidRPr="00F65336">
              <w:t>bcc</w:t>
            </w:r>
          </w:p>
        </w:tc>
        <w:tc>
          <w:tcPr>
            <w:tcW w:w="560" w:type="pct"/>
          </w:tcPr>
          <w:p w14:paraId="0AE60DD6" w14:textId="58363AFC" w:rsidR="00ED204B" w:rsidRPr="00A57119" w:rsidRDefault="00ED204B" w:rsidP="00F65336">
            <w:pPr>
              <w:pStyle w:val="GOSTTablenorm"/>
              <w:rPr>
                <w:lang w:eastAsia="en-US"/>
              </w:rPr>
            </w:pPr>
            <w:r w:rsidRPr="00A57119">
              <w:t>Строка</w:t>
            </w:r>
          </w:p>
        </w:tc>
        <w:tc>
          <w:tcPr>
            <w:tcW w:w="374" w:type="pct"/>
          </w:tcPr>
          <w:p w14:paraId="36AD7753" w14:textId="3381C4D1" w:rsidR="00ED204B" w:rsidRPr="00A57119" w:rsidRDefault="00ED204B" w:rsidP="00F65336">
            <w:pPr>
              <w:pStyle w:val="GOSTTablenorm"/>
            </w:pPr>
            <w:r w:rsidRPr="00A57119">
              <w:t>Да</w:t>
            </w:r>
          </w:p>
        </w:tc>
        <w:tc>
          <w:tcPr>
            <w:tcW w:w="374" w:type="pct"/>
          </w:tcPr>
          <w:p w14:paraId="37C787EA" w14:textId="146855A7" w:rsidR="00ED204B" w:rsidRPr="00A57119" w:rsidRDefault="00ED204B" w:rsidP="00F65336">
            <w:pPr>
              <w:pStyle w:val="GOSTTablenorm"/>
            </w:pPr>
            <w:r w:rsidRPr="00A57119">
              <w:t>=20</w:t>
            </w:r>
          </w:p>
        </w:tc>
        <w:tc>
          <w:tcPr>
            <w:tcW w:w="1777" w:type="pct"/>
          </w:tcPr>
          <w:p w14:paraId="7CB5F0E6" w14:textId="6FBA1013" w:rsidR="00ED204B" w:rsidRPr="00A57119" w:rsidRDefault="00F65336" w:rsidP="009C6772">
            <w:pPr>
              <w:pStyle w:val="GOSTTablenorm"/>
              <w:rPr>
                <w:lang w:eastAsia="en-US"/>
              </w:rPr>
            </w:pPr>
            <w:r>
              <w:t>Указывается КБК плательщика</w:t>
            </w:r>
          </w:p>
        </w:tc>
      </w:tr>
      <w:tr w:rsidR="00ED204B" w:rsidRPr="00A57119" w14:paraId="57BD4E8E" w14:textId="77777777" w:rsidTr="00B85FB7">
        <w:tc>
          <w:tcPr>
            <w:tcW w:w="1120" w:type="pct"/>
          </w:tcPr>
          <w:p w14:paraId="3350F7EF" w14:textId="01AAA557" w:rsidR="00ED204B" w:rsidRPr="00A57119" w:rsidRDefault="00ED204B" w:rsidP="00F65336">
            <w:pPr>
              <w:pStyle w:val="GOSTTablenorm"/>
            </w:pPr>
            <w:r w:rsidRPr="00A57119">
              <w:t>Тип КБК плательщика</w:t>
            </w:r>
          </w:p>
        </w:tc>
        <w:tc>
          <w:tcPr>
            <w:tcW w:w="795" w:type="pct"/>
          </w:tcPr>
          <w:p w14:paraId="44445E52" w14:textId="615F9A25" w:rsidR="00ED204B" w:rsidRPr="00F65336" w:rsidRDefault="00ED204B" w:rsidP="00F65336">
            <w:pPr>
              <w:pStyle w:val="GOSTTablenorm"/>
            </w:pPr>
            <w:r w:rsidRPr="00F65336">
              <w:rPr>
                <w:b/>
              </w:rPr>
              <w:t>specified_entries:</w:t>
            </w:r>
            <w:r w:rsidRPr="00F65336">
              <w:t>type_bcc</w:t>
            </w:r>
          </w:p>
        </w:tc>
        <w:tc>
          <w:tcPr>
            <w:tcW w:w="560" w:type="pct"/>
          </w:tcPr>
          <w:p w14:paraId="0DE3491B" w14:textId="2855EF0F" w:rsidR="00ED204B" w:rsidRPr="00A57119" w:rsidRDefault="00ED204B" w:rsidP="00F65336">
            <w:pPr>
              <w:pStyle w:val="GOSTTablenorm"/>
              <w:rPr>
                <w:lang w:eastAsia="en-US"/>
              </w:rPr>
            </w:pPr>
            <w:r w:rsidRPr="00A57119">
              <w:t>Строка</w:t>
            </w:r>
          </w:p>
        </w:tc>
        <w:tc>
          <w:tcPr>
            <w:tcW w:w="374" w:type="pct"/>
          </w:tcPr>
          <w:p w14:paraId="63785810" w14:textId="03C0DDE6" w:rsidR="00ED204B" w:rsidRPr="00A57119" w:rsidRDefault="00ED204B" w:rsidP="00F65336">
            <w:pPr>
              <w:pStyle w:val="GOSTTablenorm"/>
            </w:pPr>
            <w:r w:rsidRPr="00A57119">
              <w:t>Да</w:t>
            </w:r>
          </w:p>
        </w:tc>
        <w:tc>
          <w:tcPr>
            <w:tcW w:w="374" w:type="pct"/>
          </w:tcPr>
          <w:p w14:paraId="1AD7540D" w14:textId="190D616A" w:rsidR="00ED204B" w:rsidRPr="00A57119" w:rsidRDefault="00ED204B" w:rsidP="00F65336">
            <w:pPr>
              <w:pStyle w:val="GOSTTablenorm"/>
            </w:pPr>
            <w:r w:rsidRPr="00A57119">
              <w:t>=2</w:t>
            </w:r>
          </w:p>
        </w:tc>
        <w:tc>
          <w:tcPr>
            <w:tcW w:w="1777" w:type="pct"/>
          </w:tcPr>
          <w:p w14:paraId="7276734E" w14:textId="77777777" w:rsidR="00ED204B" w:rsidRPr="00A57119" w:rsidRDefault="00ED204B" w:rsidP="00F65336">
            <w:pPr>
              <w:pStyle w:val="GOSTTablenorm"/>
            </w:pPr>
            <w:r w:rsidRPr="00A57119">
              <w:t>Указывается тип КБК плательщика.</w:t>
            </w:r>
          </w:p>
          <w:p w14:paraId="51C04253" w14:textId="4CE750E8" w:rsidR="00ED204B" w:rsidRPr="00A57119" w:rsidRDefault="00ED204B" w:rsidP="009C6772">
            <w:pPr>
              <w:pStyle w:val="GOSTTablenorm"/>
              <w:rPr>
                <w:lang w:eastAsia="en-US"/>
              </w:rPr>
            </w:pPr>
            <w:r w:rsidRPr="00A57119">
              <w:t xml:space="preserve">Если 4 символ КБК получателя равен 0 – </w:t>
            </w:r>
            <w:r w:rsidR="00F65336">
              <w:t>заполнятся тип «31», иначе «20»</w:t>
            </w:r>
          </w:p>
        </w:tc>
      </w:tr>
      <w:tr w:rsidR="00ED204B" w:rsidRPr="00A57119" w14:paraId="278F7862" w14:textId="77777777" w:rsidTr="00B85FB7">
        <w:tc>
          <w:tcPr>
            <w:tcW w:w="1120" w:type="pct"/>
          </w:tcPr>
          <w:p w14:paraId="7EBE7BCB" w14:textId="315ED8B7" w:rsidR="00ED204B" w:rsidRPr="00A57119" w:rsidRDefault="00ED204B" w:rsidP="00F65336">
            <w:pPr>
              <w:pStyle w:val="GOSTTablenorm"/>
            </w:pPr>
            <w:r w:rsidRPr="00A57119">
              <w:t>ОКТМО платежа плательщика</w:t>
            </w:r>
          </w:p>
        </w:tc>
        <w:tc>
          <w:tcPr>
            <w:tcW w:w="795" w:type="pct"/>
          </w:tcPr>
          <w:p w14:paraId="6CA00D75" w14:textId="6590D3F9" w:rsidR="00ED204B" w:rsidRPr="00F65336" w:rsidRDefault="00ED204B" w:rsidP="00F65336">
            <w:pPr>
              <w:pStyle w:val="GOSTTablenorm"/>
            </w:pPr>
            <w:r w:rsidRPr="00F65336">
              <w:rPr>
                <w:b/>
              </w:rPr>
              <w:t>specified_entries</w:t>
            </w:r>
            <w:r w:rsidRPr="00F65336">
              <w:t>:oktmo</w:t>
            </w:r>
          </w:p>
        </w:tc>
        <w:tc>
          <w:tcPr>
            <w:tcW w:w="560" w:type="pct"/>
          </w:tcPr>
          <w:p w14:paraId="5331454D" w14:textId="651AE55E" w:rsidR="00ED204B" w:rsidRPr="00A57119" w:rsidRDefault="00ED204B" w:rsidP="00F65336">
            <w:pPr>
              <w:pStyle w:val="GOSTTablenorm"/>
              <w:rPr>
                <w:lang w:eastAsia="en-US"/>
              </w:rPr>
            </w:pPr>
            <w:r w:rsidRPr="00A57119">
              <w:rPr>
                <w:lang w:eastAsia="en-US"/>
              </w:rPr>
              <w:t>Строка</w:t>
            </w:r>
          </w:p>
        </w:tc>
        <w:tc>
          <w:tcPr>
            <w:tcW w:w="374" w:type="pct"/>
          </w:tcPr>
          <w:p w14:paraId="243C884C" w14:textId="53DE3208" w:rsidR="00ED204B" w:rsidRPr="00A57119" w:rsidRDefault="00ED204B" w:rsidP="00F65336">
            <w:pPr>
              <w:pStyle w:val="GOSTTablenorm"/>
            </w:pPr>
            <w:r w:rsidRPr="00A57119">
              <w:t>Да</w:t>
            </w:r>
          </w:p>
        </w:tc>
        <w:tc>
          <w:tcPr>
            <w:tcW w:w="374" w:type="pct"/>
          </w:tcPr>
          <w:p w14:paraId="41457F9C" w14:textId="0E324E34" w:rsidR="00ED204B" w:rsidRPr="00A57119" w:rsidRDefault="00ED204B" w:rsidP="00F65336">
            <w:pPr>
              <w:pStyle w:val="GOSTTablenorm"/>
            </w:pPr>
            <w:r w:rsidRPr="00A57119">
              <w:t>=8</w:t>
            </w:r>
          </w:p>
        </w:tc>
        <w:tc>
          <w:tcPr>
            <w:tcW w:w="1777" w:type="pct"/>
          </w:tcPr>
          <w:p w14:paraId="223D5FC3" w14:textId="5033FC23" w:rsidR="00ED204B" w:rsidRPr="00A57119" w:rsidRDefault="00ED204B" w:rsidP="00F65336">
            <w:pPr>
              <w:pStyle w:val="GOSTTablenorm"/>
              <w:rPr>
                <w:lang w:eastAsia="en-US"/>
              </w:rPr>
            </w:pPr>
            <w:r w:rsidRPr="00A57119">
              <w:t>Указывается код по ОКТМО публично-пр</w:t>
            </w:r>
            <w:r w:rsidR="00F65336">
              <w:t>авового образования плательщика</w:t>
            </w:r>
          </w:p>
        </w:tc>
      </w:tr>
      <w:tr w:rsidR="00ED204B" w:rsidRPr="00A57119" w14:paraId="1257ED4A" w14:textId="77777777" w:rsidTr="00B85FB7">
        <w:tc>
          <w:tcPr>
            <w:tcW w:w="1120" w:type="pct"/>
          </w:tcPr>
          <w:p w14:paraId="1575CD9F" w14:textId="3AEEC695" w:rsidR="00ED204B" w:rsidRPr="00A57119" w:rsidRDefault="00ED204B" w:rsidP="00F65336">
            <w:pPr>
              <w:pStyle w:val="GOSTTablenorm"/>
            </w:pPr>
            <w:r w:rsidRPr="00A57119">
              <w:lastRenderedPageBreak/>
              <w:t>Код субсидии плательщика</w:t>
            </w:r>
          </w:p>
        </w:tc>
        <w:tc>
          <w:tcPr>
            <w:tcW w:w="795" w:type="pct"/>
          </w:tcPr>
          <w:p w14:paraId="635E0C4D" w14:textId="06BDCA2A" w:rsidR="00ED204B" w:rsidRPr="00F65336" w:rsidRDefault="00ED204B" w:rsidP="00F65336">
            <w:pPr>
              <w:pStyle w:val="GOSTTablenorm"/>
            </w:pPr>
            <w:r w:rsidRPr="00F65336">
              <w:rPr>
                <w:b/>
              </w:rPr>
              <w:t>specified_entries:</w:t>
            </w:r>
            <w:r w:rsidRPr="00F65336">
              <w:t>analytical_group</w:t>
            </w:r>
          </w:p>
        </w:tc>
        <w:tc>
          <w:tcPr>
            <w:tcW w:w="560" w:type="pct"/>
          </w:tcPr>
          <w:p w14:paraId="2A0AC103" w14:textId="73A894CB" w:rsidR="00ED204B" w:rsidRPr="00A57119" w:rsidRDefault="00ED204B" w:rsidP="00F65336">
            <w:pPr>
              <w:pStyle w:val="GOSTTablenorm"/>
              <w:rPr>
                <w:lang w:eastAsia="en-US"/>
              </w:rPr>
            </w:pPr>
            <w:r w:rsidRPr="00A57119">
              <w:rPr>
                <w:lang w:eastAsia="en-US"/>
              </w:rPr>
              <w:t>Строка</w:t>
            </w:r>
          </w:p>
        </w:tc>
        <w:tc>
          <w:tcPr>
            <w:tcW w:w="374" w:type="pct"/>
          </w:tcPr>
          <w:p w14:paraId="799B5E29" w14:textId="25612C34" w:rsidR="00ED204B" w:rsidRPr="00A57119" w:rsidRDefault="00ED204B" w:rsidP="00F65336">
            <w:pPr>
              <w:pStyle w:val="GOSTTablenorm"/>
            </w:pPr>
            <w:r w:rsidRPr="00A57119">
              <w:t>Нет</w:t>
            </w:r>
          </w:p>
        </w:tc>
        <w:tc>
          <w:tcPr>
            <w:tcW w:w="374" w:type="pct"/>
          </w:tcPr>
          <w:p w14:paraId="58785570" w14:textId="1BE9957E" w:rsidR="00ED204B" w:rsidRPr="00A57119" w:rsidRDefault="00ED204B" w:rsidP="00F65336">
            <w:pPr>
              <w:pStyle w:val="GOSTTablenorm"/>
            </w:pPr>
            <w:r w:rsidRPr="00A57119">
              <w:t>&lt;=25</w:t>
            </w:r>
          </w:p>
        </w:tc>
        <w:tc>
          <w:tcPr>
            <w:tcW w:w="1777" w:type="pct"/>
          </w:tcPr>
          <w:p w14:paraId="1B727DFC" w14:textId="7D1EF8E5" w:rsidR="00ED204B" w:rsidRPr="00A57119" w:rsidRDefault="00ED204B" w:rsidP="00F65336">
            <w:pPr>
              <w:pStyle w:val="GOSTTablenorm"/>
              <w:rPr>
                <w:lang w:eastAsia="en-US"/>
              </w:rPr>
            </w:pPr>
            <w:r w:rsidRPr="00A57119">
              <w:t>Указы</w:t>
            </w:r>
            <w:r w:rsidR="00F65336">
              <w:t>вается код субсидии плательщика</w:t>
            </w:r>
          </w:p>
        </w:tc>
      </w:tr>
      <w:tr w:rsidR="00ED204B" w:rsidRPr="00A57119" w14:paraId="0C8EFBD7" w14:textId="77777777" w:rsidTr="00B85FB7">
        <w:tc>
          <w:tcPr>
            <w:tcW w:w="1120" w:type="pct"/>
          </w:tcPr>
          <w:p w14:paraId="0F61EC09" w14:textId="6B18CB01" w:rsidR="00ED204B" w:rsidRPr="00A57119" w:rsidRDefault="00ED204B" w:rsidP="00F65336">
            <w:pPr>
              <w:pStyle w:val="GOSTTablenorm"/>
            </w:pPr>
            <w:r w:rsidRPr="00A57119">
              <w:t>Лицевой счет по дополнительному финансированию плательщика</w:t>
            </w:r>
          </w:p>
        </w:tc>
        <w:tc>
          <w:tcPr>
            <w:tcW w:w="795" w:type="pct"/>
          </w:tcPr>
          <w:p w14:paraId="3AA8C573" w14:textId="62F72030" w:rsidR="00ED204B" w:rsidRPr="00F65336" w:rsidRDefault="00ED204B" w:rsidP="00F65336">
            <w:pPr>
              <w:pStyle w:val="GOSTTablenorm"/>
            </w:pPr>
            <w:r w:rsidRPr="00F65336">
              <w:rPr>
                <w:b/>
              </w:rPr>
              <w:t>specified_entries:</w:t>
            </w:r>
            <w:r w:rsidRPr="00F65336">
              <w:t>account_additional</w:t>
            </w:r>
          </w:p>
        </w:tc>
        <w:tc>
          <w:tcPr>
            <w:tcW w:w="560" w:type="pct"/>
          </w:tcPr>
          <w:p w14:paraId="77AB9EBF" w14:textId="36B978EA" w:rsidR="00ED204B" w:rsidRPr="00A57119" w:rsidRDefault="00ED204B" w:rsidP="00F65336">
            <w:pPr>
              <w:pStyle w:val="GOSTTablenorm"/>
              <w:rPr>
                <w:lang w:eastAsia="en-US"/>
              </w:rPr>
            </w:pPr>
            <w:r w:rsidRPr="00A57119">
              <w:t>Строка</w:t>
            </w:r>
          </w:p>
        </w:tc>
        <w:tc>
          <w:tcPr>
            <w:tcW w:w="374" w:type="pct"/>
          </w:tcPr>
          <w:p w14:paraId="0DF5FAA7" w14:textId="046072E4" w:rsidR="00ED204B" w:rsidRPr="00A57119" w:rsidRDefault="00ED204B" w:rsidP="00F65336">
            <w:pPr>
              <w:pStyle w:val="GOSTTablenorm"/>
            </w:pPr>
            <w:r w:rsidRPr="00A57119">
              <w:t>Нет</w:t>
            </w:r>
          </w:p>
        </w:tc>
        <w:tc>
          <w:tcPr>
            <w:tcW w:w="374" w:type="pct"/>
          </w:tcPr>
          <w:p w14:paraId="309D967C" w14:textId="03244C0E" w:rsidR="00ED204B" w:rsidRPr="00A57119" w:rsidRDefault="00ED204B" w:rsidP="00F65336">
            <w:pPr>
              <w:pStyle w:val="GOSTTablenorm"/>
            </w:pPr>
            <w:r w:rsidRPr="00A57119">
              <w:t>=11</w:t>
            </w:r>
          </w:p>
        </w:tc>
        <w:tc>
          <w:tcPr>
            <w:tcW w:w="1777" w:type="pct"/>
          </w:tcPr>
          <w:p w14:paraId="28A2E745" w14:textId="21C13034" w:rsidR="00ED204B" w:rsidRPr="00A57119" w:rsidRDefault="00ED204B" w:rsidP="00F65336">
            <w:pPr>
              <w:pStyle w:val="GOSTTablenorm"/>
            </w:pPr>
            <w:r w:rsidRPr="00A57119">
              <w:t>Указывается номер л/с с кодом 03 по</w:t>
            </w:r>
            <w:r w:rsidR="00F65336">
              <w:t xml:space="preserve"> дополнительному финансированию</w:t>
            </w:r>
          </w:p>
        </w:tc>
      </w:tr>
      <w:tr w:rsidR="00ED204B" w:rsidRPr="00A57119" w14:paraId="6FBA9954" w14:textId="77777777" w:rsidTr="00B85FB7">
        <w:tc>
          <w:tcPr>
            <w:tcW w:w="1120" w:type="pct"/>
          </w:tcPr>
          <w:p w14:paraId="734148B9" w14:textId="32C15AC2" w:rsidR="00ED204B" w:rsidRPr="00A57119" w:rsidRDefault="00ED204B" w:rsidP="00F65336">
            <w:pPr>
              <w:pStyle w:val="GOSTTablenorm"/>
            </w:pPr>
            <w:r w:rsidRPr="00A57119">
              <w:t>Идентификатор документа по зачислению НВС ФБ по плательщику</w:t>
            </w:r>
          </w:p>
        </w:tc>
        <w:tc>
          <w:tcPr>
            <w:tcW w:w="795" w:type="pct"/>
          </w:tcPr>
          <w:p w14:paraId="2A8FD56C" w14:textId="722EA2F8" w:rsidR="00ED204B" w:rsidRPr="00B9735F" w:rsidRDefault="00ED204B" w:rsidP="00A02A30">
            <w:pPr>
              <w:pStyle w:val="GOSTTablenorm"/>
              <w:rPr>
                <w:lang w:val="en-US"/>
              </w:rPr>
            </w:pPr>
            <w:r w:rsidRPr="00B9735F">
              <w:rPr>
                <w:b/>
                <w:lang w:val="en-US"/>
              </w:rPr>
              <w:t>specified_entries:</w:t>
            </w:r>
            <w:r w:rsidRPr="00B9735F">
              <w:rPr>
                <w:lang w:val="en-US"/>
              </w:rPr>
              <w:t>doc_guid_nvs</w:t>
            </w:r>
          </w:p>
        </w:tc>
        <w:tc>
          <w:tcPr>
            <w:tcW w:w="560" w:type="pct"/>
          </w:tcPr>
          <w:p w14:paraId="6AFB5F95" w14:textId="72B42E8D" w:rsidR="00ED204B" w:rsidRPr="00A57119" w:rsidRDefault="00ED204B" w:rsidP="00F65336">
            <w:pPr>
              <w:pStyle w:val="GOSTTablenorm"/>
            </w:pPr>
            <w:r w:rsidRPr="00A57119">
              <w:rPr>
                <w:lang w:eastAsia="en-US"/>
              </w:rPr>
              <w:t>GUID</w:t>
            </w:r>
          </w:p>
        </w:tc>
        <w:tc>
          <w:tcPr>
            <w:tcW w:w="374" w:type="pct"/>
          </w:tcPr>
          <w:p w14:paraId="488EBEAE" w14:textId="056AC6DF" w:rsidR="00ED204B" w:rsidRPr="00A57119" w:rsidRDefault="00ED204B" w:rsidP="00F65336">
            <w:pPr>
              <w:pStyle w:val="GOSTTablenorm"/>
            </w:pPr>
            <w:r w:rsidRPr="00A57119">
              <w:t>Нет</w:t>
            </w:r>
          </w:p>
        </w:tc>
        <w:tc>
          <w:tcPr>
            <w:tcW w:w="374" w:type="pct"/>
          </w:tcPr>
          <w:p w14:paraId="2735F440" w14:textId="6C5BFEFF" w:rsidR="00ED204B" w:rsidRPr="00A57119" w:rsidRDefault="00ED204B" w:rsidP="00F65336">
            <w:pPr>
              <w:pStyle w:val="GOSTTablenorm"/>
            </w:pPr>
            <w:r w:rsidRPr="00A57119">
              <w:t>=36</w:t>
            </w:r>
          </w:p>
        </w:tc>
        <w:tc>
          <w:tcPr>
            <w:tcW w:w="1777" w:type="pct"/>
          </w:tcPr>
          <w:p w14:paraId="2052805D" w14:textId="77777777" w:rsidR="00ED204B" w:rsidRPr="00A57119" w:rsidRDefault="00ED204B" w:rsidP="00F65336">
            <w:pPr>
              <w:pStyle w:val="GOSTTablenorm"/>
            </w:pPr>
            <w:r w:rsidRPr="00A57119">
              <w:t>Указывается идентификатор документа по зачислению НВС ФБ.</w:t>
            </w:r>
          </w:p>
          <w:p w14:paraId="5BE80953" w14:textId="0B62F14B" w:rsidR="00ED204B" w:rsidRPr="00A57119" w:rsidRDefault="00ED204B" w:rsidP="00F65336">
            <w:pPr>
              <w:pStyle w:val="GOSTTablenorm"/>
            </w:pPr>
            <w:r w:rsidRPr="00A57119">
              <w:t>Заполняется в случае указания в поле «КБК плательщика» КБК, относящегося к невыясненным поступлениям федерального бюджета</w:t>
            </w:r>
          </w:p>
        </w:tc>
      </w:tr>
      <w:tr w:rsidR="00ED204B" w:rsidRPr="00A57119" w14:paraId="2AF800B2" w14:textId="77777777" w:rsidTr="00B85FB7">
        <w:tc>
          <w:tcPr>
            <w:tcW w:w="1120" w:type="pct"/>
          </w:tcPr>
          <w:p w14:paraId="7ABCEFEC" w14:textId="331F7D49" w:rsidR="00ED204B" w:rsidRPr="00A57119" w:rsidRDefault="00ED204B" w:rsidP="00F65336">
            <w:pPr>
              <w:pStyle w:val="GOSTTablenorm"/>
            </w:pPr>
            <w:r w:rsidRPr="00A57119">
              <w:t>Период</w:t>
            </w:r>
          </w:p>
        </w:tc>
        <w:tc>
          <w:tcPr>
            <w:tcW w:w="795" w:type="pct"/>
          </w:tcPr>
          <w:p w14:paraId="3D4D2553" w14:textId="7BACA0CF" w:rsidR="00ED204B" w:rsidRPr="00F65336" w:rsidRDefault="00ED204B" w:rsidP="00F65336">
            <w:pPr>
              <w:pStyle w:val="GOSTTablenorm"/>
            </w:pPr>
            <w:r w:rsidRPr="00F65336">
              <w:rPr>
                <w:b/>
              </w:rPr>
              <w:t>specified_entries:</w:t>
            </w:r>
            <w:r w:rsidRPr="00F65336">
              <w:t>period</w:t>
            </w:r>
          </w:p>
        </w:tc>
        <w:tc>
          <w:tcPr>
            <w:tcW w:w="560" w:type="pct"/>
          </w:tcPr>
          <w:p w14:paraId="539DACE7" w14:textId="2066E5FA" w:rsidR="00ED204B" w:rsidRPr="00A57119" w:rsidRDefault="00ED204B" w:rsidP="00F65336">
            <w:pPr>
              <w:pStyle w:val="GOSTTablenorm"/>
            </w:pPr>
            <w:r w:rsidRPr="00A57119">
              <w:t>Строка</w:t>
            </w:r>
          </w:p>
        </w:tc>
        <w:tc>
          <w:tcPr>
            <w:tcW w:w="374" w:type="pct"/>
          </w:tcPr>
          <w:p w14:paraId="62FF0C42" w14:textId="26916364" w:rsidR="00ED204B" w:rsidRPr="00A57119" w:rsidRDefault="00ED204B" w:rsidP="00F65336">
            <w:pPr>
              <w:pStyle w:val="GOSTTablenorm"/>
            </w:pPr>
            <w:r w:rsidRPr="00A57119">
              <w:t>Нет</w:t>
            </w:r>
          </w:p>
        </w:tc>
        <w:tc>
          <w:tcPr>
            <w:tcW w:w="374" w:type="pct"/>
          </w:tcPr>
          <w:p w14:paraId="6D8620DB" w14:textId="329EB651" w:rsidR="00ED204B" w:rsidRPr="00A57119" w:rsidRDefault="00ED204B" w:rsidP="00F65336">
            <w:pPr>
              <w:pStyle w:val="GOSTTablenorm"/>
            </w:pPr>
            <w:r w:rsidRPr="00A57119">
              <w:t>=4</w:t>
            </w:r>
          </w:p>
        </w:tc>
        <w:tc>
          <w:tcPr>
            <w:tcW w:w="1777" w:type="pct"/>
          </w:tcPr>
          <w:p w14:paraId="0DC503BE" w14:textId="77777777" w:rsidR="00ED204B" w:rsidRPr="00A57119" w:rsidRDefault="00ED204B" w:rsidP="00F65336">
            <w:pPr>
              <w:pStyle w:val="GOSTTablenorm"/>
            </w:pPr>
            <w:r w:rsidRPr="00A57119">
              <w:t>Заполняется в случае, если период (год) принятия уточняемого НВС ФБ к учету (документа, указанного в реквизите «Идентификатор документа по зачислению НВС ФБ по плательщику») меньше года, указанного в параметре «Дата принятия к учету» данного документа.</w:t>
            </w:r>
          </w:p>
          <w:p w14:paraId="4DA76C71" w14:textId="6DCF78C6" w:rsidR="00ED204B" w:rsidRPr="00A57119" w:rsidRDefault="00ED204B" w:rsidP="00F65336">
            <w:pPr>
              <w:pStyle w:val="GOSTTablenorm"/>
            </w:pPr>
            <w:r w:rsidRPr="00A57119">
              <w:t xml:space="preserve">Заполняется годом поступления НВС ФБ (4 символа, в формате </w:t>
            </w:r>
            <w:r w:rsidRPr="00A57119">
              <w:rPr>
                <w:lang w:val="en-US"/>
              </w:rPr>
              <w:t>YYYY</w:t>
            </w:r>
            <w:r w:rsidRPr="00A57119">
              <w:t>)</w:t>
            </w:r>
          </w:p>
        </w:tc>
      </w:tr>
      <w:tr w:rsidR="00ED204B" w:rsidRPr="00A57119" w14:paraId="2E69FB85" w14:textId="77777777" w:rsidTr="00B85FB7">
        <w:tc>
          <w:tcPr>
            <w:tcW w:w="1120" w:type="pct"/>
          </w:tcPr>
          <w:p w14:paraId="2A4A9193" w14:textId="73C5FC26" w:rsidR="00ED204B" w:rsidRPr="00F65336" w:rsidRDefault="00ED204B" w:rsidP="00F65336">
            <w:pPr>
              <w:pStyle w:val="GOSTTablenorm"/>
              <w:rPr>
                <w:b/>
              </w:rPr>
            </w:pPr>
            <w:r w:rsidRPr="00F65336">
              <w:rPr>
                <w:b/>
              </w:rPr>
              <w:t>Строки получателя</w:t>
            </w:r>
          </w:p>
        </w:tc>
        <w:tc>
          <w:tcPr>
            <w:tcW w:w="795" w:type="pct"/>
          </w:tcPr>
          <w:p w14:paraId="09BF7E23" w14:textId="4B91F22E" w:rsidR="00ED204B" w:rsidRPr="00F65336" w:rsidRDefault="00ED204B" w:rsidP="00F65336">
            <w:pPr>
              <w:pStyle w:val="GOSTTablenorm"/>
              <w:rPr>
                <w:b/>
              </w:rPr>
            </w:pPr>
            <w:r w:rsidRPr="00F65336">
              <w:rPr>
                <w:b/>
              </w:rPr>
              <w:t>specified_entries:updated_entries</w:t>
            </w:r>
          </w:p>
        </w:tc>
        <w:tc>
          <w:tcPr>
            <w:tcW w:w="560" w:type="pct"/>
          </w:tcPr>
          <w:p w14:paraId="1256AE01" w14:textId="5C3EEF3C" w:rsidR="00ED204B" w:rsidRPr="00A57119" w:rsidRDefault="00ED204B" w:rsidP="00F65336">
            <w:pPr>
              <w:pStyle w:val="GOSTTablenorm"/>
              <w:rPr>
                <w:lang w:eastAsia="en-US"/>
              </w:rPr>
            </w:pPr>
            <w:commentRangeStart w:id="613"/>
            <w:r>
              <w:t>Объект</w:t>
            </w:r>
            <w:commentRangeEnd w:id="613"/>
            <w:r>
              <w:rPr>
                <w:rStyle w:val="affa"/>
              </w:rPr>
              <w:commentReference w:id="613"/>
            </w:r>
          </w:p>
        </w:tc>
        <w:tc>
          <w:tcPr>
            <w:tcW w:w="374" w:type="pct"/>
          </w:tcPr>
          <w:p w14:paraId="225E1310" w14:textId="19A74120" w:rsidR="00ED204B" w:rsidRPr="00A57119" w:rsidRDefault="00ED204B" w:rsidP="00F65336">
            <w:pPr>
              <w:pStyle w:val="GOSTTablenorm"/>
            </w:pPr>
            <w:r w:rsidRPr="00A57119">
              <w:t>Да</w:t>
            </w:r>
          </w:p>
        </w:tc>
        <w:tc>
          <w:tcPr>
            <w:tcW w:w="374" w:type="pct"/>
          </w:tcPr>
          <w:p w14:paraId="0E0E1738" w14:textId="77777777" w:rsidR="00ED204B" w:rsidRPr="00A57119" w:rsidRDefault="00ED204B" w:rsidP="00F65336">
            <w:pPr>
              <w:pStyle w:val="GOSTTablenorm"/>
            </w:pPr>
          </w:p>
        </w:tc>
        <w:tc>
          <w:tcPr>
            <w:tcW w:w="1777" w:type="pct"/>
          </w:tcPr>
          <w:p w14:paraId="4D9D80FB" w14:textId="396F8B58" w:rsidR="00ED204B" w:rsidRPr="00A57119" w:rsidRDefault="00ED204B" w:rsidP="00F65336">
            <w:pPr>
              <w:pStyle w:val="GOSTTablenorm"/>
              <w:rPr>
                <w:lang w:eastAsia="en-US"/>
              </w:rPr>
            </w:pPr>
            <w:r w:rsidRPr="00A57119">
              <w:t>В массиве указываются с</w:t>
            </w:r>
            <w:r w:rsidR="00F65336">
              <w:t>троки по уточненным реквизитам</w:t>
            </w:r>
          </w:p>
        </w:tc>
      </w:tr>
      <w:tr w:rsidR="00ED204B" w:rsidRPr="00A57119" w14:paraId="6147860C" w14:textId="77777777" w:rsidTr="00B85FB7">
        <w:tc>
          <w:tcPr>
            <w:tcW w:w="1120" w:type="pct"/>
          </w:tcPr>
          <w:p w14:paraId="22AAED22" w14:textId="0FECAFEF" w:rsidR="00ED204B" w:rsidRPr="00A57119" w:rsidRDefault="00ED204B" w:rsidP="00F65336">
            <w:pPr>
              <w:pStyle w:val="GOSTTablenorm"/>
            </w:pPr>
            <w:r w:rsidRPr="00A57119">
              <w:t>Идентификатор строки получателя</w:t>
            </w:r>
          </w:p>
        </w:tc>
        <w:tc>
          <w:tcPr>
            <w:tcW w:w="795" w:type="pct"/>
          </w:tcPr>
          <w:p w14:paraId="1257E368" w14:textId="76D5AD85" w:rsidR="00ED204B" w:rsidRPr="00B9735F" w:rsidRDefault="00F6533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line_id</w:t>
            </w:r>
          </w:p>
        </w:tc>
        <w:tc>
          <w:tcPr>
            <w:tcW w:w="560" w:type="pct"/>
          </w:tcPr>
          <w:p w14:paraId="50BBCD25" w14:textId="0F2C3A3F" w:rsidR="00ED204B" w:rsidRPr="00A57119" w:rsidRDefault="00ED204B" w:rsidP="00F65336">
            <w:pPr>
              <w:pStyle w:val="GOSTTablenorm"/>
              <w:rPr>
                <w:lang w:eastAsia="en-US"/>
              </w:rPr>
            </w:pPr>
            <w:r w:rsidRPr="00A57119">
              <w:rPr>
                <w:lang w:val="en-US"/>
              </w:rPr>
              <w:t>GUID</w:t>
            </w:r>
          </w:p>
        </w:tc>
        <w:tc>
          <w:tcPr>
            <w:tcW w:w="374" w:type="pct"/>
          </w:tcPr>
          <w:p w14:paraId="4FB9DF67" w14:textId="2EC32BA6" w:rsidR="00ED204B" w:rsidRPr="00A57119" w:rsidRDefault="00ED204B" w:rsidP="00F65336">
            <w:pPr>
              <w:pStyle w:val="GOSTTablenorm"/>
            </w:pPr>
            <w:r w:rsidRPr="00A57119">
              <w:t>Да</w:t>
            </w:r>
          </w:p>
        </w:tc>
        <w:tc>
          <w:tcPr>
            <w:tcW w:w="374" w:type="pct"/>
          </w:tcPr>
          <w:p w14:paraId="28BC5FE4" w14:textId="106E51F4" w:rsidR="00ED204B" w:rsidRPr="00A57119" w:rsidRDefault="00ED204B" w:rsidP="00F65336">
            <w:pPr>
              <w:pStyle w:val="GOSTTablenorm"/>
            </w:pPr>
            <w:r w:rsidRPr="00A57119">
              <w:t>=36</w:t>
            </w:r>
          </w:p>
        </w:tc>
        <w:tc>
          <w:tcPr>
            <w:tcW w:w="1777" w:type="pct"/>
          </w:tcPr>
          <w:p w14:paraId="5DB76FC3" w14:textId="7877DB60" w:rsidR="00ED204B" w:rsidRPr="00A57119" w:rsidRDefault="00ED204B" w:rsidP="00F65336">
            <w:pPr>
              <w:pStyle w:val="GOSTTablenorm"/>
              <w:rPr>
                <w:lang w:eastAsia="en-US"/>
              </w:rPr>
            </w:pPr>
            <w:r w:rsidRPr="00A57119">
              <w:rPr>
                <w:lang w:eastAsia="en-US"/>
              </w:rPr>
              <w:t>Указывается</w:t>
            </w:r>
            <w:r w:rsidR="00F65336">
              <w:rPr>
                <w:lang w:eastAsia="en-US"/>
              </w:rPr>
              <w:t xml:space="preserve"> системный идентификатор строки</w:t>
            </w:r>
          </w:p>
        </w:tc>
      </w:tr>
      <w:tr w:rsidR="00ED204B" w:rsidRPr="00A57119" w14:paraId="71EEA91A" w14:textId="5B961BCF" w:rsidTr="00B85FB7">
        <w:tc>
          <w:tcPr>
            <w:tcW w:w="1120" w:type="pct"/>
          </w:tcPr>
          <w:p w14:paraId="5478D177" w14:textId="57644F40" w:rsidR="00ED204B" w:rsidRPr="00A57119" w:rsidRDefault="00ED204B" w:rsidP="00F65336">
            <w:pPr>
              <w:pStyle w:val="GOSTTablenorm"/>
            </w:pPr>
            <w:r w:rsidRPr="00A57119">
              <w:t>Номер строки получателя</w:t>
            </w:r>
          </w:p>
        </w:tc>
        <w:tc>
          <w:tcPr>
            <w:tcW w:w="795" w:type="pct"/>
          </w:tcPr>
          <w:p w14:paraId="3A089B8C" w14:textId="7E6EBB74" w:rsidR="00ED204B" w:rsidRPr="00B9735F" w:rsidRDefault="00F6533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line_no</w:t>
            </w:r>
          </w:p>
        </w:tc>
        <w:tc>
          <w:tcPr>
            <w:tcW w:w="560" w:type="pct"/>
          </w:tcPr>
          <w:p w14:paraId="7744111D" w14:textId="7B058B3D" w:rsidR="00ED204B" w:rsidRPr="00A57119" w:rsidRDefault="00ED204B" w:rsidP="00F65336">
            <w:pPr>
              <w:pStyle w:val="GOSTTablenorm"/>
              <w:rPr>
                <w:lang w:eastAsia="en-US"/>
              </w:rPr>
            </w:pPr>
            <w:r w:rsidRPr="00A57119">
              <w:rPr>
                <w:lang w:eastAsia="en-US"/>
              </w:rPr>
              <w:t>Строка</w:t>
            </w:r>
          </w:p>
        </w:tc>
        <w:tc>
          <w:tcPr>
            <w:tcW w:w="374" w:type="pct"/>
          </w:tcPr>
          <w:p w14:paraId="09517BC7" w14:textId="1EBB94AE" w:rsidR="00ED204B" w:rsidRPr="00A57119" w:rsidRDefault="00ED204B" w:rsidP="00F65336">
            <w:pPr>
              <w:pStyle w:val="GOSTTablenorm"/>
            </w:pPr>
            <w:r w:rsidRPr="00A57119">
              <w:t>Да</w:t>
            </w:r>
          </w:p>
        </w:tc>
        <w:tc>
          <w:tcPr>
            <w:tcW w:w="374" w:type="pct"/>
          </w:tcPr>
          <w:p w14:paraId="160626AF" w14:textId="44404732" w:rsidR="00ED204B" w:rsidRPr="00A57119" w:rsidRDefault="00ED204B" w:rsidP="00F65336">
            <w:pPr>
              <w:pStyle w:val="GOSTTablenorm"/>
            </w:pPr>
            <w:r w:rsidRPr="00A57119">
              <w:rPr>
                <w:lang w:val="en-US"/>
              </w:rPr>
              <w:t>&lt;=4</w:t>
            </w:r>
          </w:p>
        </w:tc>
        <w:tc>
          <w:tcPr>
            <w:tcW w:w="1777" w:type="pct"/>
          </w:tcPr>
          <w:p w14:paraId="0506D38E" w14:textId="7D00151D" w:rsidR="00ED204B" w:rsidRPr="00A57119" w:rsidRDefault="00ED204B" w:rsidP="00F65336">
            <w:pPr>
              <w:pStyle w:val="GOSTTablenorm"/>
              <w:rPr>
                <w:lang w:eastAsia="en-US"/>
              </w:rPr>
            </w:pPr>
            <w:r w:rsidRPr="00A57119">
              <w:t>Указывается порядковый номер строки документа. Каждому номеру записи в блоке «Строки получателяа» соответсвует такой же номер (номера) запи</w:t>
            </w:r>
            <w:r w:rsidR="00F65336">
              <w:t>си в блоке «Строки плательщика»</w:t>
            </w:r>
          </w:p>
        </w:tc>
      </w:tr>
      <w:tr w:rsidR="00ED204B" w:rsidRPr="00A57119" w14:paraId="1BA4ADB1" w14:textId="77777777" w:rsidTr="00B85FB7">
        <w:tc>
          <w:tcPr>
            <w:tcW w:w="1120" w:type="pct"/>
          </w:tcPr>
          <w:p w14:paraId="712425B6" w14:textId="1F95837A" w:rsidR="00ED204B" w:rsidRPr="00A57119" w:rsidRDefault="00ED204B" w:rsidP="00A02A30">
            <w:pPr>
              <w:pStyle w:val="GOSTTablenorm"/>
            </w:pPr>
            <w:r w:rsidRPr="00A57119">
              <w:t>Номер лицевого счета получателя</w:t>
            </w:r>
          </w:p>
        </w:tc>
        <w:tc>
          <w:tcPr>
            <w:tcW w:w="795" w:type="pct"/>
          </w:tcPr>
          <w:p w14:paraId="12C79F45" w14:textId="791A3FF5" w:rsidR="00ED204B" w:rsidRPr="00B9735F" w:rsidRDefault="00F6533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account</w:t>
            </w:r>
          </w:p>
        </w:tc>
        <w:tc>
          <w:tcPr>
            <w:tcW w:w="560" w:type="pct"/>
          </w:tcPr>
          <w:p w14:paraId="0F35E021" w14:textId="7D152301" w:rsidR="00ED204B" w:rsidRPr="00A57119" w:rsidRDefault="00ED204B" w:rsidP="00F65336">
            <w:pPr>
              <w:pStyle w:val="GOSTTablenorm"/>
              <w:rPr>
                <w:lang w:eastAsia="en-US"/>
              </w:rPr>
            </w:pPr>
            <w:r w:rsidRPr="00A57119">
              <w:t>Строка</w:t>
            </w:r>
          </w:p>
        </w:tc>
        <w:tc>
          <w:tcPr>
            <w:tcW w:w="374" w:type="pct"/>
          </w:tcPr>
          <w:p w14:paraId="20E3FF19" w14:textId="2EECE642" w:rsidR="00ED204B" w:rsidRPr="00A57119" w:rsidRDefault="00ED204B" w:rsidP="00F65336">
            <w:pPr>
              <w:pStyle w:val="GOSTTablenorm"/>
            </w:pPr>
            <w:r w:rsidRPr="00A57119">
              <w:t>Да</w:t>
            </w:r>
          </w:p>
        </w:tc>
        <w:tc>
          <w:tcPr>
            <w:tcW w:w="374" w:type="pct"/>
          </w:tcPr>
          <w:p w14:paraId="65BE22E5" w14:textId="514A466C" w:rsidR="00ED204B" w:rsidRPr="00A57119" w:rsidRDefault="00ED204B" w:rsidP="00F65336">
            <w:pPr>
              <w:pStyle w:val="GOSTTablenorm"/>
            </w:pPr>
            <w:r w:rsidRPr="00A57119">
              <w:t>=11</w:t>
            </w:r>
          </w:p>
        </w:tc>
        <w:tc>
          <w:tcPr>
            <w:tcW w:w="1777" w:type="pct"/>
          </w:tcPr>
          <w:p w14:paraId="4A4D899A" w14:textId="63FAAF43" w:rsidR="00ED204B" w:rsidRPr="00A57119" w:rsidRDefault="00ED204B" w:rsidP="00F65336">
            <w:pPr>
              <w:pStyle w:val="GOSTTablenorm"/>
              <w:rPr>
                <w:lang w:eastAsia="en-US"/>
              </w:rPr>
            </w:pPr>
            <w:r w:rsidRPr="00A57119">
              <w:t>Указывается н</w:t>
            </w:r>
            <w:r w:rsidR="00F65336">
              <w:t>омер лицевого счета получателя</w:t>
            </w:r>
          </w:p>
        </w:tc>
      </w:tr>
      <w:tr w:rsidR="00ED204B" w:rsidRPr="00A57119" w14:paraId="30E7AF6E" w14:textId="77777777" w:rsidTr="00B85FB7">
        <w:tc>
          <w:tcPr>
            <w:tcW w:w="1120" w:type="pct"/>
          </w:tcPr>
          <w:p w14:paraId="26285D81" w14:textId="297C6BE9" w:rsidR="00ED204B" w:rsidRPr="00A57119" w:rsidRDefault="00ED204B" w:rsidP="00F65336">
            <w:pPr>
              <w:pStyle w:val="GOSTTablenorm"/>
            </w:pPr>
            <w:r w:rsidRPr="00A57119">
              <w:lastRenderedPageBreak/>
              <w:t>ТОФК по ЛС получателя</w:t>
            </w:r>
          </w:p>
        </w:tc>
        <w:tc>
          <w:tcPr>
            <w:tcW w:w="795" w:type="pct"/>
          </w:tcPr>
          <w:p w14:paraId="7597DAA1" w14:textId="297A289F" w:rsidR="00ED204B" w:rsidRPr="00B9735F" w:rsidRDefault="00F65336" w:rsidP="00A02A30">
            <w:pPr>
              <w:pStyle w:val="GOSTTablenorm"/>
              <w:rPr>
                <w:lang w:val="en-US"/>
              </w:rPr>
            </w:pPr>
            <w:r w:rsidRPr="00B9735F">
              <w:rPr>
                <w:b/>
                <w:lang w:val="en-US"/>
              </w:rPr>
              <w:t>specified_entries:</w:t>
            </w:r>
            <w:r w:rsidR="00ED204B" w:rsidRPr="00B9735F">
              <w:rPr>
                <w:b/>
                <w:lang w:val="en-US"/>
              </w:rPr>
              <w:t>updated_entries:</w:t>
            </w:r>
            <w:r w:rsidR="00297E13" w:rsidRPr="00B9735F">
              <w:rPr>
                <w:lang w:val="en-US"/>
              </w:rPr>
              <w:t>account_tofk_code</w:t>
            </w:r>
          </w:p>
        </w:tc>
        <w:tc>
          <w:tcPr>
            <w:tcW w:w="560" w:type="pct"/>
          </w:tcPr>
          <w:p w14:paraId="5DAB383D" w14:textId="53A87015" w:rsidR="00ED204B" w:rsidRPr="00A57119" w:rsidRDefault="00ED204B" w:rsidP="00F65336">
            <w:pPr>
              <w:pStyle w:val="GOSTTablenorm"/>
              <w:rPr>
                <w:lang w:eastAsia="en-US"/>
              </w:rPr>
            </w:pPr>
            <w:r w:rsidRPr="00A57119">
              <w:t>Строка</w:t>
            </w:r>
          </w:p>
        </w:tc>
        <w:tc>
          <w:tcPr>
            <w:tcW w:w="374" w:type="pct"/>
          </w:tcPr>
          <w:p w14:paraId="0C996FC7" w14:textId="7FE0B8C1" w:rsidR="00ED204B" w:rsidRPr="00A57119" w:rsidRDefault="00ED204B" w:rsidP="00F65336">
            <w:pPr>
              <w:pStyle w:val="GOSTTablenorm"/>
            </w:pPr>
            <w:r w:rsidRPr="00A57119">
              <w:t>Да</w:t>
            </w:r>
          </w:p>
        </w:tc>
        <w:tc>
          <w:tcPr>
            <w:tcW w:w="374" w:type="pct"/>
          </w:tcPr>
          <w:p w14:paraId="7561E32E" w14:textId="6B1CD03A" w:rsidR="00ED204B" w:rsidRPr="00A57119" w:rsidRDefault="00ED204B" w:rsidP="00F65336">
            <w:pPr>
              <w:pStyle w:val="GOSTTablenorm"/>
            </w:pPr>
            <w:r w:rsidRPr="00A57119">
              <w:t>=4</w:t>
            </w:r>
          </w:p>
        </w:tc>
        <w:tc>
          <w:tcPr>
            <w:tcW w:w="1777" w:type="pct"/>
          </w:tcPr>
          <w:p w14:paraId="47555D43" w14:textId="013C5818" w:rsidR="00ED204B" w:rsidRPr="00A57119" w:rsidRDefault="00ED204B" w:rsidP="00F65336">
            <w:pPr>
              <w:pStyle w:val="GOSTTablenorm"/>
            </w:pPr>
            <w:r w:rsidRPr="00A57119">
              <w:t>Указывается ТОФ</w:t>
            </w:r>
            <w:r w:rsidR="00F65336">
              <w:t>К по лицевому счету получателя</w:t>
            </w:r>
          </w:p>
        </w:tc>
      </w:tr>
      <w:tr w:rsidR="00ED204B" w:rsidRPr="00A57119" w14:paraId="2612C6E0" w14:textId="77777777" w:rsidTr="00B85FB7">
        <w:tc>
          <w:tcPr>
            <w:tcW w:w="1120" w:type="pct"/>
          </w:tcPr>
          <w:p w14:paraId="3C5BC943" w14:textId="7E2268F9" w:rsidR="00ED204B" w:rsidRPr="00A57119" w:rsidRDefault="00ED204B" w:rsidP="00F65336">
            <w:pPr>
              <w:pStyle w:val="GOSTTablenorm"/>
            </w:pPr>
            <w:r w:rsidRPr="00A57119">
              <w:t>КБК получателя</w:t>
            </w:r>
          </w:p>
        </w:tc>
        <w:tc>
          <w:tcPr>
            <w:tcW w:w="795" w:type="pct"/>
          </w:tcPr>
          <w:p w14:paraId="2844D673" w14:textId="52674C47" w:rsidR="00ED204B" w:rsidRPr="00B9735F" w:rsidRDefault="00F6533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bcc</w:t>
            </w:r>
          </w:p>
        </w:tc>
        <w:tc>
          <w:tcPr>
            <w:tcW w:w="560" w:type="pct"/>
          </w:tcPr>
          <w:p w14:paraId="73E3BBB6" w14:textId="6AD4DD12" w:rsidR="00ED204B" w:rsidRPr="00A57119" w:rsidRDefault="00ED204B" w:rsidP="00F65336">
            <w:pPr>
              <w:pStyle w:val="GOSTTablenorm"/>
              <w:rPr>
                <w:lang w:eastAsia="en-US"/>
              </w:rPr>
            </w:pPr>
            <w:r w:rsidRPr="00A57119">
              <w:t>Строка</w:t>
            </w:r>
          </w:p>
        </w:tc>
        <w:tc>
          <w:tcPr>
            <w:tcW w:w="374" w:type="pct"/>
          </w:tcPr>
          <w:p w14:paraId="02A52F54" w14:textId="0331F9CC" w:rsidR="00ED204B" w:rsidRPr="00A57119" w:rsidRDefault="00ED204B" w:rsidP="00F65336">
            <w:pPr>
              <w:pStyle w:val="GOSTTablenorm"/>
            </w:pPr>
            <w:r w:rsidRPr="00A57119">
              <w:t>Да</w:t>
            </w:r>
          </w:p>
        </w:tc>
        <w:tc>
          <w:tcPr>
            <w:tcW w:w="374" w:type="pct"/>
          </w:tcPr>
          <w:p w14:paraId="161566E3" w14:textId="2F48BD22" w:rsidR="00ED204B" w:rsidRPr="00A57119" w:rsidRDefault="00ED204B" w:rsidP="00F65336">
            <w:pPr>
              <w:pStyle w:val="GOSTTablenorm"/>
            </w:pPr>
            <w:r w:rsidRPr="00A57119">
              <w:t>=20</w:t>
            </w:r>
          </w:p>
        </w:tc>
        <w:tc>
          <w:tcPr>
            <w:tcW w:w="1777" w:type="pct"/>
          </w:tcPr>
          <w:p w14:paraId="4E18BCE0" w14:textId="0AEE4954" w:rsidR="00ED204B" w:rsidRPr="00A57119" w:rsidRDefault="00F65336" w:rsidP="00F65336">
            <w:pPr>
              <w:pStyle w:val="GOSTTablenorm"/>
              <w:rPr>
                <w:lang w:eastAsia="en-US"/>
              </w:rPr>
            </w:pPr>
            <w:r>
              <w:t>Указывается КБК получателя</w:t>
            </w:r>
          </w:p>
        </w:tc>
      </w:tr>
      <w:tr w:rsidR="00ED204B" w:rsidRPr="00A57119" w14:paraId="45F120BF" w14:textId="77777777" w:rsidTr="00B85FB7">
        <w:tc>
          <w:tcPr>
            <w:tcW w:w="1120" w:type="pct"/>
          </w:tcPr>
          <w:p w14:paraId="2E226DF0" w14:textId="148C99C6" w:rsidR="00ED204B" w:rsidRPr="00A57119" w:rsidRDefault="00ED204B" w:rsidP="00F65336">
            <w:pPr>
              <w:pStyle w:val="GOSTTablenorm"/>
            </w:pPr>
            <w:r w:rsidRPr="00A57119">
              <w:t>Тип КБК получателя</w:t>
            </w:r>
          </w:p>
        </w:tc>
        <w:tc>
          <w:tcPr>
            <w:tcW w:w="795" w:type="pct"/>
          </w:tcPr>
          <w:p w14:paraId="79E05B90" w14:textId="6C2E19E9"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type_bcc</w:t>
            </w:r>
          </w:p>
        </w:tc>
        <w:tc>
          <w:tcPr>
            <w:tcW w:w="560" w:type="pct"/>
          </w:tcPr>
          <w:p w14:paraId="2F25992D" w14:textId="59952FB8" w:rsidR="00ED204B" w:rsidRPr="00A57119" w:rsidRDefault="00ED204B" w:rsidP="00F65336">
            <w:pPr>
              <w:pStyle w:val="GOSTTablenorm"/>
              <w:rPr>
                <w:lang w:eastAsia="en-US"/>
              </w:rPr>
            </w:pPr>
            <w:r w:rsidRPr="00A57119">
              <w:t>Строка</w:t>
            </w:r>
          </w:p>
        </w:tc>
        <w:tc>
          <w:tcPr>
            <w:tcW w:w="374" w:type="pct"/>
          </w:tcPr>
          <w:p w14:paraId="5072228C" w14:textId="4B549436" w:rsidR="00ED204B" w:rsidRPr="00A57119" w:rsidRDefault="00ED204B" w:rsidP="00F65336">
            <w:pPr>
              <w:pStyle w:val="GOSTTablenorm"/>
            </w:pPr>
            <w:r w:rsidRPr="00A57119">
              <w:t>Да</w:t>
            </w:r>
          </w:p>
        </w:tc>
        <w:tc>
          <w:tcPr>
            <w:tcW w:w="374" w:type="pct"/>
          </w:tcPr>
          <w:p w14:paraId="45A42E79" w14:textId="06C6CAD1" w:rsidR="00ED204B" w:rsidRPr="00A57119" w:rsidRDefault="00ED204B" w:rsidP="00F65336">
            <w:pPr>
              <w:pStyle w:val="GOSTTablenorm"/>
            </w:pPr>
            <w:r w:rsidRPr="00A57119">
              <w:t>=2</w:t>
            </w:r>
          </w:p>
        </w:tc>
        <w:tc>
          <w:tcPr>
            <w:tcW w:w="1777" w:type="pct"/>
          </w:tcPr>
          <w:p w14:paraId="411C00E8" w14:textId="77777777" w:rsidR="00ED204B" w:rsidRPr="00A57119" w:rsidRDefault="00ED204B" w:rsidP="00F65336">
            <w:pPr>
              <w:pStyle w:val="GOSTTablenorm"/>
            </w:pPr>
            <w:r w:rsidRPr="00A57119">
              <w:t>Указывается тип КБК получателя.</w:t>
            </w:r>
          </w:p>
          <w:p w14:paraId="4697BB16" w14:textId="469AF222" w:rsidR="00ED204B" w:rsidRPr="00A57119" w:rsidRDefault="00ED204B" w:rsidP="00F65336">
            <w:pPr>
              <w:pStyle w:val="GOSTTablenorm"/>
              <w:rPr>
                <w:lang w:eastAsia="en-US"/>
              </w:rPr>
            </w:pPr>
            <w:r w:rsidRPr="00A57119">
              <w:t>Для КБК доходов указывается тип «20», для КБК внутреннего и</w:t>
            </w:r>
            <w:r w:rsidR="00F65336">
              <w:t>сточника дефицита бюджета – «31»</w:t>
            </w:r>
          </w:p>
        </w:tc>
      </w:tr>
      <w:tr w:rsidR="00ED204B" w:rsidRPr="00A57119" w14:paraId="4B0FF164" w14:textId="77777777" w:rsidTr="00B85FB7">
        <w:tc>
          <w:tcPr>
            <w:tcW w:w="1120" w:type="pct"/>
          </w:tcPr>
          <w:p w14:paraId="048188C2" w14:textId="135F5652" w:rsidR="00ED204B" w:rsidRPr="00A57119" w:rsidRDefault="00ED204B" w:rsidP="00F65336">
            <w:pPr>
              <w:pStyle w:val="GOSTTablenorm"/>
            </w:pPr>
            <w:r w:rsidRPr="00A57119">
              <w:t>ОКТМО платежа получателя</w:t>
            </w:r>
          </w:p>
        </w:tc>
        <w:tc>
          <w:tcPr>
            <w:tcW w:w="795" w:type="pct"/>
          </w:tcPr>
          <w:p w14:paraId="78683285" w14:textId="3FA4FD99"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oktmo</w:t>
            </w:r>
          </w:p>
        </w:tc>
        <w:tc>
          <w:tcPr>
            <w:tcW w:w="560" w:type="pct"/>
          </w:tcPr>
          <w:p w14:paraId="5067136C" w14:textId="6D3678AC" w:rsidR="00ED204B" w:rsidRPr="00A57119" w:rsidRDefault="00ED204B" w:rsidP="00F65336">
            <w:pPr>
              <w:pStyle w:val="GOSTTablenorm"/>
              <w:rPr>
                <w:lang w:eastAsia="en-US"/>
              </w:rPr>
            </w:pPr>
            <w:r w:rsidRPr="00A57119">
              <w:rPr>
                <w:lang w:eastAsia="en-US"/>
              </w:rPr>
              <w:t>Строка</w:t>
            </w:r>
          </w:p>
        </w:tc>
        <w:tc>
          <w:tcPr>
            <w:tcW w:w="374" w:type="pct"/>
          </w:tcPr>
          <w:p w14:paraId="1D6100DC" w14:textId="5DC04A61" w:rsidR="00ED204B" w:rsidRPr="00A57119" w:rsidRDefault="00ED204B" w:rsidP="00F65336">
            <w:pPr>
              <w:pStyle w:val="GOSTTablenorm"/>
            </w:pPr>
            <w:r w:rsidRPr="00A57119">
              <w:t>Да</w:t>
            </w:r>
          </w:p>
        </w:tc>
        <w:tc>
          <w:tcPr>
            <w:tcW w:w="374" w:type="pct"/>
          </w:tcPr>
          <w:p w14:paraId="2D6ABD9B" w14:textId="34F25AA8" w:rsidR="00ED204B" w:rsidRPr="00A57119" w:rsidRDefault="00ED204B" w:rsidP="00F65336">
            <w:pPr>
              <w:pStyle w:val="GOSTTablenorm"/>
            </w:pPr>
            <w:r w:rsidRPr="00A57119">
              <w:t>=8</w:t>
            </w:r>
          </w:p>
        </w:tc>
        <w:tc>
          <w:tcPr>
            <w:tcW w:w="1777" w:type="pct"/>
          </w:tcPr>
          <w:p w14:paraId="72F8BA4C" w14:textId="7ADA4C5C" w:rsidR="00ED204B" w:rsidRPr="00A57119" w:rsidRDefault="00ED204B" w:rsidP="00F65336">
            <w:pPr>
              <w:pStyle w:val="GOSTTablenorm"/>
              <w:rPr>
                <w:lang w:eastAsia="en-US"/>
              </w:rPr>
            </w:pPr>
            <w:r w:rsidRPr="00A57119">
              <w:t>Указывается код по ОКТМО публично-п</w:t>
            </w:r>
            <w:r w:rsidR="00F65336">
              <w:t>равового образования получателя</w:t>
            </w:r>
          </w:p>
        </w:tc>
      </w:tr>
      <w:tr w:rsidR="00ED204B" w:rsidRPr="00A57119" w14:paraId="7953AFC4" w14:textId="77777777" w:rsidTr="00B85FB7">
        <w:tc>
          <w:tcPr>
            <w:tcW w:w="1120" w:type="pct"/>
          </w:tcPr>
          <w:p w14:paraId="1D385653" w14:textId="508CBCB1" w:rsidR="00ED204B" w:rsidRPr="00A57119" w:rsidRDefault="00ED204B" w:rsidP="00F65336">
            <w:pPr>
              <w:pStyle w:val="GOSTTablenorm"/>
            </w:pPr>
            <w:r w:rsidRPr="00A57119">
              <w:t>Код субсидии получателя</w:t>
            </w:r>
          </w:p>
        </w:tc>
        <w:tc>
          <w:tcPr>
            <w:tcW w:w="795" w:type="pct"/>
          </w:tcPr>
          <w:p w14:paraId="15546C45" w14:textId="37A1BD76"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analytical_group</w:t>
            </w:r>
          </w:p>
        </w:tc>
        <w:tc>
          <w:tcPr>
            <w:tcW w:w="560" w:type="pct"/>
          </w:tcPr>
          <w:p w14:paraId="62CA5CCB" w14:textId="3A366F63" w:rsidR="00ED204B" w:rsidRPr="00A57119" w:rsidRDefault="00ED204B" w:rsidP="00F65336">
            <w:pPr>
              <w:pStyle w:val="GOSTTablenorm"/>
              <w:rPr>
                <w:lang w:eastAsia="en-US"/>
              </w:rPr>
            </w:pPr>
            <w:r w:rsidRPr="00A57119">
              <w:rPr>
                <w:lang w:eastAsia="en-US"/>
              </w:rPr>
              <w:t>Строка</w:t>
            </w:r>
          </w:p>
        </w:tc>
        <w:tc>
          <w:tcPr>
            <w:tcW w:w="374" w:type="pct"/>
          </w:tcPr>
          <w:p w14:paraId="0856CDC3" w14:textId="555C0A4C" w:rsidR="00ED204B" w:rsidRPr="00A57119" w:rsidRDefault="00ED204B" w:rsidP="00F65336">
            <w:pPr>
              <w:pStyle w:val="GOSTTablenorm"/>
            </w:pPr>
            <w:r w:rsidRPr="00A57119">
              <w:t>Нет</w:t>
            </w:r>
          </w:p>
        </w:tc>
        <w:tc>
          <w:tcPr>
            <w:tcW w:w="374" w:type="pct"/>
          </w:tcPr>
          <w:p w14:paraId="0520688B" w14:textId="4703DD93" w:rsidR="00ED204B" w:rsidRPr="00A57119" w:rsidRDefault="00ED204B" w:rsidP="00F65336">
            <w:pPr>
              <w:pStyle w:val="GOSTTablenorm"/>
            </w:pPr>
            <w:r w:rsidRPr="00A57119">
              <w:t>&lt;=25</w:t>
            </w:r>
          </w:p>
        </w:tc>
        <w:tc>
          <w:tcPr>
            <w:tcW w:w="1777" w:type="pct"/>
          </w:tcPr>
          <w:p w14:paraId="47574089" w14:textId="413A5CAB" w:rsidR="00ED204B" w:rsidRPr="00A57119" w:rsidRDefault="00ED204B" w:rsidP="00F65336">
            <w:pPr>
              <w:pStyle w:val="GOSTTablenorm"/>
              <w:rPr>
                <w:lang w:eastAsia="en-US"/>
              </w:rPr>
            </w:pPr>
            <w:r w:rsidRPr="00A57119">
              <w:t>Указ</w:t>
            </w:r>
            <w:r w:rsidR="00F65336">
              <w:t>ывается код субсидии получателя</w:t>
            </w:r>
          </w:p>
        </w:tc>
      </w:tr>
      <w:tr w:rsidR="00ED204B" w:rsidRPr="00A57119" w14:paraId="0E52CBC0" w14:textId="77777777" w:rsidTr="00B85FB7">
        <w:tc>
          <w:tcPr>
            <w:tcW w:w="1120" w:type="pct"/>
          </w:tcPr>
          <w:p w14:paraId="5D0ECADE" w14:textId="7A5833AE" w:rsidR="00ED204B" w:rsidRPr="00A57119" w:rsidRDefault="00ED204B" w:rsidP="00F65336">
            <w:pPr>
              <w:pStyle w:val="GOSTTablenorm"/>
            </w:pPr>
            <w:r w:rsidRPr="00A57119">
              <w:t>Лицевой счет по дополнительному финансированию получателя</w:t>
            </w:r>
          </w:p>
        </w:tc>
        <w:tc>
          <w:tcPr>
            <w:tcW w:w="795" w:type="pct"/>
          </w:tcPr>
          <w:p w14:paraId="1B8987AF" w14:textId="52EE1A67"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account_additional</w:t>
            </w:r>
          </w:p>
        </w:tc>
        <w:tc>
          <w:tcPr>
            <w:tcW w:w="560" w:type="pct"/>
          </w:tcPr>
          <w:p w14:paraId="062700AC" w14:textId="7D279BC6" w:rsidR="00ED204B" w:rsidRPr="00A57119" w:rsidRDefault="00ED204B" w:rsidP="00F65336">
            <w:pPr>
              <w:pStyle w:val="GOSTTablenorm"/>
              <w:rPr>
                <w:lang w:eastAsia="en-US"/>
              </w:rPr>
            </w:pPr>
            <w:r w:rsidRPr="00A57119">
              <w:t>Строка</w:t>
            </w:r>
          </w:p>
        </w:tc>
        <w:tc>
          <w:tcPr>
            <w:tcW w:w="374" w:type="pct"/>
          </w:tcPr>
          <w:p w14:paraId="21516D86" w14:textId="738FF85B" w:rsidR="00ED204B" w:rsidRPr="00A57119" w:rsidRDefault="00ED204B" w:rsidP="00F65336">
            <w:pPr>
              <w:pStyle w:val="GOSTTablenorm"/>
            </w:pPr>
            <w:r w:rsidRPr="00A57119">
              <w:t>Нет</w:t>
            </w:r>
          </w:p>
        </w:tc>
        <w:tc>
          <w:tcPr>
            <w:tcW w:w="374" w:type="pct"/>
          </w:tcPr>
          <w:p w14:paraId="4BE37982" w14:textId="7537BDF5" w:rsidR="00ED204B" w:rsidRPr="00A57119" w:rsidRDefault="00ED204B" w:rsidP="00F65336">
            <w:pPr>
              <w:pStyle w:val="GOSTTablenorm"/>
            </w:pPr>
            <w:r w:rsidRPr="00A57119">
              <w:t>=11</w:t>
            </w:r>
          </w:p>
        </w:tc>
        <w:tc>
          <w:tcPr>
            <w:tcW w:w="1777" w:type="pct"/>
          </w:tcPr>
          <w:p w14:paraId="70B9432B" w14:textId="1E3087EE" w:rsidR="00ED204B" w:rsidRPr="00A57119" w:rsidRDefault="00ED204B" w:rsidP="00F65336">
            <w:pPr>
              <w:pStyle w:val="GOSTTablenorm"/>
            </w:pPr>
            <w:r w:rsidRPr="00A57119">
              <w:t>Указывается номер л/с с кодом 03 по</w:t>
            </w:r>
            <w:r w:rsidR="00F65336">
              <w:t xml:space="preserve"> дополнительному финансированию</w:t>
            </w:r>
          </w:p>
        </w:tc>
      </w:tr>
      <w:tr w:rsidR="00ED204B" w:rsidRPr="00A57119" w14:paraId="12463EDE" w14:textId="77777777" w:rsidTr="00B85FB7">
        <w:tc>
          <w:tcPr>
            <w:tcW w:w="1120" w:type="pct"/>
          </w:tcPr>
          <w:p w14:paraId="4B258D8A" w14:textId="01B2B361" w:rsidR="00ED204B" w:rsidRPr="00A57119" w:rsidRDefault="00ED204B" w:rsidP="00F65336">
            <w:pPr>
              <w:pStyle w:val="GOSTTablenorm"/>
            </w:pPr>
            <w:r w:rsidRPr="00A57119">
              <w:t>Идентификатор документа по зачислению НВС ФБ по получателю</w:t>
            </w:r>
          </w:p>
        </w:tc>
        <w:tc>
          <w:tcPr>
            <w:tcW w:w="795" w:type="pct"/>
          </w:tcPr>
          <w:p w14:paraId="7AB3BD72" w14:textId="1377C6A6"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doc_guid_nvs</w:t>
            </w:r>
          </w:p>
        </w:tc>
        <w:tc>
          <w:tcPr>
            <w:tcW w:w="560" w:type="pct"/>
          </w:tcPr>
          <w:p w14:paraId="5C77C835" w14:textId="511F817F" w:rsidR="00ED204B" w:rsidRPr="00A57119" w:rsidRDefault="00ED204B" w:rsidP="00F65336">
            <w:pPr>
              <w:pStyle w:val="GOSTTablenorm"/>
            </w:pPr>
            <w:r w:rsidRPr="00A57119">
              <w:rPr>
                <w:lang w:eastAsia="en-US"/>
              </w:rPr>
              <w:t>GUID</w:t>
            </w:r>
          </w:p>
        </w:tc>
        <w:tc>
          <w:tcPr>
            <w:tcW w:w="374" w:type="pct"/>
          </w:tcPr>
          <w:p w14:paraId="7A487497" w14:textId="40B7C8F1" w:rsidR="00ED204B" w:rsidRPr="00A57119" w:rsidRDefault="00ED204B" w:rsidP="00F65336">
            <w:pPr>
              <w:pStyle w:val="GOSTTablenorm"/>
            </w:pPr>
            <w:r w:rsidRPr="00A57119">
              <w:t>Нет</w:t>
            </w:r>
          </w:p>
        </w:tc>
        <w:tc>
          <w:tcPr>
            <w:tcW w:w="374" w:type="pct"/>
          </w:tcPr>
          <w:p w14:paraId="48ADAECE" w14:textId="65A49D4A" w:rsidR="00ED204B" w:rsidRPr="00A57119" w:rsidRDefault="00ED204B" w:rsidP="00F65336">
            <w:pPr>
              <w:pStyle w:val="GOSTTablenorm"/>
            </w:pPr>
            <w:r w:rsidRPr="00A57119">
              <w:t>=36</w:t>
            </w:r>
          </w:p>
        </w:tc>
        <w:tc>
          <w:tcPr>
            <w:tcW w:w="1777" w:type="pct"/>
          </w:tcPr>
          <w:p w14:paraId="7733149E" w14:textId="77777777" w:rsidR="00ED204B" w:rsidRPr="00A57119" w:rsidRDefault="00ED204B" w:rsidP="00F65336">
            <w:pPr>
              <w:pStyle w:val="GOSTTablenorm"/>
            </w:pPr>
            <w:r w:rsidRPr="00A57119">
              <w:t>Указывается идентификатор документа по зачислению НВС ФБ.</w:t>
            </w:r>
          </w:p>
          <w:p w14:paraId="4A17E8AE" w14:textId="59683799" w:rsidR="00ED204B" w:rsidRPr="00A57119" w:rsidRDefault="00ED204B" w:rsidP="00F65336">
            <w:pPr>
              <w:pStyle w:val="GOSTTablenorm"/>
            </w:pPr>
            <w:r w:rsidRPr="00A57119">
              <w:t>Заполняется в случае указания в поле «КБК получателя» КБК, относящегося к невыясненным по</w:t>
            </w:r>
            <w:r>
              <w:t>ступлениям федерального бюджета</w:t>
            </w:r>
          </w:p>
        </w:tc>
      </w:tr>
      <w:tr w:rsidR="00ED204B" w:rsidRPr="00A57119" w14:paraId="529FB05A" w14:textId="77777777" w:rsidTr="00B85FB7">
        <w:tc>
          <w:tcPr>
            <w:tcW w:w="1120" w:type="pct"/>
          </w:tcPr>
          <w:p w14:paraId="22A9EF74" w14:textId="2BF23CF0" w:rsidR="00ED204B" w:rsidRPr="00A57119" w:rsidRDefault="00ED204B" w:rsidP="00F65336">
            <w:pPr>
              <w:pStyle w:val="GOSTTablenorm"/>
            </w:pPr>
            <w:r w:rsidRPr="00A57119">
              <w:t>Сумма в рублях</w:t>
            </w:r>
          </w:p>
        </w:tc>
        <w:tc>
          <w:tcPr>
            <w:tcW w:w="795" w:type="pct"/>
          </w:tcPr>
          <w:p w14:paraId="6C540576" w14:textId="750C90FD" w:rsidR="00ED204B" w:rsidRPr="00B9735F" w:rsidRDefault="00F82CC6" w:rsidP="00A02A30">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amount</w:t>
            </w:r>
          </w:p>
        </w:tc>
        <w:tc>
          <w:tcPr>
            <w:tcW w:w="560" w:type="pct"/>
          </w:tcPr>
          <w:p w14:paraId="6E627547" w14:textId="0BCDCD0C" w:rsidR="00ED204B" w:rsidRPr="00A57119" w:rsidRDefault="00ED204B" w:rsidP="00F65336">
            <w:pPr>
              <w:pStyle w:val="GOSTTablenorm"/>
              <w:rPr>
                <w:lang w:eastAsia="en-US"/>
              </w:rPr>
            </w:pPr>
            <w:r w:rsidRPr="00A57119">
              <w:t>Сумма</w:t>
            </w:r>
          </w:p>
        </w:tc>
        <w:tc>
          <w:tcPr>
            <w:tcW w:w="374" w:type="pct"/>
          </w:tcPr>
          <w:p w14:paraId="523A16E8" w14:textId="3D5490D1" w:rsidR="00ED204B" w:rsidRPr="00A57119" w:rsidRDefault="00ED204B" w:rsidP="00F65336">
            <w:pPr>
              <w:pStyle w:val="GOSTTablenorm"/>
            </w:pPr>
            <w:r w:rsidRPr="00A57119">
              <w:t>Да</w:t>
            </w:r>
          </w:p>
        </w:tc>
        <w:tc>
          <w:tcPr>
            <w:tcW w:w="374" w:type="pct"/>
          </w:tcPr>
          <w:p w14:paraId="198DB4B3" w14:textId="756CA96F" w:rsidR="00ED204B" w:rsidRPr="00A57119" w:rsidRDefault="00ED204B" w:rsidP="00F65336">
            <w:pPr>
              <w:pStyle w:val="GOSTTablenorm"/>
            </w:pPr>
          </w:p>
        </w:tc>
        <w:tc>
          <w:tcPr>
            <w:tcW w:w="1777" w:type="pct"/>
          </w:tcPr>
          <w:p w14:paraId="6C59F883" w14:textId="50D430D2" w:rsidR="00ED204B" w:rsidRPr="00A57119" w:rsidRDefault="00ED204B" w:rsidP="00F65336">
            <w:pPr>
              <w:pStyle w:val="GOSTTablenorm"/>
              <w:rPr>
                <w:lang w:eastAsia="en-US"/>
              </w:rPr>
            </w:pPr>
            <w:r w:rsidRPr="00A57119">
              <w:t>Указывается сумм</w:t>
            </w:r>
            <w:r w:rsidR="00F65336">
              <w:t>а в валюте Российской Федерации</w:t>
            </w:r>
          </w:p>
        </w:tc>
      </w:tr>
    </w:tbl>
    <w:p w14:paraId="46E49704" w14:textId="6E02332C" w:rsidR="00446D9C" w:rsidRDefault="00047FF8" w:rsidP="00446D9C">
      <w:pPr>
        <w:pStyle w:val="51"/>
      </w:pPr>
      <w:bookmarkStart w:id="614" w:name="_Toc226625549"/>
      <w:r w:rsidRPr="00420F5A">
        <w:t>Пример запроса</w:t>
      </w:r>
      <w:r w:rsidRPr="0013499D">
        <w:t xml:space="preserve"> по документу</w:t>
      </w:r>
      <w:r>
        <w:t xml:space="preserve"> </w:t>
      </w:r>
      <w:r w:rsidR="00446D9C" w:rsidRPr="001866AB">
        <w:t>«</w:t>
      </w:r>
      <w:r w:rsidR="00446D9C" w:rsidRPr="00DC0905">
        <w:t>Казначейская справка</w:t>
      </w:r>
      <w:r w:rsidR="00446D9C">
        <w:t>»</w:t>
      </w:r>
      <w:r w:rsidR="00446D9C" w:rsidRPr="00DC0905">
        <w:t xml:space="preserve"> RCA_DOC_D_009</w:t>
      </w:r>
      <w:bookmarkEnd w:id="614"/>
    </w:p>
    <w:p w14:paraId="26F634EA" w14:textId="77777777" w:rsidR="00047FF8" w:rsidRPr="00E26E47" w:rsidRDefault="00047FF8" w:rsidP="00047FF8">
      <w:pPr>
        <w:pStyle w:val="GOSTScript"/>
      </w:pPr>
      <w:r w:rsidRPr="00E26E47">
        <w:t>{</w:t>
      </w:r>
    </w:p>
    <w:p w14:paraId="4E58A9C2" w14:textId="77777777" w:rsidR="00047FF8" w:rsidRPr="00E26E47" w:rsidRDefault="00047FF8" w:rsidP="00047FF8">
      <w:pPr>
        <w:pStyle w:val="GOSTScript"/>
      </w:pPr>
      <w:r w:rsidRPr="00E26E47">
        <w:lastRenderedPageBreak/>
        <w:tab/>
        <w:t>"header": {</w:t>
      </w:r>
    </w:p>
    <w:p w14:paraId="3A754C85" w14:textId="77777777" w:rsidR="00047FF8" w:rsidRPr="00E26E47" w:rsidRDefault="00047FF8" w:rsidP="00047FF8">
      <w:pPr>
        <w:pStyle w:val="GOSTScript"/>
      </w:pPr>
      <w:r w:rsidRPr="00E26E47">
        <w:tab/>
      </w:r>
      <w:r w:rsidRPr="00E26E47">
        <w:tab/>
        <w:t>"Source": "RMS",</w:t>
      </w:r>
    </w:p>
    <w:p w14:paraId="41056A60" w14:textId="77777777" w:rsidR="00047FF8" w:rsidRPr="00E26E47" w:rsidRDefault="00047FF8" w:rsidP="00047FF8">
      <w:pPr>
        <w:pStyle w:val="GOSTScript"/>
      </w:pPr>
      <w:r w:rsidRPr="00E26E47">
        <w:tab/>
      </w:r>
      <w:r w:rsidRPr="00E26E47">
        <w:tab/>
        <w:t>"ReqDateTime": "2022-08-29 10:37:22",</w:t>
      </w:r>
    </w:p>
    <w:p w14:paraId="07CEB979" w14:textId="77777777" w:rsidR="00047FF8" w:rsidRPr="00E26E47" w:rsidRDefault="00047FF8" w:rsidP="00047FF8">
      <w:pPr>
        <w:pStyle w:val="GOSTScript"/>
      </w:pPr>
      <w:r w:rsidRPr="00E26E47">
        <w:tab/>
      </w:r>
      <w:r w:rsidRPr="00E26E47">
        <w:tab/>
        <w:t>"Version": "1.0",</w:t>
      </w:r>
    </w:p>
    <w:p w14:paraId="20AE0D35" w14:textId="77777777" w:rsidR="00047FF8" w:rsidRPr="00E26E47" w:rsidRDefault="00047FF8" w:rsidP="00047FF8">
      <w:pPr>
        <w:pStyle w:val="GOSTScript"/>
      </w:pPr>
      <w:r w:rsidRPr="00E26E47">
        <w:tab/>
      </w:r>
      <w:r w:rsidRPr="00E26E47">
        <w:tab/>
        <w:t>"ReqGuid": "b0d4ce5d-2757-4699-948c-cfa72ba94f10",</w:t>
      </w:r>
    </w:p>
    <w:p w14:paraId="503D7136" w14:textId="77777777" w:rsidR="00047FF8" w:rsidRPr="00E26E47" w:rsidRDefault="00047FF8" w:rsidP="00047FF8">
      <w:pPr>
        <w:pStyle w:val="GOSTScript"/>
      </w:pPr>
      <w:r w:rsidRPr="00E26E47">
        <w:tab/>
      </w:r>
      <w:r w:rsidRPr="00E26E47">
        <w:tab/>
        <w:t>"DocGuid": "0bd90a7c-e339-46ff-ac39-71029ff81370",</w:t>
      </w:r>
    </w:p>
    <w:p w14:paraId="602CFEFB" w14:textId="77777777" w:rsidR="00047FF8" w:rsidRPr="00E26E47" w:rsidRDefault="00047FF8" w:rsidP="00047FF8">
      <w:pPr>
        <w:pStyle w:val="GOSTScript"/>
      </w:pPr>
      <w:r w:rsidRPr="00E26E47">
        <w:tab/>
      </w:r>
      <w:r w:rsidRPr="00E26E47">
        <w:tab/>
        <w:t>"RequestType": "ACCOUNTING",</w:t>
      </w:r>
    </w:p>
    <w:p w14:paraId="393EBF45" w14:textId="77777777" w:rsidR="00047FF8" w:rsidRPr="00E26E47" w:rsidRDefault="00047FF8" w:rsidP="00047FF8">
      <w:pPr>
        <w:pStyle w:val="GOSTScript"/>
      </w:pPr>
      <w:r w:rsidRPr="00E26E47">
        <w:tab/>
      </w:r>
      <w:r w:rsidRPr="00E26E47">
        <w:tab/>
        <w:t>"TypeDoc": "RCA_DOC_D_009",</w:t>
      </w:r>
    </w:p>
    <w:p w14:paraId="373C9CF9" w14:textId="77777777" w:rsidR="00047FF8" w:rsidRPr="00E26E47" w:rsidRDefault="00047FF8" w:rsidP="00047FF8">
      <w:pPr>
        <w:pStyle w:val="GOSTScript"/>
      </w:pPr>
      <w:r w:rsidRPr="00E26E47">
        <w:tab/>
      </w:r>
      <w:r w:rsidRPr="00E26E47">
        <w:tab/>
        <w:t>"Stage": "auth",</w:t>
      </w:r>
    </w:p>
    <w:p w14:paraId="2B5ECD4E" w14:textId="77777777" w:rsidR="00047FF8" w:rsidRPr="00E26E47" w:rsidRDefault="00047FF8" w:rsidP="00047FF8">
      <w:pPr>
        <w:pStyle w:val="GOSTScript"/>
      </w:pPr>
      <w:r w:rsidRPr="00E26E47">
        <w:tab/>
      </w:r>
      <w:r w:rsidRPr="00E26E47">
        <w:tab/>
        <w:t>"BalLevContrl": "2",</w:t>
      </w:r>
    </w:p>
    <w:p w14:paraId="6EF702CC" w14:textId="77777777" w:rsidR="00047FF8" w:rsidRPr="00E26E47" w:rsidRDefault="00047FF8" w:rsidP="00047FF8">
      <w:pPr>
        <w:pStyle w:val="GOSTScript"/>
      </w:pPr>
      <w:r w:rsidRPr="00E26E47">
        <w:tab/>
      </w:r>
      <w:r w:rsidRPr="00E26E47">
        <w:tab/>
        <w:t>"Subject": "5700",</w:t>
      </w:r>
    </w:p>
    <w:p w14:paraId="153347AB" w14:textId="77777777" w:rsidR="00047FF8" w:rsidRPr="00E26E47" w:rsidRDefault="00047FF8" w:rsidP="00047FF8">
      <w:pPr>
        <w:pStyle w:val="GOSTScript"/>
      </w:pPr>
      <w:r w:rsidRPr="00E26E47">
        <w:tab/>
      </w:r>
      <w:r w:rsidRPr="00E26E47">
        <w:tab/>
        <w:t>"SettlementDate": "2022-08-28"</w:t>
      </w:r>
    </w:p>
    <w:p w14:paraId="6B5132D3" w14:textId="77777777" w:rsidR="00047FF8" w:rsidRPr="00E26E47" w:rsidRDefault="00047FF8" w:rsidP="00047FF8">
      <w:pPr>
        <w:pStyle w:val="GOSTScript"/>
      </w:pPr>
      <w:r w:rsidRPr="00E26E47">
        <w:tab/>
        <w:t>},</w:t>
      </w:r>
    </w:p>
    <w:p w14:paraId="2517C256" w14:textId="77777777" w:rsidR="00047FF8" w:rsidRPr="00E26E47" w:rsidRDefault="00047FF8" w:rsidP="00047FF8">
      <w:pPr>
        <w:pStyle w:val="GOSTScript"/>
      </w:pPr>
      <w:r w:rsidRPr="00E26E47">
        <w:tab/>
        <w:t>"document": {</w:t>
      </w:r>
    </w:p>
    <w:p w14:paraId="1B87367C" w14:textId="77777777" w:rsidR="00047FF8" w:rsidRPr="00E26E47" w:rsidRDefault="00047FF8" w:rsidP="00047FF8">
      <w:pPr>
        <w:pStyle w:val="GOSTScript"/>
      </w:pPr>
      <w:r w:rsidRPr="00E26E47">
        <w:tab/>
      </w:r>
      <w:r w:rsidRPr="00E26E47">
        <w:tab/>
        <w:t>"document_no": "345",</w:t>
      </w:r>
    </w:p>
    <w:p w14:paraId="2D41F356" w14:textId="77777777" w:rsidR="00047FF8" w:rsidRPr="00E26E47" w:rsidRDefault="00047FF8" w:rsidP="00047FF8">
      <w:pPr>
        <w:pStyle w:val="GOSTScript"/>
      </w:pPr>
      <w:r w:rsidRPr="00E26E47">
        <w:tab/>
      </w:r>
      <w:r w:rsidRPr="00E26E47">
        <w:tab/>
        <w:t>"document_date": "2023-09-12",</w:t>
      </w:r>
    </w:p>
    <w:p w14:paraId="5620FE3C" w14:textId="77777777" w:rsidR="00047FF8" w:rsidRPr="00E26E47" w:rsidRDefault="00047FF8" w:rsidP="00047FF8">
      <w:pPr>
        <w:pStyle w:val="GOSTScript"/>
      </w:pPr>
      <w:r w:rsidRPr="00E26E47">
        <w:tab/>
      </w:r>
      <w:r w:rsidRPr="00E26E47">
        <w:tab/>
        <w:t>"document_type": "ПСЧ",</w:t>
      </w:r>
    </w:p>
    <w:p w14:paraId="4AC63563" w14:textId="77777777" w:rsidR="00047FF8" w:rsidRPr="00E26E47" w:rsidRDefault="00047FF8" w:rsidP="00047FF8">
      <w:pPr>
        <w:pStyle w:val="GOSTScript"/>
      </w:pPr>
      <w:r w:rsidRPr="00E26E47">
        <w:tab/>
      </w:r>
      <w:r w:rsidRPr="00E26E47">
        <w:tab/>
        <w:t>"treasury_account": "03100643000000016000",</w:t>
      </w:r>
    </w:p>
    <w:p w14:paraId="30FAFEE4" w14:textId="77777777" w:rsidR="00047FF8" w:rsidRPr="00E26E47" w:rsidRDefault="00047FF8" w:rsidP="00047FF8">
      <w:pPr>
        <w:pStyle w:val="GOSTScript"/>
      </w:pPr>
      <w:r w:rsidRPr="00E26E47">
        <w:tab/>
      </w:r>
      <w:r w:rsidRPr="00E26E47">
        <w:tab/>
        <w:t>"parent": {</w:t>
      </w:r>
    </w:p>
    <w:p w14:paraId="28114832" w14:textId="77777777" w:rsidR="00047FF8" w:rsidRPr="00E26E47" w:rsidRDefault="00047FF8" w:rsidP="00047FF8">
      <w:pPr>
        <w:pStyle w:val="GOSTScript"/>
      </w:pPr>
      <w:r w:rsidRPr="00E26E47">
        <w:tab/>
      </w:r>
      <w:r w:rsidRPr="00E26E47">
        <w:tab/>
      </w:r>
      <w:r w:rsidRPr="00E26E47">
        <w:tab/>
        <w:t>"document_id": "b0d4ce5d-2757-4699-948c-cfa72ba94f10",</w:t>
      </w:r>
    </w:p>
    <w:p w14:paraId="3A0B7810" w14:textId="77777777" w:rsidR="00047FF8" w:rsidRPr="00E26E47" w:rsidRDefault="00047FF8" w:rsidP="00047FF8">
      <w:pPr>
        <w:pStyle w:val="GOSTScript"/>
      </w:pPr>
      <w:r w:rsidRPr="00E26E47">
        <w:tab/>
      </w:r>
      <w:r w:rsidRPr="00E26E47">
        <w:tab/>
      </w:r>
      <w:r w:rsidRPr="00E26E47">
        <w:tab/>
        <w:t>"document_no": "11112",</w:t>
      </w:r>
    </w:p>
    <w:p w14:paraId="6509C5BE" w14:textId="77777777" w:rsidR="00047FF8" w:rsidRPr="00E26E47" w:rsidRDefault="00047FF8" w:rsidP="00047FF8">
      <w:pPr>
        <w:pStyle w:val="GOSTScript"/>
      </w:pPr>
      <w:r w:rsidRPr="00E26E47">
        <w:tab/>
      </w:r>
      <w:r w:rsidRPr="00E26E47">
        <w:tab/>
      </w:r>
      <w:r w:rsidRPr="00E26E47">
        <w:tab/>
        <w:t>"document_date": "2023-09-12",</w:t>
      </w:r>
    </w:p>
    <w:p w14:paraId="42F3F240" w14:textId="77777777" w:rsidR="00047FF8" w:rsidRPr="00E26E47" w:rsidRDefault="00047FF8" w:rsidP="00047FF8">
      <w:pPr>
        <w:pStyle w:val="GOSTScript"/>
      </w:pPr>
      <w:r w:rsidRPr="00E26E47">
        <w:tab/>
      </w:r>
      <w:r w:rsidRPr="00E26E47">
        <w:tab/>
      </w:r>
      <w:r w:rsidRPr="00E26E47">
        <w:tab/>
        <w:t>"document_type": "ПДУ"</w:t>
      </w:r>
    </w:p>
    <w:p w14:paraId="23A14E21" w14:textId="77777777" w:rsidR="00047FF8" w:rsidRPr="00E26E47" w:rsidRDefault="00047FF8" w:rsidP="00047FF8">
      <w:pPr>
        <w:pStyle w:val="GOSTScript"/>
      </w:pPr>
      <w:r w:rsidRPr="00E26E47">
        <w:tab/>
      </w:r>
      <w:r w:rsidRPr="00E26E47">
        <w:tab/>
        <w:t>},</w:t>
      </w:r>
    </w:p>
    <w:p w14:paraId="7E3F0966" w14:textId="77777777" w:rsidR="00047FF8" w:rsidRPr="00E26E47" w:rsidRDefault="00047FF8" w:rsidP="00047FF8">
      <w:pPr>
        <w:pStyle w:val="GOSTScript"/>
      </w:pPr>
      <w:r w:rsidRPr="00E26E47">
        <w:tab/>
      </w:r>
      <w:r w:rsidRPr="00E26E47">
        <w:tab/>
        <w:t>"specified_entries": [</w:t>
      </w:r>
    </w:p>
    <w:p w14:paraId="53587DD9" w14:textId="77777777" w:rsidR="00047FF8" w:rsidRPr="00E26E47" w:rsidRDefault="00047FF8" w:rsidP="00047FF8">
      <w:pPr>
        <w:pStyle w:val="GOSTScript"/>
      </w:pPr>
      <w:r w:rsidRPr="00E26E47">
        <w:tab/>
      </w:r>
      <w:r w:rsidRPr="00E26E47">
        <w:tab/>
      </w:r>
      <w:r w:rsidRPr="00E26E47">
        <w:tab/>
        <w:t>{</w:t>
      </w:r>
    </w:p>
    <w:p w14:paraId="04E0C7FA" w14:textId="77777777" w:rsidR="00047FF8" w:rsidRPr="00E26E47" w:rsidRDefault="00047FF8" w:rsidP="00047FF8">
      <w:pPr>
        <w:pStyle w:val="GOSTScript"/>
      </w:pPr>
      <w:r w:rsidRPr="00E26E47">
        <w:tab/>
      </w:r>
      <w:r w:rsidRPr="00E26E47">
        <w:tab/>
      </w:r>
      <w:r w:rsidRPr="00E26E47">
        <w:tab/>
      </w:r>
      <w:r w:rsidRPr="00E26E47">
        <w:tab/>
        <w:t>"line_id": "10d4ce5d-2757-4699-948c-cfa72ba94f10",</w:t>
      </w:r>
    </w:p>
    <w:p w14:paraId="3E6462A4" w14:textId="77777777" w:rsidR="00047FF8" w:rsidRPr="00E26E47" w:rsidRDefault="00047FF8" w:rsidP="00047FF8">
      <w:pPr>
        <w:pStyle w:val="GOSTScript"/>
      </w:pPr>
      <w:r w:rsidRPr="00E26E47">
        <w:tab/>
      </w:r>
      <w:r w:rsidRPr="00E26E47">
        <w:tab/>
      </w:r>
      <w:r w:rsidRPr="00E26E47">
        <w:tab/>
      </w:r>
      <w:r w:rsidRPr="00E26E47">
        <w:tab/>
        <w:t>"line_no": "1",</w:t>
      </w:r>
    </w:p>
    <w:p w14:paraId="2C28F67C" w14:textId="77777777" w:rsidR="00047FF8" w:rsidRPr="00E26E47" w:rsidRDefault="00047FF8" w:rsidP="00047FF8">
      <w:pPr>
        <w:pStyle w:val="GOSTScript"/>
      </w:pPr>
      <w:r w:rsidRPr="00E26E47">
        <w:tab/>
      </w:r>
      <w:r w:rsidRPr="00E26E47">
        <w:tab/>
      </w:r>
      <w:r w:rsidRPr="00E26E47">
        <w:tab/>
      </w:r>
      <w:r w:rsidRPr="00E26E47">
        <w:tab/>
        <w:t>"account": "04601073740",</w:t>
      </w:r>
    </w:p>
    <w:p w14:paraId="3A84C2C5" w14:textId="77777777" w:rsidR="00047FF8" w:rsidRPr="00E26E47" w:rsidRDefault="00047FF8" w:rsidP="00047FF8">
      <w:pPr>
        <w:pStyle w:val="GOSTScript"/>
      </w:pPr>
      <w:r w:rsidRPr="00E26E47">
        <w:tab/>
      </w:r>
      <w:r w:rsidRPr="00E26E47">
        <w:tab/>
      </w:r>
      <w:r w:rsidRPr="00E26E47">
        <w:tab/>
      </w:r>
      <w:r w:rsidRPr="00E26E47">
        <w:tab/>
        <w:t>"account_tofk_code": "6000",</w:t>
      </w:r>
    </w:p>
    <w:p w14:paraId="1230E399" w14:textId="77777777" w:rsidR="00047FF8" w:rsidRPr="00E26E47" w:rsidRDefault="00047FF8" w:rsidP="00047FF8">
      <w:pPr>
        <w:pStyle w:val="GOSTScript"/>
      </w:pPr>
      <w:r w:rsidRPr="00E26E47">
        <w:tab/>
      </w:r>
      <w:r w:rsidRPr="00E26E47">
        <w:tab/>
      </w:r>
      <w:r w:rsidRPr="00E26E47">
        <w:tab/>
      </w:r>
      <w:r w:rsidRPr="00E26E47">
        <w:tab/>
        <w:t>"bcc": "10011701010016000180",</w:t>
      </w:r>
    </w:p>
    <w:p w14:paraId="78982ADD" w14:textId="77777777" w:rsidR="00047FF8" w:rsidRPr="00E26E47" w:rsidRDefault="00047FF8" w:rsidP="00047FF8">
      <w:pPr>
        <w:pStyle w:val="GOSTScript"/>
      </w:pPr>
      <w:r w:rsidRPr="00E26E47">
        <w:tab/>
      </w:r>
      <w:r w:rsidRPr="00E26E47">
        <w:tab/>
      </w:r>
      <w:r w:rsidRPr="00E26E47">
        <w:tab/>
      </w:r>
      <w:r w:rsidRPr="00E26E47">
        <w:tab/>
        <w:t>"type_bcc": "20",</w:t>
      </w:r>
    </w:p>
    <w:p w14:paraId="00B148AA" w14:textId="77777777" w:rsidR="00047FF8" w:rsidRPr="00E26E47" w:rsidRDefault="00047FF8" w:rsidP="00047FF8">
      <w:pPr>
        <w:pStyle w:val="GOSTScript"/>
      </w:pPr>
      <w:r w:rsidRPr="00E26E47">
        <w:tab/>
      </w:r>
      <w:r w:rsidRPr="00E26E47">
        <w:tab/>
      </w:r>
      <w:r w:rsidRPr="00E26E47">
        <w:tab/>
      </w:r>
      <w:r w:rsidRPr="00E26E47">
        <w:tab/>
        <w:t>"oktmo": "63000000",</w:t>
      </w:r>
    </w:p>
    <w:p w14:paraId="2C3D5649" w14:textId="77777777" w:rsidR="00047FF8" w:rsidRPr="00E26E47" w:rsidRDefault="00047FF8" w:rsidP="00047FF8">
      <w:pPr>
        <w:pStyle w:val="GOSTScript"/>
      </w:pPr>
      <w:r w:rsidRPr="00E26E47">
        <w:tab/>
      </w:r>
      <w:r w:rsidRPr="00E26E47">
        <w:tab/>
      </w:r>
      <w:r w:rsidRPr="00E26E47">
        <w:tab/>
      </w:r>
      <w:r w:rsidRPr="00E26E47">
        <w:tab/>
        <w:t>"analytical_group": "",</w:t>
      </w:r>
    </w:p>
    <w:p w14:paraId="4823EEA9" w14:textId="77777777" w:rsidR="00047FF8" w:rsidRPr="00E26E47" w:rsidRDefault="00047FF8" w:rsidP="00047FF8">
      <w:pPr>
        <w:pStyle w:val="GOSTScript"/>
      </w:pPr>
      <w:r w:rsidRPr="00E26E47">
        <w:tab/>
      </w:r>
      <w:r w:rsidRPr="00E26E47">
        <w:tab/>
      </w:r>
      <w:r w:rsidRPr="00E26E47">
        <w:tab/>
      </w:r>
      <w:r w:rsidRPr="00E26E47">
        <w:tab/>
        <w:t>"account_additional": "",</w:t>
      </w:r>
    </w:p>
    <w:p w14:paraId="25879AF5" w14:textId="77777777" w:rsidR="00047FF8" w:rsidRPr="00E26E47" w:rsidRDefault="00047FF8" w:rsidP="00047FF8">
      <w:pPr>
        <w:pStyle w:val="GOSTScript"/>
      </w:pPr>
      <w:r w:rsidRPr="00E26E47">
        <w:tab/>
      </w:r>
      <w:r w:rsidRPr="00E26E47">
        <w:tab/>
      </w:r>
      <w:r w:rsidRPr="00E26E47">
        <w:tab/>
      </w:r>
      <w:r w:rsidRPr="00E26E47">
        <w:tab/>
        <w:t>"doc_guid_nvs": "5bd90a7c-e339-46ff-ac39-71029ff81311",</w:t>
      </w:r>
    </w:p>
    <w:p w14:paraId="5E5064CC" w14:textId="77777777" w:rsidR="00047FF8" w:rsidRPr="00E26E47" w:rsidRDefault="00047FF8" w:rsidP="00047FF8">
      <w:pPr>
        <w:pStyle w:val="GOSTScript"/>
      </w:pPr>
      <w:r w:rsidRPr="00E26E47">
        <w:tab/>
      </w:r>
      <w:r w:rsidRPr="00E26E47">
        <w:tab/>
      </w:r>
      <w:r w:rsidRPr="00E26E47">
        <w:tab/>
      </w:r>
      <w:r w:rsidRPr="00E26E47">
        <w:tab/>
        <w:t>"period": "2022",</w:t>
      </w:r>
    </w:p>
    <w:p w14:paraId="4D37BE00" w14:textId="77777777" w:rsidR="00047FF8" w:rsidRPr="00E26E47" w:rsidRDefault="00047FF8" w:rsidP="00047FF8">
      <w:pPr>
        <w:pStyle w:val="GOSTScript"/>
      </w:pPr>
      <w:r w:rsidRPr="00E26E47">
        <w:lastRenderedPageBreak/>
        <w:tab/>
      </w:r>
      <w:r w:rsidRPr="00E26E47">
        <w:tab/>
      </w:r>
      <w:r w:rsidRPr="00E26E47">
        <w:tab/>
      </w:r>
      <w:r w:rsidRPr="00E26E47">
        <w:tab/>
        <w:t>"updated_entries": {</w:t>
      </w:r>
    </w:p>
    <w:p w14:paraId="6E80E24F" w14:textId="77777777" w:rsidR="00047FF8" w:rsidRPr="00E26E47" w:rsidRDefault="00047FF8" w:rsidP="00047FF8">
      <w:pPr>
        <w:pStyle w:val="GOSTScript"/>
      </w:pPr>
      <w:r w:rsidRPr="00E26E47">
        <w:tab/>
      </w:r>
      <w:r w:rsidRPr="00E26E47">
        <w:tab/>
      </w:r>
      <w:r w:rsidRPr="00E26E47">
        <w:tab/>
      </w:r>
      <w:r w:rsidRPr="00E26E47">
        <w:tab/>
      </w:r>
      <w:r w:rsidRPr="00E26E47">
        <w:tab/>
        <w:t>"line_id": "16d4ce5d-2757-4699-948c-cfa72ba94f13",</w:t>
      </w:r>
    </w:p>
    <w:p w14:paraId="6176E882" w14:textId="77777777" w:rsidR="00047FF8" w:rsidRPr="00E26E47" w:rsidRDefault="00047FF8" w:rsidP="00047FF8">
      <w:pPr>
        <w:pStyle w:val="GOSTScript"/>
      </w:pPr>
      <w:r w:rsidRPr="00E26E47">
        <w:tab/>
      </w:r>
      <w:r w:rsidRPr="00E26E47">
        <w:tab/>
      </w:r>
      <w:r w:rsidRPr="00E26E47">
        <w:tab/>
      </w:r>
      <w:r w:rsidRPr="00E26E47">
        <w:tab/>
      </w:r>
      <w:r w:rsidRPr="00E26E47">
        <w:tab/>
        <w:t>"line_no": "1",</w:t>
      </w:r>
    </w:p>
    <w:p w14:paraId="29C2AE27" w14:textId="77777777" w:rsidR="00047FF8" w:rsidRPr="00E26E47" w:rsidRDefault="00047FF8" w:rsidP="00047FF8">
      <w:pPr>
        <w:pStyle w:val="GOSTScript"/>
      </w:pPr>
      <w:r w:rsidRPr="00E26E47">
        <w:tab/>
      </w:r>
      <w:r w:rsidRPr="00E26E47">
        <w:tab/>
      </w:r>
      <w:r w:rsidRPr="00E26E47">
        <w:tab/>
      </w:r>
      <w:r w:rsidRPr="00E26E47">
        <w:tab/>
      </w:r>
      <w:r w:rsidRPr="00E26E47">
        <w:tab/>
        <w:t>"account": "04601110030",</w:t>
      </w:r>
    </w:p>
    <w:p w14:paraId="2C9FC95D" w14:textId="77777777" w:rsidR="00047FF8" w:rsidRPr="00E26E47" w:rsidRDefault="00047FF8" w:rsidP="00047FF8">
      <w:pPr>
        <w:pStyle w:val="GOSTScript"/>
      </w:pPr>
      <w:r w:rsidRPr="00E26E47">
        <w:tab/>
      </w:r>
      <w:r w:rsidRPr="00E26E47">
        <w:tab/>
      </w:r>
      <w:r w:rsidRPr="00E26E47">
        <w:tab/>
      </w:r>
      <w:r w:rsidRPr="00E26E47">
        <w:tab/>
      </w:r>
      <w:r w:rsidRPr="00E26E47">
        <w:tab/>
        <w:t>"account_tofk_code": "6000",</w:t>
      </w:r>
    </w:p>
    <w:p w14:paraId="08FCBB4C" w14:textId="77777777" w:rsidR="00047FF8" w:rsidRPr="00E26E47" w:rsidRDefault="00047FF8" w:rsidP="00047FF8">
      <w:pPr>
        <w:pStyle w:val="GOSTScript"/>
      </w:pPr>
      <w:r w:rsidRPr="00E26E47">
        <w:tab/>
      </w:r>
      <w:r w:rsidRPr="00E26E47">
        <w:tab/>
      </w:r>
      <w:r w:rsidRPr="00E26E47">
        <w:tab/>
      </w:r>
      <w:r w:rsidRPr="00E26E47">
        <w:tab/>
      </w:r>
      <w:r w:rsidRPr="00E26E47">
        <w:tab/>
        <w:t>"bcc": "32011402052100000410",</w:t>
      </w:r>
    </w:p>
    <w:p w14:paraId="62AA0329" w14:textId="77777777" w:rsidR="00047FF8" w:rsidRPr="00E26E47" w:rsidRDefault="00047FF8" w:rsidP="00047FF8">
      <w:pPr>
        <w:pStyle w:val="GOSTScript"/>
      </w:pPr>
      <w:r w:rsidRPr="00E26E47">
        <w:tab/>
      </w:r>
      <w:r w:rsidRPr="00E26E47">
        <w:tab/>
      </w:r>
      <w:r w:rsidRPr="00E26E47">
        <w:tab/>
      </w:r>
      <w:r w:rsidRPr="00E26E47">
        <w:tab/>
      </w:r>
      <w:r w:rsidRPr="00E26E47">
        <w:tab/>
        <w:t>"type_bcc": "20",</w:t>
      </w:r>
    </w:p>
    <w:p w14:paraId="2F4830B6" w14:textId="77777777" w:rsidR="00047FF8" w:rsidRPr="00E26E47" w:rsidRDefault="00047FF8" w:rsidP="00047FF8">
      <w:pPr>
        <w:pStyle w:val="GOSTScript"/>
      </w:pPr>
      <w:r w:rsidRPr="00E26E47">
        <w:tab/>
      </w:r>
      <w:r w:rsidRPr="00E26E47">
        <w:tab/>
      </w:r>
      <w:r w:rsidRPr="00E26E47">
        <w:tab/>
      </w:r>
      <w:r w:rsidRPr="00E26E47">
        <w:tab/>
      </w:r>
      <w:r w:rsidRPr="00E26E47">
        <w:tab/>
        <w:t>"oktmo": "63000000",</w:t>
      </w:r>
    </w:p>
    <w:p w14:paraId="7F817068" w14:textId="77777777" w:rsidR="00047FF8" w:rsidRPr="00E26E47" w:rsidRDefault="00047FF8" w:rsidP="00047FF8">
      <w:pPr>
        <w:pStyle w:val="GOSTScript"/>
      </w:pPr>
      <w:r w:rsidRPr="00E26E47">
        <w:tab/>
      </w:r>
      <w:r w:rsidRPr="00E26E47">
        <w:tab/>
      </w:r>
      <w:r w:rsidRPr="00E26E47">
        <w:tab/>
      </w:r>
      <w:r w:rsidRPr="00E26E47">
        <w:tab/>
      </w:r>
      <w:r w:rsidRPr="00E26E47">
        <w:tab/>
        <w:t>"analytical_group": "",</w:t>
      </w:r>
    </w:p>
    <w:p w14:paraId="23C25220" w14:textId="77777777" w:rsidR="00047FF8" w:rsidRPr="00E26E47" w:rsidRDefault="00047FF8" w:rsidP="00047FF8">
      <w:pPr>
        <w:pStyle w:val="GOSTScript"/>
      </w:pPr>
      <w:r w:rsidRPr="00E26E47">
        <w:tab/>
      </w:r>
      <w:r w:rsidRPr="00E26E47">
        <w:tab/>
      </w:r>
      <w:r w:rsidRPr="00E26E47">
        <w:tab/>
      </w:r>
      <w:r w:rsidRPr="00E26E47">
        <w:tab/>
      </w:r>
      <w:r w:rsidRPr="00E26E47">
        <w:tab/>
        <w:t>"account_additional": "03601110030",</w:t>
      </w:r>
    </w:p>
    <w:p w14:paraId="70D55157" w14:textId="77777777" w:rsidR="00047FF8" w:rsidRPr="00E26E47" w:rsidRDefault="00047FF8" w:rsidP="00047FF8">
      <w:pPr>
        <w:pStyle w:val="GOSTScript"/>
      </w:pPr>
      <w:r w:rsidRPr="00E26E47">
        <w:tab/>
      </w:r>
      <w:r w:rsidRPr="00E26E47">
        <w:tab/>
      </w:r>
      <w:r w:rsidRPr="00E26E47">
        <w:tab/>
      </w:r>
      <w:r w:rsidRPr="00E26E47">
        <w:tab/>
      </w:r>
      <w:r w:rsidRPr="00E26E47">
        <w:tab/>
        <w:t>"doc_guid_nvs": "",</w:t>
      </w:r>
    </w:p>
    <w:p w14:paraId="429E6DE4" w14:textId="77777777" w:rsidR="00047FF8" w:rsidRPr="00E26E47" w:rsidRDefault="00047FF8" w:rsidP="00047FF8">
      <w:pPr>
        <w:pStyle w:val="GOSTScript"/>
      </w:pPr>
      <w:r w:rsidRPr="00E26E47">
        <w:tab/>
      </w:r>
      <w:r w:rsidRPr="00E26E47">
        <w:tab/>
      </w:r>
      <w:r w:rsidRPr="00E26E47">
        <w:tab/>
      </w:r>
      <w:r w:rsidRPr="00E26E47">
        <w:tab/>
      </w:r>
      <w:r w:rsidRPr="00E26E47">
        <w:tab/>
        <w:t>"amount": 200</w:t>
      </w:r>
    </w:p>
    <w:p w14:paraId="52EAA443" w14:textId="77777777" w:rsidR="00047FF8" w:rsidRPr="00E26E47" w:rsidRDefault="00047FF8" w:rsidP="00047FF8">
      <w:pPr>
        <w:pStyle w:val="GOSTScript"/>
      </w:pPr>
      <w:r w:rsidRPr="00E26E47">
        <w:tab/>
      </w:r>
      <w:r w:rsidRPr="00E26E47">
        <w:tab/>
      </w:r>
      <w:r w:rsidRPr="00E26E47">
        <w:tab/>
      </w:r>
      <w:r w:rsidRPr="00E26E47">
        <w:tab/>
        <w:t>}</w:t>
      </w:r>
    </w:p>
    <w:p w14:paraId="0EAC6F6A" w14:textId="77777777" w:rsidR="00047FF8" w:rsidRPr="00E26E47" w:rsidRDefault="00047FF8" w:rsidP="00047FF8">
      <w:pPr>
        <w:pStyle w:val="GOSTScript"/>
      </w:pPr>
      <w:r w:rsidRPr="00E26E47">
        <w:tab/>
      </w:r>
      <w:r w:rsidRPr="00E26E47">
        <w:tab/>
      </w:r>
      <w:r w:rsidRPr="00E26E47">
        <w:tab/>
        <w:t>}</w:t>
      </w:r>
    </w:p>
    <w:p w14:paraId="083AFD85" w14:textId="77777777" w:rsidR="00047FF8" w:rsidRPr="00E26E47" w:rsidRDefault="00047FF8" w:rsidP="00047FF8">
      <w:pPr>
        <w:pStyle w:val="GOSTScript"/>
      </w:pPr>
      <w:r w:rsidRPr="00E26E47">
        <w:tab/>
      </w:r>
      <w:r w:rsidRPr="00E26E47">
        <w:tab/>
        <w:t>]</w:t>
      </w:r>
    </w:p>
    <w:p w14:paraId="5A1C79C8" w14:textId="77777777" w:rsidR="00047FF8" w:rsidRPr="00E26E47" w:rsidRDefault="00047FF8" w:rsidP="00047FF8">
      <w:pPr>
        <w:pStyle w:val="GOSTScript"/>
      </w:pPr>
      <w:r w:rsidRPr="00E26E47">
        <w:tab/>
        <w:t>}</w:t>
      </w:r>
    </w:p>
    <w:p w14:paraId="1178DCC7" w14:textId="77777777" w:rsidR="00047FF8" w:rsidRPr="004E20EE" w:rsidRDefault="00047FF8" w:rsidP="00047FF8">
      <w:pPr>
        <w:pStyle w:val="GOSTScript"/>
      </w:pPr>
      <w:r w:rsidRPr="00E26E47">
        <w:t>}</w:t>
      </w:r>
    </w:p>
    <w:p w14:paraId="222E6A2A" w14:textId="0ACE6509" w:rsidR="00446D9C" w:rsidRPr="00446D9C" w:rsidRDefault="00446D9C" w:rsidP="00446D9C">
      <w:pPr>
        <w:pStyle w:val="41"/>
      </w:pPr>
      <w:bookmarkStart w:id="615" w:name="_Ref195712990"/>
      <w:bookmarkStart w:id="616" w:name="_Toc226625550"/>
      <w:r w:rsidRPr="00446D9C">
        <w:t>«Платежное поручение (исходящий)» RCA_DOC_D_013 (Document)</w:t>
      </w:r>
      <w:bookmarkEnd w:id="615"/>
      <w:bookmarkEnd w:id="616"/>
    </w:p>
    <w:p w14:paraId="69AB877A" w14:textId="08A31C30" w:rsidR="00446D9C" w:rsidRPr="004C328C" w:rsidRDefault="00446D9C" w:rsidP="00446D9C">
      <w:pPr>
        <w:pStyle w:val="51"/>
      </w:pPr>
      <w:bookmarkStart w:id="617" w:name="_Toc226625551"/>
      <w:r w:rsidRPr="00601F01">
        <w:t>Перечень параметров тела запроса (Document) по документу</w:t>
      </w:r>
      <w:r>
        <w:t xml:space="preserve"> </w:t>
      </w:r>
      <w:r w:rsidRPr="00ED204B">
        <w:t>«</w:t>
      </w:r>
      <w:r w:rsidRPr="00446D9C">
        <w:t>Платежное поручение (исходящий)» RCA_DOC_D_013</w:t>
      </w:r>
      <w:bookmarkEnd w:id="617"/>
    </w:p>
    <w:p w14:paraId="04F1E917" w14:textId="7F76BB45" w:rsidR="00446D9C" w:rsidRDefault="000A24E5" w:rsidP="00446D9C">
      <w:pPr>
        <w:pStyle w:val="GOSTNameTable"/>
      </w:pPr>
      <w:r>
        <w:rPr>
          <w:noProof/>
        </w:rPr>
        <w:fldChar w:fldCharType="begin"/>
      </w:r>
      <w:r>
        <w:rPr>
          <w:noProof/>
        </w:rPr>
        <w:instrText xml:space="preserve"> SEQ Таблица \* ARABIC </w:instrText>
      </w:r>
      <w:r>
        <w:rPr>
          <w:noProof/>
        </w:rPr>
        <w:fldChar w:fldCharType="separate"/>
      </w:r>
      <w:bookmarkStart w:id="618" w:name="_Toc226625608"/>
      <w:r w:rsidR="001C3732">
        <w:rPr>
          <w:noProof/>
        </w:rPr>
        <w:t>9</w:t>
      </w:r>
      <w:r>
        <w:rPr>
          <w:noProof/>
        </w:rPr>
        <w:fldChar w:fldCharType="end"/>
      </w:r>
      <w:r w:rsidR="00446D9C">
        <w:t xml:space="preserve"> </w:t>
      </w:r>
      <w:r w:rsidR="00C96D5C" w:rsidRPr="00A57119">
        <w:rPr>
          <w:szCs w:val="22"/>
        </w:rPr>
        <w:t>–</w:t>
      </w:r>
      <w:r w:rsidR="00C96D5C">
        <w:rPr>
          <w:szCs w:val="22"/>
        </w:rPr>
        <w:t xml:space="preserve"> </w:t>
      </w:r>
      <w:r w:rsidR="00446D9C" w:rsidRPr="00A807F4">
        <w:t>Параметры запроса на подбор / сторнирование / переформирование записей учета по документу «Платежное поручение (исходящий)» RCA_DOC_D_013</w:t>
      </w:r>
      <w:bookmarkEnd w:id="618"/>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6F4993FF" w14:textId="77777777" w:rsidTr="00B85FB7">
        <w:trPr>
          <w:cnfStyle w:val="100000000000" w:firstRow="1" w:lastRow="0" w:firstColumn="0" w:lastColumn="0" w:oddVBand="0" w:evenVBand="0" w:oddHBand="0" w:evenHBand="0" w:firstRowFirstColumn="0" w:firstRowLastColumn="0" w:lastRowFirstColumn="0" w:lastRowLastColumn="0"/>
        </w:trPr>
        <w:tc>
          <w:tcPr>
            <w:tcW w:w="1120" w:type="pct"/>
          </w:tcPr>
          <w:p w14:paraId="7E8CF615" w14:textId="7336FC58" w:rsidR="00ED204B" w:rsidRPr="00A57119" w:rsidRDefault="00ED204B" w:rsidP="00ED204B">
            <w:pPr>
              <w:pStyle w:val="GOSTTableHead"/>
              <w:rPr>
                <w:szCs w:val="22"/>
              </w:rPr>
            </w:pPr>
            <w:r w:rsidRPr="00A57119">
              <w:t>Наименование параметра</w:t>
            </w:r>
          </w:p>
        </w:tc>
        <w:tc>
          <w:tcPr>
            <w:tcW w:w="795" w:type="pct"/>
          </w:tcPr>
          <w:p w14:paraId="00C97A18" w14:textId="1F7BB9A0" w:rsidR="00ED204B" w:rsidRPr="00A57119" w:rsidRDefault="00ED204B" w:rsidP="00ED204B">
            <w:pPr>
              <w:pStyle w:val="GOSTTableHead"/>
              <w:rPr>
                <w:szCs w:val="22"/>
                <w:lang w:val="en-US"/>
              </w:rPr>
            </w:pPr>
            <w:r w:rsidRPr="00A57119">
              <w:t>Название тэга</w:t>
            </w:r>
          </w:p>
        </w:tc>
        <w:tc>
          <w:tcPr>
            <w:tcW w:w="560" w:type="pct"/>
          </w:tcPr>
          <w:p w14:paraId="4C5DA4F0" w14:textId="688CFA20" w:rsidR="00ED204B" w:rsidRPr="00A57119" w:rsidRDefault="00ED204B" w:rsidP="00ED204B">
            <w:pPr>
              <w:pStyle w:val="GOSTTableHead"/>
              <w:rPr>
                <w:szCs w:val="22"/>
              </w:rPr>
            </w:pPr>
            <w:r w:rsidRPr="00A57119">
              <w:t>Тип данных</w:t>
            </w:r>
          </w:p>
        </w:tc>
        <w:tc>
          <w:tcPr>
            <w:tcW w:w="374" w:type="pct"/>
          </w:tcPr>
          <w:p w14:paraId="3F8D6A33" w14:textId="03649703" w:rsidR="00ED204B" w:rsidRPr="00A57119" w:rsidRDefault="00ED204B" w:rsidP="00ED204B">
            <w:pPr>
              <w:pStyle w:val="GOSTTableHead"/>
              <w:rPr>
                <w:szCs w:val="22"/>
              </w:rPr>
            </w:pPr>
            <w:r w:rsidRPr="00A57119">
              <w:t>Обязательность</w:t>
            </w:r>
          </w:p>
        </w:tc>
        <w:tc>
          <w:tcPr>
            <w:tcW w:w="374" w:type="pct"/>
          </w:tcPr>
          <w:p w14:paraId="2F2FF1C2" w14:textId="45020B75" w:rsidR="00ED204B" w:rsidRPr="00A57119" w:rsidRDefault="00ED204B" w:rsidP="00ED204B">
            <w:pPr>
              <w:pStyle w:val="GOSTTableHead"/>
              <w:rPr>
                <w:szCs w:val="22"/>
              </w:rPr>
            </w:pPr>
            <w:r w:rsidRPr="00A57119">
              <w:t>Размерность</w:t>
            </w:r>
          </w:p>
        </w:tc>
        <w:tc>
          <w:tcPr>
            <w:tcW w:w="1777" w:type="pct"/>
          </w:tcPr>
          <w:p w14:paraId="5D5A610A" w14:textId="7A7E5846" w:rsidR="00ED204B" w:rsidRPr="00A57119" w:rsidRDefault="00ED204B" w:rsidP="00ED204B">
            <w:pPr>
              <w:pStyle w:val="GOSTTableHead"/>
              <w:rPr>
                <w:szCs w:val="22"/>
              </w:rPr>
            </w:pPr>
            <w:r w:rsidRPr="00A57119">
              <w:t>Описание</w:t>
            </w:r>
          </w:p>
        </w:tc>
      </w:tr>
      <w:tr w:rsidR="00ED204B" w:rsidRPr="00A57119" w14:paraId="50E3B2BF" w14:textId="77777777" w:rsidTr="00B85FB7">
        <w:tc>
          <w:tcPr>
            <w:tcW w:w="5000" w:type="pct"/>
            <w:gridSpan w:val="6"/>
          </w:tcPr>
          <w:p w14:paraId="2D2072DF" w14:textId="4D5BABD8" w:rsidR="00ED204B" w:rsidRPr="00A57119" w:rsidRDefault="00ED204B" w:rsidP="00ED204B">
            <w:pPr>
              <w:suppressAutoHyphens/>
              <w:ind w:firstLine="30"/>
              <w:jc w:val="center"/>
              <w:rPr>
                <w:sz w:val="22"/>
                <w:szCs w:val="22"/>
              </w:rPr>
            </w:pPr>
            <w:r w:rsidRPr="00A57119">
              <w:rPr>
                <w:b/>
                <w:sz w:val="22"/>
                <w:szCs w:val="22"/>
              </w:rPr>
              <w:t xml:space="preserve">Платежное поручение (исходящий) </w:t>
            </w:r>
            <w:r w:rsidRPr="00A57119">
              <w:rPr>
                <w:b/>
                <w:sz w:val="22"/>
                <w:szCs w:val="22"/>
                <w:lang w:val="en-US"/>
              </w:rPr>
              <w:t>RCA</w:t>
            </w:r>
            <w:r w:rsidRPr="00A57119">
              <w:rPr>
                <w:b/>
                <w:sz w:val="22"/>
                <w:szCs w:val="22"/>
              </w:rPr>
              <w:t>_DOC_D_013</w:t>
            </w:r>
            <w:r w:rsidRPr="00A57119">
              <w:rPr>
                <w:sz w:val="22"/>
                <w:szCs w:val="22"/>
              </w:rPr>
              <w:t xml:space="preserve"> </w:t>
            </w:r>
            <w:r w:rsidRPr="00A57119">
              <w:rPr>
                <w:b/>
                <w:sz w:val="22"/>
                <w:szCs w:val="22"/>
              </w:rPr>
              <w:t>(</w:t>
            </w:r>
            <w:r w:rsidRPr="00A57119">
              <w:rPr>
                <w:b/>
                <w:sz w:val="22"/>
                <w:szCs w:val="22"/>
                <w:lang w:val="en-US"/>
              </w:rPr>
              <w:t>D</w:t>
            </w:r>
            <w:r w:rsidRPr="00A57119">
              <w:rPr>
                <w:b/>
                <w:sz w:val="22"/>
                <w:szCs w:val="22"/>
              </w:rPr>
              <w:t>ocument)</w:t>
            </w:r>
          </w:p>
        </w:tc>
      </w:tr>
      <w:tr w:rsidR="00ED204B" w:rsidRPr="00A57119" w14:paraId="76C1E4AF" w14:textId="77777777" w:rsidTr="00B85FB7">
        <w:tc>
          <w:tcPr>
            <w:tcW w:w="1120" w:type="pct"/>
          </w:tcPr>
          <w:p w14:paraId="2BF2C51F" w14:textId="7F038568" w:rsidR="00ED204B" w:rsidRPr="00A57119" w:rsidRDefault="00ED204B" w:rsidP="00DE2401">
            <w:pPr>
              <w:pStyle w:val="GOSTTablenorm"/>
            </w:pPr>
            <w:r w:rsidRPr="00A57119">
              <w:t>Номер документа</w:t>
            </w:r>
          </w:p>
        </w:tc>
        <w:tc>
          <w:tcPr>
            <w:tcW w:w="795" w:type="pct"/>
          </w:tcPr>
          <w:p w14:paraId="1B80F1FB" w14:textId="1231F577" w:rsidR="00ED204B" w:rsidRPr="00A57119" w:rsidRDefault="00ED204B" w:rsidP="00DE2401">
            <w:pPr>
              <w:pStyle w:val="GOSTTablenorm"/>
            </w:pPr>
            <w:r w:rsidRPr="00A57119">
              <w:t>document_no</w:t>
            </w:r>
          </w:p>
        </w:tc>
        <w:tc>
          <w:tcPr>
            <w:tcW w:w="560" w:type="pct"/>
          </w:tcPr>
          <w:p w14:paraId="3CCFFB1B" w14:textId="424DB05C" w:rsidR="00ED204B" w:rsidRPr="00A57119" w:rsidRDefault="00ED204B" w:rsidP="00DE2401">
            <w:pPr>
              <w:pStyle w:val="GOSTTablenorm"/>
            </w:pPr>
            <w:r w:rsidRPr="00A57119">
              <w:t>Строка</w:t>
            </w:r>
          </w:p>
        </w:tc>
        <w:tc>
          <w:tcPr>
            <w:tcW w:w="374" w:type="pct"/>
          </w:tcPr>
          <w:p w14:paraId="11E11B3F" w14:textId="39738267" w:rsidR="00ED204B" w:rsidRPr="00A57119" w:rsidRDefault="00ED204B" w:rsidP="00DE2401">
            <w:pPr>
              <w:pStyle w:val="GOSTTablenorm"/>
            </w:pPr>
            <w:r w:rsidRPr="00A57119">
              <w:t>Да</w:t>
            </w:r>
          </w:p>
        </w:tc>
        <w:tc>
          <w:tcPr>
            <w:tcW w:w="374" w:type="pct"/>
          </w:tcPr>
          <w:p w14:paraId="03DEEA9A" w14:textId="1F5E801D" w:rsidR="00ED204B" w:rsidRPr="00A57119" w:rsidRDefault="00ED204B" w:rsidP="00DE2401">
            <w:pPr>
              <w:pStyle w:val="GOSTTablenorm"/>
            </w:pPr>
            <w:r w:rsidRPr="00A57119">
              <w:t>&lt;=6</w:t>
            </w:r>
          </w:p>
        </w:tc>
        <w:tc>
          <w:tcPr>
            <w:tcW w:w="1777" w:type="pct"/>
          </w:tcPr>
          <w:p w14:paraId="19DAB797" w14:textId="55964573" w:rsidR="00ED204B" w:rsidRPr="00A57119" w:rsidRDefault="00DE2401" w:rsidP="00DE2401">
            <w:pPr>
              <w:pStyle w:val="GOSTTablenorm"/>
            </w:pPr>
            <w:r>
              <w:t>Указывается номер документа</w:t>
            </w:r>
          </w:p>
        </w:tc>
      </w:tr>
      <w:tr w:rsidR="00ED204B" w:rsidRPr="00A57119" w14:paraId="71F016FA" w14:textId="77777777" w:rsidTr="00B85FB7">
        <w:tc>
          <w:tcPr>
            <w:tcW w:w="1120" w:type="pct"/>
          </w:tcPr>
          <w:p w14:paraId="48E7C0BD" w14:textId="07659215" w:rsidR="00ED204B" w:rsidRPr="00A57119" w:rsidRDefault="00ED204B" w:rsidP="00DE2401">
            <w:pPr>
              <w:pStyle w:val="GOSTTablenorm"/>
            </w:pPr>
            <w:r w:rsidRPr="00A57119">
              <w:t>Дата документа</w:t>
            </w:r>
          </w:p>
        </w:tc>
        <w:tc>
          <w:tcPr>
            <w:tcW w:w="795" w:type="pct"/>
          </w:tcPr>
          <w:p w14:paraId="7DDA011A" w14:textId="5EA1F649" w:rsidR="00ED204B" w:rsidRPr="00A57119" w:rsidRDefault="00ED204B" w:rsidP="00DE2401">
            <w:pPr>
              <w:pStyle w:val="GOSTTablenorm"/>
            </w:pPr>
            <w:r w:rsidRPr="00A57119">
              <w:t>document_date</w:t>
            </w:r>
          </w:p>
        </w:tc>
        <w:tc>
          <w:tcPr>
            <w:tcW w:w="560" w:type="pct"/>
          </w:tcPr>
          <w:p w14:paraId="2F69389C" w14:textId="06723360" w:rsidR="00ED204B" w:rsidRPr="00A57119" w:rsidRDefault="00ED204B" w:rsidP="00DE2401">
            <w:pPr>
              <w:pStyle w:val="GOSTTablenorm"/>
            </w:pPr>
            <w:r w:rsidRPr="00A57119">
              <w:t>Дата</w:t>
            </w:r>
          </w:p>
        </w:tc>
        <w:tc>
          <w:tcPr>
            <w:tcW w:w="374" w:type="pct"/>
          </w:tcPr>
          <w:p w14:paraId="72AD7D61" w14:textId="6629B015" w:rsidR="00ED204B" w:rsidRPr="00A57119" w:rsidRDefault="00ED204B" w:rsidP="00DE2401">
            <w:pPr>
              <w:pStyle w:val="GOSTTablenorm"/>
            </w:pPr>
            <w:r w:rsidRPr="00A57119">
              <w:t>Да</w:t>
            </w:r>
          </w:p>
        </w:tc>
        <w:tc>
          <w:tcPr>
            <w:tcW w:w="374" w:type="pct"/>
          </w:tcPr>
          <w:p w14:paraId="04AFE1BC" w14:textId="0632AEDB" w:rsidR="00ED204B" w:rsidRPr="00A57119" w:rsidRDefault="00ED204B" w:rsidP="00DE2401">
            <w:pPr>
              <w:pStyle w:val="GOSTTablenorm"/>
            </w:pPr>
          </w:p>
        </w:tc>
        <w:tc>
          <w:tcPr>
            <w:tcW w:w="1777" w:type="pct"/>
          </w:tcPr>
          <w:p w14:paraId="6A73A78F" w14:textId="0E4508BC" w:rsidR="00ED204B" w:rsidRPr="00A57119" w:rsidRDefault="00ED204B" w:rsidP="00DE2401">
            <w:pPr>
              <w:pStyle w:val="GOSTTablenorm"/>
            </w:pPr>
            <w:r w:rsidRPr="00A57119">
              <w:t>Указывается дата</w:t>
            </w:r>
            <w:r w:rsidR="00DE2401">
              <w:t xml:space="preserve"> документа в формате YYYY-MM-DD</w:t>
            </w:r>
          </w:p>
        </w:tc>
      </w:tr>
      <w:tr w:rsidR="00ED204B" w:rsidRPr="00A57119" w14:paraId="672C88AE" w14:textId="77777777" w:rsidTr="00B85FB7">
        <w:tc>
          <w:tcPr>
            <w:tcW w:w="1120" w:type="pct"/>
          </w:tcPr>
          <w:p w14:paraId="194F073A" w14:textId="55867086" w:rsidR="00ED204B" w:rsidRPr="00A57119" w:rsidRDefault="00ED204B" w:rsidP="00DE2401">
            <w:pPr>
              <w:pStyle w:val="GOSTTablenorm"/>
            </w:pPr>
            <w:r w:rsidRPr="00A57119">
              <w:t>Вид документа</w:t>
            </w:r>
          </w:p>
        </w:tc>
        <w:tc>
          <w:tcPr>
            <w:tcW w:w="795" w:type="pct"/>
          </w:tcPr>
          <w:p w14:paraId="07D509ED" w14:textId="799FF10C" w:rsidR="00ED204B" w:rsidRPr="00A57119" w:rsidRDefault="00ED204B" w:rsidP="00DE2401">
            <w:pPr>
              <w:pStyle w:val="GOSTTablenorm"/>
            </w:pPr>
            <w:r w:rsidRPr="00A57119">
              <w:t>document_type</w:t>
            </w:r>
          </w:p>
        </w:tc>
        <w:tc>
          <w:tcPr>
            <w:tcW w:w="560" w:type="pct"/>
          </w:tcPr>
          <w:p w14:paraId="12EA7203" w14:textId="07EF4D6D" w:rsidR="00ED204B" w:rsidRPr="00A57119" w:rsidRDefault="00ED204B" w:rsidP="00DE2401">
            <w:pPr>
              <w:pStyle w:val="GOSTTablenorm"/>
            </w:pPr>
            <w:r w:rsidRPr="00A57119">
              <w:t>Строка</w:t>
            </w:r>
          </w:p>
        </w:tc>
        <w:tc>
          <w:tcPr>
            <w:tcW w:w="374" w:type="pct"/>
          </w:tcPr>
          <w:p w14:paraId="4724974F" w14:textId="027A1004" w:rsidR="00ED204B" w:rsidRPr="00A57119" w:rsidRDefault="00ED204B" w:rsidP="00DE2401">
            <w:pPr>
              <w:pStyle w:val="GOSTTablenorm"/>
            </w:pPr>
            <w:r w:rsidRPr="00A57119">
              <w:t>Да</w:t>
            </w:r>
          </w:p>
        </w:tc>
        <w:tc>
          <w:tcPr>
            <w:tcW w:w="374" w:type="pct"/>
          </w:tcPr>
          <w:p w14:paraId="61CD90B5" w14:textId="1FC50C86" w:rsidR="00ED204B" w:rsidRPr="00A57119" w:rsidRDefault="00ED204B" w:rsidP="00DE2401">
            <w:pPr>
              <w:pStyle w:val="GOSTTablenorm"/>
            </w:pPr>
            <w:r w:rsidRPr="00A57119">
              <w:t>=3</w:t>
            </w:r>
          </w:p>
        </w:tc>
        <w:tc>
          <w:tcPr>
            <w:tcW w:w="1777" w:type="pct"/>
          </w:tcPr>
          <w:p w14:paraId="263555E2" w14:textId="2C16812B" w:rsidR="00ED204B" w:rsidRPr="00A57119" w:rsidRDefault="00DE2401" w:rsidP="00DE2401">
            <w:pPr>
              <w:pStyle w:val="GOSTTablenorm"/>
            </w:pPr>
            <w:r>
              <w:t>Указывается вид документа «ЭДИ»</w:t>
            </w:r>
          </w:p>
        </w:tc>
      </w:tr>
      <w:tr w:rsidR="00ED204B" w:rsidRPr="00A57119" w14:paraId="5F2D4063" w14:textId="77777777" w:rsidTr="00B85FB7">
        <w:tc>
          <w:tcPr>
            <w:tcW w:w="1120" w:type="pct"/>
          </w:tcPr>
          <w:p w14:paraId="077F509F" w14:textId="657E2475" w:rsidR="00ED204B" w:rsidRPr="00A57119" w:rsidRDefault="00ED204B" w:rsidP="00DE2401">
            <w:pPr>
              <w:pStyle w:val="GOSTTablenorm"/>
            </w:pPr>
            <w:r w:rsidRPr="00A57119">
              <w:t xml:space="preserve">Тип </w:t>
            </w:r>
            <w:r w:rsidRPr="00A57119">
              <w:rPr>
                <w:lang w:val="en-US"/>
              </w:rPr>
              <w:t>ED</w:t>
            </w:r>
          </w:p>
        </w:tc>
        <w:tc>
          <w:tcPr>
            <w:tcW w:w="795" w:type="pct"/>
          </w:tcPr>
          <w:p w14:paraId="3A448734" w14:textId="33497AB1" w:rsidR="00ED204B" w:rsidRPr="00A57119" w:rsidRDefault="00ED204B" w:rsidP="00DE2401">
            <w:pPr>
              <w:pStyle w:val="GOSTTablenorm"/>
            </w:pPr>
            <w:r w:rsidRPr="00A57119">
              <w:rPr>
                <w:lang w:val="en-US"/>
              </w:rPr>
              <w:t>basis</w:t>
            </w:r>
            <w:r w:rsidRPr="00A57119">
              <w:t>_</w:t>
            </w:r>
            <w:r w:rsidRPr="00A57119">
              <w:rPr>
                <w:lang w:val="en-US"/>
              </w:rPr>
              <w:t>document</w:t>
            </w:r>
            <w:r w:rsidRPr="00A57119">
              <w:t>_</w:t>
            </w:r>
            <w:r w:rsidRPr="00A57119">
              <w:rPr>
                <w:lang w:val="en-US"/>
              </w:rPr>
              <w:t>kind</w:t>
            </w:r>
          </w:p>
        </w:tc>
        <w:tc>
          <w:tcPr>
            <w:tcW w:w="560" w:type="pct"/>
          </w:tcPr>
          <w:p w14:paraId="7203AC81" w14:textId="24F49824" w:rsidR="00ED204B" w:rsidRPr="00A57119" w:rsidRDefault="00ED204B" w:rsidP="00DE2401">
            <w:pPr>
              <w:pStyle w:val="GOSTTablenorm"/>
            </w:pPr>
            <w:r w:rsidRPr="00A57119">
              <w:t>Строка</w:t>
            </w:r>
          </w:p>
        </w:tc>
        <w:tc>
          <w:tcPr>
            <w:tcW w:w="374" w:type="pct"/>
          </w:tcPr>
          <w:p w14:paraId="11FDD02B" w14:textId="567D6DA0" w:rsidR="00ED204B" w:rsidRPr="00A57119" w:rsidRDefault="00ED204B" w:rsidP="00DE2401">
            <w:pPr>
              <w:pStyle w:val="GOSTTablenorm"/>
            </w:pPr>
            <w:r w:rsidRPr="00A57119">
              <w:t>Да</w:t>
            </w:r>
          </w:p>
        </w:tc>
        <w:tc>
          <w:tcPr>
            <w:tcW w:w="374" w:type="pct"/>
          </w:tcPr>
          <w:p w14:paraId="5127CC79" w14:textId="7761C07A" w:rsidR="00ED204B" w:rsidRPr="00A57119" w:rsidRDefault="00852737" w:rsidP="00DE2401">
            <w:pPr>
              <w:pStyle w:val="GOSTTablenorm"/>
            </w:pPr>
            <w:r>
              <w:rPr>
                <w:lang w:val="en-US"/>
              </w:rPr>
              <w:t>&lt;=</w:t>
            </w:r>
            <w:r w:rsidR="00ED204B" w:rsidRPr="00A57119">
              <w:t>5</w:t>
            </w:r>
          </w:p>
        </w:tc>
        <w:tc>
          <w:tcPr>
            <w:tcW w:w="1777" w:type="pct"/>
          </w:tcPr>
          <w:p w14:paraId="624F9603" w14:textId="545ADB70" w:rsidR="00ED204B" w:rsidRPr="00A57119" w:rsidRDefault="00ED204B" w:rsidP="00DE2401">
            <w:pPr>
              <w:pStyle w:val="GOSTTablenorm"/>
            </w:pPr>
            <w:r w:rsidRPr="00A57119">
              <w:t>Указывается вид ED расчетного документа.</w:t>
            </w:r>
          </w:p>
          <w:p w14:paraId="3E187F05" w14:textId="77777777" w:rsidR="00ED204B" w:rsidRPr="00A57119" w:rsidRDefault="00ED204B" w:rsidP="00DE2401">
            <w:pPr>
              <w:pStyle w:val="GOSTTablenorm"/>
            </w:pPr>
            <w:r w:rsidRPr="00A57119">
              <w:lastRenderedPageBreak/>
              <w:t>Возможные значения:</w:t>
            </w:r>
          </w:p>
          <w:p w14:paraId="6D7601D9" w14:textId="77777777" w:rsidR="00ED204B" w:rsidRDefault="00DE2401" w:rsidP="00DE2401">
            <w:pPr>
              <w:pStyle w:val="GOSTTableListMark1"/>
            </w:pPr>
            <w:r>
              <w:t>«ED101» – Платежное поручение</w:t>
            </w:r>
            <w:r w:rsidR="00DD167D">
              <w:t>;</w:t>
            </w:r>
          </w:p>
          <w:p w14:paraId="7EDC2967" w14:textId="3A137C93" w:rsidR="00DD167D" w:rsidRPr="00A57119" w:rsidRDefault="00DD167D" w:rsidP="00DD167D">
            <w:pPr>
              <w:pStyle w:val="GOSTTableListMark1"/>
            </w:pPr>
            <w:r>
              <w:t>«</w:t>
            </w:r>
            <w:r>
              <w:rPr>
                <w:lang w:val="en-US"/>
              </w:rPr>
              <w:t>G</w:t>
            </w:r>
            <w:r w:rsidRPr="00A37AA8">
              <w:t>101</w:t>
            </w:r>
            <w:r>
              <w:t>»</w:t>
            </w:r>
            <w:r w:rsidRPr="00A37AA8">
              <w:t xml:space="preserve"> – </w:t>
            </w:r>
            <w:r>
              <w:rPr>
                <w:szCs w:val="22"/>
              </w:rPr>
              <w:t>Платежное поручение (ЦР)</w:t>
            </w:r>
          </w:p>
        </w:tc>
      </w:tr>
      <w:tr w:rsidR="00DD167D" w:rsidRPr="00A57119" w14:paraId="283D8768" w14:textId="77777777" w:rsidTr="00B85FB7">
        <w:tc>
          <w:tcPr>
            <w:tcW w:w="1120" w:type="pct"/>
          </w:tcPr>
          <w:p w14:paraId="19772905" w14:textId="24E33E57" w:rsidR="00DD167D" w:rsidRPr="00A57119" w:rsidRDefault="00DD167D" w:rsidP="00DD167D">
            <w:pPr>
              <w:pStyle w:val="GOSTTablenorm"/>
            </w:pPr>
            <w:r>
              <w:lastRenderedPageBreak/>
              <w:t>Номер цифрового кошелька</w:t>
            </w:r>
          </w:p>
        </w:tc>
        <w:tc>
          <w:tcPr>
            <w:tcW w:w="795" w:type="pct"/>
          </w:tcPr>
          <w:p w14:paraId="0B6D5DD7" w14:textId="3CDB4C60" w:rsidR="00DD167D" w:rsidRPr="00A57119" w:rsidRDefault="00DD167D" w:rsidP="00DD167D">
            <w:pPr>
              <w:pStyle w:val="GOSTTablenorm"/>
              <w:rPr>
                <w:lang w:val="en-US"/>
              </w:rPr>
            </w:pPr>
            <w:r>
              <w:rPr>
                <w:rStyle w:val="anegp0gi0b9av8jahpyh"/>
                <w:lang w:val="en-US"/>
              </w:rPr>
              <w:t>d</w:t>
            </w:r>
            <w:r>
              <w:rPr>
                <w:rStyle w:val="anegp0gi0b9av8jahpyh"/>
              </w:rPr>
              <w:t>igital_</w:t>
            </w:r>
            <w:r>
              <w:rPr>
                <w:rStyle w:val="anegp0gi0b9av8jahpyh"/>
                <w:lang w:val="en-US"/>
              </w:rPr>
              <w:t>wallet</w:t>
            </w:r>
          </w:p>
        </w:tc>
        <w:tc>
          <w:tcPr>
            <w:tcW w:w="560" w:type="pct"/>
          </w:tcPr>
          <w:p w14:paraId="7DB5BD58" w14:textId="440DC9C4" w:rsidR="00DD167D" w:rsidRPr="00A57119" w:rsidRDefault="00DD167D" w:rsidP="00DD167D">
            <w:pPr>
              <w:pStyle w:val="GOSTTablenorm"/>
            </w:pPr>
            <w:r>
              <w:t>Строка</w:t>
            </w:r>
          </w:p>
        </w:tc>
        <w:tc>
          <w:tcPr>
            <w:tcW w:w="374" w:type="pct"/>
          </w:tcPr>
          <w:p w14:paraId="402DDAAC" w14:textId="60023FEA" w:rsidR="00DD167D" w:rsidRPr="00A57119" w:rsidRDefault="00DD167D" w:rsidP="00DD167D">
            <w:pPr>
              <w:pStyle w:val="GOSTTablenorm"/>
            </w:pPr>
            <w:r>
              <w:t>Нет</w:t>
            </w:r>
          </w:p>
        </w:tc>
        <w:tc>
          <w:tcPr>
            <w:tcW w:w="374" w:type="pct"/>
          </w:tcPr>
          <w:p w14:paraId="3A2ABC25" w14:textId="515ADA6F" w:rsidR="00DD167D" w:rsidRPr="00A57119" w:rsidRDefault="00DD167D" w:rsidP="00DD167D">
            <w:pPr>
              <w:pStyle w:val="GOSTTablenorm"/>
            </w:pPr>
            <w:r>
              <w:t>=20</w:t>
            </w:r>
          </w:p>
        </w:tc>
        <w:tc>
          <w:tcPr>
            <w:tcW w:w="1777" w:type="pct"/>
          </w:tcPr>
          <w:p w14:paraId="1480B21C" w14:textId="2114D6D2" w:rsidR="00DD167D" w:rsidRPr="00A57119" w:rsidRDefault="00DD167D" w:rsidP="00DD167D">
            <w:pPr>
              <w:pStyle w:val="GOSTTablenorm"/>
            </w:pPr>
            <w:r>
              <w:rPr>
                <w:szCs w:val="22"/>
              </w:rPr>
              <w:t xml:space="preserve">Укаывается номер цифрового кошелька открытый Федеральному казначейству. Обязателен для заполнения, если в параметре «Тип </w:t>
            </w:r>
            <w:r>
              <w:rPr>
                <w:szCs w:val="22"/>
                <w:lang w:val="en-US"/>
              </w:rPr>
              <w:t>ED</w:t>
            </w:r>
            <w:r>
              <w:rPr>
                <w:szCs w:val="22"/>
              </w:rPr>
              <w:t>» (</w:t>
            </w:r>
            <w:r w:rsidRPr="00A57119">
              <w:rPr>
                <w:lang w:val="en-US"/>
              </w:rPr>
              <w:t>basis</w:t>
            </w:r>
            <w:r w:rsidRPr="00A57119">
              <w:t>_</w:t>
            </w:r>
            <w:r w:rsidRPr="00A57119">
              <w:rPr>
                <w:lang w:val="en-US"/>
              </w:rPr>
              <w:t>document</w:t>
            </w:r>
            <w:r w:rsidRPr="00A57119">
              <w:t>_</w:t>
            </w:r>
            <w:r w:rsidRPr="00A57119">
              <w:rPr>
                <w:lang w:val="en-US"/>
              </w:rPr>
              <w:t>kind</w:t>
            </w:r>
            <w:r>
              <w:t>) указано значение «</w:t>
            </w:r>
            <w:r>
              <w:rPr>
                <w:lang w:val="en-US"/>
              </w:rPr>
              <w:t>G</w:t>
            </w:r>
            <w:r w:rsidRPr="00A37AA8">
              <w:t>101</w:t>
            </w:r>
            <w:r>
              <w:t>»</w:t>
            </w:r>
            <w:r w:rsidRPr="00A37AA8">
              <w:t xml:space="preserve"> – </w:t>
            </w:r>
            <w:r>
              <w:rPr>
                <w:szCs w:val="22"/>
              </w:rPr>
              <w:t>Платежное поручение (ЦР)</w:t>
            </w:r>
          </w:p>
        </w:tc>
      </w:tr>
      <w:tr w:rsidR="00DD167D" w:rsidRPr="00A57119" w14:paraId="65216B85" w14:textId="77777777" w:rsidTr="00B85FB7">
        <w:tc>
          <w:tcPr>
            <w:tcW w:w="1120" w:type="pct"/>
          </w:tcPr>
          <w:p w14:paraId="51449BA0" w14:textId="549502EB" w:rsidR="00DD167D" w:rsidRPr="00A57119" w:rsidRDefault="00DD167D" w:rsidP="00DD167D">
            <w:pPr>
              <w:pStyle w:val="GOSTTablenorm"/>
            </w:pPr>
            <w:r w:rsidRPr="00A57119">
              <w:t>Идентификатор документа по зачислению НВС ФБ по плательщику</w:t>
            </w:r>
          </w:p>
        </w:tc>
        <w:tc>
          <w:tcPr>
            <w:tcW w:w="795" w:type="pct"/>
          </w:tcPr>
          <w:p w14:paraId="50133180" w14:textId="7A424D0B" w:rsidR="00DD167D" w:rsidRPr="00A57119" w:rsidRDefault="00DD167D" w:rsidP="00DD167D">
            <w:pPr>
              <w:pStyle w:val="GOSTTablenorm"/>
            </w:pPr>
            <w:r w:rsidRPr="00A57119">
              <w:rPr>
                <w:lang w:val="en-US"/>
              </w:rPr>
              <w:t>doc_guid_nvs</w:t>
            </w:r>
          </w:p>
        </w:tc>
        <w:tc>
          <w:tcPr>
            <w:tcW w:w="560" w:type="pct"/>
          </w:tcPr>
          <w:p w14:paraId="0B5ED651" w14:textId="5C929FCC" w:rsidR="00DD167D" w:rsidRPr="00A57119" w:rsidRDefault="00DD167D" w:rsidP="00DD167D">
            <w:pPr>
              <w:pStyle w:val="GOSTTablenorm"/>
            </w:pPr>
            <w:r w:rsidRPr="00A57119">
              <w:rPr>
                <w:lang w:eastAsia="en-US"/>
              </w:rPr>
              <w:t>GUID</w:t>
            </w:r>
          </w:p>
        </w:tc>
        <w:tc>
          <w:tcPr>
            <w:tcW w:w="374" w:type="pct"/>
          </w:tcPr>
          <w:p w14:paraId="50509A98" w14:textId="0009383E" w:rsidR="00DD167D" w:rsidRPr="00A57119" w:rsidRDefault="00DD167D" w:rsidP="00DD167D">
            <w:pPr>
              <w:pStyle w:val="GOSTTablenorm"/>
            </w:pPr>
            <w:r w:rsidRPr="00A57119">
              <w:t>Нет</w:t>
            </w:r>
          </w:p>
        </w:tc>
        <w:tc>
          <w:tcPr>
            <w:tcW w:w="374" w:type="pct"/>
          </w:tcPr>
          <w:p w14:paraId="3F47A9C3" w14:textId="7CBF61E9" w:rsidR="00DD167D" w:rsidRPr="00A57119" w:rsidRDefault="00DD167D" w:rsidP="00DD167D">
            <w:pPr>
              <w:pStyle w:val="GOSTTablenorm"/>
            </w:pPr>
            <w:r w:rsidRPr="00A57119">
              <w:t>=36</w:t>
            </w:r>
          </w:p>
        </w:tc>
        <w:tc>
          <w:tcPr>
            <w:tcW w:w="1777" w:type="pct"/>
          </w:tcPr>
          <w:p w14:paraId="3B4870F0" w14:textId="0431D375" w:rsidR="00DD167D" w:rsidRPr="00A57119" w:rsidRDefault="00DD167D" w:rsidP="00DD167D">
            <w:pPr>
              <w:pStyle w:val="GOSTTablenorm"/>
            </w:pPr>
            <w:r w:rsidRPr="00A57119">
              <w:t>Указывается в случае указания в поле «КБК плательщика» КБК, относящегося к невыясненным по</w:t>
            </w:r>
            <w:r>
              <w:t>ступлениям федерального бюджета</w:t>
            </w:r>
          </w:p>
        </w:tc>
      </w:tr>
      <w:tr w:rsidR="00DD167D" w:rsidRPr="00A57119" w14:paraId="359B1588" w14:textId="77777777" w:rsidTr="00B85FB7">
        <w:tc>
          <w:tcPr>
            <w:tcW w:w="1120" w:type="pct"/>
          </w:tcPr>
          <w:p w14:paraId="68960662" w14:textId="21A2A163" w:rsidR="00DD167D" w:rsidRPr="00A57119" w:rsidRDefault="00DD167D" w:rsidP="00DD167D">
            <w:pPr>
              <w:pStyle w:val="GOSTTablenorm"/>
            </w:pPr>
            <w:r w:rsidRPr="00A57119">
              <w:t>Период</w:t>
            </w:r>
          </w:p>
        </w:tc>
        <w:tc>
          <w:tcPr>
            <w:tcW w:w="795" w:type="pct"/>
          </w:tcPr>
          <w:p w14:paraId="5E7FC6B9" w14:textId="3248E534" w:rsidR="00DD167D" w:rsidRPr="00A57119" w:rsidRDefault="00DD167D" w:rsidP="00DD167D">
            <w:pPr>
              <w:pStyle w:val="GOSTTablenorm"/>
            </w:pPr>
            <w:r w:rsidRPr="00A57119">
              <w:rPr>
                <w:lang w:val="en-US"/>
              </w:rPr>
              <w:t>period</w:t>
            </w:r>
          </w:p>
        </w:tc>
        <w:tc>
          <w:tcPr>
            <w:tcW w:w="560" w:type="pct"/>
          </w:tcPr>
          <w:p w14:paraId="66F7A157" w14:textId="318DC22D" w:rsidR="00DD167D" w:rsidRPr="00A57119" w:rsidRDefault="00DD167D" w:rsidP="00DD167D">
            <w:pPr>
              <w:pStyle w:val="GOSTTablenorm"/>
            </w:pPr>
            <w:r w:rsidRPr="00A57119">
              <w:t>Строка</w:t>
            </w:r>
          </w:p>
        </w:tc>
        <w:tc>
          <w:tcPr>
            <w:tcW w:w="374" w:type="pct"/>
          </w:tcPr>
          <w:p w14:paraId="44F5634B" w14:textId="265EFA5D" w:rsidR="00DD167D" w:rsidRPr="00A57119" w:rsidRDefault="00DD167D" w:rsidP="00DD167D">
            <w:pPr>
              <w:pStyle w:val="GOSTTablenorm"/>
            </w:pPr>
            <w:r w:rsidRPr="00A57119">
              <w:t>Нет</w:t>
            </w:r>
          </w:p>
        </w:tc>
        <w:tc>
          <w:tcPr>
            <w:tcW w:w="374" w:type="pct"/>
          </w:tcPr>
          <w:p w14:paraId="14EF022D" w14:textId="24B7763D" w:rsidR="00DD167D" w:rsidRPr="00A57119" w:rsidRDefault="00DD167D" w:rsidP="00DD167D">
            <w:pPr>
              <w:pStyle w:val="GOSTTablenorm"/>
            </w:pPr>
            <w:r w:rsidRPr="00A57119">
              <w:t>=4</w:t>
            </w:r>
          </w:p>
        </w:tc>
        <w:tc>
          <w:tcPr>
            <w:tcW w:w="1777" w:type="pct"/>
          </w:tcPr>
          <w:p w14:paraId="094358F6" w14:textId="77160D8E" w:rsidR="00DD167D" w:rsidRPr="00A57119" w:rsidRDefault="00DD167D" w:rsidP="00DD167D">
            <w:pPr>
              <w:pStyle w:val="GOSTTablenorm"/>
            </w:pPr>
            <w:r w:rsidRPr="00A57119">
              <w:t>Заполняется в случае, если период (год) принятия уточняемого НВС ФБ к учету (документа, указанного в реквизите «Идентификатор документа по зачислению НВС ФБ по плательщику») меньше года, указанного в параметре «Дата принятия к учету» данного документа.</w:t>
            </w:r>
          </w:p>
          <w:p w14:paraId="3033283A" w14:textId="72349018" w:rsidR="00DD167D" w:rsidRPr="00A57119" w:rsidRDefault="00DD167D" w:rsidP="00DD167D">
            <w:pPr>
              <w:pStyle w:val="GOSTTablenorm"/>
            </w:pPr>
            <w:r w:rsidRPr="00A57119">
              <w:t xml:space="preserve">Заполняется годом поступления НВС ФБ (4 символа, в формате </w:t>
            </w:r>
            <w:r w:rsidRPr="00A57119">
              <w:rPr>
                <w:lang w:val="en-US"/>
              </w:rPr>
              <w:t>YYYY</w:t>
            </w:r>
            <w:r>
              <w:t>)</w:t>
            </w:r>
          </w:p>
        </w:tc>
      </w:tr>
      <w:tr w:rsidR="00FC5E11" w:rsidRPr="00A57119" w14:paraId="7B423634" w14:textId="77777777" w:rsidTr="00B85FB7">
        <w:tc>
          <w:tcPr>
            <w:tcW w:w="1120" w:type="pct"/>
          </w:tcPr>
          <w:p w14:paraId="73022CEE" w14:textId="50577F74" w:rsidR="00FC5E11" w:rsidRPr="00FC5E11" w:rsidRDefault="00FC5E11" w:rsidP="00DD167D">
            <w:pPr>
              <w:pStyle w:val="GOSTTablenorm"/>
            </w:pPr>
            <w:r>
              <w:t>Суммы в пути при закрытии года</w:t>
            </w:r>
          </w:p>
        </w:tc>
        <w:tc>
          <w:tcPr>
            <w:tcW w:w="795" w:type="pct"/>
          </w:tcPr>
          <w:p w14:paraId="35828B51" w14:textId="58AD3B0B" w:rsidR="00FC5E11" w:rsidRPr="00097345" w:rsidRDefault="005212A9" w:rsidP="00DD167D">
            <w:pPr>
              <w:pStyle w:val="GOSTTablenorm"/>
            </w:pPr>
            <w:r>
              <w:t>is_pending_amount</w:t>
            </w:r>
          </w:p>
        </w:tc>
        <w:tc>
          <w:tcPr>
            <w:tcW w:w="560" w:type="pct"/>
          </w:tcPr>
          <w:p w14:paraId="6C2768C8" w14:textId="18D48D4D" w:rsidR="00FC5E11" w:rsidRPr="00A57119" w:rsidRDefault="00681E58" w:rsidP="00DD167D">
            <w:pPr>
              <w:pStyle w:val="GOSTTablenorm"/>
            </w:pPr>
            <w:r>
              <w:t>Строка</w:t>
            </w:r>
          </w:p>
        </w:tc>
        <w:tc>
          <w:tcPr>
            <w:tcW w:w="374" w:type="pct"/>
          </w:tcPr>
          <w:p w14:paraId="3EEBB000" w14:textId="4854049B" w:rsidR="00FC5E11" w:rsidRPr="00A57119" w:rsidRDefault="00F15B5A" w:rsidP="00DD167D">
            <w:pPr>
              <w:pStyle w:val="GOSTTablenorm"/>
            </w:pPr>
            <w:r>
              <w:t>Нет</w:t>
            </w:r>
          </w:p>
        </w:tc>
        <w:tc>
          <w:tcPr>
            <w:tcW w:w="374" w:type="pct"/>
          </w:tcPr>
          <w:p w14:paraId="72CBC6D7" w14:textId="06CEBF46" w:rsidR="00FC5E11" w:rsidRPr="00A57119" w:rsidRDefault="00F15B5A" w:rsidP="00DD167D">
            <w:pPr>
              <w:pStyle w:val="GOSTTablenorm"/>
            </w:pPr>
            <w:r>
              <w:t>=1</w:t>
            </w:r>
          </w:p>
        </w:tc>
        <w:tc>
          <w:tcPr>
            <w:tcW w:w="1777" w:type="pct"/>
          </w:tcPr>
          <w:p w14:paraId="0E9813F4" w14:textId="4F38DAC7" w:rsidR="00FC5E11" w:rsidRPr="00A57119" w:rsidRDefault="00F15B5A" w:rsidP="00681E58">
            <w:pPr>
              <w:pStyle w:val="GOSTTablenorm"/>
            </w:pPr>
            <w:r>
              <w:t xml:space="preserve">Заполняется </w:t>
            </w:r>
            <w:r w:rsidR="005212A9">
              <w:t xml:space="preserve">значением «1» </w:t>
            </w:r>
            <w:r>
              <w:t>в случае активного чекбокса «Признак суммы в пути при ЗГ» в документе «Расчетный документ (исходящий)»</w:t>
            </w:r>
            <w:r w:rsidR="005212A9">
              <w:t>.</w:t>
            </w:r>
          </w:p>
        </w:tc>
      </w:tr>
      <w:tr w:rsidR="00DD167D" w:rsidRPr="00A57119" w14:paraId="5BC69B61" w14:textId="77777777" w:rsidTr="00B85FB7">
        <w:tc>
          <w:tcPr>
            <w:tcW w:w="1120" w:type="pct"/>
          </w:tcPr>
          <w:p w14:paraId="732090C9" w14:textId="04FDB022" w:rsidR="00DD167D" w:rsidRPr="00DE2401" w:rsidRDefault="00DD167D" w:rsidP="00DD167D">
            <w:pPr>
              <w:pStyle w:val="GOSTTablenorm"/>
              <w:rPr>
                <w:b/>
              </w:rPr>
            </w:pPr>
            <w:r w:rsidRPr="00DE2401">
              <w:rPr>
                <w:b/>
              </w:rPr>
              <w:t>Реквизиты родительского документа АДБ</w:t>
            </w:r>
          </w:p>
        </w:tc>
        <w:tc>
          <w:tcPr>
            <w:tcW w:w="795" w:type="pct"/>
          </w:tcPr>
          <w:p w14:paraId="435F5167" w14:textId="5DFACB29" w:rsidR="00DD167D" w:rsidRPr="00DE2401" w:rsidRDefault="00DD167D" w:rsidP="00DD167D">
            <w:pPr>
              <w:pStyle w:val="GOSTTablenorm"/>
              <w:rPr>
                <w:b/>
              </w:rPr>
            </w:pPr>
            <w:r w:rsidRPr="00DE2401">
              <w:rPr>
                <w:b/>
                <w:lang w:val="en-US"/>
              </w:rPr>
              <w:t>parent</w:t>
            </w:r>
          </w:p>
        </w:tc>
        <w:tc>
          <w:tcPr>
            <w:tcW w:w="560" w:type="pct"/>
          </w:tcPr>
          <w:p w14:paraId="3AC2A2ED" w14:textId="3612B7F9" w:rsidR="00DD167D" w:rsidRPr="00A57119" w:rsidRDefault="00DD167D" w:rsidP="00DD167D">
            <w:pPr>
              <w:pStyle w:val="GOSTTablenorm"/>
            </w:pPr>
            <w:r w:rsidRPr="00A57119">
              <w:t>Объект</w:t>
            </w:r>
          </w:p>
        </w:tc>
        <w:tc>
          <w:tcPr>
            <w:tcW w:w="374" w:type="pct"/>
          </w:tcPr>
          <w:p w14:paraId="57F13503" w14:textId="444DFA12" w:rsidR="00DD167D" w:rsidRPr="00A57119" w:rsidRDefault="00DD167D" w:rsidP="00DD167D">
            <w:pPr>
              <w:pStyle w:val="GOSTTablenorm"/>
            </w:pPr>
            <w:r w:rsidRPr="00A57119">
              <w:t>Нет</w:t>
            </w:r>
          </w:p>
        </w:tc>
        <w:tc>
          <w:tcPr>
            <w:tcW w:w="374" w:type="pct"/>
          </w:tcPr>
          <w:p w14:paraId="5B8BA8E7" w14:textId="6EE79448" w:rsidR="00DD167D" w:rsidRPr="00A57119" w:rsidRDefault="00DD167D" w:rsidP="00DD167D">
            <w:pPr>
              <w:pStyle w:val="GOSTTablenorm"/>
            </w:pPr>
            <w:r>
              <w:t>-</w:t>
            </w:r>
          </w:p>
        </w:tc>
        <w:tc>
          <w:tcPr>
            <w:tcW w:w="1777" w:type="pct"/>
          </w:tcPr>
          <w:p w14:paraId="17DB8694" w14:textId="50623739" w:rsidR="00DD167D" w:rsidRPr="00A57119" w:rsidRDefault="00DD167D" w:rsidP="00DD167D">
            <w:pPr>
              <w:pStyle w:val="GOSTTablenorm"/>
            </w:pPr>
            <w:r w:rsidRPr="00A57119">
              <w:t>Указываются рек</w:t>
            </w:r>
            <w:r>
              <w:t>визиты связанного документа АДБ</w:t>
            </w:r>
          </w:p>
        </w:tc>
      </w:tr>
      <w:tr w:rsidR="00DD167D" w:rsidRPr="00A57119" w14:paraId="5098E73E" w14:textId="77777777" w:rsidTr="00B85FB7">
        <w:tc>
          <w:tcPr>
            <w:tcW w:w="1120" w:type="pct"/>
          </w:tcPr>
          <w:p w14:paraId="710C82AA" w14:textId="7E7F698A" w:rsidR="00DD167D" w:rsidRPr="00A57119" w:rsidRDefault="00DD167D" w:rsidP="00DD167D">
            <w:pPr>
              <w:pStyle w:val="GOSTTablenorm"/>
            </w:pPr>
            <w:r w:rsidRPr="00A57119">
              <w:t>Идентификационный номер документа АДБ</w:t>
            </w:r>
          </w:p>
        </w:tc>
        <w:tc>
          <w:tcPr>
            <w:tcW w:w="795" w:type="pct"/>
          </w:tcPr>
          <w:p w14:paraId="07FD9BD6" w14:textId="0498ACC0" w:rsidR="00DD167D" w:rsidRPr="00A57119" w:rsidRDefault="00DD167D" w:rsidP="00DD167D">
            <w:pPr>
              <w:pStyle w:val="GOSTTablenorm"/>
            </w:pPr>
            <w:r w:rsidRPr="00DE2401">
              <w:rPr>
                <w:b/>
                <w:lang w:val="en-US"/>
              </w:rPr>
              <w:t>parent</w:t>
            </w:r>
            <w:r w:rsidRPr="00DE2401">
              <w:rPr>
                <w:b/>
              </w:rPr>
              <w:t>:</w:t>
            </w:r>
            <w:r w:rsidRPr="00A57119">
              <w:t>document_</w:t>
            </w:r>
            <w:r w:rsidRPr="00A57119">
              <w:rPr>
                <w:color w:val="172B4D"/>
                <w:shd w:val="clear" w:color="auto" w:fill="FFFFFF"/>
              </w:rPr>
              <w:t>id</w:t>
            </w:r>
          </w:p>
        </w:tc>
        <w:tc>
          <w:tcPr>
            <w:tcW w:w="560" w:type="pct"/>
          </w:tcPr>
          <w:p w14:paraId="27501FC2" w14:textId="2EDDE5D2" w:rsidR="00DD167D" w:rsidRPr="00A57119" w:rsidRDefault="00DD167D" w:rsidP="00DD167D">
            <w:pPr>
              <w:pStyle w:val="GOSTTablenorm"/>
            </w:pPr>
            <w:r w:rsidRPr="00A57119">
              <w:rPr>
                <w:lang w:eastAsia="en-US"/>
              </w:rPr>
              <w:t>GUID</w:t>
            </w:r>
          </w:p>
        </w:tc>
        <w:tc>
          <w:tcPr>
            <w:tcW w:w="374" w:type="pct"/>
          </w:tcPr>
          <w:p w14:paraId="47DF2619" w14:textId="11C669A8" w:rsidR="00DD167D" w:rsidRPr="00A57119" w:rsidRDefault="00DD167D" w:rsidP="00DD167D">
            <w:pPr>
              <w:pStyle w:val="GOSTTablenorm"/>
            </w:pPr>
            <w:r w:rsidRPr="00A57119">
              <w:t>Да</w:t>
            </w:r>
          </w:p>
        </w:tc>
        <w:tc>
          <w:tcPr>
            <w:tcW w:w="374" w:type="pct"/>
          </w:tcPr>
          <w:p w14:paraId="56C57801" w14:textId="03D006A3" w:rsidR="00DD167D" w:rsidRPr="00A57119" w:rsidRDefault="00DD167D" w:rsidP="00DD167D">
            <w:pPr>
              <w:pStyle w:val="GOSTTablenorm"/>
            </w:pPr>
            <w:r w:rsidRPr="00A57119">
              <w:t>=36</w:t>
            </w:r>
          </w:p>
        </w:tc>
        <w:tc>
          <w:tcPr>
            <w:tcW w:w="1777" w:type="pct"/>
          </w:tcPr>
          <w:p w14:paraId="70999FEB" w14:textId="47353281" w:rsidR="00DD167D" w:rsidRPr="00A57119" w:rsidRDefault="00DD167D" w:rsidP="00DD167D">
            <w:pPr>
              <w:pStyle w:val="GOSTTablenorm"/>
            </w:pPr>
            <w:r w:rsidRPr="00A57119">
              <w:t>Указывается ГУИД связанного документа А</w:t>
            </w:r>
            <w:r>
              <w:t>ДБ</w:t>
            </w:r>
          </w:p>
        </w:tc>
      </w:tr>
      <w:tr w:rsidR="00DD167D" w:rsidRPr="00A57119" w14:paraId="45D651C7" w14:textId="77777777" w:rsidTr="00B85FB7">
        <w:tc>
          <w:tcPr>
            <w:tcW w:w="1120" w:type="pct"/>
          </w:tcPr>
          <w:p w14:paraId="1A018CF2" w14:textId="5E9B3BF5" w:rsidR="00DD167D" w:rsidRPr="00A57119" w:rsidRDefault="00DD167D" w:rsidP="00DD167D">
            <w:pPr>
              <w:pStyle w:val="GOSTTablenorm"/>
            </w:pPr>
            <w:r w:rsidRPr="00A57119">
              <w:t>Номер документа АДБ</w:t>
            </w:r>
          </w:p>
        </w:tc>
        <w:tc>
          <w:tcPr>
            <w:tcW w:w="795" w:type="pct"/>
          </w:tcPr>
          <w:p w14:paraId="4888EF43" w14:textId="450665A0" w:rsidR="00DD167D" w:rsidRPr="00A57119" w:rsidRDefault="00DD167D" w:rsidP="00DD167D">
            <w:pPr>
              <w:pStyle w:val="GOSTTablenorm"/>
            </w:pPr>
            <w:r w:rsidRPr="00DE2401">
              <w:rPr>
                <w:b/>
                <w:lang w:val="en-US"/>
              </w:rPr>
              <w:t>parent</w:t>
            </w:r>
            <w:r w:rsidRPr="00DE2401">
              <w:rPr>
                <w:b/>
              </w:rPr>
              <w:t>:</w:t>
            </w:r>
            <w:r w:rsidRPr="00A57119">
              <w:t>document_</w:t>
            </w:r>
            <w:r w:rsidRPr="00A57119">
              <w:rPr>
                <w:lang w:val="en-US"/>
              </w:rPr>
              <w:t>no</w:t>
            </w:r>
          </w:p>
        </w:tc>
        <w:tc>
          <w:tcPr>
            <w:tcW w:w="560" w:type="pct"/>
          </w:tcPr>
          <w:p w14:paraId="484FC4E4" w14:textId="41299A2E" w:rsidR="00DD167D" w:rsidRPr="00A57119" w:rsidRDefault="00DD167D" w:rsidP="00DD167D">
            <w:pPr>
              <w:pStyle w:val="GOSTTablenorm"/>
            </w:pPr>
            <w:r w:rsidRPr="00A57119">
              <w:rPr>
                <w:lang w:eastAsia="en-US"/>
              </w:rPr>
              <w:t>Строка</w:t>
            </w:r>
          </w:p>
        </w:tc>
        <w:tc>
          <w:tcPr>
            <w:tcW w:w="374" w:type="pct"/>
          </w:tcPr>
          <w:p w14:paraId="374139B8" w14:textId="740CBA5D" w:rsidR="00DD167D" w:rsidRPr="00A57119" w:rsidRDefault="00DD167D" w:rsidP="00DD167D">
            <w:pPr>
              <w:pStyle w:val="GOSTTablenorm"/>
            </w:pPr>
            <w:r w:rsidRPr="00A57119">
              <w:t>Да</w:t>
            </w:r>
          </w:p>
        </w:tc>
        <w:tc>
          <w:tcPr>
            <w:tcW w:w="374" w:type="pct"/>
          </w:tcPr>
          <w:p w14:paraId="5C5007FB" w14:textId="275671F4" w:rsidR="00DD167D" w:rsidRPr="00A57119" w:rsidRDefault="00DD167D" w:rsidP="00DD167D">
            <w:pPr>
              <w:pStyle w:val="GOSTTablenorm"/>
            </w:pPr>
            <w:r w:rsidRPr="00A57119">
              <w:t>&lt;=15</w:t>
            </w:r>
          </w:p>
        </w:tc>
        <w:tc>
          <w:tcPr>
            <w:tcW w:w="1777" w:type="pct"/>
          </w:tcPr>
          <w:p w14:paraId="054F149C" w14:textId="3BFE44AC" w:rsidR="00DD167D" w:rsidRPr="00A57119" w:rsidRDefault="00DD167D" w:rsidP="00DD167D">
            <w:pPr>
              <w:pStyle w:val="GOSTTablenorm"/>
            </w:pPr>
            <w:r w:rsidRPr="00A57119">
              <w:t>Указывается</w:t>
            </w:r>
            <w:r>
              <w:t xml:space="preserve"> номер связанного документа АДБ</w:t>
            </w:r>
          </w:p>
        </w:tc>
      </w:tr>
      <w:tr w:rsidR="00DD167D" w:rsidRPr="00A57119" w14:paraId="4655EC61" w14:textId="77777777" w:rsidTr="00B85FB7">
        <w:tc>
          <w:tcPr>
            <w:tcW w:w="1120" w:type="pct"/>
          </w:tcPr>
          <w:p w14:paraId="3A36E63E" w14:textId="3A5E7455" w:rsidR="00DD167D" w:rsidRPr="00A57119" w:rsidRDefault="00DD167D" w:rsidP="00DD167D">
            <w:pPr>
              <w:pStyle w:val="GOSTTablenorm"/>
            </w:pPr>
            <w:r w:rsidRPr="00A57119">
              <w:t>Дата документа АДБ</w:t>
            </w:r>
          </w:p>
        </w:tc>
        <w:tc>
          <w:tcPr>
            <w:tcW w:w="795" w:type="pct"/>
          </w:tcPr>
          <w:p w14:paraId="672BBC8D" w14:textId="353E409C" w:rsidR="00DD167D" w:rsidRPr="00A57119" w:rsidRDefault="00DD167D" w:rsidP="00DD167D">
            <w:pPr>
              <w:pStyle w:val="GOSTTablenorm"/>
            </w:pPr>
            <w:r w:rsidRPr="00DE2401">
              <w:rPr>
                <w:b/>
                <w:lang w:val="en-US"/>
              </w:rPr>
              <w:t>parent</w:t>
            </w:r>
            <w:r w:rsidRPr="00A57119">
              <w:t>:document_</w:t>
            </w:r>
            <w:r w:rsidRPr="00A57119">
              <w:rPr>
                <w:lang w:val="en-US"/>
              </w:rPr>
              <w:t>date</w:t>
            </w:r>
          </w:p>
        </w:tc>
        <w:tc>
          <w:tcPr>
            <w:tcW w:w="560" w:type="pct"/>
          </w:tcPr>
          <w:p w14:paraId="13ED59DF" w14:textId="5C6DCC0A" w:rsidR="00DD167D" w:rsidRPr="00A57119" w:rsidRDefault="00DD167D" w:rsidP="00DD167D">
            <w:pPr>
              <w:pStyle w:val="GOSTTablenorm"/>
            </w:pPr>
            <w:r w:rsidRPr="00A57119">
              <w:rPr>
                <w:lang w:eastAsia="en-US"/>
              </w:rPr>
              <w:t>Дата</w:t>
            </w:r>
          </w:p>
        </w:tc>
        <w:tc>
          <w:tcPr>
            <w:tcW w:w="374" w:type="pct"/>
          </w:tcPr>
          <w:p w14:paraId="139D8207" w14:textId="7B39807C" w:rsidR="00DD167D" w:rsidRPr="00A57119" w:rsidRDefault="00DD167D" w:rsidP="00DD167D">
            <w:pPr>
              <w:pStyle w:val="GOSTTablenorm"/>
            </w:pPr>
            <w:r w:rsidRPr="00A57119">
              <w:t>Да</w:t>
            </w:r>
          </w:p>
        </w:tc>
        <w:tc>
          <w:tcPr>
            <w:tcW w:w="374" w:type="pct"/>
          </w:tcPr>
          <w:p w14:paraId="1C91FAFF" w14:textId="6803019E" w:rsidR="00DD167D" w:rsidRPr="00A57119" w:rsidRDefault="00DD167D" w:rsidP="00DD167D">
            <w:pPr>
              <w:pStyle w:val="GOSTTablenorm"/>
            </w:pPr>
            <w:r w:rsidRPr="00A57119">
              <w:t>-</w:t>
            </w:r>
          </w:p>
        </w:tc>
        <w:tc>
          <w:tcPr>
            <w:tcW w:w="1777" w:type="pct"/>
          </w:tcPr>
          <w:p w14:paraId="2756C1CF" w14:textId="414036C4" w:rsidR="00DD167D" w:rsidRPr="00A57119" w:rsidRDefault="00DD167D" w:rsidP="00DD167D">
            <w:pPr>
              <w:pStyle w:val="GOSTTablenorm"/>
            </w:pPr>
            <w:r w:rsidRPr="00A57119">
              <w:t>Указываетс</w:t>
            </w:r>
            <w:r>
              <w:t>я дата связанного документа АДБ</w:t>
            </w:r>
          </w:p>
        </w:tc>
      </w:tr>
      <w:tr w:rsidR="00DD167D" w:rsidRPr="00A57119" w14:paraId="304D2C7C" w14:textId="77777777" w:rsidTr="00B85FB7">
        <w:tc>
          <w:tcPr>
            <w:tcW w:w="1120" w:type="pct"/>
          </w:tcPr>
          <w:p w14:paraId="460DA2DA" w14:textId="7CD8DFC9" w:rsidR="00DD167D" w:rsidRPr="00A57119" w:rsidRDefault="00DD167D" w:rsidP="00DD167D">
            <w:pPr>
              <w:pStyle w:val="GOSTTablenorm"/>
            </w:pPr>
            <w:r w:rsidRPr="00A57119">
              <w:lastRenderedPageBreak/>
              <w:t>Тип документа АДБ</w:t>
            </w:r>
          </w:p>
        </w:tc>
        <w:tc>
          <w:tcPr>
            <w:tcW w:w="795" w:type="pct"/>
          </w:tcPr>
          <w:p w14:paraId="142D5AEB" w14:textId="3EDE7271" w:rsidR="00DD167D" w:rsidRPr="00A57119" w:rsidRDefault="00DD167D" w:rsidP="00DD167D">
            <w:pPr>
              <w:pStyle w:val="GOSTTablenorm"/>
            </w:pPr>
            <w:r w:rsidRPr="00DE2401">
              <w:rPr>
                <w:b/>
                <w:lang w:val="en-US"/>
              </w:rPr>
              <w:t>parent</w:t>
            </w:r>
            <w:r w:rsidRPr="00A57119">
              <w:t>:document_type</w:t>
            </w:r>
          </w:p>
        </w:tc>
        <w:tc>
          <w:tcPr>
            <w:tcW w:w="560" w:type="pct"/>
          </w:tcPr>
          <w:p w14:paraId="2B05950E" w14:textId="58C2FA9D" w:rsidR="00DD167D" w:rsidRPr="00A57119" w:rsidRDefault="00DD167D" w:rsidP="00DD167D">
            <w:pPr>
              <w:pStyle w:val="GOSTTablenorm"/>
            </w:pPr>
            <w:r w:rsidRPr="00A57119">
              <w:rPr>
                <w:lang w:eastAsia="en-US"/>
              </w:rPr>
              <w:t>Строка</w:t>
            </w:r>
          </w:p>
        </w:tc>
        <w:tc>
          <w:tcPr>
            <w:tcW w:w="374" w:type="pct"/>
          </w:tcPr>
          <w:p w14:paraId="10340FF5" w14:textId="4B154D79" w:rsidR="00DD167D" w:rsidRPr="00A57119" w:rsidRDefault="00DD167D" w:rsidP="00DD167D">
            <w:pPr>
              <w:pStyle w:val="GOSTTablenorm"/>
            </w:pPr>
            <w:r w:rsidRPr="00A57119">
              <w:t>Да</w:t>
            </w:r>
          </w:p>
        </w:tc>
        <w:tc>
          <w:tcPr>
            <w:tcW w:w="374" w:type="pct"/>
          </w:tcPr>
          <w:p w14:paraId="3854E3A0" w14:textId="0B49FF24" w:rsidR="00DD167D" w:rsidRPr="00A57119" w:rsidRDefault="00DD167D" w:rsidP="00DD167D">
            <w:pPr>
              <w:pStyle w:val="GOSTTablenorm"/>
            </w:pPr>
            <w:r w:rsidRPr="00A57119">
              <w:t xml:space="preserve"> =</w:t>
            </w:r>
            <w:r w:rsidRPr="00A57119">
              <w:rPr>
                <w:lang w:val="en-US"/>
              </w:rPr>
              <w:t>3</w:t>
            </w:r>
          </w:p>
        </w:tc>
        <w:tc>
          <w:tcPr>
            <w:tcW w:w="1777" w:type="pct"/>
          </w:tcPr>
          <w:p w14:paraId="2BAD3EC1" w14:textId="2B7CAEA9" w:rsidR="00DD167D" w:rsidRPr="00A57119" w:rsidRDefault="00DD167D" w:rsidP="00DD167D">
            <w:pPr>
              <w:pStyle w:val="GOSTTablenorm"/>
            </w:pPr>
            <w:r w:rsidRPr="00A57119">
              <w:t>Указывается тип док</w:t>
            </w:r>
            <w:r>
              <w:t>умента связанного документа АДБ</w:t>
            </w:r>
          </w:p>
        </w:tc>
      </w:tr>
      <w:tr w:rsidR="00DD167D" w:rsidRPr="00A57119" w14:paraId="2F3EB7B6" w14:textId="77777777" w:rsidTr="00B85FB7">
        <w:tc>
          <w:tcPr>
            <w:tcW w:w="1120" w:type="pct"/>
          </w:tcPr>
          <w:p w14:paraId="07277EBE" w14:textId="30CDB5EF" w:rsidR="00DD167D" w:rsidRPr="00DE2401" w:rsidRDefault="00DD167D" w:rsidP="00DD167D">
            <w:pPr>
              <w:pStyle w:val="GOSTTablenorm"/>
              <w:rPr>
                <w:b/>
              </w:rPr>
            </w:pPr>
            <w:r w:rsidRPr="00DE2401">
              <w:rPr>
                <w:b/>
              </w:rPr>
              <w:t>Реквизиты плательщика</w:t>
            </w:r>
          </w:p>
        </w:tc>
        <w:tc>
          <w:tcPr>
            <w:tcW w:w="795" w:type="pct"/>
          </w:tcPr>
          <w:p w14:paraId="1136065C" w14:textId="12AD4EE9" w:rsidR="00DD167D" w:rsidRPr="00DE2401" w:rsidRDefault="00DD167D" w:rsidP="00DD167D">
            <w:pPr>
              <w:pStyle w:val="GOSTTablenorm"/>
              <w:rPr>
                <w:b/>
              </w:rPr>
            </w:pPr>
            <w:r w:rsidRPr="00DE2401">
              <w:rPr>
                <w:b/>
                <w:lang w:val="en-US"/>
              </w:rPr>
              <w:t>sender</w:t>
            </w:r>
          </w:p>
        </w:tc>
        <w:tc>
          <w:tcPr>
            <w:tcW w:w="560" w:type="pct"/>
          </w:tcPr>
          <w:p w14:paraId="609EA7E6" w14:textId="749C024C" w:rsidR="00DD167D" w:rsidRPr="00A57119" w:rsidRDefault="00DD167D" w:rsidP="00DD167D">
            <w:pPr>
              <w:pStyle w:val="GOSTTablenorm"/>
            </w:pPr>
            <w:r w:rsidRPr="00A57119">
              <w:t>Объект</w:t>
            </w:r>
          </w:p>
        </w:tc>
        <w:tc>
          <w:tcPr>
            <w:tcW w:w="374" w:type="pct"/>
          </w:tcPr>
          <w:p w14:paraId="419C1066" w14:textId="4B67562A" w:rsidR="00DD167D" w:rsidRPr="00A57119" w:rsidRDefault="00DD167D" w:rsidP="00DD167D">
            <w:pPr>
              <w:pStyle w:val="GOSTTablenorm"/>
            </w:pPr>
            <w:r w:rsidRPr="00A57119">
              <w:t>Да</w:t>
            </w:r>
          </w:p>
        </w:tc>
        <w:tc>
          <w:tcPr>
            <w:tcW w:w="374" w:type="pct"/>
          </w:tcPr>
          <w:p w14:paraId="1B2DFDD6" w14:textId="77777777" w:rsidR="00DD167D" w:rsidRPr="00A57119" w:rsidRDefault="00DD167D" w:rsidP="00DD167D">
            <w:pPr>
              <w:pStyle w:val="GOSTTablenorm"/>
            </w:pPr>
          </w:p>
        </w:tc>
        <w:tc>
          <w:tcPr>
            <w:tcW w:w="1777" w:type="pct"/>
          </w:tcPr>
          <w:p w14:paraId="4E6FB9FB" w14:textId="52CB7071" w:rsidR="00DD167D" w:rsidRPr="00A57119" w:rsidRDefault="00DD167D" w:rsidP="00DD167D">
            <w:pPr>
              <w:pStyle w:val="GOSTTablenorm"/>
            </w:pPr>
            <w:r w:rsidRPr="00A57119">
              <w:t xml:space="preserve"> </w:t>
            </w:r>
          </w:p>
        </w:tc>
      </w:tr>
      <w:tr w:rsidR="00DD167D" w:rsidRPr="00A57119" w14:paraId="623EF8AC" w14:textId="77777777" w:rsidTr="00B85FB7">
        <w:tc>
          <w:tcPr>
            <w:tcW w:w="1120" w:type="pct"/>
          </w:tcPr>
          <w:p w14:paraId="028988F2" w14:textId="413D5836" w:rsidR="00DD167D" w:rsidRPr="00A57119" w:rsidRDefault="00DD167D" w:rsidP="00DD167D">
            <w:pPr>
              <w:pStyle w:val="GOSTTablenorm"/>
            </w:pPr>
            <w:r w:rsidRPr="00A57119">
              <w:t>БС плательщика</w:t>
            </w:r>
          </w:p>
        </w:tc>
        <w:tc>
          <w:tcPr>
            <w:tcW w:w="795" w:type="pct"/>
          </w:tcPr>
          <w:p w14:paraId="7157647B" w14:textId="4647BF8C" w:rsidR="00DD167D" w:rsidRPr="00DE2401" w:rsidRDefault="00DD167D" w:rsidP="00DD167D">
            <w:pPr>
              <w:pStyle w:val="GOSTTablenorm"/>
            </w:pPr>
            <w:r w:rsidRPr="00DE2401">
              <w:rPr>
                <w:b/>
              </w:rPr>
              <w:t>sender:</w:t>
            </w:r>
            <w:r w:rsidRPr="00DE2401">
              <w:t>bank_corr_account</w:t>
            </w:r>
          </w:p>
        </w:tc>
        <w:tc>
          <w:tcPr>
            <w:tcW w:w="560" w:type="pct"/>
          </w:tcPr>
          <w:p w14:paraId="40B6C835" w14:textId="1045D76C" w:rsidR="00DD167D" w:rsidRPr="00A57119" w:rsidRDefault="00DD167D" w:rsidP="00DD167D">
            <w:pPr>
              <w:pStyle w:val="GOSTTablenorm"/>
            </w:pPr>
            <w:r w:rsidRPr="00A57119">
              <w:t>Строка</w:t>
            </w:r>
          </w:p>
        </w:tc>
        <w:tc>
          <w:tcPr>
            <w:tcW w:w="374" w:type="pct"/>
          </w:tcPr>
          <w:p w14:paraId="3F2B7E08" w14:textId="62660919" w:rsidR="00DD167D" w:rsidRPr="00A57119" w:rsidRDefault="00DD167D" w:rsidP="00DD167D">
            <w:pPr>
              <w:pStyle w:val="GOSTTablenorm"/>
            </w:pPr>
            <w:r w:rsidRPr="00A57119">
              <w:t>Да</w:t>
            </w:r>
          </w:p>
        </w:tc>
        <w:tc>
          <w:tcPr>
            <w:tcW w:w="374" w:type="pct"/>
          </w:tcPr>
          <w:p w14:paraId="028EDE83" w14:textId="7F77ED21" w:rsidR="00DD167D" w:rsidRPr="00A57119" w:rsidRDefault="00DD167D" w:rsidP="00DD167D">
            <w:pPr>
              <w:pStyle w:val="GOSTTablenorm"/>
            </w:pPr>
            <w:r w:rsidRPr="00A57119">
              <w:t>=20</w:t>
            </w:r>
          </w:p>
        </w:tc>
        <w:tc>
          <w:tcPr>
            <w:tcW w:w="1777" w:type="pct"/>
          </w:tcPr>
          <w:p w14:paraId="3DFB06C1" w14:textId="2405BD1A" w:rsidR="00DD167D" w:rsidRPr="00A57119" w:rsidRDefault="00DD167D" w:rsidP="00DD167D">
            <w:pPr>
              <w:pStyle w:val="GOSTTablenorm"/>
            </w:pPr>
            <w:r w:rsidRPr="00A57119">
              <w:t>Указывае</w:t>
            </w:r>
            <w:r>
              <w:t>тся банковский счет плательщика</w:t>
            </w:r>
          </w:p>
        </w:tc>
      </w:tr>
      <w:tr w:rsidR="00DD167D" w:rsidRPr="00A57119" w14:paraId="3C105BAF" w14:textId="77777777" w:rsidTr="00B85FB7">
        <w:tc>
          <w:tcPr>
            <w:tcW w:w="1120" w:type="pct"/>
          </w:tcPr>
          <w:p w14:paraId="0E0DD0E4" w14:textId="19438667" w:rsidR="00DD167D" w:rsidRPr="00A57119" w:rsidRDefault="00DD167D" w:rsidP="00DD167D">
            <w:pPr>
              <w:pStyle w:val="GOSTTablenorm"/>
            </w:pPr>
            <w:r w:rsidRPr="00A57119">
              <w:t>ТОФК по БС плательщика</w:t>
            </w:r>
          </w:p>
        </w:tc>
        <w:tc>
          <w:tcPr>
            <w:tcW w:w="795" w:type="pct"/>
          </w:tcPr>
          <w:p w14:paraId="4313611E" w14:textId="5555DC0A" w:rsidR="00DD167D" w:rsidRPr="00B9735F" w:rsidRDefault="00DD167D" w:rsidP="00DD167D">
            <w:pPr>
              <w:pStyle w:val="GOSTTablenorm"/>
              <w:rPr>
                <w:lang w:val="en-US"/>
              </w:rPr>
            </w:pPr>
            <w:r w:rsidRPr="00B9735F">
              <w:rPr>
                <w:b/>
                <w:lang w:val="en-US"/>
              </w:rPr>
              <w:t>sender:</w:t>
            </w:r>
            <w:r w:rsidRPr="00B9735F">
              <w:rPr>
                <w:lang w:val="en-US"/>
              </w:rPr>
              <w:t>bank_corr_account_tofk_code</w:t>
            </w:r>
          </w:p>
        </w:tc>
        <w:tc>
          <w:tcPr>
            <w:tcW w:w="560" w:type="pct"/>
          </w:tcPr>
          <w:p w14:paraId="59818EC5" w14:textId="4F4E05DB" w:rsidR="00DD167D" w:rsidRPr="00A57119" w:rsidRDefault="00DD167D" w:rsidP="00DD167D">
            <w:pPr>
              <w:pStyle w:val="GOSTTablenorm"/>
            </w:pPr>
            <w:r w:rsidRPr="00A57119">
              <w:t>Строка</w:t>
            </w:r>
          </w:p>
        </w:tc>
        <w:tc>
          <w:tcPr>
            <w:tcW w:w="374" w:type="pct"/>
          </w:tcPr>
          <w:p w14:paraId="5A4EF15C" w14:textId="7F43939F" w:rsidR="00DD167D" w:rsidRPr="00A57119" w:rsidRDefault="00DD167D" w:rsidP="00DD167D">
            <w:pPr>
              <w:pStyle w:val="GOSTTablenorm"/>
            </w:pPr>
            <w:r w:rsidRPr="00A57119">
              <w:t>Да</w:t>
            </w:r>
          </w:p>
        </w:tc>
        <w:tc>
          <w:tcPr>
            <w:tcW w:w="374" w:type="pct"/>
          </w:tcPr>
          <w:p w14:paraId="218E2F70" w14:textId="7C220080" w:rsidR="00DD167D" w:rsidRPr="00A57119" w:rsidRDefault="00DD167D" w:rsidP="00DD167D">
            <w:pPr>
              <w:pStyle w:val="GOSTTablenorm"/>
            </w:pPr>
            <w:r w:rsidRPr="00A57119">
              <w:t>=2</w:t>
            </w:r>
          </w:p>
        </w:tc>
        <w:tc>
          <w:tcPr>
            <w:tcW w:w="1777" w:type="pct"/>
          </w:tcPr>
          <w:p w14:paraId="66BEAD6F" w14:textId="3F7A3C31" w:rsidR="00DD167D" w:rsidRPr="00A57119" w:rsidRDefault="00DD167D" w:rsidP="00DD167D">
            <w:pPr>
              <w:pStyle w:val="GOSTTablenorm"/>
            </w:pPr>
            <w:r w:rsidRPr="00A57119">
              <w:t>Указывается 2-х значный код ТОФ</w:t>
            </w:r>
            <w:r>
              <w:t>К банковского счета плательщика</w:t>
            </w:r>
          </w:p>
        </w:tc>
      </w:tr>
      <w:tr w:rsidR="00DD167D" w:rsidRPr="00A57119" w14:paraId="7252C08C" w14:textId="77777777" w:rsidTr="00B85FB7">
        <w:tc>
          <w:tcPr>
            <w:tcW w:w="1120" w:type="pct"/>
          </w:tcPr>
          <w:p w14:paraId="28D4E6E0" w14:textId="6C06C110" w:rsidR="00DD167D" w:rsidRPr="00A57119" w:rsidRDefault="00DD167D" w:rsidP="00DD167D">
            <w:pPr>
              <w:pStyle w:val="GOSTTablenorm"/>
            </w:pPr>
            <w:r w:rsidRPr="00A57119">
              <w:t>КС плательщика</w:t>
            </w:r>
          </w:p>
        </w:tc>
        <w:tc>
          <w:tcPr>
            <w:tcW w:w="795" w:type="pct"/>
          </w:tcPr>
          <w:p w14:paraId="0AA9DCBF" w14:textId="7DEC247F" w:rsidR="00DD167D" w:rsidRPr="00DE2401" w:rsidRDefault="00DD167D" w:rsidP="00DD167D">
            <w:pPr>
              <w:pStyle w:val="GOSTTablenorm"/>
            </w:pPr>
            <w:r w:rsidRPr="00DE2401">
              <w:rPr>
                <w:b/>
              </w:rPr>
              <w:t>sender:</w:t>
            </w:r>
            <w:r w:rsidRPr="00DE2401">
              <w:t>treasury_account</w:t>
            </w:r>
          </w:p>
        </w:tc>
        <w:tc>
          <w:tcPr>
            <w:tcW w:w="560" w:type="pct"/>
          </w:tcPr>
          <w:p w14:paraId="318635CC" w14:textId="03FEB484" w:rsidR="00DD167D" w:rsidRPr="00A57119" w:rsidRDefault="00DD167D" w:rsidP="00DD167D">
            <w:pPr>
              <w:pStyle w:val="GOSTTablenorm"/>
            </w:pPr>
            <w:r w:rsidRPr="00A57119">
              <w:t>Строка</w:t>
            </w:r>
          </w:p>
        </w:tc>
        <w:tc>
          <w:tcPr>
            <w:tcW w:w="374" w:type="pct"/>
          </w:tcPr>
          <w:p w14:paraId="04CAA59C" w14:textId="5D5FCC2C" w:rsidR="00DD167D" w:rsidRPr="00A57119" w:rsidRDefault="00DD167D" w:rsidP="00DD167D">
            <w:pPr>
              <w:pStyle w:val="GOSTTablenorm"/>
            </w:pPr>
            <w:r w:rsidRPr="00A57119">
              <w:t>Да</w:t>
            </w:r>
          </w:p>
        </w:tc>
        <w:tc>
          <w:tcPr>
            <w:tcW w:w="374" w:type="pct"/>
          </w:tcPr>
          <w:p w14:paraId="6D40049F" w14:textId="3F2891DF" w:rsidR="00DD167D" w:rsidRPr="00A57119" w:rsidRDefault="00DD167D" w:rsidP="00DD167D">
            <w:pPr>
              <w:pStyle w:val="GOSTTablenorm"/>
            </w:pPr>
            <w:r w:rsidRPr="00A57119">
              <w:t>=20</w:t>
            </w:r>
          </w:p>
        </w:tc>
        <w:tc>
          <w:tcPr>
            <w:tcW w:w="1777" w:type="pct"/>
          </w:tcPr>
          <w:p w14:paraId="4BFE3562" w14:textId="785926EC" w:rsidR="00DD167D" w:rsidRPr="00A57119" w:rsidRDefault="00DD167D" w:rsidP="00DD167D">
            <w:pPr>
              <w:pStyle w:val="GOSTTablenorm"/>
            </w:pPr>
            <w:r w:rsidRPr="00A57119">
              <w:t xml:space="preserve">Указывается номер </w:t>
            </w:r>
            <w:r>
              <w:t>казначейского счета плательщика</w:t>
            </w:r>
          </w:p>
        </w:tc>
      </w:tr>
      <w:tr w:rsidR="00DD167D" w:rsidRPr="00A57119" w14:paraId="5A337E8A" w14:textId="77777777" w:rsidTr="00B85FB7">
        <w:tc>
          <w:tcPr>
            <w:tcW w:w="1120" w:type="pct"/>
          </w:tcPr>
          <w:p w14:paraId="27F912B9" w14:textId="1270E258" w:rsidR="00DD167D" w:rsidRPr="00A57119" w:rsidRDefault="00DD167D" w:rsidP="00DD167D">
            <w:pPr>
              <w:pStyle w:val="GOSTTablenorm"/>
            </w:pPr>
            <w:r w:rsidRPr="00A57119">
              <w:t>Номер лицевого счета плательщика</w:t>
            </w:r>
          </w:p>
        </w:tc>
        <w:tc>
          <w:tcPr>
            <w:tcW w:w="795" w:type="pct"/>
          </w:tcPr>
          <w:p w14:paraId="19500333" w14:textId="7C88D4E9" w:rsidR="00DD167D" w:rsidRPr="00DE2401" w:rsidRDefault="00DD167D" w:rsidP="00DD167D">
            <w:pPr>
              <w:pStyle w:val="GOSTTablenorm"/>
            </w:pPr>
            <w:r w:rsidRPr="00DE2401">
              <w:rPr>
                <w:b/>
              </w:rPr>
              <w:t>sender</w:t>
            </w:r>
            <w:r w:rsidRPr="00DE2401">
              <w:t>:account</w:t>
            </w:r>
          </w:p>
        </w:tc>
        <w:tc>
          <w:tcPr>
            <w:tcW w:w="560" w:type="pct"/>
          </w:tcPr>
          <w:p w14:paraId="2D9773A6" w14:textId="3BC6C3AC" w:rsidR="00DD167D" w:rsidRPr="00A57119" w:rsidRDefault="00DD167D" w:rsidP="00DD167D">
            <w:pPr>
              <w:pStyle w:val="GOSTTablenorm"/>
            </w:pPr>
            <w:r w:rsidRPr="00A57119">
              <w:t>Строка</w:t>
            </w:r>
          </w:p>
        </w:tc>
        <w:tc>
          <w:tcPr>
            <w:tcW w:w="374" w:type="pct"/>
          </w:tcPr>
          <w:p w14:paraId="263C8305" w14:textId="534D6AE2" w:rsidR="00DD167D" w:rsidRPr="00A57119" w:rsidRDefault="00DD167D" w:rsidP="00DD167D">
            <w:pPr>
              <w:pStyle w:val="GOSTTablenorm"/>
            </w:pPr>
            <w:r w:rsidRPr="00A57119">
              <w:t>Да</w:t>
            </w:r>
          </w:p>
        </w:tc>
        <w:tc>
          <w:tcPr>
            <w:tcW w:w="374" w:type="pct"/>
          </w:tcPr>
          <w:p w14:paraId="7A7B16E0" w14:textId="5C0A524A" w:rsidR="00DD167D" w:rsidRPr="00A57119" w:rsidRDefault="00DD167D" w:rsidP="00DD167D">
            <w:pPr>
              <w:pStyle w:val="GOSTTablenorm"/>
            </w:pPr>
            <w:r w:rsidRPr="00A57119">
              <w:t>=11</w:t>
            </w:r>
          </w:p>
        </w:tc>
        <w:tc>
          <w:tcPr>
            <w:tcW w:w="1777" w:type="pct"/>
          </w:tcPr>
          <w:p w14:paraId="5F299B31" w14:textId="50899FEF" w:rsidR="00DD167D" w:rsidRPr="00A57119" w:rsidRDefault="00DD167D" w:rsidP="00DD167D">
            <w:pPr>
              <w:pStyle w:val="GOSTTablenorm"/>
            </w:pPr>
            <w:r w:rsidRPr="00A57119">
              <w:t>Указывается номер ли</w:t>
            </w:r>
            <w:r>
              <w:t>цевого счета плательщика</w:t>
            </w:r>
          </w:p>
        </w:tc>
      </w:tr>
      <w:tr w:rsidR="00DD167D" w:rsidRPr="00A57119" w14:paraId="3506E551" w14:textId="77777777" w:rsidTr="00B85FB7">
        <w:tc>
          <w:tcPr>
            <w:tcW w:w="1120" w:type="pct"/>
          </w:tcPr>
          <w:p w14:paraId="6B204BCC" w14:textId="1303DA32" w:rsidR="00DD167D" w:rsidRPr="00A57119" w:rsidRDefault="00DD167D" w:rsidP="00DD167D">
            <w:pPr>
              <w:pStyle w:val="GOSTTablenorm"/>
            </w:pPr>
            <w:r w:rsidRPr="00A57119">
              <w:t>ТОФК по ЛС плательщика</w:t>
            </w:r>
          </w:p>
        </w:tc>
        <w:tc>
          <w:tcPr>
            <w:tcW w:w="795" w:type="pct"/>
          </w:tcPr>
          <w:p w14:paraId="5108B173" w14:textId="5FB86477" w:rsidR="00DD167D" w:rsidRPr="00C76552" w:rsidRDefault="00DD167D" w:rsidP="00DD167D">
            <w:pPr>
              <w:pStyle w:val="GOSTTablenorm"/>
            </w:pPr>
            <w:r w:rsidRPr="00C76552">
              <w:rPr>
                <w:b/>
              </w:rPr>
              <w:t>sender:</w:t>
            </w:r>
            <w:r w:rsidRPr="00C76552">
              <w:t>account_tofk_code</w:t>
            </w:r>
          </w:p>
        </w:tc>
        <w:tc>
          <w:tcPr>
            <w:tcW w:w="560" w:type="pct"/>
          </w:tcPr>
          <w:p w14:paraId="558C5AD3" w14:textId="5D297734" w:rsidR="00DD167D" w:rsidRPr="00A57119" w:rsidRDefault="00DD167D" w:rsidP="00DD167D">
            <w:pPr>
              <w:pStyle w:val="GOSTTablenorm"/>
            </w:pPr>
            <w:r w:rsidRPr="00A57119">
              <w:t>Строка</w:t>
            </w:r>
          </w:p>
        </w:tc>
        <w:tc>
          <w:tcPr>
            <w:tcW w:w="374" w:type="pct"/>
          </w:tcPr>
          <w:p w14:paraId="04852686" w14:textId="1ACEFE61" w:rsidR="00DD167D" w:rsidRPr="00A57119" w:rsidRDefault="00DD167D" w:rsidP="00DD167D">
            <w:pPr>
              <w:pStyle w:val="GOSTTablenorm"/>
            </w:pPr>
            <w:r w:rsidRPr="00A57119">
              <w:t>Да</w:t>
            </w:r>
          </w:p>
        </w:tc>
        <w:tc>
          <w:tcPr>
            <w:tcW w:w="374" w:type="pct"/>
          </w:tcPr>
          <w:p w14:paraId="03239C4E" w14:textId="120185B7" w:rsidR="00DD167D" w:rsidRPr="00A57119" w:rsidRDefault="00DD167D" w:rsidP="00DD167D">
            <w:pPr>
              <w:pStyle w:val="GOSTTablenorm"/>
            </w:pPr>
            <w:r w:rsidRPr="00A57119">
              <w:t>=4</w:t>
            </w:r>
          </w:p>
        </w:tc>
        <w:tc>
          <w:tcPr>
            <w:tcW w:w="1777" w:type="pct"/>
          </w:tcPr>
          <w:p w14:paraId="0830039A" w14:textId="2DCB758F" w:rsidR="00DD167D" w:rsidRPr="00A57119" w:rsidRDefault="00DD167D" w:rsidP="00DD167D">
            <w:pPr>
              <w:pStyle w:val="GOSTTablenorm"/>
            </w:pPr>
            <w:r w:rsidRPr="00A57119">
              <w:t xml:space="preserve">Указывается </w:t>
            </w:r>
            <w:r>
              <w:t>ТОФК лицевого счета плательщика</w:t>
            </w:r>
          </w:p>
        </w:tc>
      </w:tr>
      <w:tr w:rsidR="00DD167D" w:rsidRPr="00A57119" w14:paraId="199CDFD1" w14:textId="77777777" w:rsidTr="00B85FB7">
        <w:tc>
          <w:tcPr>
            <w:tcW w:w="1120" w:type="pct"/>
          </w:tcPr>
          <w:p w14:paraId="70F79DC5" w14:textId="1DB904AF" w:rsidR="00DD167D" w:rsidRPr="00DE2401" w:rsidRDefault="00DD167D" w:rsidP="00DD167D">
            <w:pPr>
              <w:pStyle w:val="GOSTTablenorm"/>
              <w:rPr>
                <w:b/>
              </w:rPr>
            </w:pPr>
            <w:r w:rsidRPr="00DE2401">
              <w:rPr>
                <w:b/>
              </w:rPr>
              <w:t>Строки плательщика</w:t>
            </w:r>
          </w:p>
        </w:tc>
        <w:tc>
          <w:tcPr>
            <w:tcW w:w="795" w:type="pct"/>
          </w:tcPr>
          <w:p w14:paraId="666C75E4" w14:textId="5DF55E5A" w:rsidR="00DD167D" w:rsidRPr="00DE2401" w:rsidRDefault="00DD167D" w:rsidP="00DD167D">
            <w:pPr>
              <w:pStyle w:val="GOSTTablenorm"/>
              <w:rPr>
                <w:b/>
                <w:lang w:val="en-US"/>
              </w:rPr>
            </w:pPr>
            <w:r w:rsidRPr="00DE2401">
              <w:rPr>
                <w:b/>
                <w:lang w:val="en-US"/>
              </w:rPr>
              <w:t>entries</w:t>
            </w:r>
          </w:p>
        </w:tc>
        <w:tc>
          <w:tcPr>
            <w:tcW w:w="560" w:type="pct"/>
          </w:tcPr>
          <w:p w14:paraId="69F3983F" w14:textId="00551DAC" w:rsidR="00DD167D" w:rsidRPr="00A57119" w:rsidRDefault="00DD167D" w:rsidP="00DD167D">
            <w:pPr>
              <w:pStyle w:val="GOSTTablenorm"/>
            </w:pPr>
            <w:r w:rsidRPr="00A57119">
              <w:t>Массив</w:t>
            </w:r>
          </w:p>
        </w:tc>
        <w:tc>
          <w:tcPr>
            <w:tcW w:w="374" w:type="pct"/>
          </w:tcPr>
          <w:p w14:paraId="4124A2B8" w14:textId="5C5FFE63" w:rsidR="00DD167D" w:rsidRPr="00A57119" w:rsidRDefault="00DD167D" w:rsidP="00DD167D">
            <w:pPr>
              <w:pStyle w:val="GOSTTablenorm"/>
            </w:pPr>
            <w:r w:rsidRPr="00A57119">
              <w:t>Да</w:t>
            </w:r>
          </w:p>
        </w:tc>
        <w:tc>
          <w:tcPr>
            <w:tcW w:w="374" w:type="pct"/>
          </w:tcPr>
          <w:p w14:paraId="35835405" w14:textId="77777777" w:rsidR="00DD167D" w:rsidRPr="00A57119" w:rsidRDefault="00DD167D" w:rsidP="00DD167D">
            <w:pPr>
              <w:pStyle w:val="GOSTTablenorm"/>
            </w:pPr>
          </w:p>
        </w:tc>
        <w:tc>
          <w:tcPr>
            <w:tcW w:w="1777" w:type="pct"/>
          </w:tcPr>
          <w:p w14:paraId="0A3B223B" w14:textId="77777777" w:rsidR="00DD167D" w:rsidRPr="00A57119" w:rsidRDefault="00DD167D" w:rsidP="00DD167D">
            <w:pPr>
              <w:pStyle w:val="GOSTTablenorm"/>
            </w:pPr>
          </w:p>
        </w:tc>
      </w:tr>
      <w:tr w:rsidR="00DD167D" w:rsidRPr="00A57119" w14:paraId="2EEE3BB1" w14:textId="77777777" w:rsidTr="00B85FB7">
        <w:tc>
          <w:tcPr>
            <w:tcW w:w="1120" w:type="pct"/>
          </w:tcPr>
          <w:p w14:paraId="6A3EAD1C" w14:textId="43F419A8" w:rsidR="00DD167D" w:rsidRPr="00A57119" w:rsidRDefault="00DD167D" w:rsidP="00DD167D">
            <w:pPr>
              <w:pStyle w:val="GOSTTablenorm"/>
            </w:pPr>
            <w:r w:rsidRPr="00A57119">
              <w:t>Идентификатор строки плательщика</w:t>
            </w:r>
          </w:p>
        </w:tc>
        <w:tc>
          <w:tcPr>
            <w:tcW w:w="795" w:type="pct"/>
          </w:tcPr>
          <w:p w14:paraId="0183EA1C" w14:textId="4A3E9F53" w:rsidR="00DD167D" w:rsidRPr="00A57119" w:rsidRDefault="00DD167D" w:rsidP="00DD167D">
            <w:pPr>
              <w:pStyle w:val="GOSTTablenorm"/>
              <w:rPr>
                <w:lang w:val="en-US"/>
              </w:rPr>
            </w:pPr>
            <w:r w:rsidRPr="00DE2401">
              <w:rPr>
                <w:b/>
                <w:lang w:val="en-US"/>
              </w:rPr>
              <w:t>entries</w:t>
            </w:r>
            <w:r w:rsidRPr="00DE2401">
              <w:rPr>
                <w:b/>
              </w:rPr>
              <w:t>:</w:t>
            </w:r>
            <w:r w:rsidRPr="00A57119">
              <w:rPr>
                <w:lang w:val="en-US"/>
              </w:rPr>
              <w:t>line_id</w:t>
            </w:r>
          </w:p>
        </w:tc>
        <w:tc>
          <w:tcPr>
            <w:tcW w:w="560" w:type="pct"/>
          </w:tcPr>
          <w:p w14:paraId="3CB8ECF8" w14:textId="06512041" w:rsidR="00DD167D" w:rsidRPr="00A57119" w:rsidRDefault="00DD167D" w:rsidP="00DD167D">
            <w:pPr>
              <w:pStyle w:val="GOSTTablenorm"/>
            </w:pPr>
            <w:r w:rsidRPr="00A57119">
              <w:rPr>
                <w:lang w:val="en-US"/>
              </w:rPr>
              <w:t>GUID</w:t>
            </w:r>
          </w:p>
        </w:tc>
        <w:tc>
          <w:tcPr>
            <w:tcW w:w="374" w:type="pct"/>
          </w:tcPr>
          <w:p w14:paraId="1D67B3CC" w14:textId="714F1A4D" w:rsidR="00DD167D" w:rsidRPr="00A57119" w:rsidRDefault="00DD167D" w:rsidP="00DD167D">
            <w:pPr>
              <w:pStyle w:val="GOSTTablenorm"/>
            </w:pPr>
            <w:r w:rsidRPr="00A57119">
              <w:t>Да</w:t>
            </w:r>
          </w:p>
        </w:tc>
        <w:tc>
          <w:tcPr>
            <w:tcW w:w="374" w:type="pct"/>
          </w:tcPr>
          <w:p w14:paraId="2E6965EA" w14:textId="02B10120" w:rsidR="00DD167D" w:rsidRPr="00A57119" w:rsidRDefault="00DD167D" w:rsidP="00DD167D">
            <w:pPr>
              <w:pStyle w:val="GOSTTablenorm"/>
            </w:pPr>
            <w:r w:rsidRPr="00A57119">
              <w:t>=36</w:t>
            </w:r>
          </w:p>
        </w:tc>
        <w:tc>
          <w:tcPr>
            <w:tcW w:w="1777" w:type="pct"/>
          </w:tcPr>
          <w:p w14:paraId="1C777C74" w14:textId="7169BAC6" w:rsidR="00DD167D" w:rsidRPr="00A57119" w:rsidRDefault="00DD167D" w:rsidP="00DD167D">
            <w:pPr>
              <w:pStyle w:val="GOSTTablenorm"/>
            </w:pPr>
            <w:r w:rsidRPr="00A57119">
              <w:t>Указывается технический идентификатор (</w:t>
            </w:r>
            <w:r w:rsidRPr="00A57119">
              <w:rPr>
                <w:lang w:val="en-US"/>
              </w:rPr>
              <w:t>GUID</w:t>
            </w:r>
            <w:r w:rsidRPr="00A57119">
              <w:t>) строки</w:t>
            </w:r>
          </w:p>
        </w:tc>
      </w:tr>
      <w:tr w:rsidR="00DD167D" w:rsidRPr="00A57119" w14:paraId="214585E2" w14:textId="77777777" w:rsidTr="00B85FB7">
        <w:tc>
          <w:tcPr>
            <w:tcW w:w="1120" w:type="pct"/>
          </w:tcPr>
          <w:p w14:paraId="6D134484" w14:textId="66191CB7" w:rsidR="00DD167D" w:rsidRPr="00A57119" w:rsidRDefault="00DD167D" w:rsidP="00DD167D">
            <w:pPr>
              <w:pStyle w:val="GOSTTablenorm"/>
            </w:pPr>
            <w:r w:rsidRPr="00A57119">
              <w:t>КБК плательщика</w:t>
            </w:r>
          </w:p>
        </w:tc>
        <w:tc>
          <w:tcPr>
            <w:tcW w:w="795" w:type="pct"/>
          </w:tcPr>
          <w:p w14:paraId="1738757D" w14:textId="5F730246" w:rsidR="00DD167D" w:rsidRPr="00A57119" w:rsidRDefault="00DD167D" w:rsidP="00DD167D">
            <w:pPr>
              <w:pStyle w:val="GOSTTablenorm"/>
            </w:pPr>
            <w:r w:rsidRPr="00DE2401">
              <w:rPr>
                <w:b/>
                <w:lang w:val="en-US"/>
              </w:rPr>
              <w:t>entries</w:t>
            </w:r>
            <w:r w:rsidRPr="00A57119">
              <w:rPr>
                <w:lang w:val="en-US"/>
              </w:rPr>
              <w:t>:</w:t>
            </w:r>
            <w:r w:rsidRPr="00A57119">
              <w:rPr>
                <w:shd w:val="clear" w:color="auto" w:fill="FFFFFF"/>
              </w:rPr>
              <w:t>bcc</w:t>
            </w:r>
          </w:p>
        </w:tc>
        <w:tc>
          <w:tcPr>
            <w:tcW w:w="560" w:type="pct"/>
          </w:tcPr>
          <w:p w14:paraId="6C0007DC" w14:textId="33154949" w:rsidR="00DD167D" w:rsidRPr="00A57119" w:rsidRDefault="00DD167D" w:rsidP="00DD167D">
            <w:pPr>
              <w:pStyle w:val="GOSTTablenorm"/>
            </w:pPr>
            <w:r w:rsidRPr="00A57119">
              <w:t>Строка</w:t>
            </w:r>
          </w:p>
        </w:tc>
        <w:tc>
          <w:tcPr>
            <w:tcW w:w="374" w:type="pct"/>
          </w:tcPr>
          <w:p w14:paraId="583A7FC0" w14:textId="52A94DDC" w:rsidR="00DD167D" w:rsidRPr="00A57119" w:rsidRDefault="00DD167D" w:rsidP="00DD167D">
            <w:pPr>
              <w:pStyle w:val="GOSTTablenorm"/>
            </w:pPr>
            <w:r w:rsidRPr="00A57119">
              <w:t>Да</w:t>
            </w:r>
          </w:p>
        </w:tc>
        <w:tc>
          <w:tcPr>
            <w:tcW w:w="374" w:type="pct"/>
          </w:tcPr>
          <w:p w14:paraId="5743DA44" w14:textId="441CD0AE" w:rsidR="00DD167D" w:rsidRPr="00A57119" w:rsidRDefault="00DD167D" w:rsidP="00DD167D">
            <w:pPr>
              <w:pStyle w:val="GOSTTablenorm"/>
            </w:pPr>
            <w:r w:rsidRPr="00A57119">
              <w:t>=20</w:t>
            </w:r>
          </w:p>
        </w:tc>
        <w:tc>
          <w:tcPr>
            <w:tcW w:w="1777" w:type="pct"/>
          </w:tcPr>
          <w:p w14:paraId="611943A9" w14:textId="2E66FBFF" w:rsidR="00DD167D" w:rsidRPr="00A57119" w:rsidRDefault="00DD167D" w:rsidP="00DD167D">
            <w:pPr>
              <w:pStyle w:val="GOSTTablenorm"/>
            </w:pPr>
            <w:r>
              <w:t>Указывается КБК плательщика</w:t>
            </w:r>
          </w:p>
        </w:tc>
      </w:tr>
      <w:tr w:rsidR="00DD167D" w:rsidRPr="00A57119" w14:paraId="710984B1" w14:textId="77777777" w:rsidTr="00B85FB7">
        <w:tc>
          <w:tcPr>
            <w:tcW w:w="1120" w:type="pct"/>
          </w:tcPr>
          <w:p w14:paraId="292E1DA6" w14:textId="207E824C" w:rsidR="00DD167D" w:rsidRPr="00A57119" w:rsidRDefault="00DD167D" w:rsidP="00DD167D">
            <w:pPr>
              <w:pStyle w:val="GOSTTablenorm"/>
            </w:pPr>
            <w:r w:rsidRPr="00A57119">
              <w:t>Тип КБК плательщика</w:t>
            </w:r>
          </w:p>
        </w:tc>
        <w:tc>
          <w:tcPr>
            <w:tcW w:w="795" w:type="pct"/>
          </w:tcPr>
          <w:p w14:paraId="69343E0C" w14:textId="5A2B3070" w:rsidR="00DD167D" w:rsidRPr="00A57119" w:rsidRDefault="00DD167D" w:rsidP="00DD167D">
            <w:pPr>
              <w:pStyle w:val="GOSTTablenorm"/>
            </w:pPr>
            <w:r w:rsidRPr="00DE2401">
              <w:rPr>
                <w:b/>
                <w:lang w:val="en-US"/>
              </w:rPr>
              <w:t>entries</w:t>
            </w:r>
            <w:r w:rsidRPr="00DE2401">
              <w:rPr>
                <w:b/>
              </w:rPr>
              <w:t>:</w:t>
            </w:r>
            <w:r w:rsidRPr="00A57119">
              <w:rPr>
                <w:color w:val="000000"/>
              </w:rPr>
              <w:t>type_b</w:t>
            </w:r>
            <w:r w:rsidRPr="00A57119">
              <w:rPr>
                <w:color w:val="000000"/>
                <w:lang w:val="en-US"/>
              </w:rPr>
              <w:t>cc</w:t>
            </w:r>
          </w:p>
        </w:tc>
        <w:tc>
          <w:tcPr>
            <w:tcW w:w="560" w:type="pct"/>
          </w:tcPr>
          <w:p w14:paraId="143D3CE9" w14:textId="706B496D" w:rsidR="00DD167D" w:rsidRPr="00A57119" w:rsidRDefault="00DD167D" w:rsidP="00DD167D">
            <w:pPr>
              <w:pStyle w:val="GOSTTablenorm"/>
            </w:pPr>
            <w:r w:rsidRPr="00A57119">
              <w:t>Строка</w:t>
            </w:r>
          </w:p>
        </w:tc>
        <w:tc>
          <w:tcPr>
            <w:tcW w:w="374" w:type="pct"/>
          </w:tcPr>
          <w:p w14:paraId="0C56755D" w14:textId="5EECC30C" w:rsidR="00DD167D" w:rsidRPr="00A57119" w:rsidRDefault="00DD167D" w:rsidP="00DD167D">
            <w:pPr>
              <w:pStyle w:val="GOSTTablenorm"/>
            </w:pPr>
            <w:r w:rsidRPr="00A57119">
              <w:t>Да</w:t>
            </w:r>
          </w:p>
        </w:tc>
        <w:tc>
          <w:tcPr>
            <w:tcW w:w="374" w:type="pct"/>
          </w:tcPr>
          <w:p w14:paraId="6BE12588" w14:textId="3C03854B" w:rsidR="00DD167D" w:rsidRPr="00A57119" w:rsidRDefault="00DD167D" w:rsidP="00DD167D">
            <w:pPr>
              <w:pStyle w:val="GOSTTablenorm"/>
            </w:pPr>
            <w:r w:rsidRPr="00A57119">
              <w:t>=2</w:t>
            </w:r>
          </w:p>
        </w:tc>
        <w:tc>
          <w:tcPr>
            <w:tcW w:w="1777" w:type="pct"/>
          </w:tcPr>
          <w:p w14:paraId="3769CDD0" w14:textId="71CC87E1" w:rsidR="00DD167D" w:rsidRPr="00A57119" w:rsidRDefault="00DD167D" w:rsidP="00DD167D">
            <w:pPr>
              <w:pStyle w:val="GOSTTablenorm"/>
            </w:pPr>
            <w:r w:rsidRPr="00A57119">
              <w:t xml:space="preserve">Указывается тип КБК плательщика. Для КБК доходов указывается тип «20», для КБК внутреннего источника </w:t>
            </w:r>
            <w:r>
              <w:t>дефицита бюджета – «31»</w:t>
            </w:r>
          </w:p>
        </w:tc>
      </w:tr>
      <w:tr w:rsidR="00DD167D" w:rsidRPr="00A57119" w14:paraId="40B95694" w14:textId="77777777" w:rsidTr="00B85FB7">
        <w:tc>
          <w:tcPr>
            <w:tcW w:w="1120" w:type="pct"/>
          </w:tcPr>
          <w:p w14:paraId="379AA35C" w14:textId="6E1D513B" w:rsidR="00DD167D" w:rsidRPr="00A57119" w:rsidRDefault="00DD167D" w:rsidP="00DD167D">
            <w:pPr>
              <w:pStyle w:val="GOSTTablenorm"/>
            </w:pPr>
            <w:r w:rsidRPr="00A57119">
              <w:t>ОКТМО платежа плательщика</w:t>
            </w:r>
          </w:p>
        </w:tc>
        <w:tc>
          <w:tcPr>
            <w:tcW w:w="795" w:type="pct"/>
          </w:tcPr>
          <w:p w14:paraId="4279C9B4" w14:textId="45EE1FF0" w:rsidR="00DD167D" w:rsidRPr="00A57119" w:rsidRDefault="00DD167D" w:rsidP="00DD167D">
            <w:pPr>
              <w:pStyle w:val="GOSTTablenorm"/>
            </w:pPr>
            <w:r w:rsidRPr="00DE2401">
              <w:rPr>
                <w:b/>
                <w:lang w:val="en-US"/>
              </w:rPr>
              <w:t>entries</w:t>
            </w:r>
            <w:r w:rsidRPr="00DE2401">
              <w:rPr>
                <w:b/>
              </w:rPr>
              <w:t>:</w:t>
            </w:r>
            <w:r w:rsidRPr="00A57119">
              <w:t>oktmo</w:t>
            </w:r>
          </w:p>
        </w:tc>
        <w:tc>
          <w:tcPr>
            <w:tcW w:w="560" w:type="pct"/>
          </w:tcPr>
          <w:p w14:paraId="553BCA97" w14:textId="35495B92" w:rsidR="00DD167D" w:rsidRPr="00A57119" w:rsidRDefault="00DD167D" w:rsidP="00DD167D">
            <w:pPr>
              <w:pStyle w:val="GOSTTablenorm"/>
            </w:pPr>
            <w:r w:rsidRPr="00A57119">
              <w:rPr>
                <w:lang w:eastAsia="en-US"/>
              </w:rPr>
              <w:t>Строка</w:t>
            </w:r>
          </w:p>
        </w:tc>
        <w:tc>
          <w:tcPr>
            <w:tcW w:w="374" w:type="pct"/>
          </w:tcPr>
          <w:p w14:paraId="71D7F8A4" w14:textId="5A4AC621" w:rsidR="00DD167D" w:rsidRPr="00A57119" w:rsidRDefault="00DD167D" w:rsidP="00DD167D">
            <w:pPr>
              <w:pStyle w:val="GOSTTablenorm"/>
            </w:pPr>
            <w:r w:rsidRPr="00A57119">
              <w:t>Да</w:t>
            </w:r>
          </w:p>
        </w:tc>
        <w:tc>
          <w:tcPr>
            <w:tcW w:w="374" w:type="pct"/>
          </w:tcPr>
          <w:p w14:paraId="056A9A1A" w14:textId="019FD4E1" w:rsidR="00DD167D" w:rsidRPr="00A57119" w:rsidRDefault="00DD167D" w:rsidP="00DD167D">
            <w:pPr>
              <w:pStyle w:val="GOSTTablenorm"/>
            </w:pPr>
            <w:r w:rsidRPr="00A57119">
              <w:t>=8</w:t>
            </w:r>
          </w:p>
        </w:tc>
        <w:tc>
          <w:tcPr>
            <w:tcW w:w="1777" w:type="pct"/>
          </w:tcPr>
          <w:p w14:paraId="65A687EC" w14:textId="78C31544" w:rsidR="00DD167D" w:rsidRPr="00A57119" w:rsidRDefault="00DD167D" w:rsidP="00DD167D">
            <w:pPr>
              <w:pStyle w:val="GOSTTablenorm"/>
            </w:pPr>
            <w:r w:rsidRPr="00A57119">
              <w:t>Указывается код по ОКТМО публично-пр</w:t>
            </w:r>
            <w:r>
              <w:t>авового образования плательщика</w:t>
            </w:r>
          </w:p>
        </w:tc>
      </w:tr>
      <w:tr w:rsidR="00DD167D" w:rsidRPr="00A57119" w14:paraId="2AFB130D" w14:textId="77777777" w:rsidTr="00B85FB7">
        <w:tc>
          <w:tcPr>
            <w:tcW w:w="1120" w:type="pct"/>
          </w:tcPr>
          <w:p w14:paraId="52E30212" w14:textId="6BB67D00" w:rsidR="00DD167D" w:rsidRPr="00A57119" w:rsidRDefault="00DD167D" w:rsidP="00DD167D">
            <w:pPr>
              <w:pStyle w:val="GOSTTablenorm"/>
            </w:pPr>
            <w:r w:rsidRPr="00A57119">
              <w:t>Код субсидии плательщика</w:t>
            </w:r>
          </w:p>
        </w:tc>
        <w:tc>
          <w:tcPr>
            <w:tcW w:w="795" w:type="pct"/>
          </w:tcPr>
          <w:p w14:paraId="69D34494" w14:textId="5B4C1F90" w:rsidR="00DD167D" w:rsidRPr="00A57119" w:rsidRDefault="00DD167D" w:rsidP="00DD167D">
            <w:pPr>
              <w:pStyle w:val="GOSTTablenorm"/>
            </w:pPr>
            <w:r w:rsidRPr="00DE2401">
              <w:rPr>
                <w:b/>
                <w:lang w:val="en-US"/>
              </w:rPr>
              <w:t>entries</w:t>
            </w:r>
            <w:r w:rsidRPr="00DE2401">
              <w:rPr>
                <w:b/>
              </w:rPr>
              <w:t>:</w:t>
            </w:r>
            <w:r w:rsidRPr="00AD620D">
              <w:t>analytical_</w:t>
            </w:r>
            <w:r w:rsidRPr="00A57119">
              <w:t>group</w:t>
            </w:r>
          </w:p>
        </w:tc>
        <w:tc>
          <w:tcPr>
            <w:tcW w:w="560" w:type="pct"/>
          </w:tcPr>
          <w:p w14:paraId="68FACC03" w14:textId="67D2A17A" w:rsidR="00DD167D" w:rsidRPr="00A57119" w:rsidRDefault="00DD167D" w:rsidP="00DD167D">
            <w:pPr>
              <w:pStyle w:val="GOSTTablenorm"/>
            </w:pPr>
            <w:r w:rsidRPr="00A57119">
              <w:rPr>
                <w:lang w:eastAsia="en-US"/>
              </w:rPr>
              <w:t>Строка</w:t>
            </w:r>
          </w:p>
        </w:tc>
        <w:tc>
          <w:tcPr>
            <w:tcW w:w="374" w:type="pct"/>
          </w:tcPr>
          <w:p w14:paraId="78717EA8" w14:textId="1689B112" w:rsidR="00DD167D" w:rsidRPr="00A57119" w:rsidRDefault="00DD167D" w:rsidP="00DD167D">
            <w:pPr>
              <w:pStyle w:val="GOSTTablenorm"/>
            </w:pPr>
            <w:r w:rsidRPr="00A57119">
              <w:t>Нет</w:t>
            </w:r>
          </w:p>
        </w:tc>
        <w:tc>
          <w:tcPr>
            <w:tcW w:w="374" w:type="pct"/>
          </w:tcPr>
          <w:p w14:paraId="3514DEA1" w14:textId="3B5ABAA8" w:rsidR="00DD167D" w:rsidRPr="00A57119" w:rsidRDefault="00DD167D" w:rsidP="00DD167D">
            <w:pPr>
              <w:pStyle w:val="GOSTTablenorm"/>
            </w:pPr>
            <w:r w:rsidRPr="00A57119">
              <w:t>&lt;=25</w:t>
            </w:r>
          </w:p>
        </w:tc>
        <w:tc>
          <w:tcPr>
            <w:tcW w:w="1777" w:type="pct"/>
          </w:tcPr>
          <w:p w14:paraId="7CAD9A08" w14:textId="64A53768" w:rsidR="00DD167D" w:rsidRPr="00A57119" w:rsidRDefault="00DD167D" w:rsidP="00DD167D">
            <w:pPr>
              <w:pStyle w:val="GOSTTablenorm"/>
            </w:pPr>
            <w:r w:rsidRPr="00A57119">
              <w:t>Указы</w:t>
            </w:r>
            <w:r>
              <w:t>вается код субсидии плательщика</w:t>
            </w:r>
          </w:p>
        </w:tc>
      </w:tr>
      <w:tr w:rsidR="00DD167D" w:rsidRPr="00A57119" w14:paraId="531D512E" w14:textId="77777777" w:rsidTr="00B85FB7">
        <w:tc>
          <w:tcPr>
            <w:tcW w:w="1120" w:type="pct"/>
          </w:tcPr>
          <w:p w14:paraId="43895563" w14:textId="22B7A4F0" w:rsidR="00DD167D" w:rsidRPr="00A57119" w:rsidRDefault="00DD167D" w:rsidP="00DD167D">
            <w:pPr>
              <w:pStyle w:val="GOSTTablenorm"/>
            </w:pPr>
            <w:r w:rsidRPr="00A57119">
              <w:t>Лицевой счет по дополнительному финансированию плательщика</w:t>
            </w:r>
          </w:p>
        </w:tc>
        <w:tc>
          <w:tcPr>
            <w:tcW w:w="795" w:type="pct"/>
          </w:tcPr>
          <w:p w14:paraId="069D9AD9" w14:textId="1263CE4D" w:rsidR="00DD167D" w:rsidRPr="00C76552" w:rsidRDefault="00DD167D" w:rsidP="00DD167D">
            <w:pPr>
              <w:pStyle w:val="GOSTTablenorm"/>
            </w:pPr>
            <w:r w:rsidRPr="00C76552">
              <w:rPr>
                <w:b/>
              </w:rPr>
              <w:t>entries:</w:t>
            </w:r>
            <w:r w:rsidRPr="00C76552">
              <w:t>account_additional</w:t>
            </w:r>
          </w:p>
        </w:tc>
        <w:tc>
          <w:tcPr>
            <w:tcW w:w="560" w:type="pct"/>
          </w:tcPr>
          <w:p w14:paraId="674A2F2D" w14:textId="6781CF5C" w:rsidR="00DD167D" w:rsidRPr="00A57119" w:rsidRDefault="00DD167D" w:rsidP="00DD167D">
            <w:pPr>
              <w:pStyle w:val="GOSTTablenorm"/>
            </w:pPr>
            <w:r w:rsidRPr="00A57119">
              <w:t>Строка</w:t>
            </w:r>
          </w:p>
        </w:tc>
        <w:tc>
          <w:tcPr>
            <w:tcW w:w="374" w:type="pct"/>
          </w:tcPr>
          <w:p w14:paraId="2400C1F8" w14:textId="79FCE0BF" w:rsidR="00DD167D" w:rsidRPr="00A57119" w:rsidRDefault="00DD167D" w:rsidP="00DD167D">
            <w:pPr>
              <w:pStyle w:val="GOSTTablenorm"/>
            </w:pPr>
            <w:r w:rsidRPr="00A57119">
              <w:t>Нет</w:t>
            </w:r>
          </w:p>
        </w:tc>
        <w:tc>
          <w:tcPr>
            <w:tcW w:w="374" w:type="pct"/>
          </w:tcPr>
          <w:p w14:paraId="4C1DFACB" w14:textId="754707E7" w:rsidR="00DD167D" w:rsidRPr="00A57119" w:rsidRDefault="00DD167D" w:rsidP="00DD167D">
            <w:pPr>
              <w:pStyle w:val="GOSTTablenorm"/>
            </w:pPr>
            <w:r w:rsidRPr="00A57119">
              <w:t>=11</w:t>
            </w:r>
          </w:p>
        </w:tc>
        <w:tc>
          <w:tcPr>
            <w:tcW w:w="1777" w:type="pct"/>
          </w:tcPr>
          <w:p w14:paraId="067B87B5" w14:textId="77777777" w:rsidR="00DD167D" w:rsidRPr="00A57119" w:rsidRDefault="00DD167D" w:rsidP="00DD167D">
            <w:pPr>
              <w:pStyle w:val="GOSTTablenorm"/>
            </w:pPr>
            <w:r w:rsidRPr="00A57119">
              <w:t>Указывается номер л/с с кодом 03 по дополнительному финансированию.</w:t>
            </w:r>
          </w:p>
          <w:p w14:paraId="352746B2" w14:textId="3F4B325B" w:rsidR="00DD167D" w:rsidRPr="00A57119" w:rsidRDefault="00DD167D" w:rsidP="00DD167D">
            <w:pPr>
              <w:pStyle w:val="GOSTTablenorm"/>
            </w:pPr>
            <w:r w:rsidRPr="00A57119">
              <w:lastRenderedPageBreak/>
              <w:t>Заполняется, если значение реквизита «Допфинансирование» (</w:t>
            </w:r>
            <w:r w:rsidRPr="009C6772">
              <w:t>7.18</w:t>
            </w:r>
            <w:r w:rsidRPr="00A57119">
              <w:t>)</w:t>
            </w:r>
            <w:commentRangeStart w:id="619"/>
            <w:commentRangeEnd w:id="619"/>
            <w:r w:rsidRPr="00A57119">
              <w:rPr>
                <w:rStyle w:val="affa"/>
              </w:rPr>
              <w:commentReference w:id="619"/>
            </w:r>
            <w:r w:rsidRPr="00A57119">
              <w:t xml:space="preserve"> = «</w:t>
            </w:r>
            <w:r w:rsidRPr="00A57119">
              <w:rPr>
                <w:lang w:val="en-US"/>
              </w:rPr>
              <w:t>Y</w:t>
            </w:r>
            <w:r w:rsidRPr="00A57119">
              <w:t>» по следующему алгоритму: по параметру «Номер лицевого счета плательщика» из справочника КРЛС определяются «Код по Сводному реестру», «ИНН», «КПП», «Код бюджета» и по данным реквизитам в справочке КРЛС осуществляется поиск ЛС с типом 03.</w:t>
            </w:r>
          </w:p>
          <w:p w14:paraId="352B2453" w14:textId="4FF31B9E" w:rsidR="00DD167D" w:rsidRPr="00A57119" w:rsidRDefault="00DD167D" w:rsidP="00DD167D">
            <w:pPr>
              <w:pStyle w:val="GOSTTablenorm"/>
            </w:pPr>
            <w:r w:rsidRPr="00A57119">
              <w:t xml:space="preserve">Параметр не заполняется, если </w:t>
            </w:r>
            <w:r>
              <w:t>з</w:t>
            </w:r>
            <w:r w:rsidRPr="00A57119">
              <w:t>начение реквизита «Допфинансирование» (</w:t>
            </w:r>
            <w:r w:rsidRPr="007C1039">
              <w:t>7.18</w:t>
            </w:r>
            <w:r w:rsidRPr="00A57119">
              <w:t>)</w:t>
            </w:r>
            <w:commentRangeStart w:id="620"/>
            <w:commentRangeEnd w:id="620"/>
            <w:r w:rsidRPr="00A57119">
              <w:rPr>
                <w:rStyle w:val="affa"/>
              </w:rPr>
              <w:commentReference w:id="620"/>
            </w:r>
            <w:r w:rsidRPr="00A57119">
              <w:t xml:space="preserve"> = «</w:t>
            </w:r>
            <w:r w:rsidRPr="00A57119">
              <w:rPr>
                <w:lang w:val="en-US"/>
              </w:rPr>
              <w:t>N</w:t>
            </w:r>
            <w:r w:rsidRPr="00A57119">
              <w:t>»</w:t>
            </w:r>
          </w:p>
        </w:tc>
      </w:tr>
      <w:tr w:rsidR="00DD167D" w:rsidRPr="00A57119" w14:paraId="1C5DAEA5" w14:textId="77777777" w:rsidTr="00B85FB7">
        <w:tc>
          <w:tcPr>
            <w:tcW w:w="1120" w:type="pct"/>
          </w:tcPr>
          <w:p w14:paraId="68DA8638" w14:textId="3997CA81" w:rsidR="00DD167D" w:rsidRPr="00A57119" w:rsidRDefault="00DD167D" w:rsidP="00DD167D">
            <w:pPr>
              <w:pStyle w:val="GOSTTablenorm"/>
            </w:pPr>
            <w:r w:rsidRPr="00A57119">
              <w:lastRenderedPageBreak/>
              <w:t>Сумма в рублях</w:t>
            </w:r>
          </w:p>
        </w:tc>
        <w:tc>
          <w:tcPr>
            <w:tcW w:w="795" w:type="pct"/>
          </w:tcPr>
          <w:p w14:paraId="225BF819" w14:textId="19EE2489" w:rsidR="00DD167D" w:rsidRPr="00A57119" w:rsidRDefault="00DD167D" w:rsidP="00DD167D">
            <w:pPr>
              <w:pStyle w:val="GOSTTablenorm"/>
            </w:pPr>
            <w:r w:rsidRPr="00DE2401">
              <w:rPr>
                <w:b/>
                <w:lang w:val="en-US"/>
              </w:rPr>
              <w:t>entries</w:t>
            </w:r>
            <w:r w:rsidRPr="00DE2401">
              <w:rPr>
                <w:b/>
              </w:rPr>
              <w:t>:</w:t>
            </w:r>
            <w:r w:rsidRPr="00A57119">
              <w:t>amount</w:t>
            </w:r>
          </w:p>
        </w:tc>
        <w:tc>
          <w:tcPr>
            <w:tcW w:w="560" w:type="pct"/>
          </w:tcPr>
          <w:p w14:paraId="3D49A42F" w14:textId="2059ABB6" w:rsidR="00DD167D" w:rsidRPr="00A57119" w:rsidRDefault="00DD167D" w:rsidP="00DD167D">
            <w:pPr>
              <w:pStyle w:val="GOSTTablenorm"/>
            </w:pPr>
            <w:r w:rsidRPr="00A57119">
              <w:t>Сумма</w:t>
            </w:r>
          </w:p>
        </w:tc>
        <w:tc>
          <w:tcPr>
            <w:tcW w:w="374" w:type="pct"/>
          </w:tcPr>
          <w:p w14:paraId="4D2C7564" w14:textId="2B1D263B" w:rsidR="00DD167D" w:rsidRPr="00A57119" w:rsidRDefault="00DD167D" w:rsidP="00DD167D">
            <w:pPr>
              <w:pStyle w:val="GOSTTablenorm"/>
            </w:pPr>
            <w:r w:rsidRPr="00A57119">
              <w:t>Да</w:t>
            </w:r>
          </w:p>
        </w:tc>
        <w:tc>
          <w:tcPr>
            <w:tcW w:w="374" w:type="pct"/>
          </w:tcPr>
          <w:p w14:paraId="3DA060C2" w14:textId="4F63E9DC" w:rsidR="00DD167D" w:rsidRPr="00A57119" w:rsidRDefault="00DD167D" w:rsidP="00DD167D">
            <w:pPr>
              <w:pStyle w:val="GOSTTablenorm"/>
            </w:pPr>
          </w:p>
        </w:tc>
        <w:tc>
          <w:tcPr>
            <w:tcW w:w="1777" w:type="pct"/>
          </w:tcPr>
          <w:p w14:paraId="4CACCDBD" w14:textId="368818F3" w:rsidR="00DD167D" w:rsidRPr="00A57119" w:rsidRDefault="00DD167D" w:rsidP="00DD167D">
            <w:pPr>
              <w:pStyle w:val="GOSTTablenorm"/>
            </w:pPr>
            <w:r w:rsidRPr="00A57119">
              <w:t xml:space="preserve">Указывается сумма строки </w:t>
            </w:r>
            <w:r>
              <w:t>по документу</w:t>
            </w:r>
          </w:p>
        </w:tc>
      </w:tr>
    </w:tbl>
    <w:p w14:paraId="27CC79EE" w14:textId="23ADCCE0" w:rsidR="005E677A" w:rsidRDefault="005E677A" w:rsidP="005E677A">
      <w:pPr>
        <w:pStyle w:val="51"/>
      </w:pPr>
      <w:bookmarkStart w:id="621" w:name="_Toc226625552"/>
      <w:r w:rsidRPr="00420F5A">
        <w:t>Пример запроса</w:t>
      </w:r>
      <w:r w:rsidRPr="0013499D">
        <w:t xml:space="preserve"> по документу</w:t>
      </w:r>
      <w:r>
        <w:t xml:space="preserve"> </w:t>
      </w:r>
      <w:r w:rsidR="00446D9C" w:rsidRPr="00A807F4">
        <w:t>«Платежное поручение (исходящий)» RCA_DOC_D_013</w:t>
      </w:r>
      <w:bookmarkEnd w:id="621"/>
    </w:p>
    <w:p w14:paraId="7FA71A78" w14:textId="77777777" w:rsidR="001C6BA1" w:rsidRPr="006A539E" w:rsidRDefault="001C6BA1" w:rsidP="001C6BA1">
      <w:pPr>
        <w:pStyle w:val="GOSTScript"/>
      </w:pPr>
      <w:r w:rsidRPr="006A539E">
        <w:t>{</w:t>
      </w:r>
    </w:p>
    <w:p w14:paraId="48AF5C0A" w14:textId="77777777" w:rsidR="001C6BA1" w:rsidRPr="006A539E" w:rsidRDefault="001C6BA1" w:rsidP="001C6BA1">
      <w:pPr>
        <w:pStyle w:val="GOSTScript"/>
      </w:pPr>
      <w:r w:rsidRPr="006A539E">
        <w:tab/>
        <w:t>"header": {</w:t>
      </w:r>
    </w:p>
    <w:p w14:paraId="0A6ABB96" w14:textId="77777777" w:rsidR="001C6BA1" w:rsidRPr="006A539E" w:rsidRDefault="001C6BA1" w:rsidP="001C6BA1">
      <w:pPr>
        <w:pStyle w:val="GOSTScript"/>
      </w:pPr>
      <w:r w:rsidRPr="006A539E">
        <w:tab/>
      </w:r>
      <w:r w:rsidRPr="006A539E">
        <w:tab/>
        <w:t>"Source": "RMS",</w:t>
      </w:r>
    </w:p>
    <w:p w14:paraId="3BAB15B3" w14:textId="77777777" w:rsidR="001C6BA1" w:rsidRPr="006A539E" w:rsidRDefault="001C6BA1" w:rsidP="001C6BA1">
      <w:pPr>
        <w:pStyle w:val="GOSTScript"/>
      </w:pPr>
      <w:r w:rsidRPr="006A539E">
        <w:tab/>
      </w:r>
      <w:r w:rsidRPr="006A539E">
        <w:tab/>
        <w:t>"ReqDateTime": "2023-09-29 10:37:22",</w:t>
      </w:r>
    </w:p>
    <w:p w14:paraId="2D6C5450" w14:textId="77777777" w:rsidR="001C6BA1" w:rsidRPr="006A539E" w:rsidRDefault="001C6BA1" w:rsidP="001C6BA1">
      <w:pPr>
        <w:pStyle w:val="GOSTScript"/>
      </w:pPr>
      <w:r w:rsidRPr="006A539E">
        <w:tab/>
      </w:r>
      <w:r w:rsidRPr="006A539E">
        <w:tab/>
        <w:t>"Version": "1.0",</w:t>
      </w:r>
    </w:p>
    <w:p w14:paraId="2FEB4433" w14:textId="77777777" w:rsidR="001C6BA1" w:rsidRPr="006A539E" w:rsidRDefault="001C6BA1" w:rsidP="001C6BA1">
      <w:pPr>
        <w:pStyle w:val="GOSTScript"/>
      </w:pPr>
      <w:r w:rsidRPr="006A539E">
        <w:tab/>
      </w:r>
      <w:r w:rsidRPr="006A539E">
        <w:tab/>
        <w:t>"Params": [</w:t>
      </w:r>
    </w:p>
    <w:p w14:paraId="6FA428C6" w14:textId="77777777" w:rsidR="001C6BA1" w:rsidRPr="006A539E" w:rsidRDefault="001C6BA1" w:rsidP="001C6BA1">
      <w:pPr>
        <w:pStyle w:val="GOSTScript"/>
      </w:pPr>
      <w:r w:rsidRPr="006A539E">
        <w:tab/>
      </w:r>
      <w:r w:rsidRPr="006A539E">
        <w:tab/>
      </w:r>
      <w:r w:rsidRPr="006A539E">
        <w:tab/>
        <w:t>{</w:t>
      </w:r>
    </w:p>
    <w:p w14:paraId="07BD2261" w14:textId="77777777" w:rsidR="001C6BA1" w:rsidRPr="006A539E" w:rsidRDefault="001C6BA1" w:rsidP="001C6BA1">
      <w:pPr>
        <w:pStyle w:val="GOSTScript"/>
      </w:pPr>
      <w:r>
        <w:tab/>
      </w:r>
      <w:r>
        <w:tab/>
      </w:r>
      <w:r>
        <w:tab/>
      </w:r>
      <w:r>
        <w:tab/>
        <w:t>"p</w:t>
      </w:r>
      <w:r w:rsidRPr="006A539E">
        <w:t>aram": "example",</w:t>
      </w:r>
    </w:p>
    <w:p w14:paraId="7DDC8CD2" w14:textId="77777777" w:rsidR="001C6BA1" w:rsidRPr="006A539E" w:rsidRDefault="001C6BA1" w:rsidP="001C6BA1">
      <w:pPr>
        <w:pStyle w:val="GOSTScript"/>
      </w:pPr>
      <w:r>
        <w:tab/>
      </w:r>
      <w:r>
        <w:tab/>
      </w:r>
      <w:r>
        <w:tab/>
      </w:r>
      <w:r>
        <w:tab/>
        <w:t>"v</w:t>
      </w:r>
      <w:r w:rsidRPr="006A539E">
        <w:t>alue": "01"</w:t>
      </w:r>
    </w:p>
    <w:p w14:paraId="11134D3A" w14:textId="77777777" w:rsidR="001C6BA1" w:rsidRPr="006A539E" w:rsidRDefault="001C6BA1" w:rsidP="001C6BA1">
      <w:pPr>
        <w:pStyle w:val="GOSTScript"/>
      </w:pPr>
      <w:r w:rsidRPr="006A539E">
        <w:tab/>
      </w:r>
      <w:r w:rsidRPr="006A539E">
        <w:tab/>
      </w:r>
      <w:r w:rsidRPr="006A539E">
        <w:tab/>
        <w:t>}</w:t>
      </w:r>
    </w:p>
    <w:p w14:paraId="2C866424" w14:textId="77777777" w:rsidR="001C6BA1" w:rsidRPr="006A539E" w:rsidRDefault="001C6BA1" w:rsidP="001C6BA1">
      <w:pPr>
        <w:pStyle w:val="GOSTScript"/>
      </w:pPr>
      <w:r w:rsidRPr="006A539E">
        <w:tab/>
      </w:r>
      <w:r w:rsidRPr="006A539E">
        <w:tab/>
        <w:t>],</w:t>
      </w:r>
    </w:p>
    <w:p w14:paraId="3ABC8A27" w14:textId="77777777" w:rsidR="001C6BA1" w:rsidRPr="006A539E" w:rsidRDefault="001C6BA1" w:rsidP="001C6BA1">
      <w:pPr>
        <w:pStyle w:val="GOSTScript"/>
      </w:pPr>
      <w:r w:rsidRPr="006A539E">
        <w:tab/>
      </w:r>
      <w:r w:rsidRPr="006A539E">
        <w:tab/>
        <w:t>"ReqGuid": "b0d4ce5d-2757-4699-948c-cfa72ba94f10",</w:t>
      </w:r>
    </w:p>
    <w:p w14:paraId="6E0CC22C" w14:textId="77777777" w:rsidR="001C6BA1" w:rsidRPr="006A539E" w:rsidRDefault="001C6BA1" w:rsidP="001C6BA1">
      <w:pPr>
        <w:pStyle w:val="GOSTScript"/>
      </w:pPr>
      <w:r w:rsidRPr="006A539E">
        <w:tab/>
      </w:r>
      <w:r w:rsidRPr="006A539E">
        <w:tab/>
        <w:t>"DocGuid": "0bd90a7c-e339-46ff-ac39-71029ff81370",</w:t>
      </w:r>
    </w:p>
    <w:p w14:paraId="7A82012D" w14:textId="77777777" w:rsidR="001C6BA1" w:rsidRPr="006A539E" w:rsidRDefault="001C6BA1" w:rsidP="001C6BA1">
      <w:pPr>
        <w:pStyle w:val="GOSTScript"/>
      </w:pPr>
      <w:r w:rsidRPr="006A539E">
        <w:tab/>
      </w:r>
      <w:r w:rsidRPr="006A539E">
        <w:tab/>
        <w:t>"RequestType": "ACCOUNTING",</w:t>
      </w:r>
    </w:p>
    <w:p w14:paraId="68740A77" w14:textId="77777777" w:rsidR="001C6BA1" w:rsidRPr="006A539E" w:rsidRDefault="001C6BA1" w:rsidP="001C6BA1">
      <w:pPr>
        <w:pStyle w:val="GOSTScript"/>
      </w:pPr>
      <w:r w:rsidRPr="006A539E">
        <w:tab/>
      </w:r>
      <w:r w:rsidRPr="006A539E">
        <w:tab/>
        <w:t>"Stage": "auth",</w:t>
      </w:r>
    </w:p>
    <w:p w14:paraId="46C25F75" w14:textId="77777777" w:rsidR="001C6BA1" w:rsidRPr="006A539E" w:rsidRDefault="001C6BA1" w:rsidP="001C6BA1">
      <w:pPr>
        <w:pStyle w:val="GOSTScript"/>
      </w:pPr>
      <w:r w:rsidRPr="006A539E">
        <w:tab/>
      </w:r>
      <w:r w:rsidRPr="006A539E">
        <w:tab/>
        <w:t>"BalLevContrl": "2",</w:t>
      </w:r>
    </w:p>
    <w:p w14:paraId="29D4D862" w14:textId="77777777" w:rsidR="001C6BA1" w:rsidRPr="006A539E" w:rsidRDefault="001C6BA1" w:rsidP="001C6BA1">
      <w:pPr>
        <w:pStyle w:val="GOSTScript"/>
      </w:pPr>
      <w:r w:rsidRPr="006A539E">
        <w:tab/>
      </w:r>
      <w:r w:rsidRPr="006A539E">
        <w:tab/>
        <w:t>"Subject": "6000",</w:t>
      </w:r>
    </w:p>
    <w:p w14:paraId="657DE903" w14:textId="77777777" w:rsidR="001C6BA1" w:rsidRPr="006A539E" w:rsidRDefault="001C6BA1" w:rsidP="001C6BA1">
      <w:pPr>
        <w:pStyle w:val="GOSTScript"/>
      </w:pPr>
      <w:r w:rsidRPr="006A539E">
        <w:tab/>
      </w:r>
      <w:r w:rsidRPr="006A539E">
        <w:tab/>
        <w:t>"TypeDoc": "RCA_DOC_D_013",</w:t>
      </w:r>
    </w:p>
    <w:p w14:paraId="2A6107E2" w14:textId="77777777" w:rsidR="001C6BA1" w:rsidRPr="006A539E" w:rsidRDefault="001C6BA1" w:rsidP="001C6BA1">
      <w:pPr>
        <w:pStyle w:val="GOSTScript"/>
      </w:pPr>
      <w:r w:rsidRPr="006A539E">
        <w:tab/>
      </w:r>
      <w:r w:rsidRPr="006A539E">
        <w:tab/>
        <w:t>"SettlementDate": "2023-09-29"</w:t>
      </w:r>
    </w:p>
    <w:p w14:paraId="6778433D" w14:textId="77777777" w:rsidR="001C6BA1" w:rsidRPr="006A539E" w:rsidRDefault="001C6BA1" w:rsidP="001C6BA1">
      <w:pPr>
        <w:pStyle w:val="GOSTScript"/>
      </w:pPr>
      <w:r w:rsidRPr="006A539E">
        <w:tab/>
        <w:t>},</w:t>
      </w:r>
    </w:p>
    <w:p w14:paraId="0BB868B5" w14:textId="77777777" w:rsidR="001C6BA1" w:rsidRPr="006A539E" w:rsidRDefault="001C6BA1" w:rsidP="001C6BA1">
      <w:pPr>
        <w:pStyle w:val="GOSTScript"/>
      </w:pPr>
      <w:r w:rsidRPr="006A539E">
        <w:lastRenderedPageBreak/>
        <w:tab/>
        <w:t>"document": {</w:t>
      </w:r>
    </w:p>
    <w:p w14:paraId="3C95B0A9" w14:textId="77777777" w:rsidR="001C6BA1" w:rsidRPr="006A539E" w:rsidRDefault="001C6BA1" w:rsidP="001C6BA1">
      <w:pPr>
        <w:pStyle w:val="GOSTScript"/>
      </w:pPr>
      <w:r w:rsidRPr="006A539E">
        <w:tab/>
      </w:r>
      <w:r w:rsidRPr="006A539E">
        <w:tab/>
        <w:t>"document_no": "123",</w:t>
      </w:r>
    </w:p>
    <w:p w14:paraId="55A7131E" w14:textId="77777777" w:rsidR="001C6BA1" w:rsidRPr="006A539E" w:rsidRDefault="001C6BA1" w:rsidP="001C6BA1">
      <w:pPr>
        <w:pStyle w:val="GOSTScript"/>
      </w:pPr>
      <w:r w:rsidRPr="006A539E">
        <w:tab/>
      </w:r>
      <w:r w:rsidRPr="006A539E">
        <w:tab/>
        <w:t>"document_date": "2023-09-12",</w:t>
      </w:r>
    </w:p>
    <w:p w14:paraId="059549EE" w14:textId="77777777" w:rsidR="001C6BA1" w:rsidRPr="006A539E" w:rsidRDefault="001C6BA1" w:rsidP="001C6BA1">
      <w:pPr>
        <w:pStyle w:val="GOSTScript"/>
      </w:pPr>
      <w:r w:rsidRPr="006A539E">
        <w:tab/>
      </w:r>
      <w:r w:rsidRPr="006A539E">
        <w:tab/>
        <w:t>"document_type": "ЭДИ",</w:t>
      </w:r>
    </w:p>
    <w:p w14:paraId="4B41F5BE" w14:textId="77777777" w:rsidR="001C6BA1" w:rsidRPr="006A539E" w:rsidRDefault="001C6BA1" w:rsidP="001C6BA1">
      <w:pPr>
        <w:pStyle w:val="GOSTScript"/>
      </w:pPr>
      <w:r w:rsidRPr="006A539E">
        <w:tab/>
      </w:r>
      <w:r w:rsidRPr="006A539E">
        <w:tab/>
        <w:t>"basis_document_kind": "ED101",</w:t>
      </w:r>
    </w:p>
    <w:p w14:paraId="3C7D6266" w14:textId="77777777" w:rsidR="001C6BA1" w:rsidRPr="009B0F03" w:rsidRDefault="001C6BA1" w:rsidP="001C6BA1">
      <w:pPr>
        <w:pStyle w:val="GOSTScript"/>
      </w:pPr>
      <w:r w:rsidRPr="006A539E">
        <w:tab/>
      </w:r>
      <w:r w:rsidRPr="006A539E">
        <w:tab/>
      </w:r>
      <w:r w:rsidRPr="009B0F03">
        <w:t>"doc_guid_nvs": "</w:t>
      </w:r>
      <w:r w:rsidRPr="009661BC">
        <w:t>5bd90a7c-e339-46ff-ac39-71029ff81311</w:t>
      </w:r>
      <w:r w:rsidRPr="009B0F03">
        <w:t>",</w:t>
      </w:r>
    </w:p>
    <w:p w14:paraId="3134BDDE" w14:textId="77777777" w:rsidR="001C6BA1" w:rsidRPr="009B0F03" w:rsidRDefault="001C6BA1" w:rsidP="001C6BA1">
      <w:pPr>
        <w:pStyle w:val="GOSTScript"/>
      </w:pPr>
      <w:r w:rsidRPr="006A539E">
        <w:tab/>
      </w:r>
      <w:r w:rsidRPr="006A539E">
        <w:tab/>
      </w:r>
      <w:r w:rsidRPr="009B0F03">
        <w:t>"period": "2022",</w:t>
      </w:r>
    </w:p>
    <w:p w14:paraId="4F64CD2E" w14:textId="77777777" w:rsidR="001C6BA1" w:rsidRPr="009B0F03" w:rsidRDefault="001C6BA1" w:rsidP="001C6BA1">
      <w:pPr>
        <w:pStyle w:val="GOSTScript"/>
      </w:pPr>
      <w:r w:rsidRPr="006A539E">
        <w:tab/>
      </w:r>
      <w:r w:rsidRPr="006A539E">
        <w:tab/>
      </w:r>
      <w:r w:rsidRPr="009B0F03">
        <w:t>"parent": {</w:t>
      </w:r>
    </w:p>
    <w:p w14:paraId="69204E40" w14:textId="77777777" w:rsidR="001C6BA1" w:rsidRPr="009B0F03" w:rsidRDefault="001C6BA1" w:rsidP="001C6BA1">
      <w:pPr>
        <w:pStyle w:val="GOSTScript"/>
      </w:pPr>
      <w:r w:rsidRPr="006A539E">
        <w:tab/>
      </w:r>
      <w:r w:rsidRPr="006A539E">
        <w:tab/>
      </w:r>
      <w:r w:rsidRPr="006A539E">
        <w:tab/>
      </w:r>
      <w:r w:rsidRPr="009B0F03">
        <w:t>"document_id": "0bd90a7c-e339-46ff-ac39-71029ff81370",</w:t>
      </w:r>
    </w:p>
    <w:p w14:paraId="1766E6B6" w14:textId="77777777" w:rsidR="001C6BA1" w:rsidRPr="009B0F03" w:rsidRDefault="001C6BA1" w:rsidP="001C6BA1">
      <w:pPr>
        <w:pStyle w:val="GOSTScript"/>
      </w:pPr>
      <w:r w:rsidRPr="006A539E">
        <w:tab/>
      </w:r>
      <w:r w:rsidRPr="006A539E">
        <w:tab/>
      </w:r>
      <w:r w:rsidRPr="006A539E">
        <w:tab/>
      </w:r>
      <w:r w:rsidRPr="009B0F03">
        <w:t>"document_no": "12",</w:t>
      </w:r>
    </w:p>
    <w:p w14:paraId="61AD9873" w14:textId="77777777" w:rsidR="001C6BA1" w:rsidRPr="009B0F03" w:rsidRDefault="001C6BA1" w:rsidP="001C6BA1">
      <w:pPr>
        <w:pStyle w:val="GOSTScript"/>
      </w:pPr>
      <w:r w:rsidRPr="006A539E">
        <w:tab/>
      </w:r>
      <w:r w:rsidRPr="006A539E">
        <w:tab/>
      </w:r>
      <w:r w:rsidRPr="006A539E">
        <w:tab/>
      </w:r>
      <w:r w:rsidRPr="009B0F03">
        <w:t>"document_date": "2023-09-12",</w:t>
      </w:r>
    </w:p>
    <w:p w14:paraId="5BBE66CA" w14:textId="77777777" w:rsidR="001C6BA1" w:rsidRPr="009B0F03" w:rsidRDefault="001C6BA1" w:rsidP="001C6BA1">
      <w:pPr>
        <w:pStyle w:val="GOSTScript"/>
      </w:pPr>
      <w:r w:rsidRPr="006A539E">
        <w:tab/>
      </w:r>
      <w:r w:rsidRPr="006A539E">
        <w:tab/>
      </w:r>
      <w:r w:rsidRPr="006A539E">
        <w:tab/>
      </w:r>
      <w:r w:rsidRPr="009B0F03">
        <w:t>"document_type": "</w:t>
      </w:r>
      <w:r w:rsidRPr="006B0737">
        <w:t>ПЗВ</w:t>
      </w:r>
      <w:r w:rsidRPr="009B0F03">
        <w:t>"</w:t>
      </w:r>
    </w:p>
    <w:p w14:paraId="327A4C9E" w14:textId="77777777" w:rsidR="001C6BA1" w:rsidRPr="009B0F03" w:rsidRDefault="001C6BA1" w:rsidP="001C6BA1">
      <w:pPr>
        <w:pStyle w:val="GOSTScript"/>
      </w:pPr>
      <w:r w:rsidRPr="006A539E">
        <w:tab/>
      </w:r>
      <w:r w:rsidRPr="006A539E">
        <w:tab/>
      </w:r>
      <w:r w:rsidRPr="009B0F03">
        <w:t>},</w:t>
      </w:r>
    </w:p>
    <w:p w14:paraId="18DA1F32" w14:textId="77777777" w:rsidR="001C6BA1" w:rsidRPr="009B0F03" w:rsidRDefault="001C6BA1" w:rsidP="001C6BA1">
      <w:pPr>
        <w:pStyle w:val="GOSTScript"/>
      </w:pPr>
      <w:r w:rsidRPr="006A539E">
        <w:tab/>
      </w:r>
      <w:r w:rsidRPr="006A539E">
        <w:tab/>
      </w:r>
      <w:r w:rsidRPr="009B0F03">
        <w:t>"sender": {</w:t>
      </w:r>
    </w:p>
    <w:p w14:paraId="02EB73D2" w14:textId="77777777" w:rsidR="001C6BA1" w:rsidRPr="009B0F03" w:rsidRDefault="001C6BA1" w:rsidP="001C6BA1">
      <w:pPr>
        <w:pStyle w:val="GOSTScript"/>
      </w:pPr>
      <w:r w:rsidRPr="006A539E">
        <w:tab/>
      </w:r>
      <w:r w:rsidRPr="006A539E">
        <w:tab/>
      </w:r>
      <w:r w:rsidRPr="006A539E">
        <w:tab/>
      </w:r>
      <w:r w:rsidRPr="009B0F03">
        <w:t>"bank_corr_account": "</w:t>
      </w:r>
      <w:r w:rsidRPr="00FC0264">
        <w:t>40102810845370000052</w:t>
      </w:r>
      <w:r w:rsidRPr="009B0F03">
        <w:t>",</w:t>
      </w:r>
    </w:p>
    <w:p w14:paraId="1DC6EAAD" w14:textId="77777777" w:rsidR="001C6BA1" w:rsidRPr="009B0F03" w:rsidRDefault="001C6BA1" w:rsidP="001C6BA1">
      <w:pPr>
        <w:pStyle w:val="GOSTScript"/>
      </w:pPr>
      <w:r w:rsidRPr="006A539E">
        <w:tab/>
      </w:r>
      <w:r w:rsidRPr="006A539E">
        <w:tab/>
      </w:r>
      <w:r w:rsidRPr="006A539E">
        <w:tab/>
      </w:r>
      <w:r w:rsidRPr="009B0F03">
        <w:t>"bank_corr_account_tofk_code": "60",</w:t>
      </w:r>
    </w:p>
    <w:p w14:paraId="7325A8D7" w14:textId="77777777" w:rsidR="001C6BA1" w:rsidRPr="009B0F03" w:rsidRDefault="001C6BA1" w:rsidP="001C6BA1">
      <w:pPr>
        <w:pStyle w:val="GOSTScript"/>
      </w:pPr>
      <w:r w:rsidRPr="006A539E">
        <w:tab/>
      </w:r>
      <w:r w:rsidRPr="006A539E">
        <w:tab/>
      </w:r>
      <w:r w:rsidRPr="006A539E">
        <w:tab/>
      </w:r>
      <w:r w:rsidRPr="009B0F03">
        <w:t>"treasury_account": "</w:t>
      </w:r>
      <w:r w:rsidRPr="00FC0264">
        <w:t>03100643000000016000</w:t>
      </w:r>
      <w:r w:rsidRPr="009B0F03">
        <w:t>",</w:t>
      </w:r>
    </w:p>
    <w:p w14:paraId="06CB4794" w14:textId="77777777" w:rsidR="001C6BA1" w:rsidRPr="009B0F03" w:rsidRDefault="001C6BA1" w:rsidP="001C6BA1">
      <w:pPr>
        <w:pStyle w:val="GOSTScript"/>
      </w:pPr>
      <w:r w:rsidRPr="006A539E">
        <w:tab/>
      </w:r>
      <w:r w:rsidRPr="006A539E">
        <w:tab/>
      </w:r>
      <w:r w:rsidRPr="006A539E">
        <w:tab/>
      </w:r>
      <w:r w:rsidRPr="009B0F03">
        <w:t>"account": "</w:t>
      </w:r>
      <w:r w:rsidRPr="00FC0264">
        <w:t>04601073740</w:t>
      </w:r>
      <w:r w:rsidRPr="009B0F03">
        <w:t>",</w:t>
      </w:r>
    </w:p>
    <w:p w14:paraId="3F85BBD4" w14:textId="77777777" w:rsidR="001C6BA1" w:rsidRPr="009B0F03" w:rsidRDefault="001C6BA1" w:rsidP="001C6BA1">
      <w:pPr>
        <w:pStyle w:val="GOSTScript"/>
      </w:pPr>
      <w:r w:rsidRPr="006A539E">
        <w:tab/>
      </w:r>
      <w:r w:rsidRPr="006A539E">
        <w:tab/>
      </w:r>
      <w:r w:rsidRPr="006A539E">
        <w:tab/>
      </w:r>
      <w:r w:rsidRPr="009B0F03">
        <w:t>"account_tofk_code ": "6000"</w:t>
      </w:r>
    </w:p>
    <w:p w14:paraId="08837D4D" w14:textId="77777777" w:rsidR="001C6BA1" w:rsidRPr="009B0F03" w:rsidRDefault="001C6BA1" w:rsidP="001C6BA1">
      <w:pPr>
        <w:pStyle w:val="GOSTScript"/>
      </w:pPr>
      <w:r w:rsidRPr="006A539E">
        <w:tab/>
      </w:r>
      <w:r w:rsidRPr="006A539E">
        <w:tab/>
      </w:r>
      <w:r w:rsidRPr="009B0F03">
        <w:t>},</w:t>
      </w:r>
    </w:p>
    <w:p w14:paraId="376A98D0" w14:textId="77777777" w:rsidR="001C6BA1" w:rsidRPr="009B0F03" w:rsidRDefault="001C6BA1" w:rsidP="001C6BA1">
      <w:pPr>
        <w:pStyle w:val="GOSTScript"/>
      </w:pPr>
      <w:r w:rsidRPr="006A539E">
        <w:tab/>
      </w:r>
      <w:r w:rsidRPr="006A539E">
        <w:tab/>
      </w:r>
      <w:r w:rsidRPr="009B0F03">
        <w:t>"entries": [</w:t>
      </w:r>
    </w:p>
    <w:p w14:paraId="0F7532FD" w14:textId="77777777" w:rsidR="001C6BA1" w:rsidRPr="009B0F03" w:rsidRDefault="001C6BA1" w:rsidP="001C6BA1">
      <w:pPr>
        <w:pStyle w:val="GOSTScript"/>
      </w:pPr>
      <w:r w:rsidRPr="006A539E">
        <w:tab/>
      </w:r>
      <w:r w:rsidRPr="006A539E">
        <w:tab/>
      </w:r>
      <w:r w:rsidRPr="006A539E">
        <w:tab/>
      </w:r>
      <w:r w:rsidRPr="009B0F03">
        <w:t>{</w:t>
      </w:r>
    </w:p>
    <w:p w14:paraId="1E31DC12" w14:textId="77777777" w:rsidR="001C6BA1" w:rsidRPr="009B0F03" w:rsidRDefault="001C6BA1" w:rsidP="001C6BA1">
      <w:pPr>
        <w:pStyle w:val="GOSTScript"/>
      </w:pPr>
      <w:r w:rsidRPr="006A539E">
        <w:tab/>
      </w:r>
      <w:r w:rsidRPr="006A539E">
        <w:tab/>
      </w:r>
      <w:r w:rsidRPr="006A539E">
        <w:tab/>
      </w:r>
      <w:r w:rsidRPr="006A539E">
        <w:tab/>
      </w:r>
      <w:r w:rsidRPr="009B0F03">
        <w:t>"line_id": "b0d4ce5d-2757-4699-948c-cfa72ba94f10",</w:t>
      </w:r>
    </w:p>
    <w:p w14:paraId="79D44EF1" w14:textId="77777777" w:rsidR="001C6BA1" w:rsidRPr="009B0F03" w:rsidRDefault="001C6BA1" w:rsidP="001C6BA1">
      <w:pPr>
        <w:pStyle w:val="GOSTScript"/>
      </w:pPr>
      <w:r w:rsidRPr="006A539E">
        <w:tab/>
      </w:r>
      <w:r w:rsidRPr="006A539E">
        <w:tab/>
      </w:r>
      <w:r w:rsidRPr="006A539E">
        <w:tab/>
      </w:r>
      <w:r w:rsidRPr="006A539E">
        <w:tab/>
      </w:r>
      <w:r w:rsidRPr="009B0F03">
        <w:t>"bcc": "</w:t>
      </w:r>
      <w:r w:rsidRPr="00FC0264">
        <w:t>10011701010016000180</w:t>
      </w:r>
      <w:r w:rsidRPr="009B0F03">
        <w:t>",</w:t>
      </w:r>
    </w:p>
    <w:p w14:paraId="60E55A6D" w14:textId="77777777" w:rsidR="001C6BA1" w:rsidRPr="009B0F03" w:rsidRDefault="001C6BA1" w:rsidP="001C6BA1">
      <w:pPr>
        <w:pStyle w:val="GOSTScript"/>
      </w:pPr>
      <w:r w:rsidRPr="006A539E">
        <w:tab/>
      </w:r>
      <w:r w:rsidRPr="006A539E">
        <w:tab/>
      </w:r>
      <w:r w:rsidRPr="006A539E">
        <w:tab/>
      </w:r>
      <w:r w:rsidRPr="006A539E">
        <w:tab/>
      </w:r>
      <w:r w:rsidRPr="009B0F03">
        <w:t>"type_bcc": "20",</w:t>
      </w:r>
    </w:p>
    <w:p w14:paraId="59CAF092" w14:textId="77777777" w:rsidR="001C6BA1" w:rsidRPr="009B0F03" w:rsidRDefault="001C6BA1" w:rsidP="001C6BA1">
      <w:pPr>
        <w:pStyle w:val="GOSTScript"/>
      </w:pPr>
      <w:r w:rsidRPr="006A539E">
        <w:tab/>
      </w:r>
      <w:r w:rsidRPr="006A539E">
        <w:tab/>
      </w:r>
      <w:r w:rsidRPr="006A539E">
        <w:tab/>
      </w:r>
      <w:r w:rsidRPr="006A539E">
        <w:tab/>
      </w:r>
      <w:r w:rsidRPr="009B0F03">
        <w:t>"oktmo": "</w:t>
      </w:r>
      <w:r w:rsidRPr="00FC0264">
        <w:t>63000000</w:t>
      </w:r>
      <w:r w:rsidRPr="009B0F03">
        <w:t>",</w:t>
      </w:r>
    </w:p>
    <w:p w14:paraId="597BFD3C" w14:textId="77777777" w:rsidR="001C6BA1" w:rsidRPr="009B0F03" w:rsidRDefault="001C6BA1" w:rsidP="001C6BA1">
      <w:pPr>
        <w:pStyle w:val="GOSTScript"/>
      </w:pPr>
      <w:r w:rsidRPr="006A539E">
        <w:tab/>
      </w:r>
      <w:r w:rsidRPr="006A539E">
        <w:tab/>
      </w:r>
      <w:r w:rsidRPr="006A539E">
        <w:tab/>
      </w:r>
      <w:r w:rsidRPr="006A539E">
        <w:tab/>
      </w:r>
      <w:r w:rsidRPr="009B0F03">
        <w:t>"analytical_group": "",</w:t>
      </w:r>
    </w:p>
    <w:p w14:paraId="04AECBBB" w14:textId="77777777" w:rsidR="001C6BA1" w:rsidRPr="00B91173" w:rsidRDefault="001C6BA1" w:rsidP="001C6BA1">
      <w:pPr>
        <w:pStyle w:val="GOSTScript"/>
      </w:pPr>
      <w:r w:rsidRPr="006A539E">
        <w:tab/>
      </w:r>
      <w:r w:rsidRPr="006A539E">
        <w:tab/>
      </w:r>
      <w:r w:rsidRPr="006A539E">
        <w:tab/>
      </w:r>
      <w:r w:rsidRPr="006A539E">
        <w:tab/>
      </w:r>
      <w:r w:rsidRPr="00CD0EBD">
        <w:t>"</w:t>
      </w:r>
      <w:r w:rsidRPr="009B0F03">
        <w:t>account</w:t>
      </w:r>
      <w:r w:rsidRPr="00CD0EBD">
        <w:t>_</w:t>
      </w:r>
      <w:r w:rsidRPr="009B0F03">
        <w:t>additional</w:t>
      </w:r>
      <w:r w:rsidRPr="00CD0EBD">
        <w:t>": "</w:t>
      </w:r>
      <w:r w:rsidRPr="00B91173">
        <w:t>",</w:t>
      </w:r>
    </w:p>
    <w:p w14:paraId="40CA6BBF" w14:textId="77777777" w:rsidR="001C6BA1" w:rsidRPr="00536138" w:rsidRDefault="001C6BA1" w:rsidP="001C6BA1">
      <w:pPr>
        <w:pStyle w:val="GOSTScript"/>
      </w:pPr>
      <w:r w:rsidRPr="00C45D43">
        <w:tab/>
      </w:r>
      <w:r w:rsidRPr="00C45D43">
        <w:tab/>
      </w:r>
      <w:r w:rsidRPr="00C45D43">
        <w:tab/>
      </w:r>
      <w:r w:rsidRPr="00C45D43">
        <w:tab/>
      </w:r>
      <w:r w:rsidRPr="00536138">
        <w:t>"</w:t>
      </w:r>
      <w:r w:rsidRPr="009B0F03">
        <w:t>amount</w:t>
      </w:r>
      <w:r w:rsidRPr="00536138">
        <w:t>": 100</w:t>
      </w:r>
    </w:p>
    <w:p w14:paraId="30945BAC" w14:textId="77777777" w:rsidR="001C6BA1" w:rsidRPr="00536138" w:rsidRDefault="001C6BA1" w:rsidP="001C6BA1">
      <w:pPr>
        <w:pStyle w:val="GOSTScript"/>
      </w:pPr>
      <w:r w:rsidRPr="00536138">
        <w:tab/>
      </w:r>
      <w:r w:rsidRPr="00536138">
        <w:tab/>
      </w:r>
      <w:r w:rsidRPr="00536138">
        <w:tab/>
        <w:t>}</w:t>
      </w:r>
    </w:p>
    <w:p w14:paraId="468DB4CB" w14:textId="77777777" w:rsidR="001C6BA1" w:rsidRPr="00536138" w:rsidRDefault="001C6BA1" w:rsidP="001C6BA1">
      <w:pPr>
        <w:pStyle w:val="GOSTScript"/>
      </w:pPr>
      <w:r w:rsidRPr="00536138">
        <w:tab/>
      </w:r>
      <w:r w:rsidRPr="00536138">
        <w:tab/>
        <w:t>]</w:t>
      </w:r>
    </w:p>
    <w:p w14:paraId="455DAB62" w14:textId="77777777" w:rsidR="001C6BA1" w:rsidRPr="00536138" w:rsidRDefault="001C6BA1" w:rsidP="001C6BA1">
      <w:pPr>
        <w:pStyle w:val="GOSTScript"/>
      </w:pPr>
      <w:r w:rsidRPr="00536138">
        <w:tab/>
        <w:t>}</w:t>
      </w:r>
    </w:p>
    <w:p w14:paraId="26C6A379" w14:textId="3E165F06" w:rsidR="005E677A" w:rsidRPr="005E677A" w:rsidRDefault="001C6BA1" w:rsidP="001C6BA1">
      <w:pPr>
        <w:pStyle w:val="GOSTScript"/>
      </w:pPr>
      <w:r w:rsidRPr="00536138">
        <w:t>}</w:t>
      </w:r>
    </w:p>
    <w:p w14:paraId="2C7DDC85" w14:textId="36579381" w:rsidR="00645B21" w:rsidRPr="00DC0905" w:rsidRDefault="00645B21" w:rsidP="00DC0905">
      <w:pPr>
        <w:pStyle w:val="41"/>
      </w:pPr>
      <w:bookmarkStart w:id="622" w:name="_Ref195713030"/>
      <w:bookmarkStart w:id="623" w:name="_Toc226625553"/>
      <w:r w:rsidRPr="00DC0905">
        <w:lastRenderedPageBreak/>
        <w:t>«</w:t>
      </w:r>
      <w:r w:rsidR="00DC0905" w:rsidRPr="00DC0905">
        <w:t>Поручение о перечислении на счет (исходящий)» RCA_DOC_D_014 (Document)</w:t>
      </w:r>
      <w:bookmarkEnd w:id="622"/>
      <w:bookmarkEnd w:id="623"/>
    </w:p>
    <w:p w14:paraId="7381A158" w14:textId="58C29A46" w:rsidR="00645B21" w:rsidRPr="004C328C" w:rsidRDefault="00645B21" w:rsidP="00645B21">
      <w:pPr>
        <w:pStyle w:val="51"/>
      </w:pPr>
      <w:bookmarkStart w:id="624" w:name="_Toc226625554"/>
      <w:r w:rsidRPr="00601F01">
        <w:t>Перечень параметров тела запроса (Document) по документу</w:t>
      </w:r>
      <w:r>
        <w:t xml:space="preserve"> </w:t>
      </w:r>
      <w:r w:rsidR="00DC0905" w:rsidRPr="00DC0905">
        <w:t>«Поручение о перечислении на счет (исходящий)» RCA_DOC_D_014</w:t>
      </w:r>
      <w:bookmarkEnd w:id="624"/>
    </w:p>
    <w:p w14:paraId="45B16EE3" w14:textId="65F337F8" w:rsidR="00DC0905" w:rsidRDefault="000A24E5" w:rsidP="00DC0905">
      <w:pPr>
        <w:pStyle w:val="GOSTNameTable"/>
      </w:pPr>
      <w:r>
        <w:rPr>
          <w:noProof/>
        </w:rPr>
        <w:fldChar w:fldCharType="begin"/>
      </w:r>
      <w:r>
        <w:rPr>
          <w:noProof/>
        </w:rPr>
        <w:instrText xml:space="preserve"> SEQ Таблица \* ARABIC </w:instrText>
      </w:r>
      <w:r>
        <w:rPr>
          <w:noProof/>
        </w:rPr>
        <w:fldChar w:fldCharType="separate"/>
      </w:r>
      <w:bookmarkStart w:id="625" w:name="_Toc226625609"/>
      <w:r w:rsidR="001C3732">
        <w:rPr>
          <w:noProof/>
        </w:rPr>
        <w:t>10</w:t>
      </w:r>
      <w:r>
        <w:rPr>
          <w:noProof/>
        </w:rPr>
        <w:fldChar w:fldCharType="end"/>
      </w:r>
      <w:r w:rsidR="00DC0905">
        <w:t xml:space="preserve"> </w:t>
      </w:r>
      <w:r w:rsidR="00C96D5C" w:rsidRPr="00A57119">
        <w:rPr>
          <w:szCs w:val="22"/>
        </w:rPr>
        <w:t>–</w:t>
      </w:r>
      <w:r w:rsidR="00DC0905">
        <w:t xml:space="preserve"> </w:t>
      </w:r>
      <w:r w:rsidR="00DC0905" w:rsidRPr="000855BA">
        <w:t>Параметры запроса на подбор / сторнирование / переформирование записей учета по документу «Поручение о перечислении на счет (исходящий)» RCA_DOC_D_014</w:t>
      </w:r>
      <w:bookmarkEnd w:id="625"/>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5F5DC68E" w14:textId="77777777" w:rsidTr="00B85FB7">
        <w:trPr>
          <w:cnfStyle w:val="100000000000" w:firstRow="1" w:lastRow="0" w:firstColumn="0" w:lastColumn="0" w:oddVBand="0" w:evenVBand="0" w:oddHBand="0" w:evenHBand="0" w:firstRowFirstColumn="0" w:firstRowLastColumn="0" w:lastRowFirstColumn="0" w:lastRowLastColumn="0"/>
        </w:trPr>
        <w:tc>
          <w:tcPr>
            <w:tcW w:w="1120" w:type="pct"/>
          </w:tcPr>
          <w:p w14:paraId="7855D8D5" w14:textId="671D12AE" w:rsidR="00ED204B" w:rsidRPr="00A57119" w:rsidRDefault="00ED204B" w:rsidP="00DC0905">
            <w:pPr>
              <w:pStyle w:val="GOSTTableHead"/>
              <w:rPr>
                <w:szCs w:val="22"/>
              </w:rPr>
            </w:pPr>
            <w:r w:rsidRPr="00A57119">
              <w:t>Наименование параметра</w:t>
            </w:r>
          </w:p>
        </w:tc>
        <w:tc>
          <w:tcPr>
            <w:tcW w:w="795" w:type="pct"/>
          </w:tcPr>
          <w:p w14:paraId="106C5F63" w14:textId="61628296" w:rsidR="00ED204B" w:rsidRPr="00A57119" w:rsidRDefault="00ED204B" w:rsidP="00DC0905">
            <w:pPr>
              <w:pStyle w:val="GOSTTableHead"/>
              <w:rPr>
                <w:szCs w:val="22"/>
                <w:lang w:val="en-US"/>
              </w:rPr>
            </w:pPr>
            <w:r w:rsidRPr="00A57119">
              <w:t>Название тэга</w:t>
            </w:r>
          </w:p>
        </w:tc>
        <w:tc>
          <w:tcPr>
            <w:tcW w:w="560" w:type="pct"/>
          </w:tcPr>
          <w:p w14:paraId="2894241F" w14:textId="1B38AB7B" w:rsidR="00ED204B" w:rsidRPr="00A57119" w:rsidRDefault="00ED204B" w:rsidP="00DC0905">
            <w:pPr>
              <w:pStyle w:val="GOSTTableHead"/>
              <w:rPr>
                <w:szCs w:val="22"/>
              </w:rPr>
            </w:pPr>
            <w:r w:rsidRPr="00A57119">
              <w:t>Тип данных</w:t>
            </w:r>
          </w:p>
        </w:tc>
        <w:tc>
          <w:tcPr>
            <w:tcW w:w="374" w:type="pct"/>
          </w:tcPr>
          <w:p w14:paraId="563A73DB" w14:textId="6817523E" w:rsidR="00ED204B" w:rsidRPr="00A57119" w:rsidRDefault="00ED204B" w:rsidP="00DC0905">
            <w:pPr>
              <w:pStyle w:val="GOSTTableHead"/>
              <w:rPr>
                <w:szCs w:val="22"/>
              </w:rPr>
            </w:pPr>
            <w:r w:rsidRPr="00A57119">
              <w:t>Обязательность</w:t>
            </w:r>
          </w:p>
        </w:tc>
        <w:tc>
          <w:tcPr>
            <w:tcW w:w="374" w:type="pct"/>
          </w:tcPr>
          <w:p w14:paraId="1B7B740C" w14:textId="61BAF614" w:rsidR="00ED204B" w:rsidRPr="00A57119" w:rsidRDefault="00ED204B" w:rsidP="00DC0905">
            <w:pPr>
              <w:pStyle w:val="GOSTTableHead"/>
              <w:rPr>
                <w:szCs w:val="22"/>
              </w:rPr>
            </w:pPr>
            <w:r w:rsidRPr="00A57119">
              <w:t>Размерность</w:t>
            </w:r>
          </w:p>
        </w:tc>
        <w:tc>
          <w:tcPr>
            <w:tcW w:w="1777" w:type="pct"/>
          </w:tcPr>
          <w:p w14:paraId="6A1FC1E1" w14:textId="5C7F4A23" w:rsidR="00ED204B" w:rsidRPr="00A57119" w:rsidRDefault="00ED204B" w:rsidP="00DC0905">
            <w:pPr>
              <w:pStyle w:val="GOSTTableHead"/>
              <w:rPr>
                <w:szCs w:val="22"/>
              </w:rPr>
            </w:pPr>
            <w:r w:rsidRPr="00A57119">
              <w:t>Описание</w:t>
            </w:r>
          </w:p>
        </w:tc>
      </w:tr>
      <w:tr w:rsidR="00ED204B" w:rsidRPr="00A57119" w14:paraId="2E284CCF" w14:textId="77777777" w:rsidTr="00B85FB7">
        <w:tc>
          <w:tcPr>
            <w:tcW w:w="5000" w:type="pct"/>
            <w:gridSpan w:val="6"/>
          </w:tcPr>
          <w:p w14:paraId="5FF0A64A" w14:textId="3CA5442D" w:rsidR="00ED204B" w:rsidRPr="00A57119" w:rsidRDefault="00ED204B" w:rsidP="00ED204B">
            <w:pPr>
              <w:suppressAutoHyphens/>
              <w:ind w:firstLine="30"/>
              <w:jc w:val="center"/>
              <w:rPr>
                <w:b/>
                <w:sz w:val="22"/>
                <w:szCs w:val="22"/>
              </w:rPr>
            </w:pPr>
            <w:r w:rsidRPr="00A57119">
              <w:rPr>
                <w:b/>
                <w:sz w:val="22"/>
                <w:szCs w:val="22"/>
              </w:rPr>
              <w:t>Поручение о перечислении на счет (исходящий) R</w:t>
            </w:r>
            <w:r w:rsidRPr="00A57119">
              <w:rPr>
                <w:b/>
                <w:sz w:val="22"/>
                <w:szCs w:val="22"/>
                <w:lang w:val="en-US"/>
              </w:rPr>
              <w:t>C</w:t>
            </w:r>
            <w:r w:rsidRPr="00A57119">
              <w:rPr>
                <w:b/>
                <w:sz w:val="22"/>
                <w:szCs w:val="22"/>
              </w:rPr>
              <w:t>A_DOC_D_014 (Document)</w:t>
            </w:r>
          </w:p>
        </w:tc>
      </w:tr>
      <w:tr w:rsidR="00ED204B" w:rsidRPr="00A57119" w14:paraId="50041E99" w14:textId="77777777" w:rsidTr="00B85FB7">
        <w:tc>
          <w:tcPr>
            <w:tcW w:w="1120" w:type="pct"/>
          </w:tcPr>
          <w:p w14:paraId="41FB849A" w14:textId="75D600B1" w:rsidR="00ED204B" w:rsidRPr="00A57119" w:rsidRDefault="00ED204B" w:rsidP="008A0C86">
            <w:pPr>
              <w:pStyle w:val="GOSTTablenorm"/>
            </w:pPr>
            <w:r w:rsidRPr="00A57119">
              <w:t>Номер документа</w:t>
            </w:r>
          </w:p>
        </w:tc>
        <w:tc>
          <w:tcPr>
            <w:tcW w:w="795" w:type="pct"/>
          </w:tcPr>
          <w:p w14:paraId="691ACE27" w14:textId="5FFC56F6" w:rsidR="00ED204B" w:rsidRPr="00A57119" w:rsidRDefault="00ED204B" w:rsidP="008A0C86">
            <w:pPr>
              <w:pStyle w:val="GOSTTablenorm"/>
            </w:pPr>
            <w:r w:rsidRPr="00A57119">
              <w:t>document_no</w:t>
            </w:r>
          </w:p>
        </w:tc>
        <w:tc>
          <w:tcPr>
            <w:tcW w:w="560" w:type="pct"/>
          </w:tcPr>
          <w:p w14:paraId="44638F93" w14:textId="567D5608" w:rsidR="00ED204B" w:rsidRPr="00A57119" w:rsidRDefault="00ED204B" w:rsidP="008A0C86">
            <w:pPr>
              <w:pStyle w:val="GOSTTablenorm"/>
            </w:pPr>
            <w:r w:rsidRPr="00A57119">
              <w:t>Строка</w:t>
            </w:r>
          </w:p>
        </w:tc>
        <w:tc>
          <w:tcPr>
            <w:tcW w:w="374" w:type="pct"/>
          </w:tcPr>
          <w:p w14:paraId="3A87D956" w14:textId="215A437B" w:rsidR="00ED204B" w:rsidRPr="00A57119" w:rsidRDefault="00ED204B" w:rsidP="008A0C86">
            <w:pPr>
              <w:pStyle w:val="GOSTTablenorm"/>
            </w:pPr>
            <w:r w:rsidRPr="00A57119">
              <w:t>Да</w:t>
            </w:r>
          </w:p>
        </w:tc>
        <w:tc>
          <w:tcPr>
            <w:tcW w:w="374" w:type="pct"/>
          </w:tcPr>
          <w:p w14:paraId="08A99768" w14:textId="1EDB7F9B" w:rsidR="00ED204B" w:rsidRPr="00A57119" w:rsidRDefault="00ED204B" w:rsidP="008A0C86">
            <w:pPr>
              <w:pStyle w:val="GOSTTablenorm"/>
            </w:pPr>
            <w:r w:rsidRPr="00A57119">
              <w:t>&lt;=</w:t>
            </w:r>
            <w:r w:rsidRPr="00A57119">
              <w:rPr>
                <w:lang w:val="en-US"/>
              </w:rPr>
              <w:t>1</w:t>
            </w:r>
            <w:r w:rsidRPr="00A57119">
              <w:t>5</w:t>
            </w:r>
          </w:p>
        </w:tc>
        <w:tc>
          <w:tcPr>
            <w:tcW w:w="1777" w:type="pct"/>
          </w:tcPr>
          <w:p w14:paraId="6D22181E" w14:textId="471B1582" w:rsidR="00ED204B" w:rsidRPr="00A57119" w:rsidRDefault="00ED204B" w:rsidP="008A0C86">
            <w:pPr>
              <w:pStyle w:val="GOSTTablenorm"/>
            </w:pPr>
            <w:r w:rsidRPr="00A57119">
              <w:t>Указывается номер документа</w:t>
            </w:r>
          </w:p>
        </w:tc>
      </w:tr>
      <w:tr w:rsidR="00ED204B" w:rsidRPr="00A57119" w14:paraId="448579C4" w14:textId="77777777" w:rsidTr="00B85FB7">
        <w:tc>
          <w:tcPr>
            <w:tcW w:w="1120" w:type="pct"/>
          </w:tcPr>
          <w:p w14:paraId="2113E602" w14:textId="65BB2071" w:rsidR="00ED204B" w:rsidRPr="00A57119" w:rsidRDefault="00ED204B" w:rsidP="008A0C86">
            <w:pPr>
              <w:pStyle w:val="GOSTTablenorm"/>
            </w:pPr>
            <w:r w:rsidRPr="00A57119">
              <w:t>Дата документа</w:t>
            </w:r>
          </w:p>
        </w:tc>
        <w:tc>
          <w:tcPr>
            <w:tcW w:w="795" w:type="pct"/>
          </w:tcPr>
          <w:p w14:paraId="136B8C1B" w14:textId="56D885A9" w:rsidR="00ED204B" w:rsidRPr="00A57119" w:rsidRDefault="00ED204B" w:rsidP="008A0C86">
            <w:pPr>
              <w:pStyle w:val="GOSTTablenorm"/>
            </w:pPr>
            <w:r w:rsidRPr="00A57119">
              <w:t>document_date</w:t>
            </w:r>
          </w:p>
        </w:tc>
        <w:tc>
          <w:tcPr>
            <w:tcW w:w="560" w:type="pct"/>
          </w:tcPr>
          <w:p w14:paraId="1FEAB630" w14:textId="4B8C92D7" w:rsidR="00ED204B" w:rsidRPr="00A57119" w:rsidRDefault="00ED204B" w:rsidP="008A0C86">
            <w:pPr>
              <w:pStyle w:val="GOSTTablenorm"/>
            </w:pPr>
            <w:r w:rsidRPr="00A57119">
              <w:t>Дата</w:t>
            </w:r>
          </w:p>
        </w:tc>
        <w:tc>
          <w:tcPr>
            <w:tcW w:w="374" w:type="pct"/>
          </w:tcPr>
          <w:p w14:paraId="0A5C02C4" w14:textId="6AEA11E7" w:rsidR="00ED204B" w:rsidRPr="00A57119" w:rsidRDefault="00ED204B" w:rsidP="008A0C86">
            <w:pPr>
              <w:pStyle w:val="GOSTTablenorm"/>
            </w:pPr>
            <w:r w:rsidRPr="00A57119">
              <w:t>Да</w:t>
            </w:r>
          </w:p>
        </w:tc>
        <w:tc>
          <w:tcPr>
            <w:tcW w:w="374" w:type="pct"/>
          </w:tcPr>
          <w:p w14:paraId="06E2DCF1" w14:textId="30BDB5EB" w:rsidR="00ED204B" w:rsidRPr="00A57119" w:rsidRDefault="00ED204B" w:rsidP="008A0C86">
            <w:pPr>
              <w:pStyle w:val="GOSTTablenorm"/>
            </w:pPr>
            <w:r w:rsidRPr="00A57119">
              <w:t>=10</w:t>
            </w:r>
          </w:p>
        </w:tc>
        <w:tc>
          <w:tcPr>
            <w:tcW w:w="1777" w:type="pct"/>
          </w:tcPr>
          <w:p w14:paraId="4842C4D2" w14:textId="751500B4" w:rsidR="00ED204B" w:rsidRPr="00A57119" w:rsidRDefault="00ED204B" w:rsidP="008A0C86">
            <w:pPr>
              <w:pStyle w:val="GOSTTablenorm"/>
            </w:pPr>
            <w:r w:rsidRPr="00A57119">
              <w:t>Указывается дата документа в формате YYYY-MM-DD</w:t>
            </w:r>
          </w:p>
        </w:tc>
      </w:tr>
      <w:tr w:rsidR="00ED204B" w:rsidRPr="00A57119" w14:paraId="1DAB9A58" w14:textId="77777777" w:rsidTr="00B85FB7">
        <w:tc>
          <w:tcPr>
            <w:tcW w:w="1120" w:type="pct"/>
          </w:tcPr>
          <w:p w14:paraId="7E7F4C5A" w14:textId="6BF07504" w:rsidR="00ED204B" w:rsidRPr="00A57119" w:rsidRDefault="00ED204B" w:rsidP="008A0C86">
            <w:pPr>
              <w:pStyle w:val="GOSTTablenorm"/>
            </w:pPr>
            <w:r w:rsidRPr="00A57119">
              <w:t>Вид документа</w:t>
            </w:r>
          </w:p>
        </w:tc>
        <w:tc>
          <w:tcPr>
            <w:tcW w:w="795" w:type="pct"/>
          </w:tcPr>
          <w:p w14:paraId="74A11885" w14:textId="7918DC27" w:rsidR="00ED204B" w:rsidRPr="00A57119" w:rsidRDefault="00ED204B" w:rsidP="008A0C86">
            <w:pPr>
              <w:pStyle w:val="GOSTTablenorm"/>
            </w:pPr>
            <w:r w:rsidRPr="00A57119">
              <w:t>document_type</w:t>
            </w:r>
          </w:p>
        </w:tc>
        <w:tc>
          <w:tcPr>
            <w:tcW w:w="560" w:type="pct"/>
          </w:tcPr>
          <w:p w14:paraId="6336A205" w14:textId="49C2C1F9" w:rsidR="00ED204B" w:rsidRPr="00A57119" w:rsidRDefault="00ED204B" w:rsidP="008A0C86">
            <w:pPr>
              <w:pStyle w:val="GOSTTablenorm"/>
            </w:pPr>
            <w:r w:rsidRPr="00A57119">
              <w:t>Строка</w:t>
            </w:r>
          </w:p>
        </w:tc>
        <w:tc>
          <w:tcPr>
            <w:tcW w:w="374" w:type="pct"/>
          </w:tcPr>
          <w:p w14:paraId="41F295D3" w14:textId="4F984665" w:rsidR="00ED204B" w:rsidRPr="00A57119" w:rsidRDefault="00ED204B" w:rsidP="008A0C86">
            <w:pPr>
              <w:pStyle w:val="GOSTTablenorm"/>
            </w:pPr>
            <w:r w:rsidRPr="00A57119">
              <w:t>Да</w:t>
            </w:r>
          </w:p>
        </w:tc>
        <w:tc>
          <w:tcPr>
            <w:tcW w:w="374" w:type="pct"/>
          </w:tcPr>
          <w:p w14:paraId="126A8ABC" w14:textId="1FD181D6" w:rsidR="00ED204B" w:rsidRPr="00A57119" w:rsidRDefault="00ED204B" w:rsidP="008A0C86">
            <w:pPr>
              <w:pStyle w:val="GOSTTablenorm"/>
            </w:pPr>
            <w:r w:rsidRPr="00A57119">
              <w:t>=3</w:t>
            </w:r>
          </w:p>
        </w:tc>
        <w:tc>
          <w:tcPr>
            <w:tcW w:w="1777" w:type="pct"/>
          </w:tcPr>
          <w:p w14:paraId="1C5901ED" w14:textId="41C8E97C" w:rsidR="00ED204B" w:rsidRPr="00A57119" w:rsidRDefault="00ED204B" w:rsidP="008A0C86">
            <w:pPr>
              <w:pStyle w:val="GOSTTablenorm"/>
            </w:pPr>
            <w:r w:rsidRPr="00A57119">
              <w:t>Указывается вид документа «КДИ»</w:t>
            </w:r>
          </w:p>
        </w:tc>
      </w:tr>
      <w:tr w:rsidR="00ED204B" w:rsidRPr="00A57119" w14:paraId="26686CD6" w14:textId="77777777" w:rsidTr="00B85FB7">
        <w:tc>
          <w:tcPr>
            <w:tcW w:w="1120" w:type="pct"/>
          </w:tcPr>
          <w:p w14:paraId="26793B1F" w14:textId="436EACDC" w:rsidR="00ED204B" w:rsidRPr="00A57119" w:rsidRDefault="00ED204B" w:rsidP="008A0C86">
            <w:pPr>
              <w:pStyle w:val="GOSTTablenorm"/>
            </w:pPr>
            <w:r w:rsidRPr="00A57119">
              <w:t xml:space="preserve">Тип </w:t>
            </w:r>
            <w:r w:rsidRPr="00A57119">
              <w:rPr>
                <w:lang w:val="en-US"/>
              </w:rPr>
              <w:t>ED</w:t>
            </w:r>
          </w:p>
        </w:tc>
        <w:tc>
          <w:tcPr>
            <w:tcW w:w="795" w:type="pct"/>
          </w:tcPr>
          <w:p w14:paraId="13DDE57D" w14:textId="07EA3DA8" w:rsidR="00ED204B" w:rsidRPr="00A57119" w:rsidRDefault="00ED204B" w:rsidP="008A0C86">
            <w:pPr>
              <w:pStyle w:val="GOSTTablenorm"/>
            </w:pPr>
            <w:r w:rsidRPr="00A57119">
              <w:rPr>
                <w:lang w:val="en-US"/>
              </w:rPr>
              <w:t>basis</w:t>
            </w:r>
            <w:r w:rsidRPr="00A57119">
              <w:t>_</w:t>
            </w:r>
            <w:r w:rsidRPr="00A57119">
              <w:rPr>
                <w:lang w:val="en-US"/>
              </w:rPr>
              <w:t>document</w:t>
            </w:r>
            <w:r w:rsidRPr="00A57119">
              <w:t>_</w:t>
            </w:r>
            <w:r w:rsidRPr="00A57119">
              <w:rPr>
                <w:lang w:val="en-US"/>
              </w:rPr>
              <w:t>kind</w:t>
            </w:r>
          </w:p>
        </w:tc>
        <w:tc>
          <w:tcPr>
            <w:tcW w:w="560" w:type="pct"/>
          </w:tcPr>
          <w:p w14:paraId="42B99BFD" w14:textId="404BFF51" w:rsidR="00ED204B" w:rsidRPr="00A57119" w:rsidRDefault="00ED204B" w:rsidP="008A0C86">
            <w:pPr>
              <w:pStyle w:val="GOSTTablenorm"/>
            </w:pPr>
            <w:r w:rsidRPr="00A57119">
              <w:t>Строка</w:t>
            </w:r>
          </w:p>
        </w:tc>
        <w:tc>
          <w:tcPr>
            <w:tcW w:w="374" w:type="pct"/>
          </w:tcPr>
          <w:p w14:paraId="65A21FDC" w14:textId="3E8EA37D" w:rsidR="00ED204B" w:rsidRPr="00A57119" w:rsidRDefault="00ED204B" w:rsidP="008A0C86">
            <w:pPr>
              <w:pStyle w:val="GOSTTablenorm"/>
            </w:pPr>
            <w:r w:rsidRPr="00A57119">
              <w:t>Да</w:t>
            </w:r>
          </w:p>
        </w:tc>
        <w:tc>
          <w:tcPr>
            <w:tcW w:w="374" w:type="pct"/>
          </w:tcPr>
          <w:p w14:paraId="17AD2ACB" w14:textId="0122BCD1" w:rsidR="00ED204B" w:rsidRPr="00A57119" w:rsidRDefault="00ED204B" w:rsidP="008A0C86">
            <w:pPr>
              <w:pStyle w:val="GOSTTablenorm"/>
            </w:pPr>
            <w:r w:rsidRPr="00A57119">
              <w:t>=5</w:t>
            </w:r>
          </w:p>
        </w:tc>
        <w:tc>
          <w:tcPr>
            <w:tcW w:w="1777" w:type="pct"/>
          </w:tcPr>
          <w:p w14:paraId="280C5210" w14:textId="3B4A4FD0" w:rsidR="00ED204B" w:rsidRPr="00A57119" w:rsidRDefault="00906A7B" w:rsidP="008A0C86">
            <w:pPr>
              <w:pStyle w:val="GOSTTablenorm"/>
            </w:pPr>
            <w:r>
              <w:t>Указывается тип ED документа.</w:t>
            </w:r>
          </w:p>
          <w:p w14:paraId="7BB50155" w14:textId="77777777" w:rsidR="00ED204B" w:rsidRPr="00A57119" w:rsidRDefault="00ED204B" w:rsidP="008A0C86">
            <w:pPr>
              <w:pStyle w:val="GOSTTablenorm"/>
            </w:pPr>
            <w:r w:rsidRPr="00A57119">
              <w:t>Возможные значения:</w:t>
            </w:r>
          </w:p>
          <w:p w14:paraId="694F687D" w14:textId="0AB0C563" w:rsidR="00ED204B" w:rsidRPr="00A57119" w:rsidRDefault="00EF1872" w:rsidP="008A0C86">
            <w:pPr>
              <w:pStyle w:val="GOSTTableListMark1"/>
            </w:pPr>
            <w:r>
              <w:t>«</w:t>
            </w:r>
            <w:r w:rsidR="00ED204B" w:rsidRPr="00A57119">
              <w:t>VD101</w:t>
            </w:r>
            <w:r>
              <w:t>»</w:t>
            </w:r>
            <w:r w:rsidR="00ED204B" w:rsidRPr="00A57119">
              <w:t xml:space="preserve"> </w:t>
            </w:r>
            <w:r w:rsidRPr="00A57119">
              <w:rPr>
                <w:szCs w:val="22"/>
              </w:rPr>
              <w:t>–</w:t>
            </w:r>
            <w:r w:rsidR="00ED204B" w:rsidRPr="00A57119">
              <w:t xml:space="preserve"> Поручение о перечислении на счет</w:t>
            </w:r>
          </w:p>
        </w:tc>
      </w:tr>
      <w:tr w:rsidR="00ED204B" w:rsidRPr="00A57119" w14:paraId="539D68C1" w14:textId="77777777" w:rsidTr="00B85FB7">
        <w:tc>
          <w:tcPr>
            <w:tcW w:w="1120" w:type="pct"/>
          </w:tcPr>
          <w:p w14:paraId="2D12E6C4" w14:textId="0755F780" w:rsidR="00ED204B" w:rsidRPr="00A57119" w:rsidRDefault="00ED204B" w:rsidP="008A0C86">
            <w:pPr>
              <w:pStyle w:val="GOSTTablenorm"/>
            </w:pPr>
            <w:r w:rsidRPr="00A57119">
              <w:t>Код валюты по ОКВ</w:t>
            </w:r>
          </w:p>
        </w:tc>
        <w:tc>
          <w:tcPr>
            <w:tcW w:w="795" w:type="pct"/>
          </w:tcPr>
          <w:p w14:paraId="492BBC2D" w14:textId="5E975CC3" w:rsidR="00ED204B" w:rsidRPr="00A57119" w:rsidRDefault="00ED204B" w:rsidP="008A0C86">
            <w:pPr>
              <w:pStyle w:val="GOSTTablenorm"/>
              <w:rPr>
                <w:lang w:val="en-US"/>
              </w:rPr>
            </w:pPr>
            <w:r w:rsidRPr="00A57119">
              <w:t>currency</w:t>
            </w:r>
          </w:p>
        </w:tc>
        <w:tc>
          <w:tcPr>
            <w:tcW w:w="560" w:type="pct"/>
          </w:tcPr>
          <w:p w14:paraId="2DDEF56C" w14:textId="64FE476D" w:rsidR="00ED204B" w:rsidRPr="00A57119" w:rsidRDefault="00ED204B" w:rsidP="008A0C86">
            <w:pPr>
              <w:pStyle w:val="GOSTTablenorm"/>
            </w:pPr>
            <w:r w:rsidRPr="00A57119">
              <w:t>Строка</w:t>
            </w:r>
          </w:p>
        </w:tc>
        <w:tc>
          <w:tcPr>
            <w:tcW w:w="374" w:type="pct"/>
          </w:tcPr>
          <w:p w14:paraId="5D79F95D" w14:textId="7390B3C0" w:rsidR="00ED204B" w:rsidRPr="00A57119" w:rsidRDefault="00ED204B" w:rsidP="008A0C86">
            <w:pPr>
              <w:pStyle w:val="GOSTTablenorm"/>
            </w:pPr>
            <w:r w:rsidRPr="00A57119">
              <w:t>Да</w:t>
            </w:r>
          </w:p>
        </w:tc>
        <w:tc>
          <w:tcPr>
            <w:tcW w:w="374" w:type="pct"/>
          </w:tcPr>
          <w:p w14:paraId="2B60496A" w14:textId="2A1F0D27" w:rsidR="00ED204B" w:rsidRPr="00A57119" w:rsidRDefault="00ED204B" w:rsidP="008A0C86">
            <w:pPr>
              <w:pStyle w:val="GOSTTablenorm"/>
            </w:pPr>
            <w:r w:rsidRPr="00A57119">
              <w:t>= 3</w:t>
            </w:r>
          </w:p>
        </w:tc>
        <w:tc>
          <w:tcPr>
            <w:tcW w:w="1777" w:type="pct"/>
          </w:tcPr>
          <w:p w14:paraId="27ED3F2D" w14:textId="4A987D28" w:rsidR="00ED204B" w:rsidRPr="00A57119" w:rsidRDefault="00ED204B" w:rsidP="008A0C86">
            <w:pPr>
              <w:pStyle w:val="GOSTTablenorm"/>
            </w:pPr>
            <w:r w:rsidRPr="00A57119">
              <w:t>Указывается код валюты по ОКВ</w:t>
            </w:r>
          </w:p>
        </w:tc>
      </w:tr>
      <w:tr w:rsidR="00ED204B" w:rsidRPr="00A57119" w14:paraId="5248F080" w14:textId="77777777" w:rsidTr="00B85FB7">
        <w:tc>
          <w:tcPr>
            <w:tcW w:w="1120" w:type="pct"/>
          </w:tcPr>
          <w:p w14:paraId="73BED406" w14:textId="12EC76C1" w:rsidR="00ED204B" w:rsidRPr="008A0C86" w:rsidRDefault="00ED204B" w:rsidP="008A0C86">
            <w:pPr>
              <w:pStyle w:val="GOSTTablenorm"/>
              <w:rPr>
                <w:b/>
              </w:rPr>
            </w:pPr>
            <w:r w:rsidRPr="008A0C86">
              <w:rPr>
                <w:b/>
              </w:rPr>
              <w:t>Реквизиты родительского документа АДБ</w:t>
            </w:r>
          </w:p>
        </w:tc>
        <w:tc>
          <w:tcPr>
            <w:tcW w:w="795" w:type="pct"/>
          </w:tcPr>
          <w:p w14:paraId="7AD8DA0C" w14:textId="14947A12" w:rsidR="00ED204B" w:rsidRPr="008A0C86" w:rsidRDefault="00ED204B" w:rsidP="008A0C86">
            <w:pPr>
              <w:pStyle w:val="GOSTTablenorm"/>
              <w:rPr>
                <w:b/>
              </w:rPr>
            </w:pPr>
            <w:r w:rsidRPr="008A0C86">
              <w:rPr>
                <w:b/>
                <w:lang w:val="en-US"/>
              </w:rPr>
              <w:t>parent</w:t>
            </w:r>
          </w:p>
        </w:tc>
        <w:tc>
          <w:tcPr>
            <w:tcW w:w="560" w:type="pct"/>
          </w:tcPr>
          <w:p w14:paraId="6C31F678" w14:textId="1F1BC19C" w:rsidR="00ED204B" w:rsidRPr="00A57119" w:rsidRDefault="00ED204B" w:rsidP="008A0C86">
            <w:pPr>
              <w:pStyle w:val="GOSTTablenorm"/>
            </w:pPr>
            <w:r w:rsidRPr="00A57119">
              <w:t>Объект</w:t>
            </w:r>
          </w:p>
        </w:tc>
        <w:tc>
          <w:tcPr>
            <w:tcW w:w="374" w:type="pct"/>
          </w:tcPr>
          <w:p w14:paraId="53C93A07" w14:textId="06DF3293" w:rsidR="00ED204B" w:rsidRPr="00A57119" w:rsidRDefault="00ED204B" w:rsidP="008A0C86">
            <w:pPr>
              <w:pStyle w:val="GOSTTablenorm"/>
            </w:pPr>
            <w:r w:rsidRPr="00A57119">
              <w:t>Нет</w:t>
            </w:r>
          </w:p>
        </w:tc>
        <w:tc>
          <w:tcPr>
            <w:tcW w:w="374" w:type="pct"/>
          </w:tcPr>
          <w:p w14:paraId="69C3EFB0" w14:textId="77777777" w:rsidR="00ED204B" w:rsidRPr="00A57119" w:rsidRDefault="00ED204B" w:rsidP="008A0C86">
            <w:pPr>
              <w:pStyle w:val="GOSTTablenorm"/>
            </w:pPr>
          </w:p>
        </w:tc>
        <w:tc>
          <w:tcPr>
            <w:tcW w:w="1777" w:type="pct"/>
          </w:tcPr>
          <w:p w14:paraId="1CCF2847" w14:textId="3379E47C" w:rsidR="00ED204B" w:rsidRPr="00A57119" w:rsidRDefault="00ED204B" w:rsidP="008A0C86">
            <w:pPr>
              <w:pStyle w:val="GOSTTablenorm"/>
            </w:pPr>
            <w:r w:rsidRPr="00A57119">
              <w:t>Указываются реквизиты из связанного родительского документа. Обязательно к заполнению для родительского документа типа «ПЗВ». Для других типов не заполняется</w:t>
            </w:r>
          </w:p>
        </w:tc>
      </w:tr>
      <w:tr w:rsidR="00ED204B" w:rsidRPr="00A57119" w14:paraId="5FAF73A6" w14:textId="77777777" w:rsidTr="00B85FB7">
        <w:tc>
          <w:tcPr>
            <w:tcW w:w="1120" w:type="pct"/>
          </w:tcPr>
          <w:p w14:paraId="57A70EE4" w14:textId="1AEF0DA3" w:rsidR="00ED204B" w:rsidRPr="00A57119" w:rsidRDefault="00ED204B" w:rsidP="008A0C86">
            <w:pPr>
              <w:pStyle w:val="GOSTTablenorm"/>
            </w:pPr>
            <w:r w:rsidRPr="00A57119">
              <w:t>Идентификационный номер документа АДБ</w:t>
            </w:r>
          </w:p>
        </w:tc>
        <w:tc>
          <w:tcPr>
            <w:tcW w:w="795" w:type="pct"/>
          </w:tcPr>
          <w:p w14:paraId="3EF314C0" w14:textId="5FEAD531" w:rsidR="00ED204B" w:rsidRPr="00A57119" w:rsidRDefault="00ED204B" w:rsidP="008A0C86">
            <w:pPr>
              <w:pStyle w:val="GOSTTablenorm"/>
            </w:pPr>
            <w:r w:rsidRPr="008A0C86">
              <w:rPr>
                <w:b/>
                <w:lang w:val="en-US"/>
              </w:rPr>
              <w:t>parent</w:t>
            </w:r>
            <w:r w:rsidRPr="008A0C86">
              <w:rPr>
                <w:b/>
              </w:rPr>
              <w:t>:</w:t>
            </w:r>
            <w:r w:rsidRPr="00A57119">
              <w:t>document_</w:t>
            </w:r>
            <w:r w:rsidRPr="00A57119">
              <w:rPr>
                <w:color w:val="172B4D"/>
                <w:shd w:val="clear" w:color="auto" w:fill="FFFFFF"/>
              </w:rPr>
              <w:t>id</w:t>
            </w:r>
          </w:p>
        </w:tc>
        <w:tc>
          <w:tcPr>
            <w:tcW w:w="560" w:type="pct"/>
          </w:tcPr>
          <w:p w14:paraId="0E6FCE03" w14:textId="4F01B4BB" w:rsidR="00ED204B" w:rsidRPr="00A57119" w:rsidRDefault="00ED204B" w:rsidP="008A0C86">
            <w:pPr>
              <w:pStyle w:val="GOSTTablenorm"/>
            </w:pPr>
            <w:r w:rsidRPr="00A57119">
              <w:rPr>
                <w:lang w:eastAsia="en-US"/>
              </w:rPr>
              <w:t>GUID</w:t>
            </w:r>
          </w:p>
        </w:tc>
        <w:tc>
          <w:tcPr>
            <w:tcW w:w="374" w:type="pct"/>
          </w:tcPr>
          <w:p w14:paraId="723F0EC5" w14:textId="0F7F5469" w:rsidR="00ED204B" w:rsidRPr="00A57119" w:rsidRDefault="00ED204B" w:rsidP="008A0C86">
            <w:pPr>
              <w:pStyle w:val="GOSTTablenorm"/>
            </w:pPr>
            <w:r w:rsidRPr="00A57119">
              <w:t>Да</w:t>
            </w:r>
          </w:p>
        </w:tc>
        <w:tc>
          <w:tcPr>
            <w:tcW w:w="374" w:type="pct"/>
          </w:tcPr>
          <w:p w14:paraId="782698EB" w14:textId="22D5F7E5" w:rsidR="00ED204B" w:rsidRPr="00A57119" w:rsidRDefault="00ED204B" w:rsidP="008A0C86">
            <w:pPr>
              <w:pStyle w:val="GOSTTablenorm"/>
            </w:pPr>
            <w:r w:rsidRPr="00A57119">
              <w:t>=36</w:t>
            </w:r>
          </w:p>
        </w:tc>
        <w:tc>
          <w:tcPr>
            <w:tcW w:w="1777" w:type="pct"/>
          </w:tcPr>
          <w:p w14:paraId="7BC56B39" w14:textId="2C5FA918" w:rsidR="00ED204B" w:rsidRPr="00A57119" w:rsidRDefault="00ED204B" w:rsidP="008A0C86">
            <w:pPr>
              <w:pStyle w:val="GOSTTablenorm"/>
            </w:pPr>
            <w:r w:rsidRPr="00A57119">
              <w:t>Указывается ГУИД связанного документа АДБ</w:t>
            </w:r>
          </w:p>
        </w:tc>
      </w:tr>
      <w:tr w:rsidR="00ED204B" w:rsidRPr="00A57119" w14:paraId="3732036C" w14:textId="77777777" w:rsidTr="00B85FB7">
        <w:tc>
          <w:tcPr>
            <w:tcW w:w="1120" w:type="pct"/>
          </w:tcPr>
          <w:p w14:paraId="2D967B8E" w14:textId="10FBCB7C" w:rsidR="00ED204B" w:rsidRPr="00A57119" w:rsidRDefault="00ED204B" w:rsidP="008A0C86">
            <w:pPr>
              <w:pStyle w:val="GOSTTablenorm"/>
            </w:pPr>
            <w:r w:rsidRPr="00A57119">
              <w:t>Номер документа АДБ</w:t>
            </w:r>
          </w:p>
        </w:tc>
        <w:tc>
          <w:tcPr>
            <w:tcW w:w="795" w:type="pct"/>
          </w:tcPr>
          <w:p w14:paraId="010EBB60" w14:textId="561CCD03" w:rsidR="00ED204B" w:rsidRPr="00A57119" w:rsidRDefault="00ED204B" w:rsidP="008A0C86">
            <w:pPr>
              <w:pStyle w:val="GOSTTablenorm"/>
            </w:pPr>
            <w:r w:rsidRPr="00343773">
              <w:rPr>
                <w:b/>
                <w:lang w:val="en-US"/>
              </w:rPr>
              <w:t>parent</w:t>
            </w:r>
            <w:r w:rsidRPr="00343773">
              <w:rPr>
                <w:b/>
              </w:rPr>
              <w:t>:</w:t>
            </w:r>
            <w:r w:rsidRPr="00A57119">
              <w:t>document_no</w:t>
            </w:r>
          </w:p>
        </w:tc>
        <w:tc>
          <w:tcPr>
            <w:tcW w:w="560" w:type="pct"/>
          </w:tcPr>
          <w:p w14:paraId="2D36FB9D" w14:textId="4B35208A" w:rsidR="00ED204B" w:rsidRPr="00A57119" w:rsidRDefault="00ED204B" w:rsidP="008A0C86">
            <w:pPr>
              <w:pStyle w:val="GOSTTablenorm"/>
            </w:pPr>
            <w:r w:rsidRPr="00A57119">
              <w:rPr>
                <w:lang w:eastAsia="en-US"/>
              </w:rPr>
              <w:t>Строка</w:t>
            </w:r>
          </w:p>
        </w:tc>
        <w:tc>
          <w:tcPr>
            <w:tcW w:w="374" w:type="pct"/>
          </w:tcPr>
          <w:p w14:paraId="315F702F" w14:textId="502E28DF" w:rsidR="00ED204B" w:rsidRPr="00A57119" w:rsidRDefault="00ED204B" w:rsidP="008A0C86">
            <w:pPr>
              <w:pStyle w:val="GOSTTablenorm"/>
            </w:pPr>
            <w:r w:rsidRPr="00A57119">
              <w:t>Да</w:t>
            </w:r>
          </w:p>
        </w:tc>
        <w:tc>
          <w:tcPr>
            <w:tcW w:w="374" w:type="pct"/>
          </w:tcPr>
          <w:p w14:paraId="355F7841" w14:textId="15E2CB94" w:rsidR="00ED204B" w:rsidRPr="00A57119" w:rsidRDefault="00ED204B" w:rsidP="008A0C86">
            <w:pPr>
              <w:pStyle w:val="GOSTTablenorm"/>
            </w:pPr>
            <w:r w:rsidRPr="00A57119">
              <w:t>&lt;=15</w:t>
            </w:r>
          </w:p>
        </w:tc>
        <w:tc>
          <w:tcPr>
            <w:tcW w:w="1777" w:type="pct"/>
          </w:tcPr>
          <w:p w14:paraId="2A952826" w14:textId="26255575" w:rsidR="00ED204B" w:rsidRPr="00A57119" w:rsidRDefault="00ED204B" w:rsidP="008A0C86">
            <w:pPr>
              <w:pStyle w:val="GOSTTablenorm"/>
            </w:pPr>
            <w:r w:rsidRPr="00A57119">
              <w:t>Указывается номер связанного документа АДБ</w:t>
            </w:r>
          </w:p>
        </w:tc>
      </w:tr>
      <w:tr w:rsidR="00ED204B" w:rsidRPr="00A57119" w14:paraId="2E31BDE1" w14:textId="77777777" w:rsidTr="00B85FB7">
        <w:tc>
          <w:tcPr>
            <w:tcW w:w="1120" w:type="pct"/>
          </w:tcPr>
          <w:p w14:paraId="668B53A8" w14:textId="3C1D4DE6" w:rsidR="00ED204B" w:rsidRPr="00A57119" w:rsidRDefault="00ED204B" w:rsidP="008A0C86">
            <w:pPr>
              <w:pStyle w:val="GOSTTablenorm"/>
            </w:pPr>
            <w:r w:rsidRPr="00A57119">
              <w:t>Дата документа АДБ</w:t>
            </w:r>
          </w:p>
        </w:tc>
        <w:tc>
          <w:tcPr>
            <w:tcW w:w="795" w:type="pct"/>
          </w:tcPr>
          <w:p w14:paraId="0A154D92" w14:textId="0881B49D" w:rsidR="00ED204B" w:rsidRPr="00A57119" w:rsidRDefault="00ED204B" w:rsidP="00343773">
            <w:pPr>
              <w:pStyle w:val="GOSTTablenorm"/>
            </w:pPr>
            <w:r w:rsidRPr="00343773">
              <w:rPr>
                <w:b/>
                <w:lang w:val="en-US"/>
              </w:rPr>
              <w:t>parent</w:t>
            </w:r>
            <w:r w:rsidRPr="00A57119">
              <w:t>:document_date</w:t>
            </w:r>
          </w:p>
        </w:tc>
        <w:tc>
          <w:tcPr>
            <w:tcW w:w="560" w:type="pct"/>
          </w:tcPr>
          <w:p w14:paraId="6E4D7EFA" w14:textId="467AF567" w:rsidR="00ED204B" w:rsidRPr="00A57119" w:rsidRDefault="00ED204B" w:rsidP="008A0C86">
            <w:pPr>
              <w:pStyle w:val="GOSTTablenorm"/>
            </w:pPr>
            <w:r w:rsidRPr="00A57119">
              <w:rPr>
                <w:lang w:eastAsia="en-US"/>
              </w:rPr>
              <w:t>Дата</w:t>
            </w:r>
          </w:p>
        </w:tc>
        <w:tc>
          <w:tcPr>
            <w:tcW w:w="374" w:type="pct"/>
          </w:tcPr>
          <w:p w14:paraId="2E0D2BB7" w14:textId="7625416A" w:rsidR="00ED204B" w:rsidRPr="00A57119" w:rsidRDefault="00ED204B" w:rsidP="008A0C86">
            <w:pPr>
              <w:pStyle w:val="GOSTTablenorm"/>
            </w:pPr>
            <w:r w:rsidRPr="00A57119">
              <w:t>Да</w:t>
            </w:r>
          </w:p>
        </w:tc>
        <w:tc>
          <w:tcPr>
            <w:tcW w:w="374" w:type="pct"/>
          </w:tcPr>
          <w:p w14:paraId="4A52DEBA" w14:textId="0E4B66EA" w:rsidR="00ED204B" w:rsidRPr="00A57119" w:rsidRDefault="00ED204B" w:rsidP="008A0C86">
            <w:pPr>
              <w:pStyle w:val="GOSTTablenorm"/>
            </w:pPr>
            <w:r w:rsidRPr="00A57119">
              <w:t>-</w:t>
            </w:r>
          </w:p>
        </w:tc>
        <w:tc>
          <w:tcPr>
            <w:tcW w:w="1777" w:type="pct"/>
          </w:tcPr>
          <w:p w14:paraId="683757D7" w14:textId="3662D6F5" w:rsidR="00ED204B" w:rsidRPr="00A57119" w:rsidRDefault="00ED204B" w:rsidP="008A0C86">
            <w:pPr>
              <w:pStyle w:val="GOSTTablenorm"/>
            </w:pPr>
            <w:r w:rsidRPr="00A57119">
              <w:t>Указывается дата связанного документа АДБ</w:t>
            </w:r>
          </w:p>
        </w:tc>
      </w:tr>
      <w:tr w:rsidR="00ED204B" w:rsidRPr="00A57119" w14:paraId="7738B3E0" w14:textId="77777777" w:rsidTr="00B85FB7">
        <w:tc>
          <w:tcPr>
            <w:tcW w:w="1120" w:type="pct"/>
          </w:tcPr>
          <w:p w14:paraId="454E345C" w14:textId="2A967150" w:rsidR="00ED204B" w:rsidRPr="00A57119" w:rsidRDefault="00ED204B" w:rsidP="008A0C86">
            <w:pPr>
              <w:pStyle w:val="GOSTTablenorm"/>
            </w:pPr>
            <w:r w:rsidRPr="00A57119">
              <w:t>Тип документа АДБ</w:t>
            </w:r>
          </w:p>
        </w:tc>
        <w:tc>
          <w:tcPr>
            <w:tcW w:w="795" w:type="pct"/>
          </w:tcPr>
          <w:p w14:paraId="643B7C2B" w14:textId="20C33731" w:rsidR="00ED204B" w:rsidRPr="00A57119" w:rsidRDefault="00ED204B" w:rsidP="008A0C86">
            <w:pPr>
              <w:pStyle w:val="GOSTTablenorm"/>
            </w:pPr>
            <w:r w:rsidRPr="00343773">
              <w:rPr>
                <w:b/>
                <w:lang w:val="en-US"/>
              </w:rPr>
              <w:t>parent</w:t>
            </w:r>
            <w:r w:rsidRPr="00343773">
              <w:rPr>
                <w:b/>
              </w:rPr>
              <w:t>:</w:t>
            </w:r>
            <w:r w:rsidRPr="00A57119">
              <w:t>document_type</w:t>
            </w:r>
          </w:p>
        </w:tc>
        <w:tc>
          <w:tcPr>
            <w:tcW w:w="560" w:type="pct"/>
          </w:tcPr>
          <w:p w14:paraId="59177A27" w14:textId="7C2914E2" w:rsidR="00ED204B" w:rsidRPr="00A57119" w:rsidRDefault="00ED204B" w:rsidP="008A0C86">
            <w:pPr>
              <w:pStyle w:val="GOSTTablenorm"/>
            </w:pPr>
            <w:r w:rsidRPr="00A57119">
              <w:rPr>
                <w:lang w:eastAsia="en-US"/>
              </w:rPr>
              <w:t>Строка</w:t>
            </w:r>
          </w:p>
        </w:tc>
        <w:tc>
          <w:tcPr>
            <w:tcW w:w="374" w:type="pct"/>
          </w:tcPr>
          <w:p w14:paraId="74B5FFA9" w14:textId="4F132A3F" w:rsidR="00ED204B" w:rsidRPr="00A57119" w:rsidRDefault="00ED204B" w:rsidP="008A0C86">
            <w:pPr>
              <w:pStyle w:val="GOSTTablenorm"/>
            </w:pPr>
            <w:r w:rsidRPr="00A57119">
              <w:t>Да</w:t>
            </w:r>
          </w:p>
        </w:tc>
        <w:tc>
          <w:tcPr>
            <w:tcW w:w="374" w:type="pct"/>
          </w:tcPr>
          <w:p w14:paraId="051DD9E7" w14:textId="2D488E60" w:rsidR="00ED204B" w:rsidRPr="00A57119" w:rsidRDefault="00ED204B" w:rsidP="008A0C86">
            <w:pPr>
              <w:pStyle w:val="GOSTTablenorm"/>
            </w:pPr>
            <w:r w:rsidRPr="00A57119">
              <w:t>=</w:t>
            </w:r>
            <w:r w:rsidRPr="00A57119">
              <w:rPr>
                <w:lang w:val="en-US"/>
              </w:rPr>
              <w:t>3</w:t>
            </w:r>
          </w:p>
        </w:tc>
        <w:tc>
          <w:tcPr>
            <w:tcW w:w="1777" w:type="pct"/>
          </w:tcPr>
          <w:p w14:paraId="653D2EC9" w14:textId="7D19F6D5" w:rsidR="00ED204B" w:rsidRPr="00A57119" w:rsidRDefault="00ED204B" w:rsidP="008A0C86">
            <w:pPr>
              <w:pStyle w:val="GOSTTablenorm"/>
            </w:pPr>
            <w:r w:rsidRPr="00A57119">
              <w:t xml:space="preserve">Указывается вид документа связанного документа АДБ </w:t>
            </w:r>
            <w:r w:rsidR="00EF1872" w:rsidRPr="00A57119">
              <w:rPr>
                <w:szCs w:val="22"/>
              </w:rPr>
              <w:t>–</w:t>
            </w:r>
            <w:r w:rsidRPr="00A57119">
              <w:t xml:space="preserve"> «ПЗВ»</w:t>
            </w:r>
          </w:p>
        </w:tc>
      </w:tr>
      <w:tr w:rsidR="00ED204B" w:rsidRPr="00A57119" w14:paraId="341B3EEE" w14:textId="77777777" w:rsidTr="00B85FB7">
        <w:tc>
          <w:tcPr>
            <w:tcW w:w="1120" w:type="pct"/>
          </w:tcPr>
          <w:p w14:paraId="2D9294ED" w14:textId="6885D4D7" w:rsidR="00ED204B" w:rsidRPr="00343773" w:rsidRDefault="00ED204B" w:rsidP="008A0C86">
            <w:pPr>
              <w:pStyle w:val="GOSTTablenorm"/>
              <w:suppressAutoHyphens/>
              <w:rPr>
                <w:b/>
              </w:rPr>
            </w:pPr>
            <w:r w:rsidRPr="00343773">
              <w:rPr>
                <w:b/>
              </w:rPr>
              <w:t>Реквизиты получателя</w:t>
            </w:r>
          </w:p>
        </w:tc>
        <w:tc>
          <w:tcPr>
            <w:tcW w:w="795" w:type="pct"/>
          </w:tcPr>
          <w:p w14:paraId="6B68224F" w14:textId="3967455C" w:rsidR="00ED204B" w:rsidRPr="00343773" w:rsidRDefault="00ED204B" w:rsidP="008A0C86">
            <w:pPr>
              <w:pStyle w:val="GOSTTablenorm"/>
              <w:suppressAutoHyphens/>
              <w:rPr>
                <w:b/>
                <w:lang w:val="en-US"/>
              </w:rPr>
            </w:pPr>
            <w:r w:rsidRPr="00343773">
              <w:rPr>
                <w:b/>
              </w:rPr>
              <w:t>recipient</w:t>
            </w:r>
          </w:p>
        </w:tc>
        <w:tc>
          <w:tcPr>
            <w:tcW w:w="560" w:type="pct"/>
          </w:tcPr>
          <w:p w14:paraId="14F92537" w14:textId="43981AC9" w:rsidR="00ED204B" w:rsidRPr="00A57119" w:rsidRDefault="00ED204B" w:rsidP="008A0C86">
            <w:pPr>
              <w:pStyle w:val="GOSTTablenorm"/>
            </w:pPr>
            <w:r w:rsidRPr="00A57119">
              <w:t>Блок</w:t>
            </w:r>
          </w:p>
        </w:tc>
        <w:tc>
          <w:tcPr>
            <w:tcW w:w="374" w:type="pct"/>
          </w:tcPr>
          <w:p w14:paraId="351573D7" w14:textId="3D485727" w:rsidR="00ED204B" w:rsidRPr="00A57119" w:rsidRDefault="00ED204B" w:rsidP="008A0C86">
            <w:pPr>
              <w:pStyle w:val="GOSTTablenorm"/>
            </w:pPr>
            <w:r w:rsidRPr="00A57119">
              <w:t>Нет</w:t>
            </w:r>
          </w:p>
        </w:tc>
        <w:tc>
          <w:tcPr>
            <w:tcW w:w="374" w:type="pct"/>
          </w:tcPr>
          <w:p w14:paraId="1309D62D" w14:textId="77777777" w:rsidR="00ED204B" w:rsidRPr="00A57119" w:rsidRDefault="00ED204B" w:rsidP="008A0C86">
            <w:pPr>
              <w:pStyle w:val="GOSTTablenorm"/>
            </w:pPr>
          </w:p>
        </w:tc>
        <w:tc>
          <w:tcPr>
            <w:tcW w:w="1777" w:type="pct"/>
          </w:tcPr>
          <w:p w14:paraId="7B6A325E" w14:textId="720CC5C5" w:rsidR="00ED204B" w:rsidRPr="00A57119" w:rsidRDefault="00ED204B" w:rsidP="008A0C86">
            <w:pPr>
              <w:pStyle w:val="GOSTTablenorm"/>
            </w:pPr>
            <w:r w:rsidRPr="00A57119">
              <w:rPr>
                <w:lang w:eastAsia="en-US"/>
              </w:rPr>
              <w:t>Указываются реквизиты получателя</w:t>
            </w:r>
          </w:p>
        </w:tc>
      </w:tr>
      <w:tr w:rsidR="00ED204B" w:rsidRPr="00A57119" w14:paraId="34173365" w14:textId="77777777" w:rsidTr="00B85FB7">
        <w:tc>
          <w:tcPr>
            <w:tcW w:w="1120" w:type="pct"/>
          </w:tcPr>
          <w:p w14:paraId="4BB0AB73" w14:textId="23D93CDC" w:rsidR="00ED204B" w:rsidRPr="00A57119" w:rsidRDefault="00ED204B" w:rsidP="008A0C86">
            <w:pPr>
              <w:pStyle w:val="GOSTTablenorm"/>
            </w:pPr>
            <w:r w:rsidRPr="00A57119">
              <w:lastRenderedPageBreak/>
              <w:t>КС получателя</w:t>
            </w:r>
          </w:p>
        </w:tc>
        <w:tc>
          <w:tcPr>
            <w:tcW w:w="795" w:type="pct"/>
          </w:tcPr>
          <w:p w14:paraId="53AE3152" w14:textId="60C71F69" w:rsidR="00ED204B" w:rsidRPr="00343773" w:rsidRDefault="00ED204B" w:rsidP="00343773">
            <w:pPr>
              <w:pStyle w:val="GOSTTablenorm"/>
            </w:pPr>
            <w:r w:rsidRPr="00343773">
              <w:rPr>
                <w:b/>
              </w:rPr>
              <w:t>recipient:</w:t>
            </w:r>
            <w:r w:rsidRPr="00343773">
              <w:t>treasury_account</w:t>
            </w:r>
          </w:p>
        </w:tc>
        <w:tc>
          <w:tcPr>
            <w:tcW w:w="560" w:type="pct"/>
          </w:tcPr>
          <w:p w14:paraId="5CA6E8C2" w14:textId="0EC300C7" w:rsidR="00ED204B" w:rsidRPr="00A57119" w:rsidRDefault="00ED204B" w:rsidP="008A0C86">
            <w:pPr>
              <w:pStyle w:val="GOSTTablenorm"/>
            </w:pPr>
            <w:r w:rsidRPr="00A57119">
              <w:rPr>
                <w:lang w:eastAsia="en-US"/>
              </w:rPr>
              <w:t>Строка</w:t>
            </w:r>
          </w:p>
        </w:tc>
        <w:tc>
          <w:tcPr>
            <w:tcW w:w="374" w:type="pct"/>
          </w:tcPr>
          <w:p w14:paraId="0A3C4FBE" w14:textId="6A019C3F" w:rsidR="00ED204B" w:rsidRPr="00A57119" w:rsidRDefault="00ED204B" w:rsidP="008A0C86">
            <w:pPr>
              <w:pStyle w:val="GOSTTablenorm"/>
            </w:pPr>
            <w:r w:rsidRPr="00A57119">
              <w:t>Да</w:t>
            </w:r>
          </w:p>
        </w:tc>
        <w:tc>
          <w:tcPr>
            <w:tcW w:w="374" w:type="pct"/>
          </w:tcPr>
          <w:p w14:paraId="46CBE9C4" w14:textId="5AD40170" w:rsidR="00ED204B" w:rsidRPr="00A57119" w:rsidRDefault="00ED204B" w:rsidP="008A0C86">
            <w:pPr>
              <w:pStyle w:val="GOSTTablenorm"/>
            </w:pPr>
            <w:r w:rsidRPr="00A57119">
              <w:t>=20</w:t>
            </w:r>
          </w:p>
        </w:tc>
        <w:tc>
          <w:tcPr>
            <w:tcW w:w="1777" w:type="pct"/>
          </w:tcPr>
          <w:p w14:paraId="17D3D175" w14:textId="102D463E" w:rsidR="00ED204B" w:rsidRPr="00A57119" w:rsidRDefault="00ED204B" w:rsidP="008A0C86">
            <w:pPr>
              <w:pStyle w:val="GOSTTablenorm"/>
            </w:pPr>
            <w:r w:rsidRPr="00A57119">
              <w:rPr>
                <w:lang w:eastAsia="en-US"/>
              </w:rPr>
              <w:t>Указывается казначейский счет получателя</w:t>
            </w:r>
          </w:p>
        </w:tc>
      </w:tr>
      <w:tr w:rsidR="00ED204B" w:rsidRPr="00A57119" w14:paraId="71EC6827" w14:textId="77777777" w:rsidTr="00B85FB7">
        <w:tc>
          <w:tcPr>
            <w:tcW w:w="1120" w:type="pct"/>
          </w:tcPr>
          <w:p w14:paraId="70ABF30F" w14:textId="12481CC0" w:rsidR="00ED204B" w:rsidRPr="00A57119" w:rsidRDefault="00ED204B" w:rsidP="008A0C86">
            <w:pPr>
              <w:pStyle w:val="GOSTTablenorm"/>
            </w:pPr>
            <w:r w:rsidRPr="00A57119">
              <w:t>Участник НПС получателя</w:t>
            </w:r>
          </w:p>
        </w:tc>
        <w:tc>
          <w:tcPr>
            <w:tcW w:w="795" w:type="pct"/>
          </w:tcPr>
          <w:p w14:paraId="0F987798" w14:textId="64BAE41B" w:rsidR="00ED204B" w:rsidRPr="00343773" w:rsidRDefault="00ED204B" w:rsidP="00343773">
            <w:pPr>
              <w:pStyle w:val="GOSTTablenorm"/>
            </w:pPr>
            <w:r w:rsidRPr="00343773">
              <w:rPr>
                <w:b/>
              </w:rPr>
              <w:t>recipient:</w:t>
            </w:r>
            <w:r w:rsidRPr="00343773">
              <w:t>is_nps</w:t>
            </w:r>
          </w:p>
        </w:tc>
        <w:tc>
          <w:tcPr>
            <w:tcW w:w="560" w:type="pct"/>
          </w:tcPr>
          <w:p w14:paraId="6730C07B" w14:textId="20012A3B" w:rsidR="00ED204B" w:rsidRPr="00A57119" w:rsidRDefault="00ED204B" w:rsidP="008A0C86">
            <w:pPr>
              <w:pStyle w:val="GOSTTablenorm"/>
            </w:pPr>
            <w:r w:rsidRPr="00A57119">
              <w:rPr>
                <w:lang w:eastAsia="en-US"/>
              </w:rPr>
              <w:t>Строка</w:t>
            </w:r>
          </w:p>
        </w:tc>
        <w:tc>
          <w:tcPr>
            <w:tcW w:w="374" w:type="pct"/>
          </w:tcPr>
          <w:p w14:paraId="54552CB6" w14:textId="67BDE063" w:rsidR="00ED204B" w:rsidRPr="00A57119" w:rsidRDefault="00ED204B" w:rsidP="008A0C86">
            <w:pPr>
              <w:pStyle w:val="GOSTTablenorm"/>
            </w:pPr>
            <w:r w:rsidRPr="00A57119">
              <w:t>Да</w:t>
            </w:r>
          </w:p>
        </w:tc>
        <w:tc>
          <w:tcPr>
            <w:tcW w:w="374" w:type="pct"/>
          </w:tcPr>
          <w:p w14:paraId="62A12FE3" w14:textId="7A5636B0" w:rsidR="00ED204B" w:rsidRPr="00A57119" w:rsidRDefault="00ED204B" w:rsidP="008A0C86">
            <w:pPr>
              <w:pStyle w:val="GOSTTablenorm"/>
            </w:pPr>
            <w:r w:rsidRPr="00A57119">
              <w:t>=1</w:t>
            </w:r>
          </w:p>
        </w:tc>
        <w:tc>
          <w:tcPr>
            <w:tcW w:w="1777" w:type="pct"/>
          </w:tcPr>
          <w:p w14:paraId="0E84B66A" w14:textId="77777777" w:rsidR="004C7F4B" w:rsidRDefault="00ED204B" w:rsidP="008A0C86">
            <w:pPr>
              <w:pStyle w:val="GOSTTablenorm"/>
              <w:rPr>
                <w:lang w:eastAsia="en-US"/>
              </w:rPr>
            </w:pPr>
            <w:r w:rsidRPr="00A57119">
              <w:rPr>
                <w:lang w:eastAsia="en-US"/>
              </w:rPr>
              <w:t>Указывается участник НПС получателя.</w:t>
            </w:r>
          </w:p>
          <w:p w14:paraId="01A827DF" w14:textId="1456C60B" w:rsidR="00EF1872" w:rsidRDefault="00ED204B" w:rsidP="008A0C86">
            <w:pPr>
              <w:pStyle w:val="GOSTTablenorm"/>
              <w:rPr>
                <w:lang w:eastAsia="en-US"/>
              </w:rPr>
            </w:pPr>
            <w:r w:rsidRPr="00A57119">
              <w:rPr>
                <w:lang w:eastAsia="en-US"/>
              </w:rPr>
              <w:t>Возможные значения</w:t>
            </w:r>
            <w:r w:rsidR="00EF1872">
              <w:rPr>
                <w:lang w:eastAsia="en-US"/>
              </w:rPr>
              <w:t>:</w:t>
            </w:r>
          </w:p>
          <w:p w14:paraId="48E68DDD" w14:textId="0CD5CD9B" w:rsidR="00EF1872" w:rsidRDefault="00ED204B" w:rsidP="008A0C86">
            <w:pPr>
              <w:pStyle w:val="GOSTTableListMark1"/>
              <w:rPr>
                <w:lang w:eastAsia="en-US"/>
              </w:rPr>
            </w:pPr>
            <w:r w:rsidRPr="00A57119">
              <w:rPr>
                <w:lang w:eastAsia="en-US"/>
              </w:rPr>
              <w:t xml:space="preserve">«1» </w:t>
            </w:r>
            <w:r w:rsidR="00EF1872" w:rsidRPr="00A57119">
              <w:rPr>
                <w:szCs w:val="22"/>
              </w:rPr>
              <w:t>–</w:t>
            </w:r>
            <w:r w:rsidRPr="00A57119">
              <w:rPr>
                <w:lang w:eastAsia="en-US"/>
              </w:rPr>
              <w:t xml:space="preserve"> участник НПС</w:t>
            </w:r>
            <w:r w:rsidR="00EF1872">
              <w:rPr>
                <w:lang w:eastAsia="en-US"/>
              </w:rPr>
              <w:t>;</w:t>
            </w:r>
          </w:p>
          <w:p w14:paraId="5CB6F546" w14:textId="7DE9F54F" w:rsidR="00ED204B" w:rsidRPr="00A57119" w:rsidRDefault="00ED204B" w:rsidP="008A0C86">
            <w:pPr>
              <w:pStyle w:val="GOSTTableListMark1"/>
            </w:pPr>
            <w:r w:rsidRPr="00A57119">
              <w:rPr>
                <w:lang w:eastAsia="en-US"/>
              </w:rPr>
              <w:t xml:space="preserve">«0» </w:t>
            </w:r>
            <w:r w:rsidR="00EF1872" w:rsidRPr="00A57119">
              <w:rPr>
                <w:szCs w:val="22"/>
              </w:rPr>
              <w:t>–</w:t>
            </w:r>
            <w:r w:rsidRPr="00A57119">
              <w:rPr>
                <w:lang w:eastAsia="en-US"/>
              </w:rPr>
              <w:t xml:space="preserve"> не участник НПС</w:t>
            </w:r>
          </w:p>
        </w:tc>
      </w:tr>
      <w:tr w:rsidR="00ED204B" w:rsidRPr="00A57119" w14:paraId="3E8BD549" w14:textId="77777777" w:rsidTr="00B85FB7">
        <w:tc>
          <w:tcPr>
            <w:tcW w:w="1120" w:type="pct"/>
          </w:tcPr>
          <w:p w14:paraId="34DE54E8" w14:textId="307A23F4" w:rsidR="00ED204B" w:rsidRPr="00A57119" w:rsidRDefault="00ED204B" w:rsidP="008A0C86">
            <w:pPr>
              <w:pStyle w:val="GOSTTablenorm"/>
            </w:pPr>
            <w:r w:rsidRPr="00A57119">
              <w:t>ТОФК контрагента</w:t>
            </w:r>
          </w:p>
        </w:tc>
        <w:tc>
          <w:tcPr>
            <w:tcW w:w="795" w:type="pct"/>
          </w:tcPr>
          <w:p w14:paraId="506C28DD" w14:textId="7339B92C" w:rsidR="00ED204B" w:rsidRPr="00343773" w:rsidRDefault="00ED204B" w:rsidP="00343773">
            <w:pPr>
              <w:pStyle w:val="GOSTTablenorm"/>
            </w:pPr>
            <w:r w:rsidRPr="00343773">
              <w:rPr>
                <w:b/>
              </w:rPr>
              <w:t>recipient:</w:t>
            </w:r>
            <w:r w:rsidRPr="00343773">
              <w:t>counterparty_tofk_code</w:t>
            </w:r>
          </w:p>
        </w:tc>
        <w:tc>
          <w:tcPr>
            <w:tcW w:w="560" w:type="pct"/>
          </w:tcPr>
          <w:p w14:paraId="6068854B" w14:textId="54B7F3BB" w:rsidR="00ED204B" w:rsidRPr="00A57119" w:rsidRDefault="00ED204B" w:rsidP="008A0C86">
            <w:pPr>
              <w:pStyle w:val="GOSTTablenorm"/>
            </w:pPr>
            <w:r w:rsidRPr="00A57119">
              <w:rPr>
                <w:lang w:eastAsia="en-US"/>
              </w:rPr>
              <w:t>Строка</w:t>
            </w:r>
          </w:p>
        </w:tc>
        <w:tc>
          <w:tcPr>
            <w:tcW w:w="374" w:type="pct"/>
          </w:tcPr>
          <w:p w14:paraId="24CE7460" w14:textId="300E2247" w:rsidR="00ED204B" w:rsidRPr="00A57119" w:rsidRDefault="00ED204B" w:rsidP="008A0C86">
            <w:pPr>
              <w:pStyle w:val="GOSTTablenorm"/>
            </w:pPr>
            <w:r w:rsidRPr="00A57119">
              <w:t>Да</w:t>
            </w:r>
          </w:p>
        </w:tc>
        <w:tc>
          <w:tcPr>
            <w:tcW w:w="374" w:type="pct"/>
          </w:tcPr>
          <w:p w14:paraId="1F535075" w14:textId="2945D35D" w:rsidR="00ED204B" w:rsidRPr="00A57119" w:rsidRDefault="00ED204B" w:rsidP="008A0C86">
            <w:pPr>
              <w:pStyle w:val="GOSTTablenorm"/>
            </w:pPr>
            <w:r w:rsidRPr="00A57119">
              <w:t>=4</w:t>
            </w:r>
          </w:p>
        </w:tc>
        <w:tc>
          <w:tcPr>
            <w:tcW w:w="1777" w:type="pct"/>
          </w:tcPr>
          <w:p w14:paraId="5A425A37" w14:textId="746FDF3F" w:rsidR="00ED204B" w:rsidRPr="00A57119" w:rsidRDefault="00ED204B" w:rsidP="008A0C86">
            <w:pPr>
              <w:pStyle w:val="GOSTTablenorm"/>
            </w:pPr>
            <w:r w:rsidRPr="00A57119">
              <w:t>Указывается ТОФК учета контрагента</w:t>
            </w:r>
          </w:p>
        </w:tc>
      </w:tr>
      <w:tr w:rsidR="00ED204B" w:rsidRPr="00A57119" w14:paraId="48A00E24" w14:textId="77777777" w:rsidTr="00B85FB7">
        <w:tc>
          <w:tcPr>
            <w:tcW w:w="1120" w:type="pct"/>
          </w:tcPr>
          <w:p w14:paraId="0ADF3DE4" w14:textId="14D64B4C" w:rsidR="00ED204B" w:rsidRPr="00343773" w:rsidRDefault="00343773" w:rsidP="008A0C86">
            <w:pPr>
              <w:pStyle w:val="GOSTTablenorm"/>
              <w:rPr>
                <w:b/>
              </w:rPr>
            </w:pPr>
            <w:r>
              <w:rPr>
                <w:b/>
              </w:rPr>
              <w:t>Реквизиты плательщика</w:t>
            </w:r>
          </w:p>
        </w:tc>
        <w:tc>
          <w:tcPr>
            <w:tcW w:w="795" w:type="pct"/>
          </w:tcPr>
          <w:p w14:paraId="31561D1C" w14:textId="24B61940" w:rsidR="00ED204B" w:rsidRPr="00343773" w:rsidRDefault="00ED204B" w:rsidP="008A0C86">
            <w:pPr>
              <w:pStyle w:val="GOSTTablenorm"/>
              <w:rPr>
                <w:b/>
              </w:rPr>
            </w:pPr>
            <w:r w:rsidRPr="00343773">
              <w:rPr>
                <w:b/>
                <w:lang w:val="en-US"/>
              </w:rPr>
              <w:t>sender</w:t>
            </w:r>
          </w:p>
        </w:tc>
        <w:tc>
          <w:tcPr>
            <w:tcW w:w="560" w:type="pct"/>
          </w:tcPr>
          <w:p w14:paraId="4FA78760" w14:textId="4B892635" w:rsidR="00ED204B" w:rsidRPr="00A57119" w:rsidRDefault="00ED204B" w:rsidP="008A0C86">
            <w:pPr>
              <w:pStyle w:val="GOSTTablenorm"/>
            </w:pPr>
            <w:r w:rsidRPr="00A57119">
              <w:t>Блок</w:t>
            </w:r>
          </w:p>
        </w:tc>
        <w:tc>
          <w:tcPr>
            <w:tcW w:w="374" w:type="pct"/>
          </w:tcPr>
          <w:p w14:paraId="69013D4C" w14:textId="678B93EC" w:rsidR="00ED204B" w:rsidRPr="00A57119" w:rsidRDefault="00ED204B" w:rsidP="008A0C86">
            <w:pPr>
              <w:pStyle w:val="GOSTTablenorm"/>
            </w:pPr>
            <w:r w:rsidRPr="00A57119">
              <w:t>Нет</w:t>
            </w:r>
          </w:p>
        </w:tc>
        <w:tc>
          <w:tcPr>
            <w:tcW w:w="374" w:type="pct"/>
          </w:tcPr>
          <w:p w14:paraId="6F997B20" w14:textId="77777777" w:rsidR="00ED204B" w:rsidRPr="00A57119" w:rsidRDefault="00ED204B" w:rsidP="008A0C86">
            <w:pPr>
              <w:pStyle w:val="GOSTTablenorm"/>
            </w:pPr>
          </w:p>
        </w:tc>
        <w:tc>
          <w:tcPr>
            <w:tcW w:w="1777" w:type="pct"/>
          </w:tcPr>
          <w:p w14:paraId="6E1577C1" w14:textId="00D1E9B1" w:rsidR="00ED204B" w:rsidRPr="00A57119" w:rsidRDefault="00ED204B" w:rsidP="008A0C86">
            <w:pPr>
              <w:pStyle w:val="GOSTTablenorm"/>
            </w:pPr>
            <w:r w:rsidRPr="00A57119">
              <w:rPr>
                <w:lang w:eastAsia="en-US"/>
              </w:rPr>
              <w:t>Указываются реквизиты плательщика</w:t>
            </w:r>
          </w:p>
        </w:tc>
      </w:tr>
      <w:tr w:rsidR="00ED204B" w:rsidRPr="00A57119" w14:paraId="3C3087E0" w14:textId="77777777" w:rsidTr="00B85FB7">
        <w:tc>
          <w:tcPr>
            <w:tcW w:w="1120" w:type="pct"/>
          </w:tcPr>
          <w:p w14:paraId="51639586" w14:textId="7B864B0C" w:rsidR="00ED204B" w:rsidRPr="00A57119" w:rsidRDefault="00ED204B" w:rsidP="008A0C86">
            <w:pPr>
              <w:pStyle w:val="GOSTTablenorm"/>
            </w:pPr>
            <w:r w:rsidRPr="00A57119">
              <w:t>КС плательщика</w:t>
            </w:r>
          </w:p>
        </w:tc>
        <w:tc>
          <w:tcPr>
            <w:tcW w:w="795" w:type="pct"/>
          </w:tcPr>
          <w:p w14:paraId="746C0C98" w14:textId="5A40B84A" w:rsidR="00ED204B" w:rsidRPr="00A57119" w:rsidRDefault="00ED204B" w:rsidP="008A0C86">
            <w:pPr>
              <w:pStyle w:val="GOSTTablenorm"/>
            </w:pPr>
            <w:r w:rsidRPr="00343773">
              <w:rPr>
                <w:b/>
                <w:lang w:val="en-US"/>
              </w:rPr>
              <w:t>s</w:t>
            </w:r>
            <w:r w:rsidRPr="00343773">
              <w:rPr>
                <w:b/>
              </w:rPr>
              <w:t>ender:</w:t>
            </w:r>
            <w:r w:rsidRPr="00A57119">
              <w:t>treasury_account</w:t>
            </w:r>
          </w:p>
        </w:tc>
        <w:tc>
          <w:tcPr>
            <w:tcW w:w="560" w:type="pct"/>
          </w:tcPr>
          <w:p w14:paraId="702C1808" w14:textId="37FF2C0B" w:rsidR="00ED204B" w:rsidRPr="00A57119" w:rsidRDefault="00ED204B" w:rsidP="008A0C86">
            <w:pPr>
              <w:pStyle w:val="GOSTTablenorm"/>
            </w:pPr>
            <w:r w:rsidRPr="00A57119">
              <w:t>Строка</w:t>
            </w:r>
          </w:p>
        </w:tc>
        <w:tc>
          <w:tcPr>
            <w:tcW w:w="374" w:type="pct"/>
          </w:tcPr>
          <w:p w14:paraId="66A2CBA3" w14:textId="53497AB6" w:rsidR="00ED204B" w:rsidRPr="00A57119" w:rsidRDefault="00ED204B" w:rsidP="008A0C86">
            <w:pPr>
              <w:pStyle w:val="GOSTTablenorm"/>
            </w:pPr>
            <w:r w:rsidRPr="00A57119">
              <w:t>Да</w:t>
            </w:r>
          </w:p>
        </w:tc>
        <w:tc>
          <w:tcPr>
            <w:tcW w:w="374" w:type="pct"/>
          </w:tcPr>
          <w:p w14:paraId="0E6B193D" w14:textId="44F5745B" w:rsidR="00ED204B" w:rsidRPr="00A57119" w:rsidRDefault="00ED204B" w:rsidP="008A0C86">
            <w:pPr>
              <w:pStyle w:val="GOSTTablenorm"/>
            </w:pPr>
            <w:r w:rsidRPr="00A57119">
              <w:t>=20</w:t>
            </w:r>
          </w:p>
        </w:tc>
        <w:tc>
          <w:tcPr>
            <w:tcW w:w="1777" w:type="pct"/>
          </w:tcPr>
          <w:p w14:paraId="3DB3F7A7" w14:textId="34BD8545" w:rsidR="00ED204B" w:rsidRPr="00A57119" w:rsidRDefault="00ED204B" w:rsidP="008A0C86">
            <w:pPr>
              <w:pStyle w:val="GOSTTablenorm"/>
              <w:rPr>
                <w:lang w:eastAsia="en-US"/>
              </w:rPr>
            </w:pPr>
            <w:r w:rsidRPr="00A57119">
              <w:rPr>
                <w:lang w:eastAsia="en-US"/>
              </w:rPr>
              <w:t>Указывается казначейский счет плательщика</w:t>
            </w:r>
          </w:p>
        </w:tc>
      </w:tr>
      <w:tr w:rsidR="00ED204B" w:rsidRPr="00A57119" w14:paraId="29E82252" w14:textId="77777777" w:rsidTr="00B85FB7">
        <w:tc>
          <w:tcPr>
            <w:tcW w:w="1120" w:type="pct"/>
          </w:tcPr>
          <w:p w14:paraId="5DF857D9" w14:textId="08802E8C" w:rsidR="00ED204B" w:rsidRPr="00A57119" w:rsidRDefault="00ED204B" w:rsidP="008A0C86">
            <w:pPr>
              <w:pStyle w:val="GOSTTablenorm"/>
            </w:pPr>
            <w:r w:rsidRPr="00A57119">
              <w:t>Номер лицевого счета плательщика</w:t>
            </w:r>
          </w:p>
        </w:tc>
        <w:tc>
          <w:tcPr>
            <w:tcW w:w="795" w:type="pct"/>
          </w:tcPr>
          <w:p w14:paraId="1B4F18D8" w14:textId="6BD80B2C" w:rsidR="00ED204B" w:rsidRPr="00A57119" w:rsidRDefault="00ED204B" w:rsidP="008A0C86">
            <w:pPr>
              <w:pStyle w:val="GOSTTablenorm"/>
            </w:pPr>
            <w:r w:rsidRPr="00343773">
              <w:rPr>
                <w:b/>
                <w:lang w:val="en-US"/>
              </w:rPr>
              <w:t>sender:</w:t>
            </w:r>
            <w:r w:rsidRPr="00A57119">
              <w:rPr>
                <w:lang w:val="en-US"/>
              </w:rPr>
              <w:t>account</w:t>
            </w:r>
          </w:p>
        </w:tc>
        <w:tc>
          <w:tcPr>
            <w:tcW w:w="560" w:type="pct"/>
          </w:tcPr>
          <w:p w14:paraId="4478D75B" w14:textId="56B85B14" w:rsidR="00ED204B" w:rsidRPr="00A57119" w:rsidRDefault="00ED204B" w:rsidP="008A0C86">
            <w:pPr>
              <w:pStyle w:val="GOSTTablenorm"/>
            </w:pPr>
            <w:r w:rsidRPr="00A57119">
              <w:t>Строка</w:t>
            </w:r>
          </w:p>
        </w:tc>
        <w:tc>
          <w:tcPr>
            <w:tcW w:w="374" w:type="pct"/>
          </w:tcPr>
          <w:p w14:paraId="6AEAA36F" w14:textId="798AE6D4" w:rsidR="00ED204B" w:rsidRPr="00A57119" w:rsidRDefault="00ED204B" w:rsidP="008A0C86">
            <w:pPr>
              <w:pStyle w:val="GOSTTablenorm"/>
            </w:pPr>
            <w:r w:rsidRPr="00A57119">
              <w:t>Да</w:t>
            </w:r>
          </w:p>
        </w:tc>
        <w:tc>
          <w:tcPr>
            <w:tcW w:w="374" w:type="pct"/>
          </w:tcPr>
          <w:p w14:paraId="468CD04F" w14:textId="60C647AD" w:rsidR="00ED204B" w:rsidRPr="00A57119" w:rsidRDefault="00ED204B" w:rsidP="008A0C86">
            <w:pPr>
              <w:pStyle w:val="GOSTTablenorm"/>
            </w:pPr>
            <w:r w:rsidRPr="00A57119">
              <w:t>=11</w:t>
            </w:r>
          </w:p>
        </w:tc>
        <w:tc>
          <w:tcPr>
            <w:tcW w:w="1777" w:type="pct"/>
          </w:tcPr>
          <w:p w14:paraId="022E1CA5" w14:textId="77777777" w:rsidR="00ED204B" w:rsidRPr="00A57119" w:rsidRDefault="00ED204B" w:rsidP="008A0C86">
            <w:pPr>
              <w:pStyle w:val="GOSTTablenorm"/>
              <w:rPr>
                <w:lang w:eastAsia="en-US"/>
              </w:rPr>
            </w:pPr>
            <w:r w:rsidRPr="00A57119">
              <w:rPr>
                <w:lang w:eastAsia="en-US"/>
              </w:rPr>
              <w:t>Указывается номер ЛС плательщика.</w:t>
            </w:r>
          </w:p>
          <w:p w14:paraId="232051A0" w14:textId="15989A00" w:rsidR="00ED204B" w:rsidRPr="00A57119" w:rsidRDefault="00ED204B" w:rsidP="008A0C86">
            <w:pPr>
              <w:pStyle w:val="GOSTTablenorm"/>
            </w:pPr>
            <w:r w:rsidRPr="00A57119">
              <w:rPr>
                <w:lang w:eastAsia="en-US"/>
              </w:rPr>
              <w:t>По пееречислению распределенных платежей в бюджеты указывается значение «00000000000»</w:t>
            </w:r>
          </w:p>
        </w:tc>
      </w:tr>
      <w:tr w:rsidR="00ED204B" w:rsidRPr="00A57119" w14:paraId="1776FF06" w14:textId="77777777" w:rsidTr="00B85FB7">
        <w:tc>
          <w:tcPr>
            <w:tcW w:w="1120" w:type="pct"/>
          </w:tcPr>
          <w:p w14:paraId="54934FF6" w14:textId="31B8B102" w:rsidR="00ED204B" w:rsidRPr="00A57119" w:rsidRDefault="00ED204B" w:rsidP="008A0C86">
            <w:pPr>
              <w:pStyle w:val="GOSTTablenorm"/>
            </w:pPr>
            <w:r w:rsidRPr="00A57119">
              <w:t>ТОФК по ЛС плательщика</w:t>
            </w:r>
          </w:p>
        </w:tc>
        <w:tc>
          <w:tcPr>
            <w:tcW w:w="795" w:type="pct"/>
          </w:tcPr>
          <w:p w14:paraId="326F6A0C" w14:textId="012A7A4B" w:rsidR="00ED204B" w:rsidRPr="00343773" w:rsidRDefault="00ED204B" w:rsidP="00343773">
            <w:pPr>
              <w:pStyle w:val="GOSTTablenorm"/>
            </w:pPr>
            <w:r w:rsidRPr="00343773">
              <w:rPr>
                <w:b/>
              </w:rPr>
              <w:t>sender:</w:t>
            </w:r>
            <w:r w:rsidRPr="00343773">
              <w:t>account_tofk_code</w:t>
            </w:r>
          </w:p>
        </w:tc>
        <w:tc>
          <w:tcPr>
            <w:tcW w:w="560" w:type="pct"/>
          </w:tcPr>
          <w:p w14:paraId="7744292B" w14:textId="5496C65C" w:rsidR="00ED204B" w:rsidRPr="00A57119" w:rsidRDefault="00ED204B" w:rsidP="008A0C86">
            <w:pPr>
              <w:pStyle w:val="GOSTTablenorm"/>
            </w:pPr>
            <w:r w:rsidRPr="00A57119">
              <w:t>Строка</w:t>
            </w:r>
          </w:p>
        </w:tc>
        <w:tc>
          <w:tcPr>
            <w:tcW w:w="374" w:type="pct"/>
          </w:tcPr>
          <w:p w14:paraId="0CEC5C85" w14:textId="374488CB" w:rsidR="00ED204B" w:rsidRPr="00A57119" w:rsidRDefault="00ED204B" w:rsidP="008A0C86">
            <w:pPr>
              <w:pStyle w:val="GOSTTablenorm"/>
            </w:pPr>
            <w:r w:rsidRPr="00A57119">
              <w:t>Да</w:t>
            </w:r>
          </w:p>
        </w:tc>
        <w:tc>
          <w:tcPr>
            <w:tcW w:w="374" w:type="pct"/>
          </w:tcPr>
          <w:p w14:paraId="62A62492" w14:textId="5B40B7A0" w:rsidR="00ED204B" w:rsidRPr="00A57119" w:rsidRDefault="00ED204B" w:rsidP="008A0C86">
            <w:pPr>
              <w:pStyle w:val="GOSTTablenorm"/>
            </w:pPr>
            <w:r w:rsidRPr="00A57119">
              <w:t>=4</w:t>
            </w:r>
          </w:p>
        </w:tc>
        <w:tc>
          <w:tcPr>
            <w:tcW w:w="1777" w:type="pct"/>
          </w:tcPr>
          <w:p w14:paraId="5C27BB34" w14:textId="77777777" w:rsidR="00ED204B" w:rsidRPr="00A57119" w:rsidRDefault="00ED204B" w:rsidP="008A0C86">
            <w:pPr>
              <w:pStyle w:val="GOSTTablenorm"/>
              <w:rPr>
                <w:lang w:eastAsia="en-US"/>
              </w:rPr>
            </w:pPr>
            <w:r w:rsidRPr="00A57119">
              <w:rPr>
                <w:lang w:eastAsia="en-US"/>
              </w:rPr>
              <w:t>Указывается ТОФК по ЛС плательщика.</w:t>
            </w:r>
          </w:p>
          <w:p w14:paraId="5600889C" w14:textId="77777777" w:rsidR="00ED204B" w:rsidRPr="00A57119" w:rsidRDefault="00ED204B" w:rsidP="008A0C86">
            <w:pPr>
              <w:pStyle w:val="GOSTTablenorm"/>
              <w:rPr>
                <w:lang w:eastAsia="en-US"/>
              </w:rPr>
            </w:pPr>
            <w:r w:rsidRPr="00A57119">
              <w:rPr>
                <w:lang w:eastAsia="en-US"/>
              </w:rPr>
              <w:t>Вычисляется в ФП ПУД по значению «код ТОФК по месту обслуживания ЛС» из справочника «Книга регистрации лицевых счетов» по значению параметра «Номер лицевого счета плательщика».</w:t>
            </w:r>
          </w:p>
          <w:p w14:paraId="1AD5CF1B" w14:textId="57E5F18E" w:rsidR="00ED204B" w:rsidRPr="00A57119" w:rsidRDefault="00ED204B" w:rsidP="00EB0424">
            <w:pPr>
              <w:pStyle w:val="GOSTTablenorm"/>
              <w:rPr>
                <w:lang w:eastAsia="en-US"/>
              </w:rPr>
            </w:pPr>
            <w:r w:rsidRPr="00A57119">
              <w:rPr>
                <w:lang w:eastAsia="en-US"/>
              </w:rPr>
              <w:t xml:space="preserve">В случае, если в параметре «Номер лицевого счета» указано значение «00000000000», </w:t>
            </w:r>
            <w:commentRangeStart w:id="626"/>
            <w:r w:rsidRPr="00A57119">
              <w:rPr>
                <w:lang w:eastAsia="en-US"/>
              </w:rPr>
              <w:t>то заполнять как параметр «</w:t>
            </w:r>
            <w:r w:rsidRPr="00A57119">
              <w:t>Субъект учета» (</w:t>
            </w:r>
            <w:r w:rsidR="00EB0424" w:rsidRPr="00EB0424">
              <w:t>13</w:t>
            </w:r>
            <w:r w:rsidRPr="00A57119">
              <w:t>) для текущего этапа обработки документа: указывать код ТОФК /ЦС по учету, в котором проводится операция</w:t>
            </w:r>
            <w:r w:rsidRPr="00A57119" w:rsidDel="00EB6BA1">
              <w:rPr>
                <w:lang w:eastAsia="en-US"/>
              </w:rPr>
              <w:t xml:space="preserve"> </w:t>
            </w:r>
            <w:r w:rsidRPr="00A57119">
              <w:rPr>
                <w:lang w:eastAsia="en-US"/>
              </w:rPr>
              <w:t>(реквизит «</w:t>
            </w:r>
            <w:r w:rsidRPr="00A57119">
              <w:t>ТОФК плательщика» (</w:t>
            </w:r>
            <w:r w:rsidR="00EB0424" w:rsidRPr="00EB0424">
              <w:t>14.11</w:t>
            </w:r>
            <w:r w:rsidR="00F837A1" w:rsidRPr="00A57119">
              <w:fldChar w:fldCharType="begin"/>
            </w:r>
            <w:r w:rsidR="00F837A1" w:rsidRPr="00A57119">
              <w:instrText xml:space="preserve"> REF _Ref81861103 \n \h </w:instrText>
            </w:r>
            <w:r w:rsidR="00F837A1">
              <w:instrText xml:space="preserve"> \* MERGEFORMAT </w:instrText>
            </w:r>
            <w:r w:rsidR="00F837A1" w:rsidRPr="00A57119">
              <w:fldChar w:fldCharType="separate"/>
            </w:r>
            <w:r w:rsidR="001C3732">
              <w:rPr>
                <w:b/>
                <w:bCs/>
              </w:rPr>
              <w:t>Ошибка! Источник ссылки не найден.</w:t>
            </w:r>
            <w:r w:rsidR="00F837A1" w:rsidRPr="00A57119">
              <w:fldChar w:fldCharType="end"/>
            </w:r>
            <w:r w:rsidRPr="00A57119">
              <w:t>)</w:t>
            </w:r>
            <w:r w:rsidRPr="00A57119">
              <w:rPr>
                <w:lang w:eastAsia="en-US"/>
              </w:rPr>
              <w:t>)</w:t>
            </w:r>
            <w:commentRangeEnd w:id="626"/>
            <w:r w:rsidRPr="00A57119">
              <w:rPr>
                <w:rStyle w:val="affa"/>
              </w:rPr>
              <w:commentReference w:id="626"/>
            </w:r>
          </w:p>
        </w:tc>
      </w:tr>
      <w:tr w:rsidR="00ED204B" w:rsidRPr="00A57119" w14:paraId="6DC70B84" w14:textId="77777777" w:rsidTr="00B85FB7">
        <w:tc>
          <w:tcPr>
            <w:tcW w:w="1120" w:type="pct"/>
          </w:tcPr>
          <w:p w14:paraId="4F112DA9" w14:textId="1936973C" w:rsidR="00ED204B" w:rsidRPr="00A57119" w:rsidRDefault="00ED204B" w:rsidP="008A0C86">
            <w:pPr>
              <w:pStyle w:val="GOSTTablenorm"/>
            </w:pPr>
            <w:r w:rsidRPr="00A57119">
              <w:t>Идентификатор документа по зачислению НВС ФБ по плательщику</w:t>
            </w:r>
          </w:p>
        </w:tc>
        <w:tc>
          <w:tcPr>
            <w:tcW w:w="795" w:type="pct"/>
          </w:tcPr>
          <w:p w14:paraId="61118BC7" w14:textId="436B2A03" w:rsidR="00ED204B" w:rsidRPr="00A57119" w:rsidRDefault="00ED204B" w:rsidP="008A0C86">
            <w:pPr>
              <w:pStyle w:val="GOSTTablenorm"/>
              <w:rPr>
                <w:lang w:val="en-US"/>
              </w:rPr>
            </w:pPr>
            <w:r w:rsidRPr="00343773">
              <w:rPr>
                <w:b/>
                <w:lang w:val="en-US"/>
              </w:rPr>
              <w:t>sender:</w:t>
            </w:r>
            <w:r w:rsidRPr="00A57119">
              <w:rPr>
                <w:lang w:val="en-US"/>
              </w:rPr>
              <w:t>doc_guid_nvs</w:t>
            </w:r>
          </w:p>
        </w:tc>
        <w:tc>
          <w:tcPr>
            <w:tcW w:w="560" w:type="pct"/>
          </w:tcPr>
          <w:p w14:paraId="792C33E5" w14:textId="7F44A13D" w:rsidR="00ED204B" w:rsidRPr="00A57119" w:rsidRDefault="00ED204B" w:rsidP="008A0C86">
            <w:pPr>
              <w:pStyle w:val="GOSTTablenorm"/>
            </w:pPr>
            <w:r w:rsidRPr="00A57119">
              <w:rPr>
                <w:lang w:eastAsia="en-US"/>
              </w:rPr>
              <w:t>GUID</w:t>
            </w:r>
          </w:p>
        </w:tc>
        <w:tc>
          <w:tcPr>
            <w:tcW w:w="374" w:type="pct"/>
          </w:tcPr>
          <w:p w14:paraId="2FCFD9E5" w14:textId="06EA971A" w:rsidR="00ED204B" w:rsidRPr="00A57119" w:rsidRDefault="00ED204B" w:rsidP="008A0C86">
            <w:pPr>
              <w:pStyle w:val="GOSTTablenorm"/>
            </w:pPr>
            <w:r w:rsidRPr="00A57119">
              <w:t>Нет</w:t>
            </w:r>
          </w:p>
        </w:tc>
        <w:tc>
          <w:tcPr>
            <w:tcW w:w="374" w:type="pct"/>
          </w:tcPr>
          <w:p w14:paraId="53E6E9DA" w14:textId="70B37052" w:rsidR="00ED204B" w:rsidRPr="00A57119" w:rsidRDefault="00ED204B" w:rsidP="008A0C86">
            <w:pPr>
              <w:pStyle w:val="GOSTTablenorm"/>
            </w:pPr>
            <w:r w:rsidRPr="00A57119">
              <w:t>=36</w:t>
            </w:r>
          </w:p>
        </w:tc>
        <w:tc>
          <w:tcPr>
            <w:tcW w:w="1777" w:type="pct"/>
          </w:tcPr>
          <w:p w14:paraId="5CA62ADB" w14:textId="0B4052BB" w:rsidR="00ED204B" w:rsidRPr="00A57119" w:rsidRDefault="00ED204B" w:rsidP="008A0C86">
            <w:pPr>
              <w:pStyle w:val="GOSTTablenorm"/>
              <w:rPr>
                <w:lang w:eastAsia="en-US"/>
              </w:rPr>
            </w:pPr>
            <w:r w:rsidRPr="00A57119">
              <w:t>Указывается в случае указания в поле «КБК плательщика» КБК, относящегося к невыясненным поступлениям федерального бюджета.</w:t>
            </w:r>
          </w:p>
        </w:tc>
      </w:tr>
      <w:tr w:rsidR="00ED204B" w:rsidRPr="00A57119" w14:paraId="4D512103" w14:textId="77777777" w:rsidTr="00B85FB7">
        <w:tc>
          <w:tcPr>
            <w:tcW w:w="1120" w:type="pct"/>
          </w:tcPr>
          <w:p w14:paraId="1D0E94FE" w14:textId="3B2FF292" w:rsidR="00ED204B" w:rsidRPr="00A57119" w:rsidRDefault="00ED204B" w:rsidP="008A0C86">
            <w:pPr>
              <w:pStyle w:val="GOSTTablenorm"/>
            </w:pPr>
            <w:r w:rsidRPr="00A57119">
              <w:lastRenderedPageBreak/>
              <w:t>Период</w:t>
            </w:r>
          </w:p>
        </w:tc>
        <w:tc>
          <w:tcPr>
            <w:tcW w:w="795" w:type="pct"/>
          </w:tcPr>
          <w:p w14:paraId="53769ED4" w14:textId="49837C24" w:rsidR="00ED204B" w:rsidRPr="00A57119" w:rsidRDefault="00ED204B" w:rsidP="008A0C86">
            <w:pPr>
              <w:pStyle w:val="GOSTTablenorm"/>
              <w:rPr>
                <w:lang w:val="en-US"/>
              </w:rPr>
            </w:pPr>
            <w:r w:rsidRPr="00343773">
              <w:rPr>
                <w:b/>
                <w:lang w:val="en-US"/>
              </w:rPr>
              <w:t>sender:</w:t>
            </w:r>
            <w:r w:rsidRPr="00A57119">
              <w:rPr>
                <w:lang w:val="en-US"/>
              </w:rPr>
              <w:t>period</w:t>
            </w:r>
          </w:p>
        </w:tc>
        <w:tc>
          <w:tcPr>
            <w:tcW w:w="560" w:type="pct"/>
          </w:tcPr>
          <w:p w14:paraId="08B7FA98" w14:textId="085E5871" w:rsidR="00ED204B" w:rsidRPr="00A57119" w:rsidRDefault="00ED204B" w:rsidP="008A0C86">
            <w:pPr>
              <w:pStyle w:val="GOSTTablenorm"/>
            </w:pPr>
            <w:r w:rsidRPr="00A57119">
              <w:t>Строка</w:t>
            </w:r>
          </w:p>
        </w:tc>
        <w:tc>
          <w:tcPr>
            <w:tcW w:w="374" w:type="pct"/>
          </w:tcPr>
          <w:p w14:paraId="151548F3" w14:textId="2673AB63" w:rsidR="00ED204B" w:rsidRPr="00A57119" w:rsidRDefault="00ED204B" w:rsidP="008A0C86">
            <w:pPr>
              <w:pStyle w:val="GOSTTablenorm"/>
            </w:pPr>
            <w:r w:rsidRPr="00A57119">
              <w:t>Нет</w:t>
            </w:r>
          </w:p>
        </w:tc>
        <w:tc>
          <w:tcPr>
            <w:tcW w:w="374" w:type="pct"/>
          </w:tcPr>
          <w:p w14:paraId="6C9C60CD" w14:textId="3E82C19E" w:rsidR="00ED204B" w:rsidRPr="00A57119" w:rsidRDefault="00ED204B" w:rsidP="008A0C86">
            <w:pPr>
              <w:pStyle w:val="GOSTTablenorm"/>
            </w:pPr>
            <w:r w:rsidRPr="00A57119">
              <w:t>=4</w:t>
            </w:r>
          </w:p>
        </w:tc>
        <w:tc>
          <w:tcPr>
            <w:tcW w:w="1777" w:type="pct"/>
          </w:tcPr>
          <w:p w14:paraId="394A9D45" w14:textId="77777777" w:rsidR="00ED204B" w:rsidRPr="00A57119" w:rsidRDefault="00ED204B" w:rsidP="008A0C86">
            <w:pPr>
              <w:pStyle w:val="GOSTTablenorm"/>
            </w:pPr>
            <w:r w:rsidRPr="00A57119">
              <w:t>Заполняется в случае, если период (год) принятия уточняемого НВС ФБ к учету (документа, указанного в реквизите «Идентификатор документа по зачислению НВС ФБ по плательщику») меньше года, указанного в параметре «Дата принятия к учету» данного документа.</w:t>
            </w:r>
          </w:p>
          <w:p w14:paraId="463A8019" w14:textId="54CC4E7B" w:rsidR="00ED204B" w:rsidRPr="00A57119" w:rsidRDefault="00ED204B" w:rsidP="008A0C86">
            <w:pPr>
              <w:pStyle w:val="GOSTTablenorm"/>
              <w:rPr>
                <w:lang w:eastAsia="en-US"/>
              </w:rPr>
            </w:pPr>
            <w:r w:rsidRPr="00A57119">
              <w:t xml:space="preserve">Заполняется годом поступления НВС ФБ (4 символа, в формате </w:t>
            </w:r>
            <w:r w:rsidRPr="00A57119">
              <w:rPr>
                <w:lang w:val="en-US"/>
              </w:rPr>
              <w:t>YYYY</w:t>
            </w:r>
            <w:r w:rsidRPr="00A57119">
              <w:t>)</w:t>
            </w:r>
          </w:p>
        </w:tc>
      </w:tr>
      <w:tr w:rsidR="00ED204B" w:rsidRPr="00A57119" w14:paraId="0BC24645" w14:textId="77777777" w:rsidTr="00B85FB7">
        <w:tc>
          <w:tcPr>
            <w:tcW w:w="1120" w:type="pct"/>
          </w:tcPr>
          <w:p w14:paraId="363FF887" w14:textId="0F1941CD" w:rsidR="00ED204B" w:rsidRPr="00343773" w:rsidRDefault="00343773" w:rsidP="008A0C86">
            <w:pPr>
              <w:pStyle w:val="GOSTTablenorm"/>
              <w:rPr>
                <w:b/>
              </w:rPr>
            </w:pPr>
            <w:r>
              <w:rPr>
                <w:b/>
              </w:rPr>
              <w:t>Строки плательщика</w:t>
            </w:r>
          </w:p>
        </w:tc>
        <w:tc>
          <w:tcPr>
            <w:tcW w:w="795" w:type="pct"/>
          </w:tcPr>
          <w:p w14:paraId="4F2E21A4" w14:textId="3126ED38" w:rsidR="00ED204B" w:rsidRPr="00343773" w:rsidRDefault="00ED204B" w:rsidP="008A0C86">
            <w:pPr>
              <w:pStyle w:val="GOSTTablenorm"/>
              <w:rPr>
                <w:b/>
                <w:lang w:val="en-US"/>
              </w:rPr>
            </w:pPr>
            <w:r w:rsidRPr="00343773">
              <w:rPr>
                <w:b/>
                <w:lang w:val="en-US"/>
              </w:rPr>
              <w:t>entries</w:t>
            </w:r>
          </w:p>
        </w:tc>
        <w:tc>
          <w:tcPr>
            <w:tcW w:w="560" w:type="pct"/>
          </w:tcPr>
          <w:p w14:paraId="37CD7F2C" w14:textId="2F00983F" w:rsidR="00ED204B" w:rsidRPr="00A57119" w:rsidRDefault="00ED204B" w:rsidP="008A0C86">
            <w:pPr>
              <w:pStyle w:val="GOSTTablenorm"/>
            </w:pPr>
            <w:r w:rsidRPr="00A57119">
              <w:t>Массив</w:t>
            </w:r>
          </w:p>
        </w:tc>
        <w:tc>
          <w:tcPr>
            <w:tcW w:w="374" w:type="pct"/>
          </w:tcPr>
          <w:p w14:paraId="619498B8" w14:textId="44DD6B59" w:rsidR="00ED204B" w:rsidRPr="00A57119" w:rsidRDefault="00ED204B" w:rsidP="008A0C86">
            <w:pPr>
              <w:pStyle w:val="GOSTTablenorm"/>
            </w:pPr>
            <w:r w:rsidRPr="00A57119">
              <w:t>Да</w:t>
            </w:r>
          </w:p>
        </w:tc>
        <w:tc>
          <w:tcPr>
            <w:tcW w:w="374" w:type="pct"/>
          </w:tcPr>
          <w:p w14:paraId="1CB3AD9A" w14:textId="77777777" w:rsidR="00ED204B" w:rsidRPr="00A57119" w:rsidRDefault="00ED204B" w:rsidP="008A0C86">
            <w:pPr>
              <w:pStyle w:val="GOSTTablenorm"/>
            </w:pPr>
          </w:p>
        </w:tc>
        <w:tc>
          <w:tcPr>
            <w:tcW w:w="1777" w:type="pct"/>
          </w:tcPr>
          <w:p w14:paraId="3417AFDB" w14:textId="77777777" w:rsidR="00ED204B" w:rsidRPr="00A57119" w:rsidRDefault="00ED204B" w:rsidP="008A0C86">
            <w:pPr>
              <w:pStyle w:val="GOSTTablenorm"/>
              <w:rPr>
                <w:lang w:eastAsia="en-US"/>
              </w:rPr>
            </w:pPr>
          </w:p>
        </w:tc>
      </w:tr>
      <w:tr w:rsidR="00ED204B" w:rsidRPr="00A57119" w14:paraId="15ED3F86" w14:textId="77777777" w:rsidTr="00B85FB7">
        <w:tc>
          <w:tcPr>
            <w:tcW w:w="1120" w:type="pct"/>
          </w:tcPr>
          <w:p w14:paraId="05916D43" w14:textId="3C519A4B" w:rsidR="00ED204B" w:rsidRPr="00A57119" w:rsidRDefault="00ED204B" w:rsidP="008A0C86">
            <w:pPr>
              <w:pStyle w:val="GOSTTablenorm"/>
            </w:pPr>
            <w:r w:rsidRPr="00A57119">
              <w:t>Идентификатор строки</w:t>
            </w:r>
          </w:p>
        </w:tc>
        <w:tc>
          <w:tcPr>
            <w:tcW w:w="795" w:type="pct"/>
          </w:tcPr>
          <w:p w14:paraId="3719492E" w14:textId="39CFD1A3" w:rsidR="00ED204B" w:rsidRPr="00A57119" w:rsidRDefault="00ED204B" w:rsidP="008A0C86">
            <w:pPr>
              <w:pStyle w:val="GOSTTablenorm"/>
              <w:rPr>
                <w:lang w:val="en-US"/>
              </w:rPr>
            </w:pPr>
            <w:r w:rsidRPr="00343773">
              <w:rPr>
                <w:b/>
                <w:lang w:val="en-US"/>
              </w:rPr>
              <w:t>entries</w:t>
            </w:r>
            <w:r w:rsidRPr="00343773">
              <w:rPr>
                <w:b/>
              </w:rPr>
              <w:t>:</w:t>
            </w:r>
            <w:r w:rsidRPr="00A57119">
              <w:rPr>
                <w:lang w:val="en-US"/>
              </w:rPr>
              <w:t>line_id</w:t>
            </w:r>
          </w:p>
        </w:tc>
        <w:tc>
          <w:tcPr>
            <w:tcW w:w="560" w:type="pct"/>
          </w:tcPr>
          <w:p w14:paraId="60193922" w14:textId="07D5F8F8" w:rsidR="00ED204B" w:rsidRPr="00A57119" w:rsidRDefault="00ED204B" w:rsidP="008A0C86">
            <w:pPr>
              <w:pStyle w:val="GOSTTablenorm"/>
            </w:pPr>
            <w:r w:rsidRPr="00A57119">
              <w:rPr>
                <w:lang w:val="en-US"/>
              </w:rPr>
              <w:t>GUID</w:t>
            </w:r>
          </w:p>
        </w:tc>
        <w:tc>
          <w:tcPr>
            <w:tcW w:w="374" w:type="pct"/>
          </w:tcPr>
          <w:p w14:paraId="42B1BBDF" w14:textId="36BCF2F3" w:rsidR="00ED204B" w:rsidRPr="00A57119" w:rsidRDefault="00ED204B" w:rsidP="008A0C86">
            <w:pPr>
              <w:pStyle w:val="GOSTTablenorm"/>
            </w:pPr>
            <w:r w:rsidRPr="00A57119">
              <w:t>Да</w:t>
            </w:r>
          </w:p>
        </w:tc>
        <w:tc>
          <w:tcPr>
            <w:tcW w:w="374" w:type="pct"/>
          </w:tcPr>
          <w:p w14:paraId="378130C8" w14:textId="09C1183E" w:rsidR="00ED204B" w:rsidRPr="00A57119" w:rsidRDefault="00ED204B" w:rsidP="008A0C86">
            <w:pPr>
              <w:pStyle w:val="GOSTTablenorm"/>
            </w:pPr>
            <w:r w:rsidRPr="00A57119">
              <w:t>=36</w:t>
            </w:r>
          </w:p>
        </w:tc>
        <w:tc>
          <w:tcPr>
            <w:tcW w:w="1777" w:type="pct"/>
          </w:tcPr>
          <w:p w14:paraId="7239292B" w14:textId="5AB541E8" w:rsidR="00ED204B" w:rsidRPr="00A57119" w:rsidRDefault="00ED204B" w:rsidP="008A0C86">
            <w:pPr>
              <w:pStyle w:val="GOSTTablenorm"/>
              <w:rPr>
                <w:lang w:eastAsia="en-US"/>
              </w:rPr>
            </w:pPr>
            <w:r w:rsidRPr="00A57119">
              <w:t>Указывается технический идентификатор (</w:t>
            </w:r>
            <w:r w:rsidRPr="00A57119">
              <w:rPr>
                <w:lang w:val="en-US"/>
              </w:rPr>
              <w:t>GUID</w:t>
            </w:r>
            <w:r w:rsidRPr="00A57119">
              <w:t>) строки</w:t>
            </w:r>
          </w:p>
        </w:tc>
      </w:tr>
      <w:tr w:rsidR="00ED204B" w:rsidRPr="00A57119" w14:paraId="4FCC5BF0" w14:textId="77777777" w:rsidTr="00B85FB7">
        <w:tc>
          <w:tcPr>
            <w:tcW w:w="1120" w:type="pct"/>
          </w:tcPr>
          <w:p w14:paraId="0964F969" w14:textId="5CD153D5" w:rsidR="00ED204B" w:rsidRPr="00A57119" w:rsidRDefault="00ED204B" w:rsidP="008A0C86">
            <w:pPr>
              <w:pStyle w:val="GOSTTablenorm"/>
            </w:pPr>
            <w:r w:rsidRPr="00A57119">
              <w:t>КБК плательщика</w:t>
            </w:r>
          </w:p>
        </w:tc>
        <w:tc>
          <w:tcPr>
            <w:tcW w:w="795" w:type="pct"/>
          </w:tcPr>
          <w:p w14:paraId="01C0F868" w14:textId="74AA3C11" w:rsidR="00ED204B" w:rsidRPr="00A57119" w:rsidRDefault="00ED204B" w:rsidP="008A0C86">
            <w:pPr>
              <w:pStyle w:val="GOSTTablenorm"/>
            </w:pPr>
            <w:r w:rsidRPr="00343773">
              <w:rPr>
                <w:b/>
                <w:lang w:val="en-US"/>
              </w:rPr>
              <w:t>entries</w:t>
            </w:r>
            <w:r w:rsidRPr="00A57119">
              <w:t>:</w:t>
            </w:r>
            <w:r w:rsidRPr="00A57119">
              <w:rPr>
                <w:shd w:val="clear" w:color="auto" w:fill="FFFFFF"/>
              </w:rPr>
              <w:t>bcc</w:t>
            </w:r>
          </w:p>
        </w:tc>
        <w:tc>
          <w:tcPr>
            <w:tcW w:w="560" w:type="pct"/>
          </w:tcPr>
          <w:p w14:paraId="6306574A" w14:textId="7AA1CAB3" w:rsidR="00ED204B" w:rsidRPr="00A57119" w:rsidRDefault="00ED204B" w:rsidP="008A0C86">
            <w:pPr>
              <w:pStyle w:val="GOSTTablenorm"/>
            </w:pPr>
            <w:r w:rsidRPr="00A57119">
              <w:t>Строка</w:t>
            </w:r>
          </w:p>
        </w:tc>
        <w:tc>
          <w:tcPr>
            <w:tcW w:w="374" w:type="pct"/>
          </w:tcPr>
          <w:p w14:paraId="054FA3DB" w14:textId="2BEA1B9B" w:rsidR="00ED204B" w:rsidRPr="00A57119" w:rsidRDefault="00ED204B" w:rsidP="008A0C86">
            <w:pPr>
              <w:pStyle w:val="GOSTTablenorm"/>
            </w:pPr>
            <w:r w:rsidRPr="00A57119">
              <w:t>Да</w:t>
            </w:r>
          </w:p>
        </w:tc>
        <w:tc>
          <w:tcPr>
            <w:tcW w:w="374" w:type="pct"/>
          </w:tcPr>
          <w:p w14:paraId="5B4DB73D" w14:textId="014658AC" w:rsidR="00ED204B" w:rsidRPr="00A57119" w:rsidRDefault="00ED204B" w:rsidP="008A0C86">
            <w:pPr>
              <w:pStyle w:val="GOSTTablenorm"/>
            </w:pPr>
            <w:r w:rsidRPr="00A57119">
              <w:t>&lt;=20</w:t>
            </w:r>
          </w:p>
        </w:tc>
        <w:tc>
          <w:tcPr>
            <w:tcW w:w="1777" w:type="pct"/>
          </w:tcPr>
          <w:p w14:paraId="4F7B7F38" w14:textId="4971C273" w:rsidR="00ED204B" w:rsidRPr="00A57119" w:rsidRDefault="00ED204B" w:rsidP="008A0C86">
            <w:pPr>
              <w:pStyle w:val="GOSTTablenorm"/>
            </w:pPr>
            <w:r w:rsidRPr="00A57119">
              <w:rPr>
                <w:lang w:eastAsia="en-US"/>
              </w:rPr>
              <w:t>Указывается КБК плательщика</w:t>
            </w:r>
          </w:p>
        </w:tc>
      </w:tr>
      <w:tr w:rsidR="00ED204B" w:rsidRPr="00A57119" w14:paraId="2A7AE53B" w14:textId="77777777" w:rsidTr="00B85FB7">
        <w:tc>
          <w:tcPr>
            <w:tcW w:w="1120" w:type="pct"/>
          </w:tcPr>
          <w:p w14:paraId="2B9BCA6C" w14:textId="45FB5076" w:rsidR="00ED204B" w:rsidRPr="00A57119" w:rsidRDefault="00ED204B" w:rsidP="008A0C86">
            <w:pPr>
              <w:pStyle w:val="GOSTTablenorm"/>
            </w:pPr>
            <w:r w:rsidRPr="00A57119">
              <w:t>Тип КБК плательщика</w:t>
            </w:r>
          </w:p>
        </w:tc>
        <w:tc>
          <w:tcPr>
            <w:tcW w:w="795" w:type="pct"/>
          </w:tcPr>
          <w:p w14:paraId="12B14B76" w14:textId="41CF60EC" w:rsidR="00ED204B" w:rsidRPr="00A57119" w:rsidRDefault="00ED204B" w:rsidP="008A0C86">
            <w:pPr>
              <w:pStyle w:val="GOSTTablenorm"/>
              <w:rPr>
                <w:lang w:val="en-US"/>
              </w:rPr>
            </w:pPr>
            <w:r w:rsidRPr="00343773">
              <w:rPr>
                <w:b/>
                <w:lang w:val="en-US"/>
              </w:rPr>
              <w:t>entries:</w:t>
            </w:r>
            <w:r w:rsidRPr="00A57119">
              <w:rPr>
                <w:lang w:val="en-US"/>
              </w:rPr>
              <w:t>type_bcc</w:t>
            </w:r>
          </w:p>
        </w:tc>
        <w:tc>
          <w:tcPr>
            <w:tcW w:w="560" w:type="pct"/>
          </w:tcPr>
          <w:p w14:paraId="36A89727" w14:textId="2B4118E0" w:rsidR="00ED204B" w:rsidRPr="00A57119" w:rsidRDefault="00ED204B" w:rsidP="008A0C86">
            <w:pPr>
              <w:pStyle w:val="GOSTTablenorm"/>
            </w:pPr>
            <w:r w:rsidRPr="00A57119">
              <w:t>Строка</w:t>
            </w:r>
          </w:p>
        </w:tc>
        <w:tc>
          <w:tcPr>
            <w:tcW w:w="374" w:type="pct"/>
          </w:tcPr>
          <w:p w14:paraId="7CBB903A" w14:textId="7B6405FD" w:rsidR="00ED204B" w:rsidRPr="00A57119" w:rsidRDefault="00ED204B" w:rsidP="008A0C86">
            <w:pPr>
              <w:pStyle w:val="GOSTTablenorm"/>
            </w:pPr>
            <w:r w:rsidRPr="00A57119">
              <w:t>Да</w:t>
            </w:r>
          </w:p>
        </w:tc>
        <w:tc>
          <w:tcPr>
            <w:tcW w:w="374" w:type="pct"/>
          </w:tcPr>
          <w:p w14:paraId="4298F1D6" w14:textId="4746B917" w:rsidR="00ED204B" w:rsidRPr="00A57119" w:rsidRDefault="00ED204B" w:rsidP="008A0C86">
            <w:pPr>
              <w:pStyle w:val="GOSTTablenorm"/>
            </w:pPr>
            <w:r w:rsidRPr="00A57119">
              <w:t>=2</w:t>
            </w:r>
          </w:p>
        </w:tc>
        <w:tc>
          <w:tcPr>
            <w:tcW w:w="1777" w:type="pct"/>
          </w:tcPr>
          <w:p w14:paraId="008286D2" w14:textId="1D386976" w:rsidR="00ED204B" w:rsidRPr="00A57119" w:rsidRDefault="00ED204B" w:rsidP="008A0C86">
            <w:pPr>
              <w:pStyle w:val="GOSTTablenorm"/>
            </w:pPr>
            <w:r w:rsidRPr="00A57119">
              <w:t>Указывается тип КБК плательщика. Для КБК доходов указывается тип «20», для КБК внутреннего источника дефицита бюджета</w:t>
            </w:r>
            <w:r w:rsidR="00EF1872">
              <w:t xml:space="preserve"> </w:t>
            </w:r>
            <w:r w:rsidRPr="00A57119">
              <w:t>– «31»</w:t>
            </w:r>
          </w:p>
        </w:tc>
      </w:tr>
      <w:tr w:rsidR="00ED204B" w:rsidRPr="00A57119" w14:paraId="2A58F466" w14:textId="77777777" w:rsidTr="00B85FB7">
        <w:tc>
          <w:tcPr>
            <w:tcW w:w="1120" w:type="pct"/>
          </w:tcPr>
          <w:p w14:paraId="50127337" w14:textId="7F377CB2" w:rsidR="00ED204B" w:rsidRPr="00A57119" w:rsidRDefault="00ED204B" w:rsidP="008A0C86">
            <w:pPr>
              <w:pStyle w:val="GOSTTablenorm"/>
            </w:pPr>
            <w:r w:rsidRPr="00A57119">
              <w:t>ОКТМО платежа плательщика</w:t>
            </w:r>
          </w:p>
        </w:tc>
        <w:tc>
          <w:tcPr>
            <w:tcW w:w="795" w:type="pct"/>
          </w:tcPr>
          <w:p w14:paraId="6EDAF61C" w14:textId="4BC6043E" w:rsidR="00ED204B" w:rsidRPr="00A57119" w:rsidRDefault="00ED204B" w:rsidP="008A0C86">
            <w:pPr>
              <w:pStyle w:val="GOSTTablenorm"/>
            </w:pPr>
            <w:r w:rsidRPr="00343773">
              <w:rPr>
                <w:b/>
                <w:lang w:val="en-US"/>
              </w:rPr>
              <w:t>entries</w:t>
            </w:r>
            <w:r w:rsidRPr="00343773">
              <w:rPr>
                <w:b/>
              </w:rPr>
              <w:t>:</w:t>
            </w:r>
            <w:r w:rsidRPr="00A57119">
              <w:t>oktmo</w:t>
            </w:r>
          </w:p>
        </w:tc>
        <w:tc>
          <w:tcPr>
            <w:tcW w:w="560" w:type="pct"/>
          </w:tcPr>
          <w:p w14:paraId="61208BBA" w14:textId="389815D8" w:rsidR="00ED204B" w:rsidRPr="00A57119" w:rsidRDefault="00ED204B" w:rsidP="008A0C86">
            <w:pPr>
              <w:pStyle w:val="GOSTTablenorm"/>
            </w:pPr>
            <w:r w:rsidRPr="00A57119">
              <w:t>Строка</w:t>
            </w:r>
          </w:p>
        </w:tc>
        <w:tc>
          <w:tcPr>
            <w:tcW w:w="374" w:type="pct"/>
          </w:tcPr>
          <w:p w14:paraId="389D4CA4" w14:textId="3D8AC527" w:rsidR="00ED204B" w:rsidRPr="00A57119" w:rsidRDefault="00ED204B" w:rsidP="008A0C86">
            <w:pPr>
              <w:pStyle w:val="GOSTTablenorm"/>
            </w:pPr>
            <w:r w:rsidRPr="00A57119">
              <w:t>Да</w:t>
            </w:r>
          </w:p>
        </w:tc>
        <w:tc>
          <w:tcPr>
            <w:tcW w:w="374" w:type="pct"/>
          </w:tcPr>
          <w:p w14:paraId="059202E7" w14:textId="171C7375" w:rsidR="00ED204B" w:rsidRPr="00A57119" w:rsidRDefault="00ED204B" w:rsidP="008A0C86">
            <w:pPr>
              <w:pStyle w:val="GOSTTablenorm"/>
            </w:pPr>
            <w:r w:rsidRPr="00A57119">
              <w:t>=8</w:t>
            </w:r>
          </w:p>
        </w:tc>
        <w:tc>
          <w:tcPr>
            <w:tcW w:w="1777" w:type="pct"/>
          </w:tcPr>
          <w:p w14:paraId="4D860ACB" w14:textId="7571637A" w:rsidR="00ED204B" w:rsidRPr="00A57119" w:rsidRDefault="00ED204B" w:rsidP="008A0C86">
            <w:pPr>
              <w:pStyle w:val="GOSTTablenorm"/>
            </w:pPr>
            <w:r w:rsidRPr="00A57119">
              <w:rPr>
                <w:lang w:eastAsia="en-US"/>
              </w:rPr>
              <w:t>Указывается код по ОКТМО</w:t>
            </w:r>
            <w:r w:rsidRPr="00A57119">
              <w:t xml:space="preserve"> </w:t>
            </w:r>
            <w:r w:rsidRPr="00A57119">
              <w:rPr>
                <w:lang w:eastAsia="en-US"/>
              </w:rPr>
              <w:t>публично-правового образования плательщика</w:t>
            </w:r>
          </w:p>
        </w:tc>
      </w:tr>
      <w:tr w:rsidR="00ED204B" w:rsidRPr="00A57119" w14:paraId="7F2D56B2" w14:textId="77777777" w:rsidTr="00B85FB7">
        <w:tc>
          <w:tcPr>
            <w:tcW w:w="1120" w:type="pct"/>
          </w:tcPr>
          <w:p w14:paraId="50E82210" w14:textId="140D13AC" w:rsidR="00ED204B" w:rsidRPr="00A57119" w:rsidRDefault="00ED204B" w:rsidP="008A0C86">
            <w:pPr>
              <w:pStyle w:val="GOSTTablenorm"/>
            </w:pPr>
            <w:r w:rsidRPr="00A57119">
              <w:t>Код субсидии плательщика</w:t>
            </w:r>
          </w:p>
        </w:tc>
        <w:tc>
          <w:tcPr>
            <w:tcW w:w="795" w:type="pct"/>
          </w:tcPr>
          <w:p w14:paraId="746FA9D5" w14:textId="667ADE80" w:rsidR="00ED204B" w:rsidRPr="00A57119" w:rsidRDefault="00ED204B" w:rsidP="008A0C86">
            <w:pPr>
              <w:pStyle w:val="GOSTTablenorm"/>
              <w:rPr>
                <w:lang w:val="en-US"/>
              </w:rPr>
            </w:pPr>
            <w:r w:rsidRPr="00343773">
              <w:rPr>
                <w:b/>
                <w:lang w:val="en-US"/>
              </w:rPr>
              <w:t>entries:</w:t>
            </w:r>
            <w:r w:rsidRPr="00A57119">
              <w:rPr>
                <w:lang w:val="en-US"/>
              </w:rPr>
              <w:t>analytical_group</w:t>
            </w:r>
          </w:p>
        </w:tc>
        <w:tc>
          <w:tcPr>
            <w:tcW w:w="560" w:type="pct"/>
          </w:tcPr>
          <w:p w14:paraId="7AD35167" w14:textId="7E7C3301" w:rsidR="00ED204B" w:rsidRPr="00A57119" w:rsidRDefault="00ED204B" w:rsidP="008A0C86">
            <w:pPr>
              <w:pStyle w:val="GOSTTablenorm"/>
            </w:pPr>
            <w:r w:rsidRPr="00A57119">
              <w:t>Строка</w:t>
            </w:r>
          </w:p>
        </w:tc>
        <w:tc>
          <w:tcPr>
            <w:tcW w:w="374" w:type="pct"/>
          </w:tcPr>
          <w:p w14:paraId="17E6D488" w14:textId="05C6BA90" w:rsidR="00ED204B" w:rsidRPr="00A57119" w:rsidRDefault="00ED204B" w:rsidP="008A0C86">
            <w:pPr>
              <w:pStyle w:val="GOSTTablenorm"/>
            </w:pPr>
            <w:r w:rsidRPr="00A57119">
              <w:t>Нет</w:t>
            </w:r>
          </w:p>
        </w:tc>
        <w:tc>
          <w:tcPr>
            <w:tcW w:w="374" w:type="pct"/>
          </w:tcPr>
          <w:p w14:paraId="0D741F7B" w14:textId="21F0127A" w:rsidR="00ED204B" w:rsidRPr="00A57119" w:rsidRDefault="00ED204B" w:rsidP="008A0C86">
            <w:pPr>
              <w:pStyle w:val="GOSTTablenorm"/>
            </w:pPr>
            <w:r w:rsidRPr="00A57119">
              <w:t>&lt;=25</w:t>
            </w:r>
          </w:p>
        </w:tc>
        <w:tc>
          <w:tcPr>
            <w:tcW w:w="1777" w:type="pct"/>
          </w:tcPr>
          <w:p w14:paraId="3AE85C65" w14:textId="03A4DA8A" w:rsidR="00ED204B" w:rsidRPr="00A57119" w:rsidRDefault="00ED204B" w:rsidP="008A0C86">
            <w:pPr>
              <w:pStyle w:val="GOSTTablenorm"/>
            </w:pPr>
            <w:r w:rsidRPr="00A57119">
              <w:rPr>
                <w:lang w:eastAsia="en-US"/>
              </w:rPr>
              <w:t>Указывается</w:t>
            </w:r>
            <w:r w:rsidRPr="00A57119">
              <w:t xml:space="preserve"> код субсидии </w:t>
            </w:r>
            <w:r w:rsidRPr="00A57119">
              <w:rPr>
                <w:lang w:eastAsia="en-US"/>
              </w:rPr>
              <w:t>плательщика</w:t>
            </w:r>
          </w:p>
        </w:tc>
      </w:tr>
      <w:tr w:rsidR="00ED204B" w:rsidRPr="00A57119" w14:paraId="58783183" w14:textId="77777777" w:rsidTr="00B85FB7">
        <w:tc>
          <w:tcPr>
            <w:tcW w:w="1120" w:type="pct"/>
          </w:tcPr>
          <w:p w14:paraId="5A1B5963" w14:textId="31BCBD97" w:rsidR="00ED204B" w:rsidRPr="00A57119" w:rsidRDefault="00ED204B" w:rsidP="008A0C86">
            <w:pPr>
              <w:pStyle w:val="GOSTTablenorm"/>
            </w:pPr>
            <w:r w:rsidRPr="00A57119">
              <w:t>Лицевой счет по дополнительному финансированию плательщика</w:t>
            </w:r>
          </w:p>
        </w:tc>
        <w:tc>
          <w:tcPr>
            <w:tcW w:w="795" w:type="pct"/>
          </w:tcPr>
          <w:p w14:paraId="66412432" w14:textId="12B6B529" w:rsidR="00ED204B" w:rsidRPr="00A57119" w:rsidRDefault="00ED204B" w:rsidP="008A0C86">
            <w:pPr>
              <w:pStyle w:val="GOSTTablenorm"/>
              <w:rPr>
                <w:lang w:val="en-US"/>
              </w:rPr>
            </w:pPr>
            <w:r w:rsidRPr="00A57119">
              <w:rPr>
                <w:lang w:val="en-US"/>
              </w:rPr>
              <w:t>entries:account_additional</w:t>
            </w:r>
          </w:p>
        </w:tc>
        <w:tc>
          <w:tcPr>
            <w:tcW w:w="560" w:type="pct"/>
          </w:tcPr>
          <w:p w14:paraId="6C168E51" w14:textId="23E8A971" w:rsidR="00ED204B" w:rsidRPr="00A57119" w:rsidRDefault="00ED204B" w:rsidP="008A0C86">
            <w:pPr>
              <w:pStyle w:val="GOSTTablenorm"/>
            </w:pPr>
            <w:r w:rsidRPr="00A57119">
              <w:rPr>
                <w:lang w:eastAsia="en-US"/>
              </w:rPr>
              <w:t>Строка</w:t>
            </w:r>
          </w:p>
        </w:tc>
        <w:tc>
          <w:tcPr>
            <w:tcW w:w="374" w:type="pct"/>
          </w:tcPr>
          <w:p w14:paraId="385EB8CE" w14:textId="2FB90B93" w:rsidR="00ED204B" w:rsidRPr="00A57119" w:rsidRDefault="00ED204B" w:rsidP="008A0C86">
            <w:pPr>
              <w:pStyle w:val="GOSTTablenorm"/>
            </w:pPr>
            <w:r w:rsidRPr="00A57119">
              <w:t>Нет</w:t>
            </w:r>
          </w:p>
        </w:tc>
        <w:tc>
          <w:tcPr>
            <w:tcW w:w="374" w:type="pct"/>
          </w:tcPr>
          <w:p w14:paraId="24E48896" w14:textId="68FDD0BB" w:rsidR="00ED204B" w:rsidRPr="00A57119" w:rsidRDefault="00ED204B" w:rsidP="008A0C86">
            <w:pPr>
              <w:pStyle w:val="GOSTTablenorm"/>
            </w:pPr>
            <w:r w:rsidRPr="00A57119">
              <w:t>=11</w:t>
            </w:r>
          </w:p>
        </w:tc>
        <w:tc>
          <w:tcPr>
            <w:tcW w:w="1777" w:type="pct"/>
          </w:tcPr>
          <w:p w14:paraId="6BFCA9DB" w14:textId="77777777" w:rsidR="00ED204B" w:rsidRPr="00A57119" w:rsidRDefault="00ED204B" w:rsidP="008A0C86">
            <w:pPr>
              <w:pStyle w:val="GOSTTablenorm"/>
            </w:pPr>
            <w:r w:rsidRPr="00A57119">
              <w:t>Указывается номер л/с с кодом 03 по дополнительному финансированию.</w:t>
            </w:r>
          </w:p>
          <w:p w14:paraId="1ED647F5" w14:textId="25F94AB2" w:rsidR="00ED204B" w:rsidRPr="00A57119" w:rsidRDefault="00ED204B" w:rsidP="008A0C86">
            <w:pPr>
              <w:pStyle w:val="GOSTTablenorm"/>
            </w:pPr>
            <w:r w:rsidRPr="00A57119">
              <w:t xml:space="preserve">Заполняется, </w:t>
            </w:r>
            <w:commentRangeStart w:id="627"/>
            <w:r w:rsidRPr="00A57119">
              <w:t>если значение реквизита «Допфинансирование» (</w:t>
            </w:r>
            <w:r w:rsidR="00D873A6" w:rsidRPr="00D873A6">
              <w:t>14.20</w:t>
            </w:r>
            <w:r w:rsidRPr="00A57119">
              <w:t>) = «</w:t>
            </w:r>
            <w:r w:rsidRPr="00A57119">
              <w:rPr>
                <w:lang w:val="en-US"/>
              </w:rPr>
              <w:t>Y</w:t>
            </w:r>
            <w:r w:rsidRPr="00A57119">
              <w:t>» по следующему алгоритму</w:t>
            </w:r>
            <w:commentRangeEnd w:id="627"/>
            <w:r w:rsidRPr="00A57119">
              <w:rPr>
                <w:rStyle w:val="affa"/>
              </w:rPr>
              <w:commentReference w:id="627"/>
            </w:r>
            <w:r w:rsidRPr="00A57119">
              <w:t>: по параметру «Номер лицевого счета плательщика» из справочника КРЛС определяются «Код по Сводному реестру», «ИНН», «КПП», «Код бюджета» и по данным реквизитам в справочке КРЛС осуществляется поиск ЛС с типом 03 в актуальной записи.</w:t>
            </w:r>
          </w:p>
          <w:p w14:paraId="6E589C7C" w14:textId="046DC866" w:rsidR="00ED204B" w:rsidRPr="00A57119" w:rsidRDefault="00ED204B" w:rsidP="007C1039">
            <w:pPr>
              <w:pStyle w:val="GOSTTablenorm"/>
            </w:pPr>
            <w:commentRangeStart w:id="628"/>
            <w:r w:rsidRPr="00A57119">
              <w:t>Параметр не заполняется, если значение реквизита «Допфинансирование» (</w:t>
            </w:r>
            <w:r w:rsidR="00D873A6" w:rsidRPr="00D873A6">
              <w:t>14.20</w:t>
            </w:r>
            <w:r w:rsidRPr="00A57119">
              <w:t>) = «</w:t>
            </w:r>
            <w:r w:rsidRPr="00A57119">
              <w:rPr>
                <w:lang w:val="en-US"/>
              </w:rPr>
              <w:t>N</w:t>
            </w:r>
            <w:r w:rsidRPr="00A57119">
              <w:t>»</w:t>
            </w:r>
            <w:commentRangeEnd w:id="628"/>
            <w:r w:rsidRPr="00A57119">
              <w:rPr>
                <w:rStyle w:val="affa"/>
              </w:rPr>
              <w:commentReference w:id="628"/>
            </w:r>
          </w:p>
        </w:tc>
      </w:tr>
      <w:tr w:rsidR="00ED204B" w:rsidRPr="00A57119" w14:paraId="1714A59B" w14:textId="77777777" w:rsidTr="00B85FB7">
        <w:tc>
          <w:tcPr>
            <w:tcW w:w="1120" w:type="pct"/>
          </w:tcPr>
          <w:p w14:paraId="006D3D5D" w14:textId="7DD60B1B" w:rsidR="00ED204B" w:rsidRPr="00A57119" w:rsidRDefault="00ED204B" w:rsidP="008A0C86">
            <w:pPr>
              <w:pStyle w:val="GOSTTablenorm"/>
            </w:pPr>
            <w:r w:rsidRPr="00A57119">
              <w:lastRenderedPageBreak/>
              <w:t>Сумма в валюте</w:t>
            </w:r>
          </w:p>
        </w:tc>
        <w:tc>
          <w:tcPr>
            <w:tcW w:w="795" w:type="pct"/>
          </w:tcPr>
          <w:p w14:paraId="79D7BFF8" w14:textId="3D674341" w:rsidR="00ED204B" w:rsidRPr="00A57119" w:rsidRDefault="00ED204B" w:rsidP="008A0C86">
            <w:pPr>
              <w:pStyle w:val="GOSTTablenorm"/>
              <w:rPr>
                <w:lang w:val="en-US"/>
              </w:rPr>
            </w:pPr>
            <w:r w:rsidRPr="00343773">
              <w:rPr>
                <w:b/>
                <w:lang w:val="en-US"/>
              </w:rPr>
              <w:t>entries</w:t>
            </w:r>
            <w:r w:rsidRPr="00343773">
              <w:rPr>
                <w:b/>
              </w:rPr>
              <w:t>:</w:t>
            </w:r>
            <w:r w:rsidRPr="00A57119">
              <w:t>currency_amount</w:t>
            </w:r>
          </w:p>
        </w:tc>
        <w:tc>
          <w:tcPr>
            <w:tcW w:w="560" w:type="pct"/>
          </w:tcPr>
          <w:p w14:paraId="64EC8D38" w14:textId="0CB6749C" w:rsidR="00ED204B" w:rsidRPr="00A57119" w:rsidRDefault="00ED204B" w:rsidP="008A0C86">
            <w:pPr>
              <w:pStyle w:val="GOSTTablenorm"/>
              <w:rPr>
                <w:lang w:eastAsia="en-US"/>
              </w:rPr>
            </w:pPr>
            <w:r w:rsidRPr="00A57119">
              <w:rPr>
                <w:lang w:eastAsia="en-US"/>
              </w:rPr>
              <w:t>Сумма</w:t>
            </w:r>
          </w:p>
        </w:tc>
        <w:tc>
          <w:tcPr>
            <w:tcW w:w="374" w:type="pct"/>
          </w:tcPr>
          <w:p w14:paraId="61F299F3" w14:textId="4177EC11" w:rsidR="00ED204B" w:rsidRPr="00A57119" w:rsidRDefault="00ED204B" w:rsidP="008A0C86">
            <w:pPr>
              <w:pStyle w:val="GOSTTablenorm"/>
            </w:pPr>
            <w:r w:rsidRPr="00A57119">
              <w:t>Да</w:t>
            </w:r>
          </w:p>
        </w:tc>
        <w:tc>
          <w:tcPr>
            <w:tcW w:w="374" w:type="pct"/>
          </w:tcPr>
          <w:p w14:paraId="3308DBBD" w14:textId="663F4428" w:rsidR="00ED204B" w:rsidRPr="00A57119" w:rsidRDefault="00ED204B" w:rsidP="008A0C86">
            <w:pPr>
              <w:pStyle w:val="GOSTTablenorm"/>
            </w:pPr>
          </w:p>
        </w:tc>
        <w:tc>
          <w:tcPr>
            <w:tcW w:w="1777" w:type="pct"/>
          </w:tcPr>
          <w:p w14:paraId="3ED87CE3" w14:textId="1CEF1F4D" w:rsidR="00ED204B" w:rsidRPr="00A57119" w:rsidRDefault="00ED204B" w:rsidP="008A0C86">
            <w:pPr>
              <w:pStyle w:val="GOSTTablenorm"/>
            </w:pPr>
            <w:r w:rsidRPr="00A57119">
              <w:t>Если документ-</w:t>
            </w:r>
            <w:commentRangeStart w:id="629"/>
            <w:r w:rsidRPr="00A57119">
              <w:t xml:space="preserve">основание с типом «ПЗВ», то необходимо указывать значение реквизита </w:t>
            </w:r>
            <w:r w:rsidR="007C1039" w:rsidRPr="007C1039">
              <w:t>3.1</w:t>
            </w:r>
            <w:r w:rsidRPr="00A57119">
              <w:t xml:space="preserve"> «Сумма в валюте».</w:t>
            </w:r>
          </w:p>
          <w:p w14:paraId="75E2C10A" w14:textId="7AEBB03E" w:rsidR="00ED204B" w:rsidRPr="00A57119" w:rsidRDefault="00ED204B" w:rsidP="008A0C86">
            <w:pPr>
              <w:pStyle w:val="GOSTTablenorm"/>
            </w:pPr>
            <w:r w:rsidRPr="00A57119">
              <w:t>Если документ-основание с типом «РПД», то необходимо указывать значение из реквизита 4.3 «Сумма» документа-основания</w:t>
            </w:r>
            <w:commentRangeEnd w:id="629"/>
            <w:r w:rsidRPr="00A57119">
              <w:rPr>
                <w:rStyle w:val="affa"/>
              </w:rPr>
              <w:commentReference w:id="629"/>
            </w:r>
          </w:p>
        </w:tc>
      </w:tr>
      <w:tr w:rsidR="00ED204B" w:rsidRPr="00A57119" w14:paraId="1B7AD59E" w14:textId="77777777" w:rsidTr="00B85FB7">
        <w:tc>
          <w:tcPr>
            <w:tcW w:w="1120" w:type="pct"/>
          </w:tcPr>
          <w:p w14:paraId="6D44452B" w14:textId="51AB2255" w:rsidR="00ED204B" w:rsidRPr="00A57119" w:rsidRDefault="00ED204B" w:rsidP="008A0C86">
            <w:pPr>
              <w:pStyle w:val="GOSTTablenorm"/>
            </w:pPr>
            <w:r w:rsidRPr="00A57119">
              <w:t>Сумма в рублях</w:t>
            </w:r>
          </w:p>
        </w:tc>
        <w:tc>
          <w:tcPr>
            <w:tcW w:w="795" w:type="pct"/>
          </w:tcPr>
          <w:p w14:paraId="6F1E6AD8" w14:textId="0BCBCB8C" w:rsidR="00ED204B" w:rsidRPr="00A57119" w:rsidRDefault="00ED204B" w:rsidP="008A0C86">
            <w:pPr>
              <w:pStyle w:val="GOSTTablenorm"/>
              <w:rPr>
                <w:lang w:val="en-US"/>
              </w:rPr>
            </w:pPr>
            <w:r w:rsidRPr="00343773">
              <w:rPr>
                <w:b/>
                <w:lang w:val="en-US"/>
              </w:rPr>
              <w:t>entries</w:t>
            </w:r>
            <w:r w:rsidRPr="00343773">
              <w:rPr>
                <w:b/>
              </w:rPr>
              <w:t>:</w:t>
            </w:r>
            <w:r w:rsidRPr="00A57119">
              <w:t>amount</w:t>
            </w:r>
          </w:p>
        </w:tc>
        <w:tc>
          <w:tcPr>
            <w:tcW w:w="560" w:type="pct"/>
          </w:tcPr>
          <w:p w14:paraId="7CF5D3C8" w14:textId="1F228FA8" w:rsidR="00ED204B" w:rsidRPr="00A57119" w:rsidRDefault="00ED204B" w:rsidP="008A0C86">
            <w:pPr>
              <w:pStyle w:val="GOSTTablenorm"/>
              <w:rPr>
                <w:lang w:eastAsia="en-US"/>
              </w:rPr>
            </w:pPr>
            <w:r w:rsidRPr="00A57119">
              <w:rPr>
                <w:lang w:eastAsia="en-US"/>
              </w:rPr>
              <w:t>Сумма</w:t>
            </w:r>
          </w:p>
        </w:tc>
        <w:tc>
          <w:tcPr>
            <w:tcW w:w="374" w:type="pct"/>
          </w:tcPr>
          <w:p w14:paraId="7DCA8E79" w14:textId="00D07E87" w:rsidR="00ED204B" w:rsidRPr="00A57119" w:rsidRDefault="00ED204B" w:rsidP="008A0C86">
            <w:pPr>
              <w:pStyle w:val="GOSTTablenorm"/>
            </w:pPr>
            <w:r w:rsidRPr="00A57119">
              <w:t>Нет</w:t>
            </w:r>
          </w:p>
        </w:tc>
        <w:tc>
          <w:tcPr>
            <w:tcW w:w="374" w:type="pct"/>
          </w:tcPr>
          <w:p w14:paraId="5EC8AAAC" w14:textId="3ED5357B" w:rsidR="00ED204B" w:rsidRPr="00A57119" w:rsidRDefault="00ED204B" w:rsidP="008A0C86">
            <w:pPr>
              <w:pStyle w:val="GOSTTablenorm"/>
            </w:pPr>
          </w:p>
        </w:tc>
        <w:tc>
          <w:tcPr>
            <w:tcW w:w="1777" w:type="pct"/>
          </w:tcPr>
          <w:p w14:paraId="0E3AB3B8" w14:textId="792A3C4F" w:rsidR="00ED204B" w:rsidRPr="00A57119" w:rsidRDefault="00ED204B" w:rsidP="008A0C86">
            <w:pPr>
              <w:pStyle w:val="GOSTTablenorm"/>
            </w:pPr>
            <w:commentRangeStart w:id="630"/>
            <w:r w:rsidRPr="00A57119">
              <w:t xml:space="preserve">Если документ-основание с типом «ПЗВ», то необходимо указывать значение реквизита </w:t>
            </w:r>
            <w:r w:rsidR="007C1039" w:rsidRPr="007C1039">
              <w:t>3.1</w:t>
            </w:r>
            <w:r w:rsidRPr="00A57119">
              <w:t xml:space="preserve"> «Сумма в валюте».</w:t>
            </w:r>
          </w:p>
          <w:p w14:paraId="534865EB" w14:textId="14718C5F" w:rsidR="00ED204B" w:rsidRPr="00A57119" w:rsidRDefault="00ED204B" w:rsidP="008A0C86">
            <w:pPr>
              <w:pStyle w:val="GOSTTablenorm"/>
            </w:pPr>
            <w:r w:rsidRPr="00A57119">
              <w:t>Если документ-основание с типом «РПД», то необходимо указывать значение из реквизита 4.3 «Сумма» документа-основания</w:t>
            </w:r>
            <w:commentRangeEnd w:id="630"/>
            <w:r w:rsidRPr="00A57119">
              <w:rPr>
                <w:rStyle w:val="affa"/>
              </w:rPr>
              <w:commentReference w:id="630"/>
            </w:r>
          </w:p>
        </w:tc>
      </w:tr>
    </w:tbl>
    <w:p w14:paraId="44013EBF" w14:textId="4CEF2CEE" w:rsidR="005E677A" w:rsidRDefault="005E677A" w:rsidP="005E677A">
      <w:pPr>
        <w:pStyle w:val="51"/>
      </w:pPr>
      <w:bookmarkStart w:id="631" w:name="_Toc226625555"/>
      <w:r w:rsidRPr="00420F5A">
        <w:t>Пример запроса</w:t>
      </w:r>
      <w:r w:rsidRPr="0013499D">
        <w:t xml:space="preserve"> по документу</w:t>
      </w:r>
      <w:r>
        <w:t xml:space="preserve"> </w:t>
      </w:r>
      <w:r w:rsidRPr="001866AB">
        <w:t>«</w:t>
      </w:r>
      <w:r w:rsidR="00431832" w:rsidRPr="00DC0905">
        <w:t>Поручение о перечислении на счет (исходящий)» RCA_DOC_D_014</w:t>
      </w:r>
      <w:bookmarkEnd w:id="631"/>
    </w:p>
    <w:p w14:paraId="4E6C523E" w14:textId="77777777" w:rsidR="001C6BA1" w:rsidRPr="00242112" w:rsidRDefault="001C6BA1" w:rsidP="001C6BA1">
      <w:pPr>
        <w:pStyle w:val="GOSTScript"/>
      </w:pPr>
      <w:r w:rsidRPr="00242112">
        <w:t>{</w:t>
      </w:r>
    </w:p>
    <w:p w14:paraId="2C9C02BF" w14:textId="77777777" w:rsidR="001C6BA1" w:rsidRPr="00242112" w:rsidRDefault="001C6BA1" w:rsidP="001C6BA1">
      <w:pPr>
        <w:pStyle w:val="GOSTScript"/>
      </w:pPr>
      <w:r w:rsidRPr="00242112">
        <w:tab/>
        <w:t>"header": {</w:t>
      </w:r>
    </w:p>
    <w:p w14:paraId="78221447" w14:textId="77777777" w:rsidR="001C6BA1" w:rsidRPr="00242112" w:rsidRDefault="001C6BA1" w:rsidP="001C6BA1">
      <w:pPr>
        <w:pStyle w:val="GOSTScript"/>
      </w:pPr>
      <w:r w:rsidRPr="00242112">
        <w:tab/>
      </w:r>
      <w:r w:rsidRPr="00242112">
        <w:tab/>
        <w:t>"Source": "RMS",</w:t>
      </w:r>
    </w:p>
    <w:p w14:paraId="4E70DF27" w14:textId="77777777" w:rsidR="001C6BA1" w:rsidRPr="00242112" w:rsidRDefault="001C6BA1" w:rsidP="001C6BA1">
      <w:pPr>
        <w:pStyle w:val="GOSTScript"/>
      </w:pPr>
      <w:r w:rsidRPr="00242112">
        <w:tab/>
      </w:r>
      <w:r w:rsidRPr="00242112">
        <w:tab/>
        <w:t>"ReqDateTime": "2023-09-29 10:37:22",</w:t>
      </w:r>
    </w:p>
    <w:p w14:paraId="5B2DC2A5" w14:textId="77777777" w:rsidR="001C6BA1" w:rsidRPr="00242112" w:rsidRDefault="001C6BA1" w:rsidP="001C6BA1">
      <w:pPr>
        <w:pStyle w:val="GOSTScript"/>
      </w:pPr>
      <w:r w:rsidRPr="00242112">
        <w:tab/>
      </w:r>
      <w:r w:rsidRPr="00242112">
        <w:tab/>
        <w:t>"Version": "1.0",</w:t>
      </w:r>
    </w:p>
    <w:p w14:paraId="059107DD" w14:textId="77777777" w:rsidR="001C6BA1" w:rsidRPr="00242112" w:rsidRDefault="001C6BA1" w:rsidP="001C6BA1">
      <w:pPr>
        <w:pStyle w:val="GOSTScript"/>
      </w:pPr>
      <w:r w:rsidRPr="00242112">
        <w:tab/>
      </w:r>
      <w:r w:rsidRPr="00242112">
        <w:tab/>
        <w:t>"Params": [</w:t>
      </w:r>
    </w:p>
    <w:p w14:paraId="27E76D8C" w14:textId="77777777" w:rsidR="001C6BA1" w:rsidRPr="00242112" w:rsidRDefault="001C6BA1" w:rsidP="001C6BA1">
      <w:pPr>
        <w:pStyle w:val="GOSTScript"/>
      </w:pPr>
      <w:r w:rsidRPr="00242112">
        <w:tab/>
      </w:r>
      <w:r w:rsidRPr="00242112">
        <w:tab/>
      </w:r>
      <w:r w:rsidRPr="00242112">
        <w:tab/>
        <w:t>{</w:t>
      </w:r>
    </w:p>
    <w:p w14:paraId="7462598A" w14:textId="77777777" w:rsidR="001C6BA1" w:rsidRPr="00242112" w:rsidRDefault="001C6BA1" w:rsidP="001C6BA1">
      <w:pPr>
        <w:pStyle w:val="GOSTScript"/>
      </w:pPr>
      <w:r>
        <w:tab/>
      </w:r>
      <w:r>
        <w:tab/>
      </w:r>
      <w:r>
        <w:tab/>
      </w:r>
      <w:r>
        <w:tab/>
        <w:t>"p</w:t>
      </w:r>
      <w:r w:rsidRPr="00242112">
        <w:t>aram": "example",</w:t>
      </w:r>
    </w:p>
    <w:p w14:paraId="7C12007C" w14:textId="77777777" w:rsidR="001C6BA1" w:rsidRPr="00242112" w:rsidRDefault="001C6BA1" w:rsidP="001C6BA1">
      <w:pPr>
        <w:pStyle w:val="GOSTScript"/>
      </w:pPr>
      <w:r>
        <w:tab/>
      </w:r>
      <w:r>
        <w:tab/>
      </w:r>
      <w:r>
        <w:tab/>
      </w:r>
      <w:r>
        <w:tab/>
        <w:t>"v</w:t>
      </w:r>
      <w:r w:rsidRPr="00242112">
        <w:t>alue": "01"</w:t>
      </w:r>
    </w:p>
    <w:p w14:paraId="59A990E7" w14:textId="77777777" w:rsidR="001C6BA1" w:rsidRPr="00242112" w:rsidRDefault="001C6BA1" w:rsidP="001C6BA1">
      <w:pPr>
        <w:pStyle w:val="GOSTScript"/>
      </w:pPr>
      <w:r w:rsidRPr="00242112">
        <w:tab/>
      </w:r>
      <w:r w:rsidRPr="00242112">
        <w:tab/>
      </w:r>
      <w:r w:rsidRPr="00242112">
        <w:tab/>
        <w:t>}</w:t>
      </w:r>
    </w:p>
    <w:p w14:paraId="5928D17F" w14:textId="77777777" w:rsidR="001C6BA1" w:rsidRPr="00242112" w:rsidRDefault="001C6BA1" w:rsidP="001C6BA1">
      <w:pPr>
        <w:pStyle w:val="GOSTScript"/>
      </w:pPr>
      <w:r w:rsidRPr="00242112">
        <w:tab/>
      </w:r>
      <w:r w:rsidRPr="00242112">
        <w:tab/>
        <w:t>],</w:t>
      </w:r>
    </w:p>
    <w:p w14:paraId="0DF9DE57" w14:textId="77777777" w:rsidR="001C6BA1" w:rsidRPr="00242112" w:rsidRDefault="001C6BA1" w:rsidP="001C6BA1">
      <w:pPr>
        <w:pStyle w:val="GOSTScript"/>
      </w:pPr>
      <w:r w:rsidRPr="00242112">
        <w:tab/>
      </w:r>
      <w:r w:rsidRPr="00242112">
        <w:tab/>
        <w:t>"ReqGuid": "b0d4ce5d-2757-4699-948c-cfa72ba94f10",</w:t>
      </w:r>
    </w:p>
    <w:p w14:paraId="45D363FB" w14:textId="77777777" w:rsidR="001C6BA1" w:rsidRPr="00242112" w:rsidRDefault="001C6BA1" w:rsidP="001C6BA1">
      <w:pPr>
        <w:pStyle w:val="GOSTScript"/>
      </w:pPr>
      <w:r w:rsidRPr="00242112">
        <w:tab/>
      </w:r>
      <w:r w:rsidRPr="00242112">
        <w:tab/>
        <w:t>"DocGuid": "0bd90a7c-e339-46ff-ac39-71029ff81370",</w:t>
      </w:r>
    </w:p>
    <w:p w14:paraId="59AF6CBF" w14:textId="77777777" w:rsidR="001C6BA1" w:rsidRPr="00242112" w:rsidRDefault="001C6BA1" w:rsidP="001C6BA1">
      <w:pPr>
        <w:pStyle w:val="GOSTScript"/>
      </w:pPr>
      <w:r w:rsidRPr="00242112">
        <w:tab/>
      </w:r>
      <w:r w:rsidRPr="00242112">
        <w:tab/>
        <w:t>"RequestType": "ACCOUNTING",</w:t>
      </w:r>
    </w:p>
    <w:p w14:paraId="39EBD00D" w14:textId="77777777" w:rsidR="001C6BA1" w:rsidRPr="00242112" w:rsidRDefault="001C6BA1" w:rsidP="001C6BA1">
      <w:pPr>
        <w:pStyle w:val="GOSTScript"/>
      </w:pPr>
      <w:r w:rsidRPr="00242112">
        <w:tab/>
      </w:r>
      <w:r w:rsidRPr="00242112">
        <w:tab/>
        <w:t>"Stage": "auth",</w:t>
      </w:r>
    </w:p>
    <w:p w14:paraId="26995572" w14:textId="77777777" w:rsidR="001C6BA1" w:rsidRPr="00242112" w:rsidRDefault="001C6BA1" w:rsidP="001C6BA1">
      <w:pPr>
        <w:pStyle w:val="GOSTScript"/>
      </w:pPr>
      <w:r w:rsidRPr="00242112">
        <w:tab/>
      </w:r>
      <w:r w:rsidRPr="00242112">
        <w:tab/>
        <w:t>"BalLevContrl": "2",</w:t>
      </w:r>
    </w:p>
    <w:p w14:paraId="636FBE45" w14:textId="77777777" w:rsidR="001C6BA1" w:rsidRPr="00242112" w:rsidRDefault="001C6BA1" w:rsidP="001C6BA1">
      <w:pPr>
        <w:pStyle w:val="GOSTScript"/>
      </w:pPr>
      <w:r w:rsidRPr="00242112">
        <w:tab/>
      </w:r>
      <w:r w:rsidRPr="00242112">
        <w:tab/>
        <w:t>"Subject": "6000",</w:t>
      </w:r>
    </w:p>
    <w:p w14:paraId="50E33E53" w14:textId="77777777" w:rsidR="001C6BA1" w:rsidRPr="00242112" w:rsidRDefault="001C6BA1" w:rsidP="001C6BA1">
      <w:pPr>
        <w:pStyle w:val="GOSTScript"/>
      </w:pPr>
      <w:r w:rsidRPr="00242112">
        <w:tab/>
      </w:r>
      <w:r w:rsidRPr="00242112">
        <w:tab/>
        <w:t>"TypeDoc": "RCA_DOC_D_014",</w:t>
      </w:r>
    </w:p>
    <w:p w14:paraId="38DAC727" w14:textId="77777777" w:rsidR="001C6BA1" w:rsidRPr="00242112" w:rsidRDefault="001C6BA1" w:rsidP="001C6BA1">
      <w:pPr>
        <w:pStyle w:val="GOSTScript"/>
      </w:pPr>
      <w:r w:rsidRPr="00242112">
        <w:tab/>
      </w:r>
      <w:r w:rsidRPr="00242112">
        <w:tab/>
        <w:t>"SettlementDate": "2023-09-29"</w:t>
      </w:r>
    </w:p>
    <w:p w14:paraId="3C16E435" w14:textId="77777777" w:rsidR="001C6BA1" w:rsidRPr="00242112" w:rsidRDefault="001C6BA1" w:rsidP="001C6BA1">
      <w:pPr>
        <w:pStyle w:val="GOSTScript"/>
      </w:pPr>
      <w:r w:rsidRPr="00242112">
        <w:lastRenderedPageBreak/>
        <w:tab/>
        <w:t>},</w:t>
      </w:r>
    </w:p>
    <w:p w14:paraId="553D9234" w14:textId="77777777" w:rsidR="001C6BA1" w:rsidRPr="00242112" w:rsidRDefault="001C6BA1" w:rsidP="001C6BA1">
      <w:pPr>
        <w:pStyle w:val="GOSTScript"/>
      </w:pPr>
      <w:r w:rsidRPr="00242112">
        <w:tab/>
        <w:t>"document": {</w:t>
      </w:r>
    </w:p>
    <w:p w14:paraId="361EC3A3" w14:textId="77777777" w:rsidR="001C6BA1" w:rsidRPr="00242112" w:rsidRDefault="001C6BA1" w:rsidP="001C6BA1">
      <w:pPr>
        <w:pStyle w:val="GOSTScript"/>
      </w:pPr>
      <w:r w:rsidRPr="00242112">
        <w:tab/>
      </w:r>
      <w:r w:rsidRPr="00242112">
        <w:tab/>
        <w:t>"document_no": "123",</w:t>
      </w:r>
    </w:p>
    <w:p w14:paraId="55440986" w14:textId="77777777" w:rsidR="001C6BA1" w:rsidRPr="00242112" w:rsidRDefault="001C6BA1" w:rsidP="001C6BA1">
      <w:pPr>
        <w:pStyle w:val="GOSTScript"/>
      </w:pPr>
      <w:r w:rsidRPr="00242112">
        <w:tab/>
      </w:r>
      <w:r w:rsidRPr="00242112">
        <w:tab/>
        <w:t>"document_date": "2023-09-12",</w:t>
      </w:r>
    </w:p>
    <w:p w14:paraId="2E2E3432" w14:textId="0E9B82ED" w:rsidR="001C6BA1" w:rsidRPr="00242112" w:rsidRDefault="001C6BA1" w:rsidP="001C6BA1">
      <w:pPr>
        <w:pStyle w:val="GOSTScript"/>
      </w:pPr>
      <w:r w:rsidRPr="00242112">
        <w:tab/>
      </w:r>
      <w:r w:rsidRPr="00242112">
        <w:tab/>
        <w:t>"document_type": "КД</w:t>
      </w:r>
      <w:r>
        <w:t>И</w:t>
      </w:r>
      <w:r w:rsidRPr="00242112">
        <w:t>",</w:t>
      </w:r>
    </w:p>
    <w:p w14:paraId="3D9525D3" w14:textId="77777777" w:rsidR="001C6BA1" w:rsidRPr="00242112" w:rsidRDefault="001C6BA1" w:rsidP="001C6BA1">
      <w:pPr>
        <w:pStyle w:val="GOSTScript"/>
      </w:pPr>
      <w:r w:rsidRPr="00242112">
        <w:tab/>
      </w:r>
      <w:r w:rsidRPr="00242112">
        <w:tab/>
        <w:t>"basis_document_kind": "VD101",</w:t>
      </w:r>
    </w:p>
    <w:p w14:paraId="1DD8EA51" w14:textId="77777777" w:rsidR="001C6BA1" w:rsidRPr="00242112" w:rsidRDefault="001C6BA1" w:rsidP="001C6BA1">
      <w:pPr>
        <w:pStyle w:val="GOSTScript"/>
      </w:pPr>
      <w:r w:rsidRPr="00242112">
        <w:tab/>
      </w:r>
      <w:r w:rsidRPr="00242112">
        <w:tab/>
        <w:t>"currency": "643",</w:t>
      </w:r>
    </w:p>
    <w:p w14:paraId="25A1F706" w14:textId="77777777" w:rsidR="001C6BA1" w:rsidRPr="00242112" w:rsidRDefault="001C6BA1" w:rsidP="001C6BA1">
      <w:pPr>
        <w:pStyle w:val="GOSTScript"/>
      </w:pPr>
      <w:r w:rsidRPr="00242112">
        <w:tab/>
      </w:r>
      <w:r w:rsidRPr="00242112">
        <w:tab/>
        <w:t>"parent": {</w:t>
      </w:r>
    </w:p>
    <w:p w14:paraId="518E739A" w14:textId="77777777" w:rsidR="001C6BA1" w:rsidRPr="00242112" w:rsidRDefault="001C6BA1" w:rsidP="001C6BA1">
      <w:pPr>
        <w:pStyle w:val="GOSTScript"/>
      </w:pPr>
      <w:r w:rsidRPr="00242112">
        <w:tab/>
      </w:r>
      <w:r w:rsidRPr="00242112">
        <w:tab/>
      </w:r>
      <w:r w:rsidRPr="00242112">
        <w:tab/>
        <w:t>"document_id": "b0d4ce5d-2757-4699-948c-cfa72ba94f10",</w:t>
      </w:r>
    </w:p>
    <w:p w14:paraId="60F5AD4A" w14:textId="77777777" w:rsidR="001C6BA1" w:rsidRPr="00242112" w:rsidRDefault="001C6BA1" w:rsidP="001C6BA1">
      <w:pPr>
        <w:pStyle w:val="GOSTScript"/>
      </w:pPr>
      <w:r w:rsidRPr="00242112">
        <w:tab/>
      </w:r>
      <w:r w:rsidRPr="00242112">
        <w:tab/>
      </w:r>
      <w:r w:rsidRPr="00242112">
        <w:tab/>
        <w:t>"document_no": "11112",</w:t>
      </w:r>
    </w:p>
    <w:p w14:paraId="4C05E1A0" w14:textId="77777777" w:rsidR="001C6BA1" w:rsidRPr="00242112" w:rsidRDefault="001C6BA1" w:rsidP="001C6BA1">
      <w:pPr>
        <w:pStyle w:val="GOSTScript"/>
      </w:pPr>
      <w:r w:rsidRPr="00242112">
        <w:tab/>
      </w:r>
      <w:r w:rsidRPr="00242112">
        <w:tab/>
      </w:r>
      <w:r w:rsidRPr="00242112">
        <w:tab/>
        <w:t>"document_date": "2023-09-12",</w:t>
      </w:r>
    </w:p>
    <w:p w14:paraId="18AD86A0" w14:textId="77777777" w:rsidR="001C6BA1" w:rsidRPr="00242112" w:rsidRDefault="001C6BA1" w:rsidP="001C6BA1">
      <w:pPr>
        <w:pStyle w:val="GOSTScript"/>
      </w:pPr>
      <w:r w:rsidRPr="00242112">
        <w:tab/>
      </w:r>
      <w:r w:rsidRPr="00242112">
        <w:tab/>
      </w:r>
      <w:r w:rsidRPr="00242112">
        <w:tab/>
        <w:t>"document_type": "ПЗВ"</w:t>
      </w:r>
    </w:p>
    <w:p w14:paraId="54127740" w14:textId="77777777" w:rsidR="001C6BA1" w:rsidRPr="00242112" w:rsidRDefault="001C6BA1" w:rsidP="001C6BA1">
      <w:pPr>
        <w:pStyle w:val="GOSTScript"/>
      </w:pPr>
      <w:r w:rsidRPr="00242112">
        <w:tab/>
      </w:r>
      <w:r w:rsidRPr="00242112">
        <w:tab/>
        <w:t>},</w:t>
      </w:r>
    </w:p>
    <w:p w14:paraId="6375A4E5" w14:textId="77777777" w:rsidR="001C6BA1" w:rsidRPr="00242112" w:rsidRDefault="001C6BA1" w:rsidP="001C6BA1">
      <w:pPr>
        <w:pStyle w:val="GOSTScript"/>
      </w:pPr>
      <w:r w:rsidRPr="00242112">
        <w:tab/>
      </w:r>
      <w:r w:rsidRPr="00242112">
        <w:tab/>
        <w:t>"recipient": {</w:t>
      </w:r>
    </w:p>
    <w:p w14:paraId="3343CC72" w14:textId="77777777" w:rsidR="001C6BA1" w:rsidRDefault="001C6BA1" w:rsidP="001C6BA1">
      <w:pPr>
        <w:pStyle w:val="GOSTScript"/>
      </w:pPr>
      <w:r w:rsidRPr="00242112">
        <w:tab/>
      </w:r>
      <w:r w:rsidRPr="00242112">
        <w:tab/>
      </w:r>
      <w:r w:rsidRPr="00242112">
        <w:tab/>
      </w:r>
      <w:r w:rsidRPr="00064EFE">
        <w:t>"treasury_account": "</w:t>
      </w:r>
      <w:r w:rsidRPr="001F6E9C">
        <w:t>03211643000000016000</w:t>
      </w:r>
      <w:r w:rsidRPr="00064EFE">
        <w:t>",</w:t>
      </w:r>
    </w:p>
    <w:p w14:paraId="4B06F06E" w14:textId="77777777" w:rsidR="001C6BA1" w:rsidRPr="00DA110D" w:rsidRDefault="001C6BA1" w:rsidP="001C6BA1">
      <w:pPr>
        <w:pStyle w:val="GOSTScript"/>
      </w:pPr>
      <w:r w:rsidRPr="00242112">
        <w:tab/>
      </w:r>
      <w:r w:rsidRPr="00242112">
        <w:tab/>
      </w:r>
      <w:r w:rsidRPr="00242112">
        <w:tab/>
      </w:r>
      <w:r w:rsidRPr="00DA110D">
        <w:t>"</w:t>
      </w:r>
      <w:r>
        <w:t>is_nps</w:t>
      </w:r>
      <w:r w:rsidRPr="00DA110D">
        <w:t>": "</w:t>
      </w:r>
      <w:r w:rsidRPr="001C252D">
        <w:t>0</w:t>
      </w:r>
      <w:r w:rsidRPr="00DA110D">
        <w:t>",</w:t>
      </w:r>
    </w:p>
    <w:p w14:paraId="64427C95" w14:textId="77777777" w:rsidR="001C6BA1" w:rsidRDefault="001C6BA1" w:rsidP="001C6BA1">
      <w:pPr>
        <w:pStyle w:val="GOSTScript"/>
      </w:pPr>
      <w:r w:rsidRPr="00242112">
        <w:tab/>
      </w:r>
      <w:r w:rsidRPr="00242112">
        <w:tab/>
      </w:r>
      <w:r w:rsidRPr="00242112">
        <w:tab/>
      </w:r>
      <w:r w:rsidRPr="00DA110D">
        <w:t>"</w:t>
      </w:r>
      <w:r w:rsidRPr="00116D33">
        <w:t>counterparty_tofk_code</w:t>
      </w:r>
      <w:r w:rsidRPr="00DA110D">
        <w:t>": "</w:t>
      </w:r>
      <w:r>
        <w:t>6000</w:t>
      </w:r>
      <w:r w:rsidRPr="00DA110D">
        <w:t>"</w:t>
      </w:r>
    </w:p>
    <w:p w14:paraId="65B24B0D" w14:textId="77777777" w:rsidR="001C6BA1" w:rsidRPr="00DA110D" w:rsidRDefault="001C6BA1" w:rsidP="001C6BA1">
      <w:pPr>
        <w:pStyle w:val="GOSTScript"/>
      </w:pPr>
      <w:r w:rsidRPr="00242112">
        <w:tab/>
      </w:r>
      <w:r w:rsidRPr="00242112">
        <w:tab/>
      </w:r>
      <w:r w:rsidRPr="00DA110D">
        <w:t>},</w:t>
      </w:r>
    </w:p>
    <w:p w14:paraId="03F61349" w14:textId="77777777" w:rsidR="001C6BA1" w:rsidRPr="00DA110D" w:rsidRDefault="001C6BA1" w:rsidP="001C6BA1">
      <w:pPr>
        <w:pStyle w:val="GOSTScript"/>
      </w:pPr>
      <w:r w:rsidRPr="00242112">
        <w:tab/>
      </w:r>
      <w:r w:rsidRPr="00242112">
        <w:tab/>
      </w:r>
      <w:r w:rsidRPr="00DA110D">
        <w:t>"</w:t>
      </w:r>
      <w:r>
        <w:t>s</w:t>
      </w:r>
      <w:r w:rsidRPr="00DA110D">
        <w:t>ender": {</w:t>
      </w:r>
    </w:p>
    <w:p w14:paraId="124E77AB" w14:textId="77777777" w:rsidR="001C6BA1" w:rsidRDefault="001C6BA1" w:rsidP="001C6BA1">
      <w:pPr>
        <w:pStyle w:val="GOSTScript"/>
      </w:pPr>
      <w:r w:rsidRPr="00242112">
        <w:tab/>
      </w:r>
      <w:r w:rsidRPr="00242112">
        <w:tab/>
      </w:r>
      <w:r w:rsidRPr="00242112">
        <w:tab/>
      </w:r>
      <w:r w:rsidRPr="0073056E">
        <w:t>"treasury_account": "</w:t>
      </w:r>
      <w:r w:rsidRPr="001F6E9C">
        <w:t>03100643000000016000</w:t>
      </w:r>
      <w:r w:rsidRPr="0073056E">
        <w:t>",</w:t>
      </w:r>
    </w:p>
    <w:p w14:paraId="67518BAC" w14:textId="77777777" w:rsidR="001C6BA1" w:rsidRPr="00DA110D" w:rsidRDefault="001C6BA1" w:rsidP="001C6BA1">
      <w:pPr>
        <w:pStyle w:val="GOSTScript"/>
      </w:pPr>
      <w:r w:rsidRPr="00242112">
        <w:tab/>
      </w:r>
      <w:r w:rsidRPr="00242112">
        <w:tab/>
      </w:r>
      <w:r w:rsidRPr="00242112">
        <w:tab/>
      </w:r>
      <w:r w:rsidRPr="00DA110D">
        <w:t>"account": "</w:t>
      </w:r>
      <w:r w:rsidRPr="00FC0264">
        <w:t>04601110030</w:t>
      </w:r>
      <w:r w:rsidRPr="00DA110D">
        <w:t>",</w:t>
      </w:r>
    </w:p>
    <w:p w14:paraId="3E683A4C" w14:textId="77777777" w:rsidR="001C6BA1" w:rsidRDefault="001C6BA1" w:rsidP="001C6BA1">
      <w:pPr>
        <w:pStyle w:val="GOSTScript"/>
      </w:pPr>
      <w:r w:rsidRPr="00242112">
        <w:tab/>
      </w:r>
      <w:r w:rsidRPr="00242112">
        <w:tab/>
      </w:r>
      <w:r w:rsidRPr="00242112">
        <w:tab/>
      </w:r>
      <w:r w:rsidRPr="00DA110D">
        <w:t>"</w:t>
      </w:r>
      <w:r w:rsidRPr="000F52F5">
        <w:t>account_</w:t>
      </w:r>
      <w:r w:rsidRPr="00DA110D">
        <w:t>tofk_code</w:t>
      </w:r>
      <w:r w:rsidRPr="00DA110D" w:rsidDel="00E127D0">
        <w:t xml:space="preserve"> </w:t>
      </w:r>
      <w:r w:rsidRPr="00DA110D">
        <w:t>": "</w:t>
      </w:r>
      <w:r w:rsidRPr="001C252D">
        <w:t>60</w:t>
      </w:r>
      <w:r w:rsidRPr="00DA110D">
        <w:t>00",</w:t>
      </w:r>
    </w:p>
    <w:p w14:paraId="3F915644" w14:textId="77777777" w:rsidR="001C6BA1" w:rsidRPr="003D6250" w:rsidRDefault="001C6BA1" w:rsidP="001C6BA1">
      <w:pPr>
        <w:pStyle w:val="GOSTScript"/>
      </w:pPr>
      <w:r w:rsidRPr="00242112">
        <w:tab/>
      </w:r>
      <w:r w:rsidRPr="00242112">
        <w:tab/>
      </w:r>
      <w:r w:rsidRPr="00242112">
        <w:tab/>
      </w:r>
      <w:r w:rsidRPr="005A6689">
        <w:t>"doc_guid_nvs": "",</w:t>
      </w:r>
    </w:p>
    <w:p w14:paraId="45A754AE" w14:textId="77777777" w:rsidR="001C6BA1" w:rsidRDefault="001C6BA1" w:rsidP="001C6BA1">
      <w:pPr>
        <w:pStyle w:val="GOSTScript"/>
      </w:pPr>
      <w:r w:rsidRPr="00242112">
        <w:tab/>
      </w:r>
      <w:r w:rsidRPr="00242112">
        <w:tab/>
      </w:r>
      <w:r w:rsidRPr="00242112">
        <w:tab/>
      </w:r>
      <w:r>
        <w:t>"period</w:t>
      </w:r>
      <w:r w:rsidRPr="005A6689">
        <w:t>": "",</w:t>
      </w:r>
    </w:p>
    <w:p w14:paraId="3F687938" w14:textId="718AD87C" w:rsidR="001C6BA1" w:rsidRPr="00DA110D" w:rsidRDefault="00631469" w:rsidP="001C6BA1">
      <w:pPr>
        <w:pStyle w:val="GOSTScript"/>
      </w:pPr>
      <w:r w:rsidRPr="00242112">
        <w:tab/>
      </w:r>
      <w:r w:rsidRPr="00242112">
        <w:tab/>
      </w:r>
      <w:r w:rsidRPr="00242112">
        <w:tab/>
      </w:r>
      <w:r w:rsidR="001C6BA1" w:rsidRPr="00DA110D">
        <w:t>},</w:t>
      </w:r>
    </w:p>
    <w:p w14:paraId="25FF234D" w14:textId="77777777" w:rsidR="001C6BA1" w:rsidRPr="008023BB" w:rsidRDefault="001C6BA1" w:rsidP="001C6BA1">
      <w:pPr>
        <w:pStyle w:val="GOSTScript"/>
      </w:pPr>
      <w:r w:rsidRPr="00242112">
        <w:tab/>
      </w:r>
      <w:r w:rsidRPr="00242112">
        <w:tab/>
      </w:r>
      <w:r w:rsidRPr="00242112">
        <w:tab/>
      </w:r>
      <w:r w:rsidRPr="00996D32">
        <w:t>"</w:t>
      </w:r>
      <w:r>
        <w:t>entries</w:t>
      </w:r>
      <w:r w:rsidRPr="008023BB">
        <w:t>": [</w:t>
      </w:r>
    </w:p>
    <w:p w14:paraId="47F9FF2A" w14:textId="77777777" w:rsidR="001C6BA1" w:rsidRPr="008023BB" w:rsidRDefault="001C6BA1" w:rsidP="001C6BA1">
      <w:pPr>
        <w:pStyle w:val="GOSTScript"/>
      </w:pPr>
      <w:r w:rsidRPr="00242112">
        <w:tab/>
      </w:r>
      <w:r w:rsidRPr="00242112">
        <w:tab/>
      </w:r>
      <w:r w:rsidRPr="00242112">
        <w:tab/>
      </w:r>
      <w:r w:rsidRPr="00242112">
        <w:tab/>
      </w:r>
      <w:r w:rsidRPr="008023BB">
        <w:t>{</w:t>
      </w:r>
    </w:p>
    <w:p w14:paraId="5CBEBEF4" w14:textId="77777777" w:rsidR="001C6BA1" w:rsidRDefault="001C6BA1" w:rsidP="001C6BA1">
      <w:pPr>
        <w:pStyle w:val="GOSTScript"/>
      </w:pPr>
      <w:r w:rsidRPr="00242112">
        <w:tab/>
      </w:r>
      <w:r w:rsidRPr="00242112">
        <w:tab/>
      </w:r>
      <w:r w:rsidRPr="00242112">
        <w:tab/>
      </w:r>
      <w:r w:rsidRPr="00242112">
        <w:tab/>
      </w:r>
      <w:r w:rsidRPr="00242112">
        <w:tab/>
      </w:r>
      <w:r w:rsidRPr="004072BF">
        <w:t>"</w:t>
      </w:r>
      <w:r w:rsidRPr="0032084D">
        <w:t>line</w:t>
      </w:r>
      <w:r w:rsidRPr="004072BF">
        <w:t>_</w:t>
      </w:r>
      <w:r w:rsidRPr="0032084D">
        <w:t>id</w:t>
      </w:r>
      <w:r w:rsidRPr="004072BF">
        <w:t>": "</w:t>
      </w:r>
      <w:r w:rsidRPr="0032084D">
        <w:t>b</w:t>
      </w:r>
      <w:r w:rsidRPr="004072BF">
        <w:t>0</w:t>
      </w:r>
      <w:r w:rsidRPr="0032084D">
        <w:t>d</w:t>
      </w:r>
      <w:r w:rsidRPr="004072BF">
        <w:t>4</w:t>
      </w:r>
      <w:r w:rsidRPr="0032084D">
        <w:t>ce</w:t>
      </w:r>
      <w:r w:rsidRPr="004072BF">
        <w:t>5</w:t>
      </w:r>
      <w:r w:rsidRPr="0032084D">
        <w:t>d</w:t>
      </w:r>
      <w:r w:rsidRPr="004072BF">
        <w:t>-2757-4699-948</w:t>
      </w:r>
      <w:r w:rsidRPr="0032084D">
        <w:t>c</w:t>
      </w:r>
      <w:r w:rsidRPr="004072BF">
        <w:t>-</w:t>
      </w:r>
      <w:r w:rsidRPr="0032084D">
        <w:t>cfa</w:t>
      </w:r>
      <w:r w:rsidRPr="004072BF">
        <w:t>72</w:t>
      </w:r>
      <w:r w:rsidRPr="0032084D">
        <w:t>ba</w:t>
      </w:r>
      <w:r w:rsidRPr="004072BF">
        <w:t>94</w:t>
      </w:r>
      <w:r w:rsidRPr="0032084D">
        <w:t>f</w:t>
      </w:r>
      <w:r w:rsidRPr="004072BF">
        <w:t xml:space="preserve">10", </w:t>
      </w:r>
    </w:p>
    <w:p w14:paraId="1CB08889" w14:textId="77777777" w:rsidR="001C6BA1" w:rsidRPr="00DA110D" w:rsidRDefault="001C6BA1" w:rsidP="001C6BA1">
      <w:pPr>
        <w:pStyle w:val="GOSTScript"/>
      </w:pPr>
      <w:r w:rsidRPr="00242112">
        <w:tab/>
      </w:r>
      <w:r w:rsidRPr="00242112">
        <w:tab/>
      </w:r>
      <w:r w:rsidRPr="00242112">
        <w:tab/>
      </w:r>
      <w:r w:rsidRPr="00242112">
        <w:tab/>
      </w:r>
      <w:r w:rsidRPr="00242112">
        <w:tab/>
      </w:r>
      <w:r w:rsidRPr="00DA110D">
        <w:t>"bcc": "</w:t>
      </w:r>
      <w:r w:rsidRPr="001F6E9C">
        <w:t>32011402052100000410</w:t>
      </w:r>
      <w:r w:rsidRPr="00DA110D">
        <w:t>",</w:t>
      </w:r>
    </w:p>
    <w:p w14:paraId="3B72A6D8" w14:textId="77777777" w:rsidR="001C6BA1" w:rsidRPr="00DA110D" w:rsidRDefault="001C6BA1" w:rsidP="001C6BA1">
      <w:pPr>
        <w:pStyle w:val="GOSTScript"/>
      </w:pPr>
      <w:r w:rsidRPr="00242112">
        <w:tab/>
      </w:r>
      <w:r w:rsidRPr="00242112">
        <w:tab/>
      </w:r>
      <w:r w:rsidRPr="00242112">
        <w:tab/>
      </w:r>
      <w:r w:rsidRPr="00242112">
        <w:tab/>
      </w:r>
      <w:r w:rsidRPr="00242112">
        <w:tab/>
      </w:r>
      <w:r w:rsidRPr="00DA110D">
        <w:t>"</w:t>
      </w:r>
      <w:r w:rsidRPr="00343388">
        <w:t>type_</w:t>
      </w:r>
      <w:r>
        <w:t>bcc</w:t>
      </w:r>
      <w:r w:rsidRPr="00DA110D">
        <w:t>": "</w:t>
      </w:r>
      <w:r w:rsidRPr="001C252D">
        <w:t>20</w:t>
      </w:r>
      <w:r w:rsidRPr="00DA110D">
        <w:t>",</w:t>
      </w:r>
    </w:p>
    <w:p w14:paraId="3877735A" w14:textId="77777777" w:rsidR="001C6BA1" w:rsidRPr="00DA110D" w:rsidRDefault="001C6BA1" w:rsidP="001C6BA1">
      <w:pPr>
        <w:pStyle w:val="GOSTScript"/>
      </w:pPr>
      <w:r w:rsidRPr="00242112">
        <w:tab/>
      </w:r>
      <w:r w:rsidRPr="00242112">
        <w:tab/>
      </w:r>
      <w:r w:rsidRPr="00242112">
        <w:tab/>
      </w:r>
      <w:r w:rsidRPr="00242112">
        <w:tab/>
      </w:r>
      <w:r w:rsidRPr="00242112">
        <w:tab/>
      </w:r>
      <w:r w:rsidRPr="00DA110D">
        <w:t>"oktmo": "</w:t>
      </w:r>
      <w:r w:rsidRPr="001F6E9C">
        <w:t>63000000</w:t>
      </w:r>
      <w:r w:rsidRPr="00DA110D">
        <w:t>",</w:t>
      </w:r>
    </w:p>
    <w:p w14:paraId="59911717" w14:textId="70A2B4CA" w:rsidR="001C6BA1" w:rsidRPr="0060702A" w:rsidRDefault="001C6BA1" w:rsidP="001C6BA1">
      <w:pPr>
        <w:pStyle w:val="GOSTScript"/>
      </w:pPr>
      <w:r w:rsidRPr="00242112">
        <w:tab/>
      </w:r>
      <w:r w:rsidRPr="00242112">
        <w:tab/>
      </w:r>
      <w:r w:rsidRPr="00242112">
        <w:tab/>
      </w:r>
      <w:r w:rsidRPr="00242112">
        <w:tab/>
      </w:r>
      <w:r w:rsidRPr="00242112">
        <w:tab/>
      </w:r>
      <w:r w:rsidRPr="00DA110D">
        <w:t>"analytical_group": "1234567890100236789012302"</w:t>
      </w:r>
      <w:r w:rsidR="00364ECF" w:rsidRPr="002A6B06">
        <w:t>,</w:t>
      </w:r>
    </w:p>
    <w:p w14:paraId="2E2FAD91" w14:textId="77777777" w:rsidR="001C6BA1" w:rsidRDefault="001C6BA1" w:rsidP="001C6BA1">
      <w:pPr>
        <w:pStyle w:val="GOSTScript"/>
      </w:pPr>
      <w:r w:rsidRPr="00242112">
        <w:tab/>
      </w:r>
      <w:r w:rsidRPr="00242112">
        <w:tab/>
      </w:r>
      <w:r w:rsidRPr="00242112">
        <w:tab/>
      </w:r>
      <w:r w:rsidRPr="00242112">
        <w:tab/>
      </w:r>
      <w:r w:rsidRPr="00242112">
        <w:tab/>
      </w:r>
      <w:r w:rsidRPr="00BB01A4">
        <w:t>"account_additional": "</w:t>
      </w:r>
      <w:r w:rsidRPr="001F6E9C">
        <w:t>03601110030</w:t>
      </w:r>
      <w:r w:rsidRPr="00BB01A4">
        <w:t>",</w:t>
      </w:r>
    </w:p>
    <w:p w14:paraId="76224FD7" w14:textId="77777777" w:rsidR="001C6BA1" w:rsidRPr="00DA1CDF" w:rsidRDefault="001C6BA1" w:rsidP="001C6BA1">
      <w:pPr>
        <w:pStyle w:val="GOSTScript"/>
      </w:pPr>
      <w:r w:rsidRPr="00242112">
        <w:tab/>
      </w:r>
      <w:r w:rsidRPr="00242112">
        <w:tab/>
      </w:r>
      <w:r w:rsidRPr="00242112">
        <w:tab/>
      </w:r>
      <w:r w:rsidRPr="00242112">
        <w:tab/>
      </w:r>
      <w:r w:rsidRPr="00242112">
        <w:tab/>
      </w:r>
      <w:r w:rsidRPr="008023BB">
        <w:t>"</w:t>
      </w:r>
      <w:r w:rsidRPr="006B0737">
        <w:t>c</w:t>
      </w:r>
      <w:r w:rsidRPr="00FB11A5">
        <w:t>urrency</w:t>
      </w:r>
      <w:r w:rsidRPr="006B0737">
        <w:t>_</w:t>
      </w:r>
      <w:r w:rsidRPr="008023BB">
        <w:t>amount": 100</w:t>
      </w:r>
      <w:r w:rsidRPr="00DA1CDF">
        <w:t>,</w:t>
      </w:r>
    </w:p>
    <w:p w14:paraId="1D5DE5D7" w14:textId="77777777" w:rsidR="001C6BA1" w:rsidRPr="00DA110D" w:rsidRDefault="001C6BA1" w:rsidP="001C6BA1">
      <w:pPr>
        <w:pStyle w:val="GOSTScript"/>
      </w:pPr>
      <w:r w:rsidRPr="00242112">
        <w:tab/>
      </w:r>
      <w:r w:rsidRPr="00242112">
        <w:tab/>
      </w:r>
      <w:r w:rsidRPr="00242112">
        <w:tab/>
      </w:r>
      <w:r w:rsidRPr="00242112">
        <w:tab/>
      </w:r>
      <w:r w:rsidRPr="00242112">
        <w:tab/>
      </w:r>
      <w:r w:rsidRPr="008023BB">
        <w:t>"amount": 100</w:t>
      </w:r>
    </w:p>
    <w:p w14:paraId="364730F6" w14:textId="77777777" w:rsidR="001C6BA1" w:rsidRPr="00536138" w:rsidRDefault="001C6BA1" w:rsidP="001C6BA1">
      <w:pPr>
        <w:pStyle w:val="GOSTScript"/>
      </w:pPr>
      <w:r w:rsidRPr="00242112">
        <w:tab/>
      </w:r>
      <w:r w:rsidRPr="00242112">
        <w:tab/>
      </w:r>
      <w:r w:rsidRPr="00242112">
        <w:tab/>
      </w:r>
      <w:r w:rsidRPr="00242112">
        <w:tab/>
      </w:r>
      <w:r w:rsidRPr="00536138">
        <w:t>}</w:t>
      </w:r>
    </w:p>
    <w:p w14:paraId="642E2E9F" w14:textId="77777777" w:rsidR="001C6BA1" w:rsidRPr="00536138" w:rsidRDefault="001C6BA1" w:rsidP="001C6BA1">
      <w:pPr>
        <w:pStyle w:val="GOSTScript"/>
      </w:pPr>
      <w:r w:rsidRPr="00536138">
        <w:tab/>
      </w:r>
      <w:r w:rsidRPr="00536138">
        <w:tab/>
      </w:r>
      <w:r w:rsidRPr="00536138">
        <w:tab/>
        <w:t>]</w:t>
      </w:r>
    </w:p>
    <w:p w14:paraId="330FE36A" w14:textId="5ABF811F" w:rsidR="005E677A" w:rsidRDefault="001C6BA1" w:rsidP="001C6BA1">
      <w:pPr>
        <w:pStyle w:val="GOSTScript"/>
      </w:pPr>
      <w:r w:rsidRPr="00536138">
        <w:lastRenderedPageBreak/>
        <w:tab/>
      </w:r>
      <w:r w:rsidRPr="00536138">
        <w:tab/>
        <w:t>}</w:t>
      </w:r>
    </w:p>
    <w:p w14:paraId="2CFE8A57" w14:textId="1AD1EBB2" w:rsidR="00364ECF" w:rsidRPr="005E677A" w:rsidRDefault="00364ECF" w:rsidP="001C6BA1">
      <w:pPr>
        <w:pStyle w:val="GOSTScript"/>
        <w:rPr>
          <w:lang w:eastAsia="ko-KR"/>
        </w:rPr>
      </w:pPr>
      <w:r w:rsidRPr="00364ECF">
        <w:rPr>
          <w:lang w:eastAsia="ko-KR"/>
        </w:rPr>
        <w:t>}</w:t>
      </w:r>
    </w:p>
    <w:p w14:paraId="5B7AB5CC" w14:textId="7BDC909E" w:rsidR="00645B21" w:rsidRPr="00DC0905" w:rsidRDefault="00645B21" w:rsidP="00DC0905">
      <w:pPr>
        <w:pStyle w:val="41"/>
      </w:pPr>
      <w:bookmarkStart w:id="632" w:name="_Ref195713096"/>
      <w:bookmarkStart w:id="633" w:name="_Toc226625556"/>
      <w:r w:rsidRPr="00DC0905">
        <w:t>«</w:t>
      </w:r>
      <w:r w:rsidR="00DC0905" w:rsidRPr="00DC0905">
        <w:t>Реестр перечисленных поступлений» RCA_DOC_D_015 (Document)</w:t>
      </w:r>
      <w:bookmarkEnd w:id="632"/>
      <w:bookmarkEnd w:id="633"/>
    </w:p>
    <w:p w14:paraId="0D9D3D5C" w14:textId="79A39C20" w:rsidR="00645B21" w:rsidRPr="004C328C" w:rsidRDefault="00645B21" w:rsidP="00645B21">
      <w:pPr>
        <w:pStyle w:val="51"/>
      </w:pPr>
      <w:bookmarkStart w:id="634" w:name="_Toc226625557"/>
      <w:r w:rsidRPr="00601F01">
        <w:t>Перечень параметров тела запроса (Document) по документу</w:t>
      </w:r>
      <w:r>
        <w:t xml:space="preserve"> </w:t>
      </w:r>
      <w:r w:rsidR="00DC0905" w:rsidRPr="00DC0905">
        <w:t>«Реестр перечисленных поступлений» RCA_DOC_D_015</w:t>
      </w:r>
      <w:bookmarkEnd w:id="634"/>
    </w:p>
    <w:p w14:paraId="1C530BE8" w14:textId="2EB487F1" w:rsidR="00DC0905" w:rsidRDefault="000A24E5" w:rsidP="00DC0905">
      <w:pPr>
        <w:pStyle w:val="GOSTNameTable"/>
      </w:pPr>
      <w:r>
        <w:rPr>
          <w:noProof/>
        </w:rPr>
        <w:fldChar w:fldCharType="begin"/>
      </w:r>
      <w:r>
        <w:rPr>
          <w:noProof/>
        </w:rPr>
        <w:instrText xml:space="preserve"> SEQ Таблица \* ARABIC </w:instrText>
      </w:r>
      <w:r>
        <w:rPr>
          <w:noProof/>
        </w:rPr>
        <w:fldChar w:fldCharType="separate"/>
      </w:r>
      <w:bookmarkStart w:id="635" w:name="_Toc226625610"/>
      <w:r w:rsidR="001C3732">
        <w:rPr>
          <w:noProof/>
        </w:rPr>
        <w:t>11</w:t>
      </w:r>
      <w:r>
        <w:rPr>
          <w:noProof/>
        </w:rPr>
        <w:fldChar w:fldCharType="end"/>
      </w:r>
      <w:r w:rsidR="00DC0905">
        <w:t xml:space="preserve"> </w:t>
      </w:r>
      <w:r w:rsidR="00C96D5C" w:rsidRPr="00A57119">
        <w:rPr>
          <w:szCs w:val="22"/>
        </w:rPr>
        <w:t>–</w:t>
      </w:r>
      <w:r w:rsidR="00DC0905">
        <w:t xml:space="preserve"> </w:t>
      </w:r>
      <w:r w:rsidR="00DC0905" w:rsidRPr="00EF464E">
        <w:t>Параметры запроса на подбор / сторнирование / переформирование записей учета по документу «Реестр перечисленных поступлений» RCA_DOC_D_015</w:t>
      </w:r>
      <w:bookmarkEnd w:id="635"/>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57C7BFA3" w14:textId="77777777" w:rsidTr="005A062A">
        <w:trPr>
          <w:cnfStyle w:val="100000000000" w:firstRow="1" w:lastRow="0" w:firstColumn="0" w:lastColumn="0" w:oddVBand="0" w:evenVBand="0" w:oddHBand="0" w:evenHBand="0" w:firstRowFirstColumn="0" w:firstRowLastColumn="0" w:lastRowFirstColumn="0" w:lastRowLastColumn="0"/>
        </w:trPr>
        <w:tc>
          <w:tcPr>
            <w:tcW w:w="1120" w:type="pct"/>
          </w:tcPr>
          <w:p w14:paraId="014DA464" w14:textId="190AF315" w:rsidR="00ED204B" w:rsidRPr="00A57119" w:rsidRDefault="00ED204B" w:rsidP="006069EC">
            <w:pPr>
              <w:pStyle w:val="GOSTTableHead"/>
              <w:rPr>
                <w:szCs w:val="22"/>
              </w:rPr>
            </w:pPr>
            <w:r w:rsidRPr="00A57119">
              <w:t>Наименование параметра</w:t>
            </w:r>
          </w:p>
        </w:tc>
        <w:tc>
          <w:tcPr>
            <w:tcW w:w="795" w:type="pct"/>
          </w:tcPr>
          <w:p w14:paraId="1AA833FF" w14:textId="541C3E99" w:rsidR="00ED204B" w:rsidRPr="00A57119" w:rsidRDefault="00ED204B" w:rsidP="006069EC">
            <w:pPr>
              <w:pStyle w:val="GOSTTableHead"/>
              <w:rPr>
                <w:szCs w:val="22"/>
                <w:lang w:val="en-US"/>
              </w:rPr>
            </w:pPr>
            <w:r w:rsidRPr="00A57119">
              <w:t>Название тэга</w:t>
            </w:r>
          </w:p>
        </w:tc>
        <w:tc>
          <w:tcPr>
            <w:tcW w:w="560" w:type="pct"/>
          </w:tcPr>
          <w:p w14:paraId="41DF82CC" w14:textId="5A9A68D8" w:rsidR="00ED204B" w:rsidRPr="00A57119" w:rsidRDefault="00ED204B" w:rsidP="006069EC">
            <w:pPr>
              <w:pStyle w:val="GOSTTableHead"/>
              <w:rPr>
                <w:szCs w:val="22"/>
                <w:lang w:eastAsia="en-US"/>
              </w:rPr>
            </w:pPr>
            <w:r w:rsidRPr="00A57119">
              <w:t>Тип данных</w:t>
            </w:r>
          </w:p>
        </w:tc>
        <w:tc>
          <w:tcPr>
            <w:tcW w:w="374" w:type="pct"/>
          </w:tcPr>
          <w:p w14:paraId="36A9A430" w14:textId="70B50A92" w:rsidR="00ED204B" w:rsidRPr="00A57119" w:rsidRDefault="00ED204B" w:rsidP="006069EC">
            <w:pPr>
              <w:pStyle w:val="GOSTTableHead"/>
              <w:rPr>
                <w:szCs w:val="22"/>
              </w:rPr>
            </w:pPr>
            <w:r w:rsidRPr="00A57119">
              <w:t>Обязательность</w:t>
            </w:r>
          </w:p>
        </w:tc>
        <w:tc>
          <w:tcPr>
            <w:tcW w:w="374" w:type="pct"/>
          </w:tcPr>
          <w:p w14:paraId="250C9FF4" w14:textId="6C6376A7" w:rsidR="00ED204B" w:rsidRPr="00A57119" w:rsidRDefault="00ED204B" w:rsidP="006069EC">
            <w:pPr>
              <w:pStyle w:val="GOSTTableHead"/>
              <w:rPr>
                <w:szCs w:val="22"/>
              </w:rPr>
            </w:pPr>
            <w:r w:rsidRPr="00A57119">
              <w:t>Размерность</w:t>
            </w:r>
          </w:p>
        </w:tc>
        <w:tc>
          <w:tcPr>
            <w:tcW w:w="1777" w:type="pct"/>
          </w:tcPr>
          <w:p w14:paraId="7061174C" w14:textId="3ECBC8FF" w:rsidR="00ED204B" w:rsidRPr="00A57119" w:rsidRDefault="00ED204B" w:rsidP="006069EC">
            <w:pPr>
              <w:pStyle w:val="GOSTTableHead"/>
              <w:rPr>
                <w:szCs w:val="22"/>
              </w:rPr>
            </w:pPr>
            <w:r w:rsidRPr="00A57119">
              <w:t>Описание</w:t>
            </w:r>
          </w:p>
        </w:tc>
      </w:tr>
      <w:tr w:rsidR="00ED204B" w:rsidRPr="00A57119" w14:paraId="6C33331A" w14:textId="77777777" w:rsidTr="005A062A">
        <w:tc>
          <w:tcPr>
            <w:tcW w:w="5000" w:type="pct"/>
            <w:gridSpan w:val="6"/>
          </w:tcPr>
          <w:p w14:paraId="742C8D3C" w14:textId="2A5A1D1C" w:rsidR="00ED204B" w:rsidRPr="00A57119" w:rsidRDefault="00ED204B" w:rsidP="00ED204B">
            <w:pPr>
              <w:suppressAutoHyphens/>
              <w:ind w:firstLine="30"/>
              <w:jc w:val="center"/>
              <w:rPr>
                <w:sz w:val="22"/>
                <w:szCs w:val="22"/>
              </w:rPr>
            </w:pPr>
            <w:r w:rsidRPr="00A57119">
              <w:rPr>
                <w:b/>
                <w:sz w:val="22"/>
                <w:szCs w:val="22"/>
              </w:rPr>
              <w:t>Реестр перечисленных поступлений RCA_DOC_D_015 (Document)</w:t>
            </w:r>
          </w:p>
        </w:tc>
      </w:tr>
      <w:tr w:rsidR="00ED204B" w:rsidRPr="00A57119" w14:paraId="64E150B0" w14:textId="77777777" w:rsidTr="005A062A">
        <w:tc>
          <w:tcPr>
            <w:tcW w:w="1120" w:type="pct"/>
          </w:tcPr>
          <w:p w14:paraId="730DEF1F" w14:textId="7B619F00" w:rsidR="00ED204B" w:rsidRPr="00A57119" w:rsidRDefault="00ED204B" w:rsidP="00623962">
            <w:pPr>
              <w:pStyle w:val="GOSTTablenorm"/>
            </w:pPr>
            <w:r w:rsidRPr="00A57119">
              <w:t>Номер документа</w:t>
            </w:r>
          </w:p>
        </w:tc>
        <w:tc>
          <w:tcPr>
            <w:tcW w:w="795" w:type="pct"/>
          </w:tcPr>
          <w:p w14:paraId="789B7E4E" w14:textId="244C80BE" w:rsidR="00ED204B" w:rsidRPr="00623962" w:rsidRDefault="00ED204B" w:rsidP="00623962">
            <w:pPr>
              <w:pStyle w:val="GOSTTablenorm"/>
            </w:pPr>
            <w:r w:rsidRPr="00623962">
              <w:t>document_no</w:t>
            </w:r>
          </w:p>
        </w:tc>
        <w:tc>
          <w:tcPr>
            <w:tcW w:w="560" w:type="pct"/>
          </w:tcPr>
          <w:p w14:paraId="004974E5" w14:textId="6E9BB1C2" w:rsidR="00ED204B" w:rsidRPr="00A57119" w:rsidRDefault="00ED204B" w:rsidP="00623962">
            <w:pPr>
              <w:pStyle w:val="GOSTTablenorm"/>
              <w:rPr>
                <w:lang w:eastAsia="en-US"/>
              </w:rPr>
            </w:pPr>
            <w:r w:rsidRPr="00A57119">
              <w:t>Строка</w:t>
            </w:r>
          </w:p>
        </w:tc>
        <w:tc>
          <w:tcPr>
            <w:tcW w:w="374" w:type="pct"/>
          </w:tcPr>
          <w:p w14:paraId="1D1620BA" w14:textId="65FF59AF" w:rsidR="00ED204B" w:rsidRPr="00A57119" w:rsidRDefault="00ED204B" w:rsidP="00623962">
            <w:pPr>
              <w:pStyle w:val="GOSTTablenorm"/>
            </w:pPr>
            <w:r w:rsidRPr="00A57119">
              <w:t>Да</w:t>
            </w:r>
          </w:p>
        </w:tc>
        <w:tc>
          <w:tcPr>
            <w:tcW w:w="374" w:type="pct"/>
          </w:tcPr>
          <w:p w14:paraId="74F24780" w14:textId="1020724F" w:rsidR="00ED204B" w:rsidRPr="00A57119" w:rsidRDefault="00ED204B" w:rsidP="00623962">
            <w:pPr>
              <w:pStyle w:val="GOSTTablenorm"/>
            </w:pPr>
            <w:r w:rsidRPr="00A57119">
              <w:t>&lt;=</w:t>
            </w:r>
            <w:r w:rsidRPr="00A57119">
              <w:rPr>
                <w:lang w:val="en-US"/>
              </w:rPr>
              <w:t>1</w:t>
            </w:r>
            <w:r w:rsidRPr="00A57119">
              <w:t>5</w:t>
            </w:r>
          </w:p>
        </w:tc>
        <w:tc>
          <w:tcPr>
            <w:tcW w:w="1777" w:type="pct"/>
          </w:tcPr>
          <w:p w14:paraId="0DADF01D" w14:textId="3D353781" w:rsidR="00ED204B" w:rsidRPr="00A57119" w:rsidRDefault="00623962" w:rsidP="00623962">
            <w:pPr>
              <w:pStyle w:val="GOSTTablenorm"/>
            </w:pPr>
            <w:r>
              <w:t>Указывается номер документа</w:t>
            </w:r>
          </w:p>
        </w:tc>
      </w:tr>
      <w:tr w:rsidR="00ED204B" w:rsidRPr="00A57119" w14:paraId="4229EB3C" w14:textId="77777777" w:rsidTr="005A062A">
        <w:tc>
          <w:tcPr>
            <w:tcW w:w="1120" w:type="pct"/>
          </w:tcPr>
          <w:p w14:paraId="0A28D8E4" w14:textId="47CDEB1C" w:rsidR="00ED204B" w:rsidRPr="00A57119" w:rsidRDefault="00ED204B" w:rsidP="00623962">
            <w:pPr>
              <w:pStyle w:val="GOSTTablenorm"/>
            </w:pPr>
            <w:r w:rsidRPr="00A57119">
              <w:t>Дата документа</w:t>
            </w:r>
          </w:p>
        </w:tc>
        <w:tc>
          <w:tcPr>
            <w:tcW w:w="795" w:type="pct"/>
          </w:tcPr>
          <w:p w14:paraId="5C156A4F" w14:textId="41C163AB" w:rsidR="00ED204B" w:rsidRPr="00623962" w:rsidRDefault="00ED204B" w:rsidP="00623962">
            <w:pPr>
              <w:pStyle w:val="GOSTTablenorm"/>
            </w:pPr>
            <w:r w:rsidRPr="00623962">
              <w:t>document_date</w:t>
            </w:r>
          </w:p>
        </w:tc>
        <w:tc>
          <w:tcPr>
            <w:tcW w:w="560" w:type="pct"/>
          </w:tcPr>
          <w:p w14:paraId="3C9C3D7A" w14:textId="33197070" w:rsidR="00ED204B" w:rsidRPr="00A57119" w:rsidRDefault="00ED204B" w:rsidP="00623962">
            <w:pPr>
              <w:pStyle w:val="GOSTTablenorm"/>
              <w:rPr>
                <w:lang w:eastAsia="en-US"/>
              </w:rPr>
            </w:pPr>
            <w:r w:rsidRPr="00A57119">
              <w:t>Дата</w:t>
            </w:r>
          </w:p>
        </w:tc>
        <w:tc>
          <w:tcPr>
            <w:tcW w:w="374" w:type="pct"/>
          </w:tcPr>
          <w:p w14:paraId="50EF56EC" w14:textId="71FB3FF1" w:rsidR="00ED204B" w:rsidRPr="00A57119" w:rsidRDefault="00ED204B" w:rsidP="00623962">
            <w:pPr>
              <w:pStyle w:val="GOSTTablenorm"/>
            </w:pPr>
            <w:r w:rsidRPr="00A57119">
              <w:t>Да</w:t>
            </w:r>
          </w:p>
        </w:tc>
        <w:tc>
          <w:tcPr>
            <w:tcW w:w="374" w:type="pct"/>
          </w:tcPr>
          <w:p w14:paraId="08E68144" w14:textId="4ED0F6C9" w:rsidR="00ED204B" w:rsidRPr="00A57119" w:rsidRDefault="00ED204B" w:rsidP="00623962">
            <w:pPr>
              <w:pStyle w:val="GOSTTablenorm"/>
            </w:pPr>
            <w:r w:rsidRPr="00A57119">
              <w:t>=10</w:t>
            </w:r>
          </w:p>
        </w:tc>
        <w:tc>
          <w:tcPr>
            <w:tcW w:w="1777" w:type="pct"/>
          </w:tcPr>
          <w:p w14:paraId="0DF9C5E7" w14:textId="116211BC" w:rsidR="00ED204B" w:rsidRPr="00A57119" w:rsidRDefault="00ED204B" w:rsidP="00623962">
            <w:pPr>
              <w:pStyle w:val="GOSTTablenorm"/>
            </w:pPr>
            <w:r w:rsidRPr="00A57119">
              <w:t>Указывается дата</w:t>
            </w:r>
            <w:r w:rsidR="00623962">
              <w:t xml:space="preserve"> документа в формате YYYY-MM-DD</w:t>
            </w:r>
          </w:p>
        </w:tc>
      </w:tr>
      <w:tr w:rsidR="00ED204B" w:rsidRPr="00A57119" w14:paraId="0F50CD03" w14:textId="77777777" w:rsidTr="005A062A">
        <w:tc>
          <w:tcPr>
            <w:tcW w:w="1120" w:type="pct"/>
          </w:tcPr>
          <w:p w14:paraId="3A1CBA5E" w14:textId="3D8BDA26" w:rsidR="00ED204B" w:rsidRPr="00A57119" w:rsidRDefault="00ED204B" w:rsidP="00623962">
            <w:pPr>
              <w:pStyle w:val="GOSTTablenorm"/>
            </w:pPr>
            <w:r w:rsidRPr="00A57119">
              <w:t>Вид документа</w:t>
            </w:r>
          </w:p>
        </w:tc>
        <w:tc>
          <w:tcPr>
            <w:tcW w:w="795" w:type="pct"/>
          </w:tcPr>
          <w:p w14:paraId="7B267625" w14:textId="0FEC5DB2" w:rsidR="00ED204B" w:rsidRPr="00623962" w:rsidRDefault="00ED204B" w:rsidP="00623962">
            <w:pPr>
              <w:pStyle w:val="GOSTTablenorm"/>
            </w:pPr>
            <w:r w:rsidRPr="00623962">
              <w:t>document_type</w:t>
            </w:r>
          </w:p>
        </w:tc>
        <w:tc>
          <w:tcPr>
            <w:tcW w:w="560" w:type="pct"/>
          </w:tcPr>
          <w:p w14:paraId="0D8F6D05" w14:textId="79D3302E" w:rsidR="00ED204B" w:rsidRPr="00A57119" w:rsidRDefault="00ED204B" w:rsidP="00623962">
            <w:pPr>
              <w:pStyle w:val="GOSTTablenorm"/>
              <w:rPr>
                <w:lang w:eastAsia="en-US"/>
              </w:rPr>
            </w:pPr>
            <w:r w:rsidRPr="00A57119">
              <w:t>Строка</w:t>
            </w:r>
          </w:p>
        </w:tc>
        <w:tc>
          <w:tcPr>
            <w:tcW w:w="374" w:type="pct"/>
          </w:tcPr>
          <w:p w14:paraId="52560ACB" w14:textId="35EC4F98" w:rsidR="00ED204B" w:rsidRPr="00A57119" w:rsidRDefault="00ED204B" w:rsidP="00623962">
            <w:pPr>
              <w:pStyle w:val="GOSTTablenorm"/>
            </w:pPr>
            <w:r w:rsidRPr="00A57119">
              <w:t>Да</w:t>
            </w:r>
          </w:p>
        </w:tc>
        <w:tc>
          <w:tcPr>
            <w:tcW w:w="374" w:type="pct"/>
          </w:tcPr>
          <w:p w14:paraId="49E8ED81" w14:textId="45B64FDD" w:rsidR="00ED204B" w:rsidRPr="00A57119" w:rsidRDefault="00ED204B" w:rsidP="00623962">
            <w:pPr>
              <w:pStyle w:val="GOSTTablenorm"/>
            </w:pPr>
            <w:r w:rsidRPr="00A57119">
              <w:t>=3</w:t>
            </w:r>
          </w:p>
        </w:tc>
        <w:tc>
          <w:tcPr>
            <w:tcW w:w="1777" w:type="pct"/>
          </w:tcPr>
          <w:p w14:paraId="07EC4CF3" w14:textId="47102436" w:rsidR="00ED204B" w:rsidRPr="00A57119" w:rsidRDefault="00ED204B" w:rsidP="00623962">
            <w:pPr>
              <w:pStyle w:val="GOSTTablenorm"/>
            </w:pPr>
            <w:r w:rsidRPr="00A57119">
              <w:t>Ук</w:t>
            </w:r>
            <w:r w:rsidR="00623962">
              <w:t>азывается вид документа – «РПД»</w:t>
            </w:r>
          </w:p>
        </w:tc>
      </w:tr>
      <w:tr w:rsidR="00ED204B" w:rsidRPr="00A57119" w14:paraId="049AC450" w14:textId="77777777" w:rsidTr="005A062A">
        <w:tc>
          <w:tcPr>
            <w:tcW w:w="1120" w:type="pct"/>
          </w:tcPr>
          <w:p w14:paraId="536176AA" w14:textId="2CEF0C26" w:rsidR="00ED204B" w:rsidRPr="00623962" w:rsidRDefault="00ED204B" w:rsidP="00623962">
            <w:pPr>
              <w:pStyle w:val="GOSTTablenorm"/>
              <w:rPr>
                <w:b/>
              </w:rPr>
            </w:pPr>
            <w:r w:rsidRPr="00623962">
              <w:rPr>
                <w:b/>
              </w:rPr>
              <w:t>Реквизиты получателя</w:t>
            </w:r>
          </w:p>
        </w:tc>
        <w:tc>
          <w:tcPr>
            <w:tcW w:w="795" w:type="pct"/>
          </w:tcPr>
          <w:p w14:paraId="5D123378" w14:textId="3F445EB1" w:rsidR="00ED204B" w:rsidRPr="00623962" w:rsidRDefault="00ED204B" w:rsidP="00623962">
            <w:pPr>
              <w:pStyle w:val="GOSTTablenorm"/>
              <w:rPr>
                <w:b/>
              </w:rPr>
            </w:pPr>
            <w:r w:rsidRPr="00623962">
              <w:rPr>
                <w:b/>
              </w:rPr>
              <w:t>recipient</w:t>
            </w:r>
          </w:p>
        </w:tc>
        <w:tc>
          <w:tcPr>
            <w:tcW w:w="560" w:type="pct"/>
          </w:tcPr>
          <w:p w14:paraId="1E4D6906" w14:textId="3CF18611" w:rsidR="00ED204B" w:rsidRPr="00A57119" w:rsidRDefault="00ED204B" w:rsidP="00623962">
            <w:pPr>
              <w:pStyle w:val="GOSTTablenorm"/>
            </w:pPr>
            <w:r w:rsidRPr="00A57119">
              <w:t>Блок</w:t>
            </w:r>
          </w:p>
        </w:tc>
        <w:tc>
          <w:tcPr>
            <w:tcW w:w="374" w:type="pct"/>
          </w:tcPr>
          <w:p w14:paraId="1AC2CA46" w14:textId="47935A89" w:rsidR="00ED204B" w:rsidRPr="00A57119" w:rsidRDefault="00ED204B" w:rsidP="00623962">
            <w:pPr>
              <w:pStyle w:val="GOSTTablenorm"/>
            </w:pPr>
            <w:r w:rsidRPr="00A57119">
              <w:t>Да</w:t>
            </w:r>
          </w:p>
        </w:tc>
        <w:tc>
          <w:tcPr>
            <w:tcW w:w="374" w:type="pct"/>
          </w:tcPr>
          <w:p w14:paraId="3DD690A8" w14:textId="77777777" w:rsidR="00ED204B" w:rsidRPr="00A57119" w:rsidRDefault="00ED204B" w:rsidP="00623962">
            <w:pPr>
              <w:pStyle w:val="GOSTTablenorm"/>
            </w:pPr>
          </w:p>
        </w:tc>
        <w:tc>
          <w:tcPr>
            <w:tcW w:w="1777" w:type="pct"/>
          </w:tcPr>
          <w:p w14:paraId="6B7863D5" w14:textId="750E057A" w:rsidR="00ED204B" w:rsidRPr="00A57119" w:rsidRDefault="00ED204B" w:rsidP="00623962">
            <w:pPr>
              <w:pStyle w:val="GOSTTablenorm"/>
            </w:pPr>
            <w:r w:rsidRPr="00A57119">
              <w:rPr>
                <w:lang w:eastAsia="en-US"/>
              </w:rPr>
              <w:t>У</w:t>
            </w:r>
            <w:r w:rsidR="00623962">
              <w:rPr>
                <w:lang w:eastAsia="en-US"/>
              </w:rPr>
              <w:t>казываются реквизиты получателя</w:t>
            </w:r>
          </w:p>
        </w:tc>
      </w:tr>
      <w:tr w:rsidR="00ED204B" w:rsidRPr="00A57119" w14:paraId="191F0BA2" w14:textId="77777777" w:rsidTr="005A062A">
        <w:tc>
          <w:tcPr>
            <w:tcW w:w="1120" w:type="pct"/>
          </w:tcPr>
          <w:p w14:paraId="4C467B4D" w14:textId="557AB543" w:rsidR="00ED204B" w:rsidRPr="00A57119" w:rsidRDefault="00ED204B" w:rsidP="00623962">
            <w:pPr>
              <w:pStyle w:val="GOSTTablenorm"/>
            </w:pPr>
            <w:r w:rsidRPr="00A57119">
              <w:t>КС получателя</w:t>
            </w:r>
          </w:p>
        </w:tc>
        <w:tc>
          <w:tcPr>
            <w:tcW w:w="795" w:type="pct"/>
          </w:tcPr>
          <w:p w14:paraId="46F506C0" w14:textId="3FDCC768" w:rsidR="00ED204B" w:rsidRPr="00623962" w:rsidRDefault="00ED204B" w:rsidP="00623962">
            <w:pPr>
              <w:pStyle w:val="GOSTTablenorm"/>
            </w:pPr>
            <w:r w:rsidRPr="00623962">
              <w:rPr>
                <w:b/>
              </w:rPr>
              <w:t>recipient:</w:t>
            </w:r>
            <w:r w:rsidRPr="00623962">
              <w:t>treasury_account</w:t>
            </w:r>
          </w:p>
        </w:tc>
        <w:tc>
          <w:tcPr>
            <w:tcW w:w="560" w:type="pct"/>
          </w:tcPr>
          <w:p w14:paraId="4110BC0E" w14:textId="1AED4817" w:rsidR="00ED204B" w:rsidRPr="00A57119" w:rsidRDefault="00ED204B" w:rsidP="00623962">
            <w:pPr>
              <w:pStyle w:val="GOSTTablenorm"/>
              <w:rPr>
                <w:lang w:eastAsia="en-US"/>
              </w:rPr>
            </w:pPr>
            <w:r w:rsidRPr="00A57119">
              <w:rPr>
                <w:lang w:eastAsia="en-US"/>
              </w:rPr>
              <w:t>Строка</w:t>
            </w:r>
          </w:p>
        </w:tc>
        <w:tc>
          <w:tcPr>
            <w:tcW w:w="374" w:type="pct"/>
          </w:tcPr>
          <w:p w14:paraId="3A0B49CA" w14:textId="1BF34D89" w:rsidR="00ED204B" w:rsidRPr="00A57119" w:rsidRDefault="00ED204B" w:rsidP="00623962">
            <w:pPr>
              <w:pStyle w:val="GOSTTablenorm"/>
            </w:pPr>
            <w:r w:rsidRPr="00A57119">
              <w:t>Да</w:t>
            </w:r>
          </w:p>
        </w:tc>
        <w:tc>
          <w:tcPr>
            <w:tcW w:w="374" w:type="pct"/>
          </w:tcPr>
          <w:p w14:paraId="5E1AA904" w14:textId="5FF23691" w:rsidR="00ED204B" w:rsidRPr="00A57119" w:rsidRDefault="00ED204B" w:rsidP="00623962">
            <w:pPr>
              <w:pStyle w:val="GOSTTablenorm"/>
            </w:pPr>
            <w:r w:rsidRPr="00A57119">
              <w:t>=20</w:t>
            </w:r>
          </w:p>
        </w:tc>
        <w:tc>
          <w:tcPr>
            <w:tcW w:w="1777" w:type="pct"/>
          </w:tcPr>
          <w:p w14:paraId="3FD2E81A" w14:textId="1D41E0FF" w:rsidR="00ED204B" w:rsidRPr="00A57119" w:rsidRDefault="00ED204B" w:rsidP="00623962">
            <w:pPr>
              <w:pStyle w:val="GOSTTablenorm"/>
            </w:pPr>
            <w:r w:rsidRPr="00A57119">
              <w:rPr>
                <w:lang w:eastAsia="en-US"/>
              </w:rPr>
              <w:t>Указывает</w:t>
            </w:r>
            <w:r w:rsidR="00623962">
              <w:rPr>
                <w:lang w:eastAsia="en-US"/>
              </w:rPr>
              <w:t>ся казначейский счет получателя</w:t>
            </w:r>
          </w:p>
        </w:tc>
      </w:tr>
      <w:tr w:rsidR="00ED204B" w:rsidRPr="00A57119" w14:paraId="0473DE1C" w14:textId="77777777" w:rsidTr="005A062A">
        <w:tc>
          <w:tcPr>
            <w:tcW w:w="1120" w:type="pct"/>
          </w:tcPr>
          <w:p w14:paraId="143ED15A" w14:textId="3235A200" w:rsidR="00ED204B" w:rsidRPr="00A57119" w:rsidRDefault="00ED204B" w:rsidP="00623962">
            <w:pPr>
              <w:pStyle w:val="GOSTTablenorm"/>
            </w:pPr>
            <w:r w:rsidRPr="00A57119">
              <w:t>Участник НПС получателя</w:t>
            </w:r>
          </w:p>
        </w:tc>
        <w:tc>
          <w:tcPr>
            <w:tcW w:w="795" w:type="pct"/>
          </w:tcPr>
          <w:p w14:paraId="48F21A79" w14:textId="3F710008" w:rsidR="00ED204B" w:rsidRPr="00623962" w:rsidRDefault="00ED204B" w:rsidP="00623962">
            <w:pPr>
              <w:pStyle w:val="GOSTTablenorm"/>
            </w:pPr>
            <w:r w:rsidRPr="00623962">
              <w:rPr>
                <w:b/>
              </w:rPr>
              <w:t>recipient:</w:t>
            </w:r>
            <w:r w:rsidRPr="00623962">
              <w:t>is_nps</w:t>
            </w:r>
          </w:p>
        </w:tc>
        <w:tc>
          <w:tcPr>
            <w:tcW w:w="560" w:type="pct"/>
          </w:tcPr>
          <w:p w14:paraId="0AEE7751" w14:textId="58E42F1D" w:rsidR="00ED204B" w:rsidRPr="00A57119" w:rsidRDefault="00ED204B" w:rsidP="00623962">
            <w:pPr>
              <w:pStyle w:val="GOSTTablenorm"/>
              <w:rPr>
                <w:lang w:eastAsia="en-US"/>
              </w:rPr>
            </w:pPr>
            <w:r w:rsidRPr="00A57119">
              <w:rPr>
                <w:lang w:eastAsia="en-US"/>
              </w:rPr>
              <w:t>Строка</w:t>
            </w:r>
          </w:p>
        </w:tc>
        <w:tc>
          <w:tcPr>
            <w:tcW w:w="374" w:type="pct"/>
          </w:tcPr>
          <w:p w14:paraId="79640C5B" w14:textId="44F06392" w:rsidR="00ED204B" w:rsidRPr="00A57119" w:rsidRDefault="00ED204B" w:rsidP="00623962">
            <w:pPr>
              <w:pStyle w:val="GOSTTablenorm"/>
            </w:pPr>
            <w:r w:rsidRPr="00A57119">
              <w:t>Да</w:t>
            </w:r>
          </w:p>
        </w:tc>
        <w:tc>
          <w:tcPr>
            <w:tcW w:w="374" w:type="pct"/>
          </w:tcPr>
          <w:p w14:paraId="0E3AE62A" w14:textId="5528B16D" w:rsidR="00ED204B" w:rsidRPr="00A57119" w:rsidRDefault="00ED204B" w:rsidP="00623962">
            <w:pPr>
              <w:pStyle w:val="GOSTTablenorm"/>
            </w:pPr>
            <w:r w:rsidRPr="00A57119">
              <w:t>=1</w:t>
            </w:r>
          </w:p>
        </w:tc>
        <w:tc>
          <w:tcPr>
            <w:tcW w:w="1777" w:type="pct"/>
          </w:tcPr>
          <w:p w14:paraId="049C8A57" w14:textId="1F6DD568" w:rsidR="00ED204B" w:rsidRPr="00A57119" w:rsidRDefault="00ED204B" w:rsidP="00623962">
            <w:pPr>
              <w:pStyle w:val="GOSTTablenorm"/>
            </w:pPr>
            <w:r w:rsidRPr="00A57119">
              <w:rPr>
                <w:lang w:eastAsia="en-US"/>
              </w:rPr>
              <w:t xml:space="preserve">Указывается участник НПС получателя. Возможные значения «1» </w:t>
            </w:r>
            <w:r w:rsidR="00623962">
              <w:t>–</w:t>
            </w:r>
            <w:r w:rsidRPr="00A57119">
              <w:rPr>
                <w:lang w:eastAsia="en-US"/>
              </w:rPr>
              <w:t xml:space="preserve"> учас</w:t>
            </w:r>
            <w:r w:rsidR="00623962">
              <w:rPr>
                <w:lang w:eastAsia="en-US"/>
              </w:rPr>
              <w:t xml:space="preserve">тник НПС, «0» </w:t>
            </w:r>
            <w:r w:rsidR="00623962">
              <w:t>–</w:t>
            </w:r>
            <w:r w:rsidR="00623962">
              <w:rPr>
                <w:lang w:eastAsia="en-US"/>
              </w:rPr>
              <w:t xml:space="preserve"> не участник НПС</w:t>
            </w:r>
          </w:p>
        </w:tc>
      </w:tr>
      <w:tr w:rsidR="00ED204B" w:rsidRPr="00A57119" w14:paraId="4BC7B851" w14:textId="77777777" w:rsidTr="005A062A">
        <w:tc>
          <w:tcPr>
            <w:tcW w:w="1120" w:type="pct"/>
          </w:tcPr>
          <w:p w14:paraId="54D5F456" w14:textId="10BEAA68" w:rsidR="00ED204B" w:rsidRPr="00A57119" w:rsidRDefault="00ED204B" w:rsidP="00623962">
            <w:pPr>
              <w:pStyle w:val="GOSTTablenorm"/>
            </w:pPr>
            <w:r w:rsidRPr="00A57119">
              <w:t>ТОФК</w:t>
            </w:r>
            <w:r w:rsidRPr="00A57119">
              <w:rPr>
                <w:lang w:val="en-US"/>
              </w:rPr>
              <w:t xml:space="preserve"> </w:t>
            </w:r>
            <w:r w:rsidRPr="00A57119">
              <w:t>контрагента</w:t>
            </w:r>
          </w:p>
        </w:tc>
        <w:tc>
          <w:tcPr>
            <w:tcW w:w="795" w:type="pct"/>
          </w:tcPr>
          <w:p w14:paraId="2F0B6C66" w14:textId="7D9C12BF" w:rsidR="00ED204B" w:rsidRPr="00623962" w:rsidRDefault="00ED204B" w:rsidP="00623962">
            <w:pPr>
              <w:pStyle w:val="GOSTTablenorm"/>
            </w:pPr>
            <w:r w:rsidRPr="00623962">
              <w:rPr>
                <w:b/>
              </w:rPr>
              <w:t>recipient:</w:t>
            </w:r>
            <w:r w:rsidRPr="00623962">
              <w:t>counterparty_tofk_code</w:t>
            </w:r>
          </w:p>
        </w:tc>
        <w:tc>
          <w:tcPr>
            <w:tcW w:w="560" w:type="pct"/>
          </w:tcPr>
          <w:p w14:paraId="644A40C5" w14:textId="5F999BC7" w:rsidR="00ED204B" w:rsidRPr="00A57119" w:rsidRDefault="00ED204B" w:rsidP="00623962">
            <w:pPr>
              <w:pStyle w:val="GOSTTablenorm"/>
              <w:rPr>
                <w:lang w:eastAsia="en-US"/>
              </w:rPr>
            </w:pPr>
            <w:r w:rsidRPr="00A57119">
              <w:rPr>
                <w:lang w:eastAsia="en-US"/>
              </w:rPr>
              <w:t>Строка</w:t>
            </w:r>
          </w:p>
        </w:tc>
        <w:tc>
          <w:tcPr>
            <w:tcW w:w="374" w:type="pct"/>
          </w:tcPr>
          <w:p w14:paraId="0FA3BCDB" w14:textId="22FA022D" w:rsidR="00ED204B" w:rsidRPr="00A57119" w:rsidRDefault="00ED204B" w:rsidP="00623962">
            <w:pPr>
              <w:pStyle w:val="GOSTTablenorm"/>
            </w:pPr>
            <w:r w:rsidRPr="00A57119">
              <w:t>Да</w:t>
            </w:r>
          </w:p>
        </w:tc>
        <w:tc>
          <w:tcPr>
            <w:tcW w:w="374" w:type="pct"/>
          </w:tcPr>
          <w:p w14:paraId="1790D7A1" w14:textId="6C324CDD" w:rsidR="00ED204B" w:rsidRPr="00A57119" w:rsidRDefault="00ED204B" w:rsidP="00623962">
            <w:pPr>
              <w:pStyle w:val="GOSTTablenorm"/>
            </w:pPr>
            <w:r w:rsidRPr="00A57119">
              <w:t>=4</w:t>
            </w:r>
          </w:p>
        </w:tc>
        <w:tc>
          <w:tcPr>
            <w:tcW w:w="1777" w:type="pct"/>
          </w:tcPr>
          <w:p w14:paraId="2AAD0C90" w14:textId="43CFA2D6" w:rsidR="00ED204B" w:rsidRPr="00A57119" w:rsidRDefault="00ED204B" w:rsidP="00623962">
            <w:pPr>
              <w:pStyle w:val="GOSTTablenorm"/>
            </w:pPr>
            <w:r w:rsidRPr="00A57119">
              <w:t>Указывается ТОФК получателя</w:t>
            </w:r>
            <w:r w:rsidRPr="00A57119">
              <w:rPr>
                <w:lang w:val="en-US"/>
              </w:rPr>
              <w:t xml:space="preserve"> </w:t>
            </w:r>
            <w:r w:rsidR="00623962">
              <w:t>средств</w:t>
            </w:r>
          </w:p>
        </w:tc>
      </w:tr>
      <w:tr w:rsidR="00ED204B" w:rsidRPr="00A57119" w14:paraId="5AD7856F" w14:textId="77777777" w:rsidTr="005A062A">
        <w:tc>
          <w:tcPr>
            <w:tcW w:w="1120" w:type="pct"/>
          </w:tcPr>
          <w:p w14:paraId="7FDDDCD4" w14:textId="678827B7" w:rsidR="00ED204B" w:rsidRPr="00623962" w:rsidRDefault="00ED204B" w:rsidP="00623962">
            <w:pPr>
              <w:pStyle w:val="GOSTTablenorm"/>
              <w:rPr>
                <w:b/>
              </w:rPr>
            </w:pPr>
            <w:r w:rsidRPr="00623962">
              <w:rPr>
                <w:b/>
              </w:rPr>
              <w:t>Реквизиты плательщика</w:t>
            </w:r>
          </w:p>
        </w:tc>
        <w:tc>
          <w:tcPr>
            <w:tcW w:w="795" w:type="pct"/>
          </w:tcPr>
          <w:p w14:paraId="7D6DBFD3" w14:textId="4BDEAD9F" w:rsidR="00ED204B" w:rsidRPr="00623962" w:rsidRDefault="00ED204B" w:rsidP="00623962">
            <w:pPr>
              <w:pStyle w:val="GOSTTablenorm"/>
              <w:rPr>
                <w:b/>
              </w:rPr>
            </w:pPr>
            <w:r w:rsidRPr="00623962">
              <w:rPr>
                <w:b/>
              </w:rPr>
              <w:t>sender</w:t>
            </w:r>
          </w:p>
        </w:tc>
        <w:tc>
          <w:tcPr>
            <w:tcW w:w="560" w:type="pct"/>
          </w:tcPr>
          <w:p w14:paraId="766509F2" w14:textId="07605400" w:rsidR="00ED204B" w:rsidRPr="00A57119" w:rsidRDefault="00ED204B" w:rsidP="00623962">
            <w:pPr>
              <w:pStyle w:val="GOSTTablenorm"/>
              <w:rPr>
                <w:lang w:eastAsia="en-US"/>
              </w:rPr>
            </w:pPr>
            <w:r w:rsidRPr="00A57119">
              <w:t>Блок</w:t>
            </w:r>
          </w:p>
        </w:tc>
        <w:tc>
          <w:tcPr>
            <w:tcW w:w="374" w:type="pct"/>
          </w:tcPr>
          <w:p w14:paraId="1D3B7257" w14:textId="15833156" w:rsidR="00ED204B" w:rsidRPr="00A57119" w:rsidRDefault="00ED204B" w:rsidP="00623962">
            <w:pPr>
              <w:pStyle w:val="GOSTTablenorm"/>
            </w:pPr>
            <w:r w:rsidRPr="00A57119">
              <w:t>Да</w:t>
            </w:r>
          </w:p>
        </w:tc>
        <w:tc>
          <w:tcPr>
            <w:tcW w:w="374" w:type="pct"/>
          </w:tcPr>
          <w:p w14:paraId="0C9E3CF7" w14:textId="77777777" w:rsidR="00ED204B" w:rsidRPr="00A57119" w:rsidRDefault="00ED204B" w:rsidP="00623962">
            <w:pPr>
              <w:pStyle w:val="GOSTTablenorm"/>
            </w:pPr>
          </w:p>
        </w:tc>
        <w:tc>
          <w:tcPr>
            <w:tcW w:w="1777" w:type="pct"/>
          </w:tcPr>
          <w:p w14:paraId="2D957C8A" w14:textId="77777777" w:rsidR="00ED204B" w:rsidRPr="00A57119" w:rsidRDefault="00ED204B" w:rsidP="00623962">
            <w:pPr>
              <w:pStyle w:val="GOSTTablenorm"/>
            </w:pPr>
          </w:p>
        </w:tc>
      </w:tr>
      <w:tr w:rsidR="00ED204B" w:rsidRPr="00A57119" w14:paraId="174F12F4" w14:textId="77777777" w:rsidTr="005A062A">
        <w:tc>
          <w:tcPr>
            <w:tcW w:w="1120" w:type="pct"/>
          </w:tcPr>
          <w:p w14:paraId="37232ABB" w14:textId="4AC06564" w:rsidR="00ED204B" w:rsidRPr="00A57119" w:rsidRDefault="00ED204B" w:rsidP="00623962">
            <w:pPr>
              <w:pStyle w:val="GOSTTablenorm"/>
            </w:pPr>
            <w:r w:rsidRPr="00A57119">
              <w:t>КС плательщика</w:t>
            </w:r>
          </w:p>
        </w:tc>
        <w:tc>
          <w:tcPr>
            <w:tcW w:w="795" w:type="pct"/>
          </w:tcPr>
          <w:p w14:paraId="5B2B1C74" w14:textId="4609597E" w:rsidR="00ED204B" w:rsidRPr="00623962" w:rsidRDefault="00ED204B" w:rsidP="00623962">
            <w:pPr>
              <w:pStyle w:val="GOSTTablenorm"/>
            </w:pPr>
            <w:r w:rsidRPr="00623962">
              <w:rPr>
                <w:b/>
              </w:rPr>
              <w:t>sender:</w:t>
            </w:r>
            <w:r w:rsidRPr="00623962">
              <w:t>treasury_account</w:t>
            </w:r>
          </w:p>
        </w:tc>
        <w:tc>
          <w:tcPr>
            <w:tcW w:w="560" w:type="pct"/>
          </w:tcPr>
          <w:p w14:paraId="1FEF63C9" w14:textId="2D046940" w:rsidR="00ED204B" w:rsidRPr="00A57119" w:rsidRDefault="00ED204B" w:rsidP="00623962">
            <w:pPr>
              <w:pStyle w:val="GOSTTablenorm"/>
            </w:pPr>
            <w:r w:rsidRPr="00A57119">
              <w:t>Строка</w:t>
            </w:r>
          </w:p>
        </w:tc>
        <w:tc>
          <w:tcPr>
            <w:tcW w:w="374" w:type="pct"/>
          </w:tcPr>
          <w:p w14:paraId="3DD3E119" w14:textId="1D468E60" w:rsidR="00ED204B" w:rsidRPr="00A57119" w:rsidRDefault="00ED204B" w:rsidP="00623962">
            <w:pPr>
              <w:pStyle w:val="GOSTTablenorm"/>
            </w:pPr>
            <w:r w:rsidRPr="00A57119">
              <w:t>Да</w:t>
            </w:r>
          </w:p>
        </w:tc>
        <w:tc>
          <w:tcPr>
            <w:tcW w:w="374" w:type="pct"/>
          </w:tcPr>
          <w:p w14:paraId="046F5613" w14:textId="36D0AF59" w:rsidR="00ED204B" w:rsidRPr="00A57119" w:rsidRDefault="00ED204B" w:rsidP="00623962">
            <w:pPr>
              <w:pStyle w:val="GOSTTablenorm"/>
            </w:pPr>
            <w:r w:rsidRPr="00A57119">
              <w:t>=20</w:t>
            </w:r>
          </w:p>
        </w:tc>
        <w:tc>
          <w:tcPr>
            <w:tcW w:w="1777" w:type="pct"/>
          </w:tcPr>
          <w:p w14:paraId="3E45D026" w14:textId="764D62F3" w:rsidR="00ED204B" w:rsidRPr="00A57119" w:rsidRDefault="00ED204B" w:rsidP="00623962">
            <w:pPr>
              <w:pStyle w:val="GOSTTablenorm"/>
            </w:pPr>
            <w:r w:rsidRPr="00A57119">
              <w:rPr>
                <w:lang w:eastAsia="en-US"/>
              </w:rPr>
              <w:t>Указывается казначейский счет плательщика</w:t>
            </w:r>
          </w:p>
        </w:tc>
      </w:tr>
      <w:tr w:rsidR="00ED204B" w:rsidRPr="00A57119" w14:paraId="1F659E64" w14:textId="77777777" w:rsidTr="005A062A">
        <w:tc>
          <w:tcPr>
            <w:tcW w:w="1120" w:type="pct"/>
          </w:tcPr>
          <w:p w14:paraId="2F773769" w14:textId="6D687AE8" w:rsidR="00ED204B" w:rsidRPr="00A57119" w:rsidRDefault="00ED204B" w:rsidP="00623962">
            <w:pPr>
              <w:pStyle w:val="GOSTTablenorm"/>
            </w:pPr>
            <w:r w:rsidRPr="00A57119">
              <w:t>Номер лицевого счета плательщика</w:t>
            </w:r>
          </w:p>
        </w:tc>
        <w:tc>
          <w:tcPr>
            <w:tcW w:w="795" w:type="pct"/>
          </w:tcPr>
          <w:p w14:paraId="0B958E84" w14:textId="618859E7" w:rsidR="00ED204B" w:rsidRPr="00623962" w:rsidRDefault="00ED204B" w:rsidP="00623962">
            <w:pPr>
              <w:pStyle w:val="GOSTTablenorm"/>
            </w:pPr>
            <w:r w:rsidRPr="00623962">
              <w:rPr>
                <w:b/>
              </w:rPr>
              <w:t>sender:</w:t>
            </w:r>
            <w:r w:rsidRPr="00623962">
              <w:t>account</w:t>
            </w:r>
          </w:p>
        </w:tc>
        <w:tc>
          <w:tcPr>
            <w:tcW w:w="560" w:type="pct"/>
          </w:tcPr>
          <w:p w14:paraId="0389097E" w14:textId="56C6F803" w:rsidR="00ED204B" w:rsidRPr="00A57119" w:rsidRDefault="00ED204B" w:rsidP="00623962">
            <w:pPr>
              <w:pStyle w:val="GOSTTablenorm"/>
              <w:rPr>
                <w:lang w:eastAsia="en-US"/>
              </w:rPr>
            </w:pPr>
            <w:r w:rsidRPr="00A57119">
              <w:t>Строка</w:t>
            </w:r>
          </w:p>
        </w:tc>
        <w:tc>
          <w:tcPr>
            <w:tcW w:w="374" w:type="pct"/>
          </w:tcPr>
          <w:p w14:paraId="3B3DC858" w14:textId="2A256694" w:rsidR="00ED204B" w:rsidRPr="00A57119" w:rsidRDefault="00ED204B" w:rsidP="00623962">
            <w:pPr>
              <w:pStyle w:val="GOSTTablenorm"/>
            </w:pPr>
            <w:r w:rsidRPr="00A57119">
              <w:t>Да</w:t>
            </w:r>
          </w:p>
        </w:tc>
        <w:tc>
          <w:tcPr>
            <w:tcW w:w="374" w:type="pct"/>
          </w:tcPr>
          <w:p w14:paraId="4C3B99D5" w14:textId="77DD0D49" w:rsidR="00ED204B" w:rsidRPr="00A57119" w:rsidRDefault="00ED204B" w:rsidP="00623962">
            <w:pPr>
              <w:pStyle w:val="GOSTTablenorm"/>
            </w:pPr>
            <w:r w:rsidRPr="00A57119">
              <w:t>=11</w:t>
            </w:r>
          </w:p>
        </w:tc>
        <w:tc>
          <w:tcPr>
            <w:tcW w:w="1777" w:type="pct"/>
          </w:tcPr>
          <w:p w14:paraId="25894D42" w14:textId="0F1C7EE0" w:rsidR="00ED204B" w:rsidRPr="00A57119" w:rsidRDefault="00ED204B" w:rsidP="00623962">
            <w:pPr>
              <w:pStyle w:val="GOSTTablenorm"/>
              <w:rPr>
                <w:lang w:eastAsia="en-US"/>
              </w:rPr>
            </w:pPr>
            <w:r w:rsidRPr="00A57119">
              <w:t>Запол</w:t>
            </w:r>
            <w:r w:rsidR="00623962">
              <w:t>няется константой «00000000000»</w:t>
            </w:r>
          </w:p>
        </w:tc>
      </w:tr>
      <w:tr w:rsidR="00ED204B" w:rsidRPr="00A57119" w14:paraId="619BC63D" w14:textId="77777777" w:rsidTr="005A062A">
        <w:tc>
          <w:tcPr>
            <w:tcW w:w="1120" w:type="pct"/>
          </w:tcPr>
          <w:p w14:paraId="75776290" w14:textId="76539B55" w:rsidR="00ED204B" w:rsidRPr="00A57119" w:rsidRDefault="00ED204B" w:rsidP="00623962">
            <w:pPr>
              <w:pStyle w:val="GOSTTablenorm"/>
            </w:pPr>
            <w:r w:rsidRPr="00A57119">
              <w:lastRenderedPageBreak/>
              <w:t>ТОФК по ЛС плательщика</w:t>
            </w:r>
          </w:p>
        </w:tc>
        <w:tc>
          <w:tcPr>
            <w:tcW w:w="795" w:type="pct"/>
          </w:tcPr>
          <w:p w14:paraId="000D22C1" w14:textId="6176AB0F" w:rsidR="00ED204B" w:rsidRPr="00623962" w:rsidRDefault="00ED204B" w:rsidP="00623962">
            <w:pPr>
              <w:pStyle w:val="GOSTTablenorm"/>
            </w:pPr>
            <w:r w:rsidRPr="00623962">
              <w:rPr>
                <w:b/>
              </w:rPr>
              <w:t>sender:</w:t>
            </w:r>
            <w:r w:rsidRPr="00623962">
              <w:t>account_tofk_code</w:t>
            </w:r>
          </w:p>
        </w:tc>
        <w:tc>
          <w:tcPr>
            <w:tcW w:w="560" w:type="pct"/>
          </w:tcPr>
          <w:p w14:paraId="12FB0415" w14:textId="0B0CD912" w:rsidR="00ED204B" w:rsidRPr="00A57119" w:rsidRDefault="00ED204B" w:rsidP="00623962">
            <w:pPr>
              <w:pStyle w:val="GOSTTablenorm"/>
              <w:rPr>
                <w:lang w:eastAsia="en-US"/>
              </w:rPr>
            </w:pPr>
            <w:r w:rsidRPr="00A57119">
              <w:t>Строка</w:t>
            </w:r>
          </w:p>
        </w:tc>
        <w:tc>
          <w:tcPr>
            <w:tcW w:w="374" w:type="pct"/>
          </w:tcPr>
          <w:p w14:paraId="42D8556C" w14:textId="06F0370C" w:rsidR="00ED204B" w:rsidRPr="00A57119" w:rsidRDefault="00ED204B" w:rsidP="00623962">
            <w:pPr>
              <w:pStyle w:val="GOSTTablenorm"/>
            </w:pPr>
            <w:r w:rsidRPr="00A57119">
              <w:t>Да</w:t>
            </w:r>
          </w:p>
        </w:tc>
        <w:tc>
          <w:tcPr>
            <w:tcW w:w="374" w:type="pct"/>
          </w:tcPr>
          <w:p w14:paraId="0051F5C9" w14:textId="487C8C7B" w:rsidR="00ED204B" w:rsidRPr="00A57119" w:rsidRDefault="00ED204B" w:rsidP="00623962">
            <w:pPr>
              <w:pStyle w:val="GOSTTablenorm"/>
            </w:pPr>
            <w:r w:rsidRPr="00A57119">
              <w:t>=4</w:t>
            </w:r>
          </w:p>
        </w:tc>
        <w:tc>
          <w:tcPr>
            <w:tcW w:w="1777" w:type="pct"/>
          </w:tcPr>
          <w:p w14:paraId="634ED059" w14:textId="3ADF9647" w:rsidR="00ED204B" w:rsidRPr="00A57119" w:rsidRDefault="00ED204B" w:rsidP="00623962">
            <w:pPr>
              <w:pStyle w:val="GOSTTablenorm"/>
            </w:pPr>
            <w:r w:rsidRPr="00A57119">
              <w:rPr>
                <w:lang w:eastAsia="en-US"/>
              </w:rPr>
              <w:t>Указывается ТОФК по ЛС плательщика. По данному документу значнеие равно зна</w:t>
            </w:r>
            <w:r w:rsidR="00623962">
              <w:rPr>
                <w:lang w:eastAsia="en-US"/>
              </w:rPr>
              <w:t>чению «Субъект учета» заголовка</w:t>
            </w:r>
          </w:p>
        </w:tc>
      </w:tr>
      <w:tr w:rsidR="00ED204B" w:rsidRPr="00A57119" w14:paraId="6835FB85" w14:textId="77777777" w:rsidTr="005A062A">
        <w:tc>
          <w:tcPr>
            <w:tcW w:w="1120" w:type="pct"/>
          </w:tcPr>
          <w:p w14:paraId="37DAB9E6" w14:textId="6D2626F5" w:rsidR="00ED204B" w:rsidRPr="00A57119" w:rsidRDefault="00ED204B" w:rsidP="00623962">
            <w:pPr>
              <w:pStyle w:val="GOSTTablenorm"/>
            </w:pPr>
            <w:r w:rsidRPr="00A57119">
              <w:t>ОКТМО платежа плательщика</w:t>
            </w:r>
          </w:p>
        </w:tc>
        <w:tc>
          <w:tcPr>
            <w:tcW w:w="795" w:type="pct"/>
          </w:tcPr>
          <w:p w14:paraId="5D1A7190" w14:textId="76637219" w:rsidR="00ED204B" w:rsidRPr="00623962" w:rsidRDefault="00ED204B" w:rsidP="00623962">
            <w:pPr>
              <w:pStyle w:val="GOSTTablenorm"/>
            </w:pPr>
            <w:r w:rsidRPr="00623962">
              <w:rPr>
                <w:b/>
              </w:rPr>
              <w:t>sender:</w:t>
            </w:r>
            <w:r w:rsidRPr="00623962">
              <w:t>oktmo</w:t>
            </w:r>
          </w:p>
        </w:tc>
        <w:tc>
          <w:tcPr>
            <w:tcW w:w="560" w:type="pct"/>
          </w:tcPr>
          <w:p w14:paraId="5A838651" w14:textId="0FA72999" w:rsidR="00ED204B" w:rsidRPr="00A57119" w:rsidRDefault="00ED204B" w:rsidP="00623962">
            <w:pPr>
              <w:pStyle w:val="GOSTTablenorm"/>
              <w:rPr>
                <w:lang w:eastAsia="en-US"/>
              </w:rPr>
            </w:pPr>
            <w:r w:rsidRPr="00A57119">
              <w:t>Строка</w:t>
            </w:r>
          </w:p>
        </w:tc>
        <w:tc>
          <w:tcPr>
            <w:tcW w:w="374" w:type="pct"/>
          </w:tcPr>
          <w:p w14:paraId="02C4A593" w14:textId="1AF39BF0" w:rsidR="00ED204B" w:rsidRPr="00A57119" w:rsidRDefault="00ED204B" w:rsidP="00623962">
            <w:pPr>
              <w:pStyle w:val="GOSTTablenorm"/>
            </w:pPr>
            <w:r w:rsidRPr="00A57119">
              <w:t>Да</w:t>
            </w:r>
          </w:p>
        </w:tc>
        <w:tc>
          <w:tcPr>
            <w:tcW w:w="374" w:type="pct"/>
          </w:tcPr>
          <w:p w14:paraId="4D10AB34" w14:textId="12D92E66" w:rsidR="00ED204B" w:rsidRPr="00A57119" w:rsidRDefault="00ED204B" w:rsidP="00623962">
            <w:pPr>
              <w:pStyle w:val="GOSTTablenorm"/>
            </w:pPr>
            <w:r w:rsidRPr="00A57119">
              <w:t>=8</w:t>
            </w:r>
          </w:p>
        </w:tc>
        <w:tc>
          <w:tcPr>
            <w:tcW w:w="1777" w:type="pct"/>
          </w:tcPr>
          <w:p w14:paraId="1384C994" w14:textId="1C40533E" w:rsidR="00ED204B" w:rsidRPr="00A57119" w:rsidRDefault="00ED204B" w:rsidP="00623962">
            <w:pPr>
              <w:pStyle w:val="GOSTTablenorm"/>
            </w:pPr>
            <w:r w:rsidRPr="00A57119">
              <w:rPr>
                <w:lang w:eastAsia="en-US"/>
              </w:rPr>
              <w:t>Указывается код по ОКТМО публично-пр</w:t>
            </w:r>
            <w:r w:rsidR="00623962">
              <w:rPr>
                <w:lang w:eastAsia="en-US"/>
              </w:rPr>
              <w:t>авового образования плательщика</w:t>
            </w:r>
          </w:p>
        </w:tc>
      </w:tr>
      <w:tr w:rsidR="00ED204B" w:rsidRPr="00A57119" w14:paraId="4672A5DB" w14:textId="77777777" w:rsidTr="005A062A">
        <w:tc>
          <w:tcPr>
            <w:tcW w:w="1120" w:type="pct"/>
          </w:tcPr>
          <w:p w14:paraId="59EE3E3F" w14:textId="21E2026A" w:rsidR="00ED204B" w:rsidRPr="00623962" w:rsidRDefault="00ED204B" w:rsidP="00623962">
            <w:pPr>
              <w:pStyle w:val="GOSTTablenorm"/>
              <w:rPr>
                <w:b/>
              </w:rPr>
            </w:pPr>
            <w:r w:rsidRPr="00623962">
              <w:rPr>
                <w:b/>
              </w:rPr>
              <w:t>Строки плательщика</w:t>
            </w:r>
          </w:p>
        </w:tc>
        <w:tc>
          <w:tcPr>
            <w:tcW w:w="795" w:type="pct"/>
          </w:tcPr>
          <w:p w14:paraId="23D6DD04" w14:textId="61C4A7F3" w:rsidR="00ED204B" w:rsidRPr="00623962" w:rsidRDefault="00ED204B" w:rsidP="00623962">
            <w:pPr>
              <w:pStyle w:val="GOSTTablenorm"/>
              <w:rPr>
                <w:b/>
              </w:rPr>
            </w:pPr>
            <w:r w:rsidRPr="00623962">
              <w:rPr>
                <w:b/>
              </w:rPr>
              <w:t>sender:entries</w:t>
            </w:r>
          </w:p>
        </w:tc>
        <w:tc>
          <w:tcPr>
            <w:tcW w:w="560" w:type="pct"/>
          </w:tcPr>
          <w:p w14:paraId="04E9AC09" w14:textId="33FC7D55" w:rsidR="00ED204B" w:rsidRPr="00A57119" w:rsidRDefault="00ED204B" w:rsidP="00623962">
            <w:pPr>
              <w:pStyle w:val="GOSTTablenorm"/>
              <w:rPr>
                <w:lang w:eastAsia="en-US"/>
              </w:rPr>
            </w:pPr>
            <w:r w:rsidRPr="00A57119">
              <w:t>Массив</w:t>
            </w:r>
          </w:p>
        </w:tc>
        <w:tc>
          <w:tcPr>
            <w:tcW w:w="374" w:type="pct"/>
          </w:tcPr>
          <w:p w14:paraId="137996FC" w14:textId="29186593" w:rsidR="00ED204B" w:rsidRPr="00A57119" w:rsidRDefault="00ED204B" w:rsidP="00623962">
            <w:pPr>
              <w:pStyle w:val="GOSTTablenorm"/>
            </w:pPr>
            <w:r w:rsidRPr="00A57119">
              <w:t>Да</w:t>
            </w:r>
          </w:p>
        </w:tc>
        <w:tc>
          <w:tcPr>
            <w:tcW w:w="374" w:type="pct"/>
          </w:tcPr>
          <w:p w14:paraId="3AA2007D" w14:textId="77777777" w:rsidR="00ED204B" w:rsidRPr="00A57119" w:rsidRDefault="00ED204B" w:rsidP="00623962">
            <w:pPr>
              <w:pStyle w:val="GOSTTablenorm"/>
            </w:pPr>
          </w:p>
        </w:tc>
        <w:tc>
          <w:tcPr>
            <w:tcW w:w="1777" w:type="pct"/>
          </w:tcPr>
          <w:p w14:paraId="73F98510" w14:textId="77777777" w:rsidR="00ED204B" w:rsidRPr="00A57119" w:rsidRDefault="00ED204B" w:rsidP="00623962">
            <w:pPr>
              <w:pStyle w:val="GOSTTablenorm"/>
            </w:pPr>
          </w:p>
        </w:tc>
      </w:tr>
      <w:tr w:rsidR="00ED204B" w:rsidRPr="00A57119" w14:paraId="34DCD36F" w14:textId="77777777" w:rsidTr="005A062A">
        <w:tc>
          <w:tcPr>
            <w:tcW w:w="1120" w:type="pct"/>
          </w:tcPr>
          <w:p w14:paraId="33CF028E" w14:textId="64E0A3C1" w:rsidR="00ED204B" w:rsidRPr="00A57119" w:rsidRDefault="00ED204B" w:rsidP="00623962">
            <w:pPr>
              <w:pStyle w:val="GOSTTablenorm"/>
            </w:pPr>
            <w:r w:rsidRPr="00A57119">
              <w:t>Идентификатор строки</w:t>
            </w:r>
          </w:p>
        </w:tc>
        <w:tc>
          <w:tcPr>
            <w:tcW w:w="795" w:type="pct"/>
          </w:tcPr>
          <w:p w14:paraId="27A1D881" w14:textId="5556547C" w:rsidR="00ED204B" w:rsidRPr="00623962" w:rsidRDefault="00623962" w:rsidP="00623962">
            <w:pPr>
              <w:pStyle w:val="GOSTTablenorm"/>
            </w:pPr>
            <w:r w:rsidRPr="00623962">
              <w:rPr>
                <w:b/>
              </w:rPr>
              <w:t>sender:</w:t>
            </w:r>
            <w:r w:rsidR="00ED204B" w:rsidRPr="00623962">
              <w:rPr>
                <w:b/>
              </w:rPr>
              <w:t>entries:</w:t>
            </w:r>
            <w:r w:rsidR="00ED204B" w:rsidRPr="00623962">
              <w:t>line_id</w:t>
            </w:r>
          </w:p>
        </w:tc>
        <w:tc>
          <w:tcPr>
            <w:tcW w:w="560" w:type="pct"/>
          </w:tcPr>
          <w:p w14:paraId="06FB9B51" w14:textId="57F97B4D" w:rsidR="00ED204B" w:rsidRPr="00A57119" w:rsidRDefault="00ED204B" w:rsidP="00623962">
            <w:pPr>
              <w:pStyle w:val="GOSTTablenorm"/>
            </w:pPr>
            <w:r w:rsidRPr="00A57119">
              <w:rPr>
                <w:lang w:val="en-US"/>
              </w:rPr>
              <w:t>GUID</w:t>
            </w:r>
          </w:p>
        </w:tc>
        <w:tc>
          <w:tcPr>
            <w:tcW w:w="374" w:type="pct"/>
          </w:tcPr>
          <w:p w14:paraId="7D822CB7" w14:textId="18FC1A62" w:rsidR="00ED204B" w:rsidRPr="00A57119" w:rsidRDefault="00ED204B" w:rsidP="00623962">
            <w:pPr>
              <w:pStyle w:val="GOSTTablenorm"/>
            </w:pPr>
            <w:r w:rsidRPr="00A57119">
              <w:t>Да</w:t>
            </w:r>
          </w:p>
        </w:tc>
        <w:tc>
          <w:tcPr>
            <w:tcW w:w="374" w:type="pct"/>
          </w:tcPr>
          <w:p w14:paraId="05FA74D3" w14:textId="1A8CDA2D" w:rsidR="00ED204B" w:rsidRPr="00A57119" w:rsidRDefault="00ED204B" w:rsidP="00623962">
            <w:pPr>
              <w:pStyle w:val="GOSTTablenorm"/>
            </w:pPr>
            <w:r w:rsidRPr="00A57119">
              <w:t>=36</w:t>
            </w:r>
          </w:p>
        </w:tc>
        <w:tc>
          <w:tcPr>
            <w:tcW w:w="1777" w:type="pct"/>
          </w:tcPr>
          <w:p w14:paraId="74607E5E" w14:textId="6210EE5C" w:rsidR="00ED204B" w:rsidRPr="00A57119" w:rsidRDefault="00ED204B" w:rsidP="00623962">
            <w:pPr>
              <w:pStyle w:val="GOSTTablenorm"/>
            </w:pPr>
            <w:r w:rsidRPr="00A57119">
              <w:t>Указывается технический идентификатор (</w:t>
            </w:r>
            <w:r w:rsidRPr="00A57119">
              <w:rPr>
                <w:lang w:val="en-US"/>
              </w:rPr>
              <w:t>GUID</w:t>
            </w:r>
            <w:r w:rsidR="00623962">
              <w:t>) строки</w:t>
            </w:r>
          </w:p>
        </w:tc>
      </w:tr>
      <w:tr w:rsidR="00ED204B" w:rsidRPr="00A57119" w14:paraId="406CA635" w14:textId="77777777" w:rsidTr="005A062A">
        <w:tc>
          <w:tcPr>
            <w:tcW w:w="1120" w:type="pct"/>
          </w:tcPr>
          <w:p w14:paraId="3BF549DB" w14:textId="27FD7CD0" w:rsidR="00ED204B" w:rsidRPr="00A57119" w:rsidRDefault="00ED204B" w:rsidP="00623962">
            <w:pPr>
              <w:pStyle w:val="GOSTTablenorm"/>
            </w:pPr>
            <w:r w:rsidRPr="00A57119">
              <w:t>КБК плательщика</w:t>
            </w:r>
          </w:p>
        </w:tc>
        <w:tc>
          <w:tcPr>
            <w:tcW w:w="795" w:type="pct"/>
          </w:tcPr>
          <w:p w14:paraId="4C1F1FC3" w14:textId="52F02CA5" w:rsidR="00ED204B" w:rsidRPr="00623962" w:rsidRDefault="00623962" w:rsidP="00623962">
            <w:pPr>
              <w:pStyle w:val="GOSTTablenorm"/>
            </w:pPr>
            <w:r w:rsidRPr="00623962">
              <w:rPr>
                <w:b/>
              </w:rPr>
              <w:t>sender:</w:t>
            </w:r>
            <w:r w:rsidR="00ED204B" w:rsidRPr="00623962">
              <w:rPr>
                <w:b/>
              </w:rPr>
              <w:t>entries:</w:t>
            </w:r>
            <w:r w:rsidR="00ED204B" w:rsidRPr="00623962">
              <w:t>bcc</w:t>
            </w:r>
          </w:p>
        </w:tc>
        <w:tc>
          <w:tcPr>
            <w:tcW w:w="560" w:type="pct"/>
          </w:tcPr>
          <w:p w14:paraId="6112676F" w14:textId="107BD8D4" w:rsidR="00ED204B" w:rsidRPr="00A57119" w:rsidRDefault="00ED204B" w:rsidP="00623962">
            <w:pPr>
              <w:pStyle w:val="GOSTTablenorm"/>
              <w:rPr>
                <w:lang w:eastAsia="en-US"/>
              </w:rPr>
            </w:pPr>
            <w:r w:rsidRPr="00A57119">
              <w:t>Строка</w:t>
            </w:r>
          </w:p>
        </w:tc>
        <w:tc>
          <w:tcPr>
            <w:tcW w:w="374" w:type="pct"/>
          </w:tcPr>
          <w:p w14:paraId="1A17073C" w14:textId="7A39ECD1" w:rsidR="00ED204B" w:rsidRPr="00A57119" w:rsidRDefault="00ED204B" w:rsidP="00623962">
            <w:pPr>
              <w:pStyle w:val="GOSTTablenorm"/>
            </w:pPr>
            <w:r w:rsidRPr="00A57119">
              <w:t>Да</w:t>
            </w:r>
          </w:p>
        </w:tc>
        <w:tc>
          <w:tcPr>
            <w:tcW w:w="374" w:type="pct"/>
          </w:tcPr>
          <w:p w14:paraId="007D5095" w14:textId="1B3F09C9" w:rsidR="00ED204B" w:rsidRPr="00A57119" w:rsidRDefault="00ED204B" w:rsidP="00623962">
            <w:pPr>
              <w:pStyle w:val="GOSTTablenorm"/>
            </w:pPr>
            <w:r w:rsidRPr="00A57119">
              <w:t>&lt;= 20</w:t>
            </w:r>
          </w:p>
        </w:tc>
        <w:tc>
          <w:tcPr>
            <w:tcW w:w="1777" w:type="pct"/>
          </w:tcPr>
          <w:p w14:paraId="6289180D" w14:textId="4ECA6681" w:rsidR="00ED204B" w:rsidRPr="00A57119" w:rsidRDefault="00623962" w:rsidP="00623962">
            <w:pPr>
              <w:pStyle w:val="GOSTTablenorm"/>
            </w:pPr>
            <w:r>
              <w:rPr>
                <w:lang w:eastAsia="en-US"/>
              </w:rPr>
              <w:t>Указывается КБК плательщика</w:t>
            </w:r>
          </w:p>
        </w:tc>
      </w:tr>
      <w:tr w:rsidR="00ED204B" w:rsidRPr="00A57119" w14:paraId="3F865222" w14:textId="77777777" w:rsidTr="005A062A">
        <w:tc>
          <w:tcPr>
            <w:tcW w:w="1120" w:type="pct"/>
          </w:tcPr>
          <w:p w14:paraId="6EB39E09" w14:textId="5C67213C" w:rsidR="00ED204B" w:rsidRPr="00A57119" w:rsidRDefault="00ED204B" w:rsidP="00623962">
            <w:pPr>
              <w:pStyle w:val="GOSTTablenorm"/>
            </w:pPr>
            <w:r w:rsidRPr="00A57119">
              <w:t>Тип КБК плательщика</w:t>
            </w:r>
          </w:p>
        </w:tc>
        <w:tc>
          <w:tcPr>
            <w:tcW w:w="795" w:type="pct"/>
          </w:tcPr>
          <w:p w14:paraId="7BC2A59E" w14:textId="6E0B71C5" w:rsidR="00ED204B" w:rsidRPr="00623962" w:rsidRDefault="00623962" w:rsidP="00623962">
            <w:pPr>
              <w:pStyle w:val="GOSTTablenorm"/>
            </w:pPr>
            <w:r w:rsidRPr="00623962">
              <w:rPr>
                <w:b/>
              </w:rPr>
              <w:t>sender:</w:t>
            </w:r>
            <w:r w:rsidR="00ED204B" w:rsidRPr="00623962">
              <w:rPr>
                <w:b/>
              </w:rPr>
              <w:t>entries:</w:t>
            </w:r>
            <w:r w:rsidR="00ED204B" w:rsidRPr="00623962">
              <w:t>type_bcc</w:t>
            </w:r>
          </w:p>
        </w:tc>
        <w:tc>
          <w:tcPr>
            <w:tcW w:w="560" w:type="pct"/>
          </w:tcPr>
          <w:p w14:paraId="7558A365" w14:textId="01A18861" w:rsidR="00ED204B" w:rsidRPr="00A57119" w:rsidRDefault="00ED204B" w:rsidP="00623962">
            <w:pPr>
              <w:pStyle w:val="GOSTTablenorm"/>
              <w:rPr>
                <w:lang w:eastAsia="en-US"/>
              </w:rPr>
            </w:pPr>
            <w:r w:rsidRPr="00A57119">
              <w:t>Строка</w:t>
            </w:r>
          </w:p>
        </w:tc>
        <w:tc>
          <w:tcPr>
            <w:tcW w:w="374" w:type="pct"/>
          </w:tcPr>
          <w:p w14:paraId="6481436A" w14:textId="2CF9A384" w:rsidR="00ED204B" w:rsidRPr="00A57119" w:rsidRDefault="00ED204B" w:rsidP="00623962">
            <w:pPr>
              <w:pStyle w:val="GOSTTablenorm"/>
            </w:pPr>
            <w:r w:rsidRPr="00A57119">
              <w:t>Да</w:t>
            </w:r>
          </w:p>
        </w:tc>
        <w:tc>
          <w:tcPr>
            <w:tcW w:w="374" w:type="pct"/>
          </w:tcPr>
          <w:p w14:paraId="4E041EBC" w14:textId="0002D43A" w:rsidR="00ED204B" w:rsidRPr="00A57119" w:rsidRDefault="00ED204B" w:rsidP="00623962">
            <w:pPr>
              <w:pStyle w:val="GOSTTablenorm"/>
            </w:pPr>
            <w:r w:rsidRPr="00A57119">
              <w:t>=2</w:t>
            </w:r>
          </w:p>
        </w:tc>
        <w:tc>
          <w:tcPr>
            <w:tcW w:w="1777" w:type="pct"/>
          </w:tcPr>
          <w:p w14:paraId="0F1BFB5A" w14:textId="10667426" w:rsidR="00ED204B" w:rsidRPr="00A57119" w:rsidRDefault="00ED204B" w:rsidP="00623962">
            <w:pPr>
              <w:pStyle w:val="GOSTTablenorm"/>
            </w:pPr>
            <w:r w:rsidRPr="00A57119">
              <w:t>Указывается тип КБК плательщика. Для КБК доходов указывается тип «20», для КБК внутреннего источника дефицита бюджета</w:t>
            </w:r>
            <w:r w:rsidR="0060702A">
              <w:t xml:space="preserve"> </w:t>
            </w:r>
            <w:r w:rsidR="00623962">
              <w:t>– «31»</w:t>
            </w:r>
          </w:p>
        </w:tc>
      </w:tr>
      <w:tr w:rsidR="00ED204B" w:rsidRPr="00A57119" w14:paraId="00C62CEA" w14:textId="77777777" w:rsidTr="005A062A">
        <w:tc>
          <w:tcPr>
            <w:tcW w:w="1120" w:type="pct"/>
          </w:tcPr>
          <w:p w14:paraId="7681970E" w14:textId="079468D0" w:rsidR="00ED204B" w:rsidRPr="00A57119" w:rsidRDefault="00ED204B" w:rsidP="00623962">
            <w:pPr>
              <w:pStyle w:val="GOSTTablenorm"/>
            </w:pPr>
            <w:r w:rsidRPr="00A57119">
              <w:t>Код_субсидии_плательщика</w:t>
            </w:r>
          </w:p>
        </w:tc>
        <w:tc>
          <w:tcPr>
            <w:tcW w:w="795" w:type="pct"/>
          </w:tcPr>
          <w:p w14:paraId="648CF0C4" w14:textId="7D230CFE" w:rsidR="00ED204B" w:rsidRPr="00623962" w:rsidRDefault="00623962" w:rsidP="00623962">
            <w:pPr>
              <w:pStyle w:val="GOSTTablenorm"/>
            </w:pPr>
            <w:r w:rsidRPr="00623962">
              <w:rPr>
                <w:b/>
              </w:rPr>
              <w:t>sender:</w:t>
            </w:r>
            <w:r w:rsidR="00ED204B" w:rsidRPr="00623962">
              <w:rPr>
                <w:b/>
              </w:rPr>
              <w:t>entries:</w:t>
            </w:r>
            <w:r w:rsidR="00ED204B" w:rsidRPr="00623962">
              <w:t>analytical_group</w:t>
            </w:r>
          </w:p>
        </w:tc>
        <w:tc>
          <w:tcPr>
            <w:tcW w:w="560" w:type="pct"/>
          </w:tcPr>
          <w:p w14:paraId="0DFD72A3" w14:textId="18F47F40" w:rsidR="00ED204B" w:rsidRPr="00A57119" w:rsidRDefault="00ED204B" w:rsidP="00623962">
            <w:pPr>
              <w:pStyle w:val="GOSTTablenorm"/>
              <w:rPr>
                <w:lang w:eastAsia="en-US"/>
              </w:rPr>
            </w:pPr>
            <w:r w:rsidRPr="00A57119">
              <w:t>Строка</w:t>
            </w:r>
          </w:p>
        </w:tc>
        <w:tc>
          <w:tcPr>
            <w:tcW w:w="374" w:type="pct"/>
          </w:tcPr>
          <w:p w14:paraId="4F238C1D" w14:textId="3D16884E" w:rsidR="00ED204B" w:rsidRPr="00A57119" w:rsidRDefault="00ED204B" w:rsidP="00623962">
            <w:pPr>
              <w:pStyle w:val="GOSTTablenorm"/>
            </w:pPr>
            <w:r w:rsidRPr="00A57119">
              <w:t>Нет</w:t>
            </w:r>
          </w:p>
        </w:tc>
        <w:tc>
          <w:tcPr>
            <w:tcW w:w="374" w:type="pct"/>
          </w:tcPr>
          <w:p w14:paraId="21C31785" w14:textId="1CCA20CE" w:rsidR="00ED204B" w:rsidRPr="00A57119" w:rsidRDefault="00ED204B" w:rsidP="00623962">
            <w:pPr>
              <w:pStyle w:val="GOSTTablenorm"/>
            </w:pPr>
            <w:r w:rsidRPr="00A57119">
              <w:t>&lt;= 25</w:t>
            </w:r>
          </w:p>
        </w:tc>
        <w:tc>
          <w:tcPr>
            <w:tcW w:w="1777" w:type="pct"/>
          </w:tcPr>
          <w:p w14:paraId="5469FAC5" w14:textId="2CB1CB20" w:rsidR="00ED204B" w:rsidRPr="00A57119" w:rsidRDefault="00ED204B" w:rsidP="00623962">
            <w:pPr>
              <w:pStyle w:val="GOSTTablenorm"/>
            </w:pPr>
            <w:r w:rsidRPr="00A57119">
              <w:rPr>
                <w:lang w:eastAsia="en-US"/>
              </w:rPr>
              <w:t>Указывается</w:t>
            </w:r>
            <w:r w:rsidRPr="00A57119">
              <w:t xml:space="preserve"> код субсидии </w:t>
            </w:r>
            <w:r w:rsidR="00623962">
              <w:rPr>
                <w:lang w:eastAsia="en-US"/>
              </w:rPr>
              <w:t>плательщика</w:t>
            </w:r>
          </w:p>
        </w:tc>
      </w:tr>
      <w:tr w:rsidR="00ED204B" w:rsidRPr="00A57119" w14:paraId="52A24137" w14:textId="77777777" w:rsidTr="005A062A">
        <w:tc>
          <w:tcPr>
            <w:tcW w:w="1120" w:type="pct"/>
          </w:tcPr>
          <w:p w14:paraId="1873905C" w14:textId="42A28103" w:rsidR="00ED204B" w:rsidRPr="00A57119" w:rsidRDefault="00ED204B" w:rsidP="00623962">
            <w:pPr>
              <w:pStyle w:val="GOSTTablenorm"/>
            </w:pPr>
            <w:r w:rsidRPr="00A57119">
              <w:t>Сумма в рублях</w:t>
            </w:r>
          </w:p>
        </w:tc>
        <w:tc>
          <w:tcPr>
            <w:tcW w:w="795" w:type="pct"/>
          </w:tcPr>
          <w:p w14:paraId="2475E7CD" w14:textId="260786EB" w:rsidR="00ED204B" w:rsidRPr="00623962" w:rsidRDefault="00623962" w:rsidP="00623962">
            <w:pPr>
              <w:pStyle w:val="GOSTTablenorm"/>
            </w:pPr>
            <w:r w:rsidRPr="00623962">
              <w:rPr>
                <w:b/>
              </w:rPr>
              <w:t>sender:</w:t>
            </w:r>
            <w:r w:rsidR="00ED204B" w:rsidRPr="00623962">
              <w:rPr>
                <w:b/>
              </w:rPr>
              <w:t>entries:</w:t>
            </w:r>
            <w:r w:rsidR="00ED204B" w:rsidRPr="00623962">
              <w:t>amount</w:t>
            </w:r>
          </w:p>
        </w:tc>
        <w:tc>
          <w:tcPr>
            <w:tcW w:w="560" w:type="pct"/>
          </w:tcPr>
          <w:p w14:paraId="5A4A56CC" w14:textId="6FC18CE2" w:rsidR="00ED204B" w:rsidRPr="00A57119" w:rsidRDefault="00ED204B" w:rsidP="00623962">
            <w:pPr>
              <w:pStyle w:val="GOSTTablenorm"/>
              <w:rPr>
                <w:lang w:eastAsia="en-US"/>
              </w:rPr>
            </w:pPr>
            <w:r w:rsidRPr="00A57119">
              <w:rPr>
                <w:lang w:eastAsia="en-US"/>
              </w:rPr>
              <w:t>Сумма</w:t>
            </w:r>
          </w:p>
        </w:tc>
        <w:tc>
          <w:tcPr>
            <w:tcW w:w="374" w:type="pct"/>
          </w:tcPr>
          <w:p w14:paraId="70F0BA35" w14:textId="6F46A4B9" w:rsidR="00ED204B" w:rsidRPr="00A57119" w:rsidRDefault="00ED204B" w:rsidP="00623962">
            <w:pPr>
              <w:pStyle w:val="GOSTTablenorm"/>
            </w:pPr>
            <w:r w:rsidRPr="00A57119">
              <w:t>Да</w:t>
            </w:r>
          </w:p>
        </w:tc>
        <w:tc>
          <w:tcPr>
            <w:tcW w:w="374" w:type="pct"/>
          </w:tcPr>
          <w:p w14:paraId="5E2464E2" w14:textId="69B89C80" w:rsidR="00ED204B" w:rsidRPr="00A57119" w:rsidRDefault="00ED204B" w:rsidP="00623962">
            <w:pPr>
              <w:pStyle w:val="GOSTTablenorm"/>
            </w:pPr>
          </w:p>
        </w:tc>
        <w:tc>
          <w:tcPr>
            <w:tcW w:w="1777" w:type="pct"/>
          </w:tcPr>
          <w:p w14:paraId="353F2604" w14:textId="4A414530" w:rsidR="00ED204B" w:rsidRPr="00A57119" w:rsidRDefault="00ED204B" w:rsidP="00623962">
            <w:pPr>
              <w:pStyle w:val="GOSTTablenorm"/>
            </w:pPr>
            <w:r w:rsidRPr="00A57119">
              <w:t>Указыв</w:t>
            </w:r>
            <w:r w:rsidR="00623962">
              <w:t>ается сумма строки по документу</w:t>
            </w:r>
          </w:p>
        </w:tc>
      </w:tr>
    </w:tbl>
    <w:p w14:paraId="03943573" w14:textId="68BBD770" w:rsidR="005E677A" w:rsidRPr="005E677A" w:rsidRDefault="005E677A" w:rsidP="005E677A">
      <w:pPr>
        <w:pStyle w:val="51"/>
      </w:pPr>
      <w:bookmarkStart w:id="636" w:name="_Toc226625558"/>
      <w:r w:rsidRPr="005E677A">
        <w:t>Пример запроса по документу «</w:t>
      </w:r>
      <w:r w:rsidR="00431832" w:rsidRPr="00DC0905">
        <w:t>Реестр перечисленных поступлений» RCA_DOC_D_015</w:t>
      </w:r>
      <w:bookmarkEnd w:id="636"/>
    </w:p>
    <w:p w14:paraId="002C9EE6" w14:textId="77777777" w:rsidR="001C6BA1" w:rsidRPr="008C1851" w:rsidRDefault="001C6BA1" w:rsidP="001C6BA1">
      <w:pPr>
        <w:pStyle w:val="GOSTScript"/>
      </w:pPr>
      <w:r w:rsidRPr="008C1851">
        <w:t>{</w:t>
      </w:r>
    </w:p>
    <w:p w14:paraId="4AD894A0" w14:textId="77777777" w:rsidR="001C6BA1" w:rsidRPr="008C1851" w:rsidRDefault="001C6BA1" w:rsidP="001C6BA1">
      <w:pPr>
        <w:pStyle w:val="GOSTScript"/>
      </w:pPr>
      <w:r w:rsidRPr="008C1851">
        <w:tab/>
        <w:t>"header": {</w:t>
      </w:r>
    </w:p>
    <w:p w14:paraId="71CAAB5F" w14:textId="77777777" w:rsidR="001C6BA1" w:rsidRPr="008C1851" w:rsidRDefault="001C6BA1" w:rsidP="001C6BA1">
      <w:pPr>
        <w:pStyle w:val="GOSTScript"/>
      </w:pPr>
      <w:r w:rsidRPr="008C1851">
        <w:tab/>
      </w:r>
      <w:r w:rsidRPr="008C1851">
        <w:tab/>
        <w:t>"Source": "RMS",</w:t>
      </w:r>
    </w:p>
    <w:p w14:paraId="071D3D4C" w14:textId="77777777" w:rsidR="001C6BA1" w:rsidRPr="008C1851" w:rsidRDefault="001C6BA1" w:rsidP="001C6BA1">
      <w:pPr>
        <w:pStyle w:val="GOSTScript"/>
      </w:pPr>
      <w:r w:rsidRPr="008C1851">
        <w:tab/>
      </w:r>
      <w:r w:rsidRPr="008C1851">
        <w:tab/>
        <w:t>"ReqDateTime": "2023-09-29 10:37:22",</w:t>
      </w:r>
    </w:p>
    <w:p w14:paraId="07C541BD" w14:textId="77777777" w:rsidR="001C6BA1" w:rsidRPr="008C1851" w:rsidRDefault="001C6BA1" w:rsidP="001C6BA1">
      <w:pPr>
        <w:pStyle w:val="GOSTScript"/>
      </w:pPr>
      <w:r w:rsidRPr="008C1851">
        <w:tab/>
      </w:r>
      <w:r w:rsidRPr="008C1851">
        <w:tab/>
        <w:t>"Version": "1.0",</w:t>
      </w:r>
    </w:p>
    <w:p w14:paraId="35779AD2" w14:textId="77777777" w:rsidR="001C6BA1" w:rsidRPr="009C5445" w:rsidRDefault="001C6BA1" w:rsidP="001C6BA1">
      <w:pPr>
        <w:pStyle w:val="GOSTScript"/>
      </w:pPr>
      <w:r w:rsidRPr="008C1851">
        <w:tab/>
      </w:r>
      <w:r w:rsidRPr="008C1851">
        <w:tab/>
        <w:t xml:space="preserve">"Params": </w:t>
      </w:r>
      <w:r w:rsidRPr="009C5445">
        <w:t>[</w:t>
      </w:r>
    </w:p>
    <w:p w14:paraId="487B35BE" w14:textId="4F02DE86" w:rsidR="001C6BA1" w:rsidRPr="009C5445" w:rsidRDefault="008700F2" w:rsidP="001C6BA1">
      <w:pPr>
        <w:pStyle w:val="GOSTScript"/>
      </w:pPr>
      <w:r w:rsidRPr="008700F2">
        <w:tab/>
      </w:r>
      <w:r w:rsidRPr="008700F2">
        <w:tab/>
      </w:r>
      <w:r w:rsidRPr="008700F2">
        <w:tab/>
      </w:r>
      <w:r w:rsidR="001C6BA1" w:rsidRPr="009C5445">
        <w:t>{</w:t>
      </w:r>
    </w:p>
    <w:p w14:paraId="39C9907E" w14:textId="1B6A0D85" w:rsidR="001C6BA1" w:rsidRPr="009C5445" w:rsidRDefault="008700F2" w:rsidP="001C6BA1">
      <w:pPr>
        <w:pStyle w:val="GOSTScript"/>
      </w:pPr>
      <w:r w:rsidRPr="008700F2">
        <w:tab/>
      </w:r>
      <w:r w:rsidRPr="008700F2">
        <w:tab/>
      </w:r>
      <w:r w:rsidRPr="008700F2">
        <w:tab/>
      </w:r>
      <w:r w:rsidRPr="008700F2">
        <w:tab/>
      </w:r>
      <w:r w:rsidR="001C6BA1" w:rsidRPr="009C5445">
        <w:t>"param": "TypeDoc",</w:t>
      </w:r>
    </w:p>
    <w:p w14:paraId="04B8FCC8" w14:textId="6F30A9C9" w:rsidR="001C6BA1" w:rsidRPr="009C5445" w:rsidRDefault="008700F2" w:rsidP="001C6BA1">
      <w:pPr>
        <w:pStyle w:val="GOSTScript"/>
      </w:pPr>
      <w:r w:rsidRPr="008700F2">
        <w:tab/>
      </w:r>
      <w:r w:rsidRPr="008700F2">
        <w:tab/>
      </w:r>
      <w:r w:rsidRPr="008700F2">
        <w:tab/>
      </w:r>
      <w:r w:rsidRPr="008700F2">
        <w:tab/>
      </w:r>
      <w:r w:rsidR="001C6BA1" w:rsidRPr="009C5445">
        <w:t>"value": "RCA_DOC_D_015"</w:t>
      </w:r>
    </w:p>
    <w:p w14:paraId="47C63150" w14:textId="2EE1B8CC" w:rsidR="001C6BA1" w:rsidRPr="009C5445" w:rsidRDefault="008700F2" w:rsidP="001C6BA1">
      <w:pPr>
        <w:pStyle w:val="GOSTScript"/>
      </w:pPr>
      <w:r w:rsidRPr="008700F2">
        <w:tab/>
      </w:r>
      <w:r w:rsidRPr="008700F2">
        <w:tab/>
      </w:r>
      <w:r w:rsidRPr="008700F2">
        <w:tab/>
      </w:r>
      <w:r w:rsidR="001C6BA1" w:rsidRPr="009C5445">
        <w:t>},</w:t>
      </w:r>
    </w:p>
    <w:p w14:paraId="195EADCB" w14:textId="1E997D3B" w:rsidR="001C6BA1" w:rsidRPr="009C5445" w:rsidRDefault="008700F2" w:rsidP="001C6BA1">
      <w:pPr>
        <w:pStyle w:val="GOSTScript"/>
      </w:pPr>
      <w:r w:rsidRPr="008700F2">
        <w:tab/>
      </w:r>
      <w:r w:rsidRPr="008700F2">
        <w:tab/>
      </w:r>
      <w:r w:rsidRPr="008700F2">
        <w:tab/>
      </w:r>
      <w:r w:rsidR="001C6BA1" w:rsidRPr="009C5445">
        <w:t>{</w:t>
      </w:r>
    </w:p>
    <w:p w14:paraId="603E1584" w14:textId="4A97AFC7" w:rsidR="001C6BA1" w:rsidRPr="009C5445" w:rsidRDefault="008700F2" w:rsidP="001C6BA1">
      <w:pPr>
        <w:pStyle w:val="GOSTScript"/>
      </w:pPr>
      <w:r w:rsidRPr="008700F2">
        <w:lastRenderedPageBreak/>
        <w:tab/>
      </w:r>
      <w:r w:rsidRPr="008700F2">
        <w:tab/>
      </w:r>
      <w:r w:rsidRPr="008700F2">
        <w:tab/>
      </w:r>
      <w:r w:rsidRPr="008700F2">
        <w:tab/>
      </w:r>
      <w:r w:rsidR="001C6BA1" w:rsidRPr="009C5445">
        <w:t>"param": "Subject",</w:t>
      </w:r>
    </w:p>
    <w:p w14:paraId="48CC61D0" w14:textId="0E57590E" w:rsidR="001C6BA1" w:rsidRPr="009C5445" w:rsidRDefault="008700F2" w:rsidP="001C6BA1">
      <w:pPr>
        <w:pStyle w:val="GOSTScript"/>
      </w:pPr>
      <w:r w:rsidRPr="008700F2">
        <w:tab/>
      </w:r>
      <w:r w:rsidRPr="008700F2">
        <w:tab/>
      </w:r>
      <w:r w:rsidRPr="008700F2">
        <w:tab/>
      </w:r>
      <w:r w:rsidRPr="008700F2">
        <w:tab/>
      </w:r>
      <w:r w:rsidR="001C6BA1" w:rsidRPr="009C5445">
        <w:t>"value": "6000"</w:t>
      </w:r>
    </w:p>
    <w:p w14:paraId="63D141E0" w14:textId="4E7C33A7" w:rsidR="001C6BA1" w:rsidRPr="009C5445" w:rsidRDefault="008700F2" w:rsidP="001C6BA1">
      <w:pPr>
        <w:pStyle w:val="GOSTScript"/>
      </w:pPr>
      <w:r w:rsidRPr="008700F2">
        <w:tab/>
      </w:r>
      <w:r w:rsidRPr="008700F2">
        <w:tab/>
      </w:r>
      <w:r w:rsidRPr="008700F2">
        <w:tab/>
      </w:r>
      <w:r w:rsidR="001C6BA1" w:rsidRPr="009C5445">
        <w:t>}</w:t>
      </w:r>
    </w:p>
    <w:p w14:paraId="18EF72B6" w14:textId="77777777" w:rsidR="008700F2" w:rsidRDefault="008700F2" w:rsidP="001C6BA1">
      <w:pPr>
        <w:pStyle w:val="GOSTScript"/>
      </w:pPr>
      <w:r w:rsidRPr="008700F2">
        <w:tab/>
      </w:r>
      <w:r w:rsidRPr="008700F2">
        <w:tab/>
      </w:r>
      <w:r w:rsidRPr="008700F2">
        <w:tab/>
      </w:r>
      <w:r w:rsidR="001C6BA1" w:rsidRPr="009C5445">
        <w:t>],</w:t>
      </w:r>
    </w:p>
    <w:p w14:paraId="39BDAC6E" w14:textId="54E8806D" w:rsidR="001C6BA1" w:rsidRPr="008C1851" w:rsidRDefault="001C6BA1" w:rsidP="001C6BA1">
      <w:pPr>
        <w:pStyle w:val="GOSTScript"/>
      </w:pPr>
      <w:r w:rsidRPr="008C1851">
        <w:tab/>
      </w:r>
      <w:r w:rsidRPr="008C1851">
        <w:tab/>
        <w:t>"ReqGuid": "b0d4ce5d-2757-4699-948c-cfa72ba94f10",</w:t>
      </w:r>
    </w:p>
    <w:p w14:paraId="3C8CD1F3" w14:textId="77777777" w:rsidR="001C6BA1" w:rsidRPr="008C1851" w:rsidRDefault="001C6BA1" w:rsidP="001C6BA1">
      <w:pPr>
        <w:pStyle w:val="GOSTScript"/>
      </w:pPr>
      <w:r w:rsidRPr="008C1851">
        <w:tab/>
      </w:r>
      <w:r w:rsidRPr="008C1851">
        <w:tab/>
        <w:t>"DocGuid": "0bd90a7c-e339-46ff-ac39-71029ff81370",</w:t>
      </w:r>
    </w:p>
    <w:p w14:paraId="015F36E4" w14:textId="77777777" w:rsidR="001C6BA1" w:rsidRPr="008C1851" w:rsidRDefault="001C6BA1" w:rsidP="001C6BA1">
      <w:pPr>
        <w:pStyle w:val="GOSTScript"/>
      </w:pPr>
      <w:r w:rsidRPr="008C1851">
        <w:tab/>
      </w:r>
      <w:r w:rsidRPr="008C1851">
        <w:tab/>
        <w:t>"RequestType": "ACCOUNTING",</w:t>
      </w:r>
    </w:p>
    <w:p w14:paraId="3CC9739D" w14:textId="77777777" w:rsidR="001C6BA1" w:rsidRPr="008C1851" w:rsidRDefault="001C6BA1" w:rsidP="001C6BA1">
      <w:pPr>
        <w:pStyle w:val="GOSTScript"/>
      </w:pPr>
      <w:r w:rsidRPr="008C1851">
        <w:tab/>
      </w:r>
      <w:r w:rsidRPr="008C1851">
        <w:tab/>
        <w:t>"Stage": "auth",</w:t>
      </w:r>
    </w:p>
    <w:p w14:paraId="17651D03" w14:textId="77777777" w:rsidR="001C6BA1" w:rsidRPr="008C1851" w:rsidRDefault="001C6BA1" w:rsidP="001C6BA1">
      <w:pPr>
        <w:pStyle w:val="GOSTScript"/>
      </w:pPr>
      <w:r w:rsidRPr="008C1851">
        <w:tab/>
      </w:r>
      <w:r w:rsidRPr="008C1851">
        <w:tab/>
        <w:t>"BalLevContrl": "2",</w:t>
      </w:r>
    </w:p>
    <w:p w14:paraId="1D16CC44" w14:textId="77777777" w:rsidR="001C6BA1" w:rsidRPr="008C1851" w:rsidRDefault="001C6BA1" w:rsidP="001C6BA1">
      <w:pPr>
        <w:pStyle w:val="GOSTScript"/>
      </w:pPr>
      <w:r w:rsidRPr="008C1851">
        <w:tab/>
      </w:r>
      <w:r w:rsidRPr="008C1851">
        <w:tab/>
        <w:t>"Subject": "6000",</w:t>
      </w:r>
    </w:p>
    <w:p w14:paraId="0EA70DD2" w14:textId="77777777" w:rsidR="001C6BA1" w:rsidRPr="008C1851" w:rsidRDefault="001C6BA1" w:rsidP="001C6BA1">
      <w:pPr>
        <w:pStyle w:val="GOSTScript"/>
      </w:pPr>
      <w:r w:rsidRPr="008C1851">
        <w:tab/>
      </w:r>
      <w:r w:rsidRPr="008C1851">
        <w:tab/>
        <w:t>"TypeDoc": "RCA_DOC_D_015",</w:t>
      </w:r>
    </w:p>
    <w:p w14:paraId="39C9DED9" w14:textId="77777777" w:rsidR="001C6BA1" w:rsidRPr="008C1851" w:rsidRDefault="001C6BA1" w:rsidP="001C6BA1">
      <w:pPr>
        <w:pStyle w:val="GOSTScript"/>
      </w:pPr>
      <w:r w:rsidRPr="008C1851">
        <w:tab/>
      </w:r>
      <w:r w:rsidRPr="008C1851">
        <w:tab/>
        <w:t>"SettlementDate": "2023-09-29"</w:t>
      </w:r>
    </w:p>
    <w:p w14:paraId="1076EF18" w14:textId="77777777" w:rsidR="001C6BA1" w:rsidRPr="008C1851" w:rsidRDefault="001C6BA1" w:rsidP="001C6BA1">
      <w:pPr>
        <w:pStyle w:val="GOSTScript"/>
      </w:pPr>
      <w:r w:rsidRPr="008C1851">
        <w:tab/>
        <w:t>},</w:t>
      </w:r>
    </w:p>
    <w:p w14:paraId="3DBF3167" w14:textId="77777777" w:rsidR="001C6BA1" w:rsidRPr="008C1851" w:rsidRDefault="001C6BA1" w:rsidP="001C6BA1">
      <w:pPr>
        <w:pStyle w:val="GOSTScript"/>
      </w:pPr>
      <w:r w:rsidRPr="008C1851">
        <w:tab/>
        <w:t>"document": {</w:t>
      </w:r>
    </w:p>
    <w:p w14:paraId="6AD71368" w14:textId="77777777" w:rsidR="001C6BA1" w:rsidRPr="008C1851" w:rsidRDefault="001C6BA1" w:rsidP="001C6BA1">
      <w:pPr>
        <w:pStyle w:val="GOSTScript"/>
      </w:pPr>
      <w:r w:rsidRPr="008C1851">
        <w:tab/>
      </w:r>
      <w:r w:rsidRPr="008C1851">
        <w:tab/>
        <w:t>"document_no": "123",</w:t>
      </w:r>
    </w:p>
    <w:p w14:paraId="58107890" w14:textId="77777777" w:rsidR="001C6BA1" w:rsidRPr="008C1851" w:rsidRDefault="001C6BA1" w:rsidP="001C6BA1">
      <w:pPr>
        <w:pStyle w:val="GOSTScript"/>
      </w:pPr>
      <w:r w:rsidRPr="008C1851">
        <w:tab/>
      </w:r>
      <w:r w:rsidRPr="008C1851">
        <w:tab/>
        <w:t>"document_date": "2023-09-12",</w:t>
      </w:r>
    </w:p>
    <w:p w14:paraId="0AEE08DA" w14:textId="77777777" w:rsidR="001C6BA1" w:rsidRPr="008C1851" w:rsidRDefault="001C6BA1" w:rsidP="001C6BA1">
      <w:pPr>
        <w:pStyle w:val="GOSTScript"/>
      </w:pPr>
      <w:r w:rsidRPr="008C1851">
        <w:tab/>
      </w:r>
      <w:r w:rsidRPr="008C1851">
        <w:tab/>
        <w:t>"document_type": "РПД",</w:t>
      </w:r>
    </w:p>
    <w:p w14:paraId="68D6532F" w14:textId="77777777" w:rsidR="001C6BA1" w:rsidRPr="008C1851" w:rsidRDefault="001C6BA1" w:rsidP="001C6BA1">
      <w:pPr>
        <w:pStyle w:val="GOSTScript"/>
      </w:pPr>
      <w:r w:rsidRPr="008C1851">
        <w:tab/>
      </w:r>
      <w:r w:rsidRPr="008C1851">
        <w:tab/>
        <w:t>"recipient": {</w:t>
      </w:r>
    </w:p>
    <w:p w14:paraId="01421090" w14:textId="77777777" w:rsidR="001C6BA1" w:rsidRDefault="001C6BA1" w:rsidP="001C6BA1">
      <w:pPr>
        <w:pStyle w:val="GOSTScript"/>
      </w:pPr>
      <w:r w:rsidRPr="008C1851">
        <w:tab/>
      </w:r>
      <w:r w:rsidRPr="008C1851">
        <w:tab/>
      </w:r>
      <w:r w:rsidRPr="008C1851">
        <w:tab/>
      </w:r>
      <w:r w:rsidRPr="0073056E">
        <w:t>"treasu</w:t>
      </w:r>
      <w:r>
        <w:t>ry_account": "</w:t>
      </w:r>
      <w:r w:rsidRPr="001F6E9C">
        <w:t>03211643000000016000</w:t>
      </w:r>
      <w:r w:rsidRPr="0073056E">
        <w:t>",</w:t>
      </w:r>
    </w:p>
    <w:p w14:paraId="5E8219A9" w14:textId="77777777" w:rsidR="001C6BA1" w:rsidRPr="00DA110D" w:rsidRDefault="001C6BA1" w:rsidP="001C6BA1">
      <w:pPr>
        <w:pStyle w:val="GOSTScript"/>
      </w:pPr>
      <w:r w:rsidRPr="008C1851">
        <w:tab/>
      </w:r>
      <w:r w:rsidRPr="008C1851">
        <w:tab/>
      </w:r>
      <w:r w:rsidRPr="008C1851">
        <w:tab/>
      </w:r>
      <w:r w:rsidRPr="00DA110D">
        <w:t>"</w:t>
      </w:r>
      <w:r>
        <w:t>is_nps</w:t>
      </w:r>
      <w:r w:rsidRPr="00DA110D">
        <w:t>": "</w:t>
      </w:r>
      <w:r w:rsidRPr="00BB630E">
        <w:t>0</w:t>
      </w:r>
      <w:r w:rsidRPr="00DA110D">
        <w:t>",</w:t>
      </w:r>
    </w:p>
    <w:p w14:paraId="401F4ED3" w14:textId="77777777" w:rsidR="001C6BA1" w:rsidRDefault="001C6BA1" w:rsidP="001C6BA1">
      <w:pPr>
        <w:pStyle w:val="GOSTScript"/>
      </w:pPr>
      <w:r w:rsidRPr="008C1851">
        <w:tab/>
      </w:r>
      <w:r w:rsidRPr="008C1851">
        <w:tab/>
      </w:r>
      <w:r w:rsidRPr="008C1851">
        <w:tab/>
      </w:r>
      <w:r w:rsidRPr="00DA110D">
        <w:t>"</w:t>
      </w:r>
      <w:r w:rsidRPr="00096B3B">
        <w:t>counterparty_tofk_code</w:t>
      </w:r>
      <w:r w:rsidRPr="00096B3B" w:rsidDel="00E127D0">
        <w:t xml:space="preserve"> </w:t>
      </w:r>
      <w:r w:rsidRPr="00DA110D">
        <w:t>": "</w:t>
      </w:r>
      <w:r>
        <w:t>6000</w:t>
      </w:r>
      <w:r w:rsidRPr="00DA110D">
        <w:t>"</w:t>
      </w:r>
    </w:p>
    <w:p w14:paraId="0C1FBF36" w14:textId="77777777" w:rsidR="001C6BA1" w:rsidRPr="00DA110D" w:rsidRDefault="001C6BA1" w:rsidP="001C6BA1">
      <w:pPr>
        <w:pStyle w:val="GOSTScript"/>
      </w:pPr>
      <w:r w:rsidRPr="008C1851">
        <w:tab/>
      </w:r>
      <w:r w:rsidRPr="008C1851">
        <w:tab/>
      </w:r>
      <w:r w:rsidRPr="00DA110D">
        <w:t>},</w:t>
      </w:r>
    </w:p>
    <w:p w14:paraId="38F723D4" w14:textId="77777777" w:rsidR="001C6BA1" w:rsidRPr="00DA110D" w:rsidRDefault="001C6BA1" w:rsidP="001C6BA1">
      <w:pPr>
        <w:pStyle w:val="GOSTScript"/>
      </w:pPr>
      <w:r w:rsidRPr="008C1851">
        <w:tab/>
      </w:r>
      <w:r w:rsidRPr="008C1851">
        <w:tab/>
      </w:r>
      <w:r w:rsidRPr="00DA110D">
        <w:t>"</w:t>
      </w:r>
      <w:r>
        <w:t>s</w:t>
      </w:r>
      <w:r w:rsidRPr="00DA110D">
        <w:t>ender": {</w:t>
      </w:r>
    </w:p>
    <w:p w14:paraId="7C26521B" w14:textId="77777777" w:rsidR="001C6BA1" w:rsidRDefault="001C6BA1" w:rsidP="001C6BA1">
      <w:pPr>
        <w:pStyle w:val="GOSTScript"/>
      </w:pPr>
      <w:r w:rsidRPr="008C1851">
        <w:tab/>
      </w:r>
      <w:r w:rsidRPr="008C1851">
        <w:tab/>
      </w:r>
      <w:r w:rsidRPr="008C1851">
        <w:tab/>
      </w:r>
      <w:r w:rsidRPr="0073056E">
        <w:t>"treasury_account": "</w:t>
      </w:r>
      <w:r w:rsidRPr="001F6E9C">
        <w:t>03100643000000016000</w:t>
      </w:r>
      <w:r w:rsidRPr="0073056E">
        <w:t>",</w:t>
      </w:r>
    </w:p>
    <w:p w14:paraId="6528CAB2" w14:textId="77777777" w:rsidR="001C6BA1" w:rsidRPr="00DA110D" w:rsidRDefault="001C6BA1" w:rsidP="001C6BA1">
      <w:pPr>
        <w:pStyle w:val="GOSTScript"/>
      </w:pPr>
      <w:r w:rsidRPr="008C1851">
        <w:tab/>
      </w:r>
      <w:r w:rsidRPr="008C1851">
        <w:tab/>
      </w:r>
      <w:r w:rsidRPr="008C1851">
        <w:tab/>
      </w:r>
      <w:r w:rsidRPr="00DA110D">
        <w:t>"account": "</w:t>
      </w:r>
      <w:r w:rsidRPr="0063024A">
        <w:t>00000000000</w:t>
      </w:r>
      <w:r w:rsidRPr="00DA110D">
        <w:t>",</w:t>
      </w:r>
    </w:p>
    <w:p w14:paraId="68F4F64A" w14:textId="77777777" w:rsidR="001C6BA1" w:rsidRDefault="001C6BA1" w:rsidP="001C6BA1">
      <w:pPr>
        <w:pStyle w:val="GOSTScript"/>
      </w:pPr>
      <w:r w:rsidRPr="008C1851">
        <w:tab/>
      </w:r>
      <w:r w:rsidRPr="008C1851">
        <w:tab/>
      </w:r>
      <w:r w:rsidRPr="008C1851">
        <w:tab/>
      </w:r>
      <w:r w:rsidRPr="00DA110D">
        <w:t>"</w:t>
      </w:r>
      <w:r w:rsidRPr="0073056E">
        <w:t>account</w:t>
      </w:r>
      <w:r>
        <w:t>_</w:t>
      </w:r>
      <w:r w:rsidRPr="00DA110D">
        <w:t>tofk_code</w:t>
      </w:r>
      <w:r w:rsidRPr="00DA110D" w:rsidDel="00B167D6">
        <w:t xml:space="preserve"> </w:t>
      </w:r>
      <w:r w:rsidRPr="00DA110D">
        <w:t>": "</w:t>
      </w:r>
      <w:r w:rsidRPr="001C252D">
        <w:t>60</w:t>
      </w:r>
      <w:r w:rsidRPr="00DA110D">
        <w:t>00",</w:t>
      </w:r>
    </w:p>
    <w:p w14:paraId="189956BE" w14:textId="77777777" w:rsidR="001C6BA1" w:rsidRPr="00DA110D" w:rsidRDefault="001C6BA1" w:rsidP="001C6BA1">
      <w:pPr>
        <w:pStyle w:val="GOSTScript"/>
      </w:pPr>
      <w:r w:rsidRPr="008C1851">
        <w:tab/>
      </w:r>
      <w:r w:rsidRPr="008C1851">
        <w:tab/>
      </w:r>
      <w:r w:rsidRPr="008C1851">
        <w:tab/>
      </w:r>
      <w:r w:rsidRPr="00DA110D">
        <w:t>"oktmo": "</w:t>
      </w:r>
      <w:r w:rsidRPr="001F6E9C">
        <w:t>63000000</w:t>
      </w:r>
      <w:r w:rsidRPr="00DA110D">
        <w:t>",</w:t>
      </w:r>
    </w:p>
    <w:p w14:paraId="4DA1730A" w14:textId="7693C517" w:rsidR="001C6BA1" w:rsidRPr="008023BB" w:rsidRDefault="001C6BA1" w:rsidP="001C6BA1">
      <w:pPr>
        <w:pStyle w:val="GOSTScript"/>
      </w:pPr>
      <w:r w:rsidRPr="008C1851">
        <w:tab/>
      </w:r>
      <w:r w:rsidRPr="008C1851">
        <w:tab/>
      </w:r>
      <w:r w:rsidRPr="008C1851">
        <w:tab/>
      </w:r>
      <w:r w:rsidRPr="00996D32">
        <w:t>"</w:t>
      </w:r>
      <w:r w:rsidRPr="00161918" w:rsidDel="001E24C6">
        <w:t xml:space="preserve"> </w:t>
      </w:r>
      <w:r>
        <w:t>entries</w:t>
      </w:r>
      <w:r w:rsidRPr="008023BB">
        <w:t>": [</w:t>
      </w:r>
    </w:p>
    <w:p w14:paraId="45C7336E" w14:textId="77777777" w:rsidR="001C6BA1" w:rsidRPr="008023BB" w:rsidRDefault="001C6BA1" w:rsidP="001C6BA1">
      <w:pPr>
        <w:pStyle w:val="GOSTScript"/>
      </w:pPr>
      <w:r w:rsidRPr="008C1851">
        <w:tab/>
      </w:r>
      <w:r w:rsidRPr="008C1851">
        <w:tab/>
      </w:r>
      <w:r w:rsidRPr="008C1851">
        <w:tab/>
      </w:r>
      <w:r w:rsidRPr="008C1851">
        <w:tab/>
      </w:r>
      <w:r w:rsidRPr="008023BB">
        <w:t>{</w:t>
      </w:r>
    </w:p>
    <w:p w14:paraId="060CD2EA" w14:textId="77777777" w:rsidR="001C6BA1" w:rsidRDefault="001C6BA1" w:rsidP="001C6BA1">
      <w:pPr>
        <w:pStyle w:val="GOSTScript"/>
      </w:pPr>
      <w:r w:rsidRPr="008C1851">
        <w:tab/>
      </w:r>
      <w:r w:rsidRPr="008C1851">
        <w:tab/>
      </w:r>
      <w:r w:rsidRPr="008C1851">
        <w:tab/>
      </w:r>
      <w:r w:rsidRPr="008C1851">
        <w:tab/>
      </w:r>
      <w:r w:rsidRPr="008C1851">
        <w:tab/>
      </w:r>
      <w:r w:rsidRPr="004072BF">
        <w:t>"</w:t>
      </w:r>
      <w:r w:rsidRPr="0032084D">
        <w:t>line</w:t>
      </w:r>
      <w:r w:rsidRPr="004072BF">
        <w:t>_</w:t>
      </w:r>
      <w:r w:rsidRPr="0032084D">
        <w:t>id</w:t>
      </w:r>
      <w:r w:rsidRPr="004072BF">
        <w:t>": "</w:t>
      </w:r>
      <w:r w:rsidRPr="0032084D">
        <w:t>b</w:t>
      </w:r>
      <w:r w:rsidRPr="004072BF">
        <w:t>0</w:t>
      </w:r>
      <w:r w:rsidRPr="0032084D">
        <w:t>d</w:t>
      </w:r>
      <w:r w:rsidRPr="004072BF">
        <w:t>4</w:t>
      </w:r>
      <w:r w:rsidRPr="0032084D">
        <w:t>ce</w:t>
      </w:r>
      <w:r w:rsidRPr="004072BF">
        <w:t>5</w:t>
      </w:r>
      <w:r w:rsidRPr="0032084D">
        <w:t>d</w:t>
      </w:r>
      <w:r w:rsidRPr="004072BF">
        <w:t>-2757-4699-948</w:t>
      </w:r>
      <w:r w:rsidRPr="0032084D">
        <w:t>c</w:t>
      </w:r>
      <w:r w:rsidRPr="004072BF">
        <w:t>-</w:t>
      </w:r>
      <w:r w:rsidRPr="0032084D">
        <w:t>cfa</w:t>
      </w:r>
      <w:r w:rsidRPr="004072BF">
        <w:t>72</w:t>
      </w:r>
      <w:r w:rsidRPr="0032084D">
        <w:t>ba</w:t>
      </w:r>
      <w:r w:rsidRPr="004072BF">
        <w:t>94</w:t>
      </w:r>
      <w:r w:rsidRPr="0032084D">
        <w:t>f</w:t>
      </w:r>
      <w:r w:rsidRPr="004072BF">
        <w:t xml:space="preserve">10", </w:t>
      </w:r>
    </w:p>
    <w:p w14:paraId="35040737" w14:textId="77777777" w:rsidR="001C6BA1" w:rsidRPr="00DA110D" w:rsidRDefault="001C6BA1" w:rsidP="001C6BA1">
      <w:pPr>
        <w:pStyle w:val="GOSTScript"/>
      </w:pPr>
      <w:r w:rsidRPr="008C1851">
        <w:tab/>
      </w:r>
      <w:r w:rsidRPr="008C1851">
        <w:tab/>
      </w:r>
      <w:r w:rsidRPr="008C1851">
        <w:tab/>
      </w:r>
      <w:r w:rsidRPr="008C1851">
        <w:tab/>
      </w:r>
      <w:r w:rsidRPr="008C1851">
        <w:tab/>
      </w:r>
      <w:r w:rsidRPr="00DA110D">
        <w:t>"bcc": "</w:t>
      </w:r>
      <w:r w:rsidRPr="001F6E9C">
        <w:t>10011701010016000180</w:t>
      </w:r>
      <w:r w:rsidRPr="00DA110D">
        <w:t>",</w:t>
      </w:r>
    </w:p>
    <w:p w14:paraId="7695A943" w14:textId="77777777" w:rsidR="001C6BA1" w:rsidRPr="00DA110D" w:rsidRDefault="001C6BA1" w:rsidP="001C6BA1">
      <w:pPr>
        <w:pStyle w:val="GOSTScript"/>
      </w:pPr>
      <w:r w:rsidRPr="008C1851">
        <w:tab/>
      </w:r>
      <w:r w:rsidRPr="008C1851">
        <w:tab/>
      </w:r>
      <w:r w:rsidRPr="008C1851">
        <w:tab/>
      </w:r>
      <w:r w:rsidRPr="008C1851">
        <w:tab/>
      </w:r>
      <w:r w:rsidRPr="008C1851">
        <w:tab/>
      </w:r>
      <w:r w:rsidRPr="00DA110D">
        <w:t>"</w:t>
      </w:r>
      <w:r w:rsidRPr="00343388">
        <w:t>type_</w:t>
      </w:r>
      <w:r>
        <w:t>bcc</w:t>
      </w:r>
      <w:r w:rsidRPr="00DA110D">
        <w:t>": "</w:t>
      </w:r>
      <w:r w:rsidRPr="001C252D">
        <w:t>20</w:t>
      </w:r>
      <w:r w:rsidRPr="00DA110D">
        <w:t>",</w:t>
      </w:r>
    </w:p>
    <w:p w14:paraId="668B58D6" w14:textId="77777777" w:rsidR="001C6BA1" w:rsidRPr="002E5B23" w:rsidRDefault="001C6BA1" w:rsidP="001C6BA1">
      <w:pPr>
        <w:pStyle w:val="GOSTScript"/>
      </w:pPr>
      <w:r w:rsidRPr="008C1851">
        <w:tab/>
      </w:r>
      <w:r w:rsidRPr="008C1851">
        <w:tab/>
      </w:r>
      <w:r w:rsidRPr="008C1851">
        <w:tab/>
      </w:r>
      <w:r w:rsidRPr="008C1851">
        <w:tab/>
      </w:r>
      <w:r w:rsidRPr="008C1851">
        <w:tab/>
      </w:r>
      <w:r w:rsidRPr="00DA110D">
        <w:t xml:space="preserve"> "analytical_group": ""</w:t>
      </w:r>
      <w:r w:rsidRPr="002E5B23">
        <w:t>,</w:t>
      </w:r>
    </w:p>
    <w:p w14:paraId="0ADC005B" w14:textId="77777777" w:rsidR="001C6BA1" w:rsidRPr="00C6161D" w:rsidRDefault="001C6BA1" w:rsidP="001C6BA1">
      <w:pPr>
        <w:pStyle w:val="GOSTScript"/>
      </w:pPr>
      <w:r w:rsidRPr="008C1851">
        <w:tab/>
      </w:r>
      <w:r w:rsidRPr="008C1851">
        <w:tab/>
      </w:r>
      <w:r w:rsidRPr="008C1851">
        <w:tab/>
      </w:r>
      <w:r w:rsidRPr="008C1851">
        <w:tab/>
      </w:r>
      <w:r w:rsidRPr="008C1851">
        <w:tab/>
      </w:r>
      <w:r w:rsidRPr="008023BB">
        <w:t xml:space="preserve"> </w:t>
      </w:r>
      <w:r w:rsidRPr="00C6161D">
        <w:t>"</w:t>
      </w:r>
      <w:r w:rsidRPr="008023BB">
        <w:t>amount</w:t>
      </w:r>
      <w:r w:rsidRPr="00C6161D">
        <w:t>": 100</w:t>
      </w:r>
    </w:p>
    <w:p w14:paraId="35066B24" w14:textId="77777777" w:rsidR="001C6BA1" w:rsidRPr="00C6161D" w:rsidRDefault="001C6BA1" w:rsidP="001C6BA1">
      <w:pPr>
        <w:pStyle w:val="GOSTScript"/>
      </w:pPr>
      <w:r w:rsidRPr="00C6161D">
        <w:tab/>
      </w:r>
      <w:r w:rsidRPr="00C6161D">
        <w:tab/>
      </w:r>
      <w:r w:rsidRPr="00C6161D">
        <w:tab/>
      </w:r>
      <w:r w:rsidRPr="00C6161D">
        <w:tab/>
        <w:t>},</w:t>
      </w:r>
    </w:p>
    <w:p w14:paraId="524913E0" w14:textId="77777777" w:rsidR="001C6BA1" w:rsidRPr="00C6161D" w:rsidRDefault="001C6BA1" w:rsidP="001C6BA1">
      <w:pPr>
        <w:pStyle w:val="GOSTScript"/>
      </w:pPr>
      <w:r w:rsidRPr="00C6161D">
        <w:tab/>
      </w:r>
      <w:r w:rsidRPr="00C6161D">
        <w:tab/>
      </w:r>
      <w:r w:rsidRPr="00C6161D">
        <w:tab/>
        <w:t>],</w:t>
      </w:r>
    </w:p>
    <w:p w14:paraId="588C635F" w14:textId="77777777" w:rsidR="001C6BA1" w:rsidRPr="00C6161D" w:rsidRDefault="001C6BA1" w:rsidP="001C6BA1">
      <w:pPr>
        <w:pStyle w:val="GOSTScript"/>
      </w:pPr>
      <w:r w:rsidRPr="00C6161D">
        <w:tab/>
      </w:r>
      <w:r w:rsidRPr="00C6161D">
        <w:tab/>
        <w:t>}</w:t>
      </w:r>
    </w:p>
    <w:p w14:paraId="1CCD1C0A" w14:textId="77777777" w:rsidR="001C6BA1" w:rsidRPr="00C6161D" w:rsidRDefault="001C6BA1" w:rsidP="001C6BA1">
      <w:pPr>
        <w:pStyle w:val="GOSTScript"/>
      </w:pPr>
      <w:r w:rsidRPr="00C6161D">
        <w:lastRenderedPageBreak/>
        <w:tab/>
        <w:t>}</w:t>
      </w:r>
    </w:p>
    <w:p w14:paraId="2B3427B1" w14:textId="54499B47" w:rsidR="005E677A" w:rsidRPr="005E677A" w:rsidRDefault="001C6BA1" w:rsidP="001C6BA1">
      <w:pPr>
        <w:pStyle w:val="GOSTScript"/>
      </w:pPr>
      <w:r w:rsidRPr="00C6161D">
        <w:t>}</w:t>
      </w:r>
    </w:p>
    <w:p w14:paraId="2EF5D4B9" w14:textId="718C6AE7" w:rsidR="00645B21" w:rsidRPr="002339AB" w:rsidRDefault="00645B21" w:rsidP="002339AB">
      <w:pPr>
        <w:pStyle w:val="41"/>
      </w:pPr>
      <w:bookmarkStart w:id="637" w:name="_Ref195713107"/>
      <w:bookmarkStart w:id="638" w:name="_Toc226625559"/>
      <w:r w:rsidRPr="002339AB">
        <w:t>«</w:t>
      </w:r>
      <w:r w:rsidR="002339AB" w:rsidRPr="002339AB">
        <w:t>Реестр передаваемых (принимаемых) платежей (ф. 0531477) (РОМ</w:t>
      </w:r>
      <w:commentRangeStart w:id="639"/>
      <w:commentRangeEnd w:id="639"/>
      <w:r w:rsidR="002339AB" w:rsidRPr="002339AB">
        <w:rPr>
          <w:rStyle w:val="affa"/>
          <w:sz w:val="24"/>
          <w:szCs w:val="26"/>
        </w:rPr>
        <w:commentReference w:id="639"/>
      </w:r>
      <w:r w:rsidR="002339AB" w:rsidRPr="002339AB">
        <w:t>)</w:t>
      </w:r>
      <w:r w:rsidR="002339AB">
        <w:t>»</w:t>
      </w:r>
      <w:r w:rsidR="002339AB" w:rsidRPr="002339AB">
        <w:t xml:space="preserve"> BSP_DOC_D_019 </w:t>
      </w:r>
      <w:r w:rsidRPr="002339AB">
        <w:t>(Document)</w:t>
      </w:r>
      <w:bookmarkEnd w:id="637"/>
      <w:bookmarkEnd w:id="638"/>
    </w:p>
    <w:p w14:paraId="27EE90C1" w14:textId="7489C2DC" w:rsidR="00645B21" w:rsidRPr="004C328C" w:rsidRDefault="00645B21" w:rsidP="00645B21">
      <w:pPr>
        <w:pStyle w:val="51"/>
      </w:pPr>
      <w:bookmarkStart w:id="640" w:name="_Toc226625560"/>
      <w:r w:rsidRPr="00601F01">
        <w:t>Перечень параметров тела запроса (Document) по документу</w:t>
      </w:r>
      <w:r>
        <w:t xml:space="preserve"> </w:t>
      </w:r>
      <w:r w:rsidR="002339AB" w:rsidRPr="002339AB">
        <w:t>«Реестр передаваемых (принимаемых) платежей (ф. 0531477) (РОМ</w:t>
      </w:r>
      <w:commentRangeStart w:id="641"/>
      <w:commentRangeEnd w:id="641"/>
      <w:r w:rsidR="002339AB" w:rsidRPr="002339AB">
        <w:rPr>
          <w:rStyle w:val="affa"/>
          <w:sz w:val="24"/>
          <w:szCs w:val="26"/>
        </w:rPr>
        <w:commentReference w:id="641"/>
      </w:r>
      <w:r w:rsidR="002339AB" w:rsidRPr="002339AB">
        <w:t>)</w:t>
      </w:r>
      <w:r w:rsidR="002339AB">
        <w:t>»</w:t>
      </w:r>
      <w:r w:rsidR="002339AB" w:rsidRPr="002339AB">
        <w:t xml:space="preserve"> BSP_DOC_D_019</w:t>
      </w:r>
      <w:bookmarkEnd w:id="640"/>
    </w:p>
    <w:p w14:paraId="7B31146D" w14:textId="4DD57E3C" w:rsidR="002339AB" w:rsidRDefault="000A24E5" w:rsidP="002339AB">
      <w:pPr>
        <w:pStyle w:val="GOSTNameTable"/>
      </w:pPr>
      <w:r>
        <w:rPr>
          <w:noProof/>
        </w:rPr>
        <w:fldChar w:fldCharType="begin"/>
      </w:r>
      <w:r>
        <w:rPr>
          <w:noProof/>
        </w:rPr>
        <w:instrText xml:space="preserve"> SEQ Таблица \* ARABIC </w:instrText>
      </w:r>
      <w:r>
        <w:rPr>
          <w:noProof/>
        </w:rPr>
        <w:fldChar w:fldCharType="separate"/>
      </w:r>
      <w:bookmarkStart w:id="642" w:name="_Toc226625611"/>
      <w:r w:rsidR="001C3732">
        <w:rPr>
          <w:noProof/>
        </w:rPr>
        <w:t>12</w:t>
      </w:r>
      <w:r>
        <w:rPr>
          <w:noProof/>
        </w:rPr>
        <w:fldChar w:fldCharType="end"/>
      </w:r>
      <w:r w:rsidR="002339AB">
        <w:t xml:space="preserve"> </w:t>
      </w:r>
      <w:r w:rsidR="00C96D5C" w:rsidRPr="00A57119">
        <w:rPr>
          <w:szCs w:val="22"/>
        </w:rPr>
        <w:t>–</w:t>
      </w:r>
      <w:r w:rsidR="002339AB">
        <w:t xml:space="preserve"> </w:t>
      </w:r>
      <w:r w:rsidR="002339AB" w:rsidRPr="001730F3">
        <w:t>Параметры запроса на подбор / сторнирование / переформирование записей учета по документу «Реестр передаваемых (принимаемых) платежей (ф. 0531477) (РОМ)» BSP_DOC_D_019</w:t>
      </w:r>
      <w:bookmarkEnd w:id="642"/>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4255E887" w14:textId="77777777" w:rsidTr="004831F6">
        <w:trPr>
          <w:cnfStyle w:val="100000000000" w:firstRow="1" w:lastRow="0" w:firstColumn="0" w:lastColumn="0" w:oddVBand="0" w:evenVBand="0" w:oddHBand="0" w:evenHBand="0" w:firstRowFirstColumn="0" w:firstRowLastColumn="0" w:lastRowFirstColumn="0" w:lastRowLastColumn="0"/>
        </w:trPr>
        <w:tc>
          <w:tcPr>
            <w:tcW w:w="1120" w:type="pct"/>
          </w:tcPr>
          <w:p w14:paraId="7B183D75" w14:textId="46467C16" w:rsidR="00ED204B" w:rsidRPr="00A57119" w:rsidRDefault="00ED204B" w:rsidP="006069EC">
            <w:pPr>
              <w:pStyle w:val="GOSTTableHead"/>
              <w:rPr>
                <w:szCs w:val="22"/>
              </w:rPr>
            </w:pPr>
            <w:r w:rsidRPr="00A57119">
              <w:t>Наименование параметра</w:t>
            </w:r>
          </w:p>
        </w:tc>
        <w:tc>
          <w:tcPr>
            <w:tcW w:w="795" w:type="pct"/>
          </w:tcPr>
          <w:p w14:paraId="6BFA9CCD" w14:textId="19133D5F" w:rsidR="00ED204B" w:rsidRPr="00A57119" w:rsidRDefault="00ED204B" w:rsidP="006069EC">
            <w:pPr>
              <w:pStyle w:val="GOSTTableHead"/>
              <w:rPr>
                <w:szCs w:val="22"/>
                <w:lang w:val="en-US"/>
              </w:rPr>
            </w:pPr>
            <w:r w:rsidRPr="00A57119">
              <w:t>Название тэга</w:t>
            </w:r>
          </w:p>
        </w:tc>
        <w:tc>
          <w:tcPr>
            <w:tcW w:w="560" w:type="pct"/>
          </w:tcPr>
          <w:p w14:paraId="085E5997" w14:textId="12263623" w:rsidR="00ED204B" w:rsidRPr="00A57119" w:rsidRDefault="00ED204B" w:rsidP="006069EC">
            <w:pPr>
              <w:pStyle w:val="GOSTTableHead"/>
              <w:rPr>
                <w:szCs w:val="22"/>
                <w:lang w:eastAsia="en-US"/>
              </w:rPr>
            </w:pPr>
            <w:r w:rsidRPr="00A57119">
              <w:t>Тип данных</w:t>
            </w:r>
          </w:p>
        </w:tc>
        <w:tc>
          <w:tcPr>
            <w:tcW w:w="374" w:type="pct"/>
          </w:tcPr>
          <w:p w14:paraId="269FA5BD" w14:textId="5EF7A146" w:rsidR="00ED204B" w:rsidRPr="00A57119" w:rsidRDefault="00ED204B" w:rsidP="006069EC">
            <w:pPr>
              <w:pStyle w:val="GOSTTableHead"/>
              <w:rPr>
                <w:szCs w:val="22"/>
              </w:rPr>
            </w:pPr>
            <w:r w:rsidRPr="00A57119">
              <w:t>Обязательность</w:t>
            </w:r>
          </w:p>
        </w:tc>
        <w:tc>
          <w:tcPr>
            <w:tcW w:w="374" w:type="pct"/>
          </w:tcPr>
          <w:p w14:paraId="55A5F9C2" w14:textId="5CF2DBFC" w:rsidR="00ED204B" w:rsidRPr="00A57119" w:rsidRDefault="00ED204B" w:rsidP="006069EC">
            <w:pPr>
              <w:pStyle w:val="GOSTTableHead"/>
              <w:rPr>
                <w:szCs w:val="22"/>
                <w:lang w:val="en-US"/>
              </w:rPr>
            </w:pPr>
            <w:r w:rsidRPr="00A57119">
              <w:t>Размерность</w:t>
            </w:r>
          </w:p>
        </w:tc>
        <w:tc>
          <w:tcPr>
            <w:tcW w:w="1777" w:type="pct"/>
          </w:tcPr>
          <w:p w14:paraId="5B6B66DC" w14:textId="6BEE3F6A" w:rsidR="00ED204B" w:rsidRPr="00A57119" w:rsidRDefault="00ED204B" w:rsidP="006069EC">
            <w:pPr>
              <w:pStyle w:val="GOSTTableHead"/>
              <w:rPr>
                <w:szCs w:val="22"/>
              </w:rPr>
            </w:pPr>
            <w:r w:rsidRPr="00A57119">
              <w:t>Описание</w:t>
            </w:r>
          </w:p>
        </w:tc>
      </w:tr>
      <w:tr w:rsidR="00ED204B" w:rsidRPr="00A57119" w14:paraId="1A144201" w14:textId="77777777" w:rsidTr="004831F6">
        <w:tc>
          <w:tcPr>
            <w:tcW w:w="5000" w:type="pct"/>
            <w:gridSpan w:val="6"/>
          </w:tcPr>
          <w:p w14:paraId="1984E364" w14:textId="3EF27311" w:rsidR="00ED204B" w:rsidRPr="00A57119" w:rsidRDefault="00ED204B" w:rsidP="00ED204B">
            <w:pPr>
              <w:suppressAutoHyphens/>
              <w:ind w:firstLine="30"/>
              <w:jc w:val="center"/>
              <w:rPr>
                <w:b/>
                <w:sz w:val="22"/>
                <w:szCs w:val="22"/>
              </w:rPr>
            </w:pPr>
            <w:r w:rsidRPr="00A57119">
              <w:rPr>
                <w:b/>
                <w:sz w:val="22"/>
                <w:szCs w:val="22"/>
              </w:rPr>
              <w:t>Реестр передаваемых (принимаемых) платежей (ф. 0531477) (РОМ</w:t>
            </w:r>
            <w:commentRangeStart w:id="643"/>
            <w:commentRangeEnd w:id="643"/>
            <w:r w:rsidRPr="00A57119">
              <w:rPr>
                <w:rStyle w:val="affa"/>
              </w:rPr>
              <w:commentReference w:id="643"/>
            </w:r>
            <w:r w:rsidRPr="00A57119">
              <w:rPr>
                <w:b/>
                <w:sz w:val="22"/>
                <w:szCs w:val="22"/>
              </w:rPr>
              <w:t>) B</w:t>
            </w:r>
            <w:r w:rsidRPr="00A57119">
              <w:rPr>
                <w:b/>
                <w:sz w:val="22"/>
                <w:szCs w:val="22"/>
                <w:lang w:val="en-US"/>
              </w:rPr>
              <w:t>SP</w:t>
            </w:r>
            <w:r w:rsidRPr="00A57119">
              <w:rPr>
                <w:b/>
                <w:sz w:val="22"/>
                <w:szCs w:val="22"/>
              </w:rPr>
              <w:t>_DOC_D_019</w:t>
            </w:r>
          </w:p>
        </w:tc>
      </w:tr>
      <w:tr w:rsidR="00ED204B" w:rsidRPr="00A57119" w14:paraId="32B40818" w14:textId="77777777" w:rsidTr="004831F6">
        <w:tc>
          <w:tcPr>
            <w:tcW w:w="1120" w:type="pct"/>
          </w:tcPr>
          <w:p w14:paraId="0FB7B359" w14:textId="039FFF88" w:rsidR="00ED204B" w:rsidRPr="00A57119" w:rsidRDefault="00ED204B" w:rsidP="00CA5D20">
            <w:pPr>
              <w:pStyle w:val="GOSTTablenorm"/>
            </w:pPr>
            <w:r w:rsidRPr="00A57119">
              <w:t>Номер документа</w:t>
            </w:r>
          </w:p>
        </w:tc>
        <w:tc>
          <w:tcPr>
            <w:tcW w:w="795" w:type="pct"/>
          </w:tcPr>
          <w:p w14:paraId="1568190E" w14:textId="2C1AB7C5" w:rsidR="00ED204B" w:rsidRPr="00CA5D20" w:rsidRDefault="00ED204B" w:rsidP="00CA5D20">
            <w:pPr>
              <w:pStyle w:val="GOSTTablenorm"/>
            </w:pPr>
            <w:r w:rsidRPr="00CA5D20">
              <w:t>document_no</w:t>
            </w:r>
          </w:p>
        </w:tc>
        <w:tc>
          <w:tcPr>
            <w:tcW w:w="560" w:type="pct"/>
          </w:tcPr>
          <w:p w14:paraId="5595D8A5" w14:textId="1808DAF8" w:rsidR="00ED204B" w:rsidRPr="00A57119" w:rsidRDefault="00ED204B" w:rsidP="00CA5D20">
            <w:pPr>
              <w:pStyle w:val="GOSTTablenorm"/>
              <w:rPr>
                <w:lang w:eastAsia="en-US"/>
              </w:rPr>
            </w:pPr>
            <w:r w:rsidRPr="00A57119">
              <w:t>Строка</w:t>
            </w:r>
          </w:p>
        </w:tc>
        <w:tc>
          <w:tcPr>
            <w:tcW w:w="374" w:type="pct"/>
          </w:tcPr>
          <w:p w14:paraId="70A5125F" w14:textId="763523F2" w:rsidR="00ED204B" w:rsidRPr="00A57119" w:rsidRDefault="00ED204B" w:rsidP="00CA5D20">
            <w:pPr>
              <w:pStyle w:val="GOSTTablenorm"/>
            </w:pPr>
            <w:r w:rsidRPr="00A57119">
              <w:t>Нет</w:t>
            </w:r>
            <w:commentRangeStart w:id="644"/>
            <w:commentRangeEnd w:id="644"/>
            <w:r w:rsidRPr="00A57119">
              <w:rPr>
                <w:rStyle w:val="affa"/>
              </w:rPr>
              <w:commentReference w:id="644"/>
            </w:r>
          </w:p>
        </w:tc>
        <w:tc>
          <w:tcPr>
            <w:tcW w:w="374" w:type="pct"/>
          </w:tcPr>
          <w:p w14:paraId="07BEBDF4" w14:textId="21A492FD" w:rsidR="00ED204B" w:rsidRPr="00A57119" w:rsidRDefault="00ED204B" w:rsidP="00CA5D20">
            <w:pPr>
              <w:pStyle w:val="GOSTTablenorm"/>
            </w:pPr>
            <w:commentRangeStart w:id="645"/>
            <w:r w:rsidRPr="00A57119">
              <w:t>&lt;=15</w:t>
            </w:r>
            <w:commentRangeEnd w:id="645"/>
            <w:r w:rsidRPr="00A57119">
              <w:rPr>
                <w:rStyle w:val="affa"/>
              </w:rPr>
              <w:commentReference w:id="645"/>
            </w:r>
          </w:p>
        </w:tc>
        <w:tc>
          <w:tcPr>
            <w:tcW w:w="1777" w:type="pct"/>
          </w:tcPr>
          <w:p w14:paraId="3B89DB6F" w14:textId="79D579F2" w:rsidR="00ED204B" w:rsidRPr="00A57119" w:rsidRDefault="00ED204B" w:rsidP="00CA5D20">
            <w:pPr>
              <w:pStyle w:val="GOSTTablenorm"/>
            </w:pPr>
            <w:r w:rsidRPr="00A57119">
              <w:t>Указывается номер документа</w:t>
            </w:r>
          </w:p>
        </w:tc>
      </w:tr>
      <w:tr w:rsidR="00ED204B" w:rsidRPr="00A57119" w14:paraId="483C7472" w14:textId="77777777" w:rsidTr="004831F6">
        <w:tc>
          <w:tcPr>
            <w:tcW w:w="1120" w:type="pct"/>
          </w:tcPr>
          <w:p w14:paraId="571DF45F" w14:textId="4224C4E9" w:rsidR="00ED204B" w:rsidRPr="00A57119" w:rsidRDefault="00ED204B" w:rsidP="00CA5D20">
            <w:pPr>
              <w:pStyle w:val="GOSTTablenorm"/>
            </w:pPr>
            <w:r w:rsidRPr="00A57119">
              <w:t>Дата документа</w:t>
            </w:r>
          </w:p>
        </w:tc>
        <w:tc>
          <w:tcPr>
            <w:tcW w:w="795" w:type="pct"/>
          </w:tcPr>
          <w:p w14:paraId="3334D0AE" w14:textId="17A2ED19" w:rsidR="00ED204B" w:rsidRPr="00CA5D20" w:rsidRDefault="00ED204B" w:rsidP="00CA5D20">
            <w:pPr>
              <w:pStyle w:val="GOSTTablenorm"/>
            </w:pPr>
            <w:r w:rsidRPr="00CA5D20">
              <w:t>document_date</w:t>
            </w:r>
          </w:p>
        </w:tc>
        <w:tc>
          <w:tcPr>
            <w:tcW w:w="560" w:type="pct"/>
          </w:tcPr>
          <w:p w14:paraId="0C3679D5" w14:textId="606E9260" w:rsidR="00ED204B" w:rsidRPr="00A57119" w:rsidRDefault="00ED204B" w:rsidP="00CA5D20">
            <w:pPr>
              <w:pStyle w:val="GOSTTablenorm"/>
              <w:rPr>
                <w:lang w:eastAsia="en-US"/>
              </w:rPr>
            </w:pPr>
            <w:r w:rsidRPr="00A57119">
              <w:t>Дата</w:t>
            </w:r>
          </w:p>
        </w:tc>
        <w:tc>
          <w:tcPr>
            <w:tcW w:w="374" w:type="pct"/>
          </w:tcPr>
          <w:p w14:paraId="20EC92F5" w14:textId="0CF252DB" w:rsidR="00ED204B" w:rsidRPr="00A57119" w:rsidRDefault="00ED204B" w:rsidP="00CA5D20">
            <w:pPr>
              <w:pStyle w:val="GOSTTablenorm"/>
            </w:pPr>
            <w:r w:rsidRPr="00A57119">
              <w:t>Да</w:t>
            </w:r>
          </w:p>
        </w:tc>
        <w:tc>
          <w:tcPr>
            <w:tcW w:w="374" w:type="pct"/>
          </w:tcPr>
          <w:p w14:paraId="2ECE8BC9" w14:textId="2C9C0E18" w:rsidR="00ED204B" w:rsidRPr="00A57119" w:rsidRDefault="00ED204B" w:rsidP="00CA5D20">
            <w:pPr>
              <w:pStyle w:val="GOSTTablenorm"/>
            </w:pPr>
          </w:p>
        </w:tc>
        <w:tc>
          <w:tcPr>
            <w:tcW w:w="1777" w:type="pct"/>
          </w:tcPr>
          <w:p w14:paraId="44D55C23" w14:textId="0DB420D8" w:rsidR="00ED204B" w:rsidRPr="00A57119" w:rsidRDefault="00ED204B" w:rsidP="00CA5D20">
            <w:pPr>
              <w:pStyle w:val="GOSTTablenorm"/>
            </w:pPr>
            <w:r w:rsidRPr="00A57119">
              <w:t>Указывается дата документа в формате YYYY-MM-DD</w:t>
            </w:r>
          </w:p>
        </w:tc>
      </w:tr>
      <w:tr w:rsidR="00ED204B" w:rsidRPr="00A57119" w14:paraId="45F46DD4" w14:textId="77777777" w:rsidTr="004831F6">
        <w:tc>
          <w:tcPr>
            <w:tcW w:w="1120" w:type="pct"/>
          </w:tcPr>
          <w:p w14:paraId="238B7B10" w14:textId="51475606" w:rsidR="00ED204B" w:rsidRPr="00A57119" w:rsidRDefault="00ED204B" w:rsidP="00CA5D20">
            <w:pPr>
              <w:pStyle w:val="GOSTTablenorm"/>
            </w:pPr>
            <w:r w:rsidRPr="00A57119">
              <w:t>Вид документа</w:t>
            </w:r>
          </w:p>
        </w:tc>
        <w:tc>
          <w:tcPr>
            <w:tcW w:w="795" w:type="pct"/>
          </w:tcPr>
          <w:p w14:paraId="38FCC9A3" w14:textId="38BBF507" w:rsidR="00ED204B" w:rsidRPr="00CA5D20" w:rsidRDefault="00ED204B" w:rsidP="00CA5D20">
            <w:pPr>
              <w:pStyle w:val="GOSTTablenorm"/>
            </w:pPr>
            <w:r w:rsidRPr="00CA5D20">
              <w:t>document_type</w:t>
            </w:r>
          </w:p>
        </w:tc>
        <w:tc>
          <w:tcPr>
            <w:tcW w:w="560" w:type="pct"/>
          </w:tcPr>
          <w:p w14:paraId="54D04E3A" w14:textId="1DB3E703" w:rsidR="00ED204B" w:rsidRPr="00A57119" w:rsidRDefault="00ED204B" w:rsidP="00CA5D20">
            <w:pPr>
              <w:pStyle w:val="GOSTTablenorm"/>
              <w:rPr>
                <w:lang w:eastAsia="en-US"/>
              </w:rPr>
            </w:pPr>
            <w:r w:rsidRPr="00A57119">
              <w:t>Строка</w:t>
            </w:r>
          </w:p>
        </w:tc>
        <w:tc>
          <w:tcPr>
            <w:tcW w:w="374" w:type="pct"/>
          </w:tcPr>
          <w:p w14:paraId="5655E302" w14:textId="19B20CEC" w:rsidR="00ED204B" w:rsidRPr="00A57119" w:rsidRDefault="00ED204B" w:rsidP="00CA5D20">
            <w:pPr>
              <w:pStyle w:val="GOSTTablenorm"/>
            </w:pPr>
            <w:r w:rsidRPr="00A57119">
              <w:t>Да</w:t>
            </w:r>
          </w:p>
        </w:tc>
        <w:tc>
          <w:tcPr>
            <w:tcW w:w="374" w:type="pct"/>
          </w:tcPr>
          <w:p w14:paraId="37F298B2" w14:textId="5EA6815D" w:rsidR="00ED204B" w:rsidRPr="00A57119" w:rsidRDefault="00ED204B" w:rsidP="00CA5D20">
            <w:pPr>
              <w:pStyle w:val="GOSTTablenorm"/>
            </w:pPr>
            <w:r w:rsidRPr="00A57119">
              <w:t>=3</w:t>
            </w:r>
          </w:p>
        </w:tc>
        <w:tc>
          <w:tcPr>
            <w:tcW w:w="1777" w:type="pct"/>
          </w:tcPr>
          <w:p w14:paraId="70D8BDC0" w14:textId="2F9D8C12" w:rsidR="00ED204B" w:rsidRPr="00A57119" w:rsidRDefault="00ED204B" w:rsidP="00CA5D20">
            <w:pPr>
              <w:pStyle w:val="GOSTTablenorm"/>
            </w:pPr>
            <w:r w:rsidRPr="00A57119">
              <w:t>Указывается значение «РОМ»</w:t>
            </w:r>
          </w:p>
        </w:tc>
      </w:tr>
      <w:tr w:rsidR="00ED204B" w:rsidRPr="00A57119" w14:paraId="042D1B12" w14:textId="77777777" w:rsidTr="004831F6">
        <w:tc>
          <w:tcPr>
            <w:tcW w:w="1120" w:type="pct"/>
          </w:tcPr>
          <w:p w14:paraId="1A0FF9E7" w14:textId="3365D538" w:rsidR="00ED204B" w:rsidRPr="00A66D86" w:rsidRDefault="00ED204B" w:rsidP="00A66D86">
            <w:pPr>
              <w:pStyle w:val="GOSTTablenorm"/>
              <w:rPr>
                <w:b/>
              </w:rPr>
            </w:pPr>
            <w:r w:rsidRPr="00A66D86">
              <w:rPr>
                <w:b/>
              </w:rPr>
              <w:t>Информация по строкам документа</w:t>
            </w:r>
          </w:p>
        </w:tc>
        <w:tc>
          <w:tcPr>
            <w:tcW w:w="795" w:type="pct"/>
          </w:tcPr>
          <w:p w14:paraId="71F2D17B" w14:textId="13E93444" w:rsidR="00ED204B" w:rsidRPr="00A66D86" w:rsidRDefault="00ED204B" w:rsidP="00CA5D20">
            <w:pPr>
              <w:pStyle w:val="GOSTTablenorm"/>
              <w:rPr>
                <w:b/>
              </w:rPr>
            </w:pPr>
            <w:r w:rsidRPr="00A66D86">
              <w:rPr>
                <w:b/>
              </w:rPr>
              <w:t>entries</w:t>
            </w:r>
          </w:p>
        </w:tc>
        <w:tc>
          <w:tcPr>
            <w:tcW w:w="560" w:type="pct"/>
          </w:tcPr>
          <w:p w14:paraId="0B5B4F3A" w14:textId="25C2A6A7" w:rsidR="00ED204B" w:rsidRPr="00A57119" w:rsidRDefault="00ED204B" w:rsidP="00CA5D20">
            <w:pPr>
              <w:pStyle w:val="GOSTTablenorm"/>
              <w:rPr>
                <w:lang w:eastAsia="en-US"/>
              </w:rPr>
            </w:pPr>
            <w:r w:rsidRPr="00A57119">
              <w:rPr>
                <w:lang w:eastAsia="en-US"/>
              </w:rPr>
              <w:t>Массив</w:t>
            </w:r>
          </w:p>
        </w:tc>
        <w:tc>
          <w:tcPr>
            <w:tcW w:w="374" w:type="pct"/>
          </w:tcPr>
          <w:p w14:paraId="48FB1B24" w14:textId="528F6C50" w:rsidR="00ED204B" w:rsidRPr="00A57119" w:rsidRDefault="00ED204B" w:rsidP="00CA5D20">
            <w:pPr>
              <w:pStyle w:val="GOSTTablenorm"/>
            </w:pPr>
            <w:r w:rsidRPr="00A57119">
              <w:t>Да</w:t>
            </w:r>
          </w:p>
        </w:tc>
        <w:tc>
          <w:tcPr>
            <w:tcW w:w="374" w:type="pct"/>
          </w:tcPr>
          <w:p w14:paraId="644D2152" w14:textId="77777777" w:rsidR="00ED204B" w:rsidRPr="00A57119" w:rsidRDefault="00ED204B" w:rsidP="00CA5D20">
            <w:pPr>
              <w:pStyle w:val="GOSTTablenorm"/>
            </w:pPr>
          </w:p>
        </w:tc>
        <w:tc>
          <w:tcPr>
            <w:tcW w:w="1777" w:type="pct"/>
          </w:tcPr>
          <w:p w14:paraId="7E04408B" w14:textId="77777777" w:rsidR="00ED204B" w:rsidRPr="00A57119" w:rsidRDefault="00ED204B" w:rsidP="00CA5D20">
            <w:pPr>
              <w:pStyle w:val="GOSTTablenorm"/>
            </w:pPr>
          </w:p>
        </w:tc>
      </w:tr>
      <w:tr w:rsidR="00ED204B" w:rsidRPr="00A57119" w14:paraId="666DCFC2" w14:textId="77777777" w:rsidTr="004831F6">
        <w:tc>
          <w:tcPr>
            <w:tcW w:w="1120" w:type="pct"/>
          </w:tcPr>
          <w:p w14:paraId="79DFFFA6" w14:textId="48C766B9" w:rsidR="00ED204B" w:rsidRPr="00A57119" w:rsidRDefault="00ED204B" w:rsidP="00CA5D20">
            <w:pPr>
              <w:pStyle w:val="GOSTTablenorm"/>
            </w:pPr>
            <w:r w:rsidRPr="00A57119">
              <w:t>Идентификатор строки</w:t>
            </w:r>
          </w:p>
        </w:tc>
        <w:tc>
          <w:tcPr>
            <w:tcW w:w="795" w:type="pct"/>
          </w:tcPr>
          <w:p w14:paraId="215F7845" w14:textId="4995ED40" w:rsidR="00ED204B" w:rsidRPr="00CA5D20" w:rsidRDefault="00ED204B" w:rsidP="00CA5D20">
            <w:pPr>
              <w:pStyle w:val="GOSTTablenorm"/>
            </w:pPr>
            <w:r w:rsidRPr="00A66D86">
              <w:rPr>
                <w:b/>
              </w:rPr>
              <w:t>entries:</w:t>
            </w:r>
            <w:r w:rsidRPr="00CA5D20">
              <w:t>line_id</w:t>
            </w:r>
          </w:p>
        </w:tc>
        <w:tc>
          <w:tcPr>
            <w:tcW w:w="560" w:type="pct"/>
          </w:tcPr>
          <w:p w14:paraId="6695B75F" w14:textId="17BB8C31" w:rsidR="00ED204B" w:rsidRPr="00A57119" w:rsidRDefault="00ED204B" w:rsidP="00CA5D20">
            <w:pPr>
              <w:pStyle w:val="GOSTTablenorm"/>
              <w:rPr>
                <w:lang w:eastAsia="en-US"/>
              </w:rPr>
            </w:pPr>
            <w:r w:rsidRPr="00A57119">
              <w:rPr>
                <w:lang w:val="en-US"/>
              </w:rPr>
              <w:t>GUID</w:t>
            </w:r>
          </w:p>
        </w:tc>
        <w:tc>
          <w:tcPr>
            <w:tcW w:w="374" w:type="pct"/>
          </w:tcPr>
          <w:p w14:paraId="18A89C38" w14:textId="61623368" w:rsidR="00ED204B" w:rsidRPr="00A57119" w:rsidRDefault="00ED204B" w:rsidP="00CA5D20">
            <w:pPr>
              <w:pStyle w:val="GOSTTablenorm"/>
            </w:pPr>
            <w:commentRangeStart w:id="646"/>
            <w:r w:rsidRPr="00A57119">
              <w:t>Да</w:t>
            </w:r>
            <w:commentRangeEnd w:id="646"/>
            <w:r w:rsidRPr="00A57119">
              <w:rPr>
                <w:rStyle w:val="affa"/>
              </w:rPr>
              <w:commentReference w:id="646"/>
            </w:r>
          </w:p>
        </w:tc>
        <w:tc>
          <w:tcPr>
            <w:tcW w:w="374" w:type="pct"/>
          </w:tcPr>
          <w:p w14:paraId="177DC89E" w14:textId="76E388DE" w:rsidR="00ED204B" w:rsidRPr="00A57119" w:rsidRDefault="00ED204B" w:rsidP="00CA5D20">
            <w:pPr>
              <w:pStyle w:val="GOSTTablenorm"/>
            </w:pPr>
            <w:r w:rsidRPr="00A57119">
              <w:t>=36</w:t>
            </w:r>
          </w:p>
        </w:tc>
        <w:tc>
          <w:tcPr>
            <w:tcW w:w="1777" w:type="pct"/>
          </w:tcPr>
          <w:p w14:paraId="4F8618AF" w14:textId="525CAF8C" w:rsidR="00ED204B" w:rsidRPr="00A57119" w:rsidRDefault="00ED204B" w:rsidP="00A66D86">
            <w:pPr>
              <w:pStyle w:val="GOSTTablenorm"/>
            </w:pPr>
            <w:r w:rsidRPr="00A57119">
              <w:t>Указывается технический идентификатор (</w:t>
            </w:r>
            <w:r w:rsidRPr="00A57119">
              <w:rPr>
                <w:lang w:val="en-US"/>
              </w:rPr>
              <w:t>GUID</w:t>
            </w:r>
            <w:r w:rsidRPr="00A57119">
              <w:t>) строки</w:t>
            </w:r>
          </w:p>
        </w:tc>
      </w:tr>
      <w:tr w:rsidR="00ED204B" w:rsidRPr="00A57119" w14:paraId="574FBC06" w14:textId="77777777" w:rsidTr="004831F6">
        <w:tc>
          <w:tcPr>
            <w:tcW w:w="1120" w:type="pct"/>
          </w:tcPr>
          <w:p w14:paraId="521B1CF5" w14:textId="1206ABBB" w:rsidR="00ED204B" w:rsidRPr="00A57119" w:rsidRDefault="00ED204B" w:rsidP="00CA5D20">
            <w:pPr>
              <w:pStyle w:val="GOSTTablenorm"/>
            </w:pPr>
            <w:r w:rsidRPr="00A57119">
              <w:t>Номер лицевого счета получателя</w:t>
            </w:r>
          </w:p>
        </w:tc>
        <w:tc>
          <w:tcPr>
            <w:tcW w:w="795" w:type="pct"/>
          </w:tcPr>
          <w:p w14:paraId="7532BE90" w14:textId="0F5B010A" w:rsidR="00ED204B" w:rsidRPr="00CA5D20" w:rsidRDefault="00ED204B" w:rsidP="00CA5D20">
            <w:pPr>
              <w:pStyle w:val="GOSTTablenorm"/>
            </w:pPr>
            <w:r w:rsidRPr="00A66D86">
              <w:rPr>
                <w:b/>
              </w:rPr>
              <w:t>entries:</w:t>
            </w:r>
            <w:r w:rsidRPr="00CA5D20">
              <w:t>account</w:t>
            </w:r>
          </w:p>
        </w:tc>
        <w:tc>
          <w:tcPr>
            <w:tcW w:w="560" w:type="pct"/>
          </w:tcPr>
          <w:p w14:paraId="36C5992B" w14:textId="2D3501AE" w:rsidR="00ED204B" w:rsidRPr="00A57119" w:rsidRDefault="00ED204B" w:rsidP="00CA5D20">
            <w:pPr>
              <w:pStyle w:val="GOSTTablenorm"/>
              <w:rPr>
                <w:lang w:eastAsia="en-US"/>
              </w:rPr>
            </w:pPr>
            <w:r w:rsidRPr="00A57119">
              <w:t>Строка</w:t>
            </w:r>
          </w:p>
        </w:tc>
        <w:tc>
          <w:tcPr>
            <w:tcW w:w="374" w:type="pct"/>
          </w:tcPr>
          <w:p w14:paraId="5591CE07" w14:textId="5B22D677" w:rsidR="00ED204B" w:rsidRPr="00A57119" w:rsidRDefault="00ED204B" w:rsidP="00CA5D20">
            <w:pPr>
              <w:pStyle w:val="GOSTTablenorm"/>
            </w:pPr>
            <w:r w:rsidRPr="00A57119">
              <w:t>Нет</w:t>
            </w:r>
          </w:p>
        </w:tc>
        <w:tc>
          <w:tcPr>
            <w:tcW w:w="374" w:type="pct"/>
          </w:tcPr>
          <w:p w14:paraId="5599C05A" w14:textId="1C268424" w:rsidR="00ED204B" w:rsidRPr="00A57119" w:rsidRDefault="00ED204B" w:rsidP="00CA5D20">
            <w:pPr>
              <w:pStyle w:val="GOSTTablenorm"/>
            </w:pPr>
            <w:r w:rsidRPr="00A57119">
              <w:t>=11</w:t>
            </w:r>
          </w:p>
        </w:tc>
        <w:tc>
          <w:tcPr>
            <w:tcW w:w="1777" w:type="pct"/>
          </w:tcPr>
          <w:p w14:paraId="40588171" w14:textId="47D80E3E" w:rsidR="00ED204B" w:rsidRPr="00A57119" w:rsidRDefault="00ED204B" w:rsidP="00CA5D20">
            <w:pPr>
              <w:pStyle w:val="GOSTTablenorm"/>
            </w:pPr>
            <w:r w:rsidRPr="00A57119">
              <w:t>Указывается номер лицевого счета получателя.</w:t>
            </w:r>
          </w:p>
          <w:p w14:paraId="0675266C" w14:textId="31439175" w:rsidR="00ED204B" w:rsidRPr="00A57119" w:rsidRDefault="00ED204B" w:rsidP="00CA5D20">
            <w:pPr>
              <w:pStyle w:val="GOSTTablenorm"/>
            </w:pPr>
            <w:commentRangeStart w:id="647"/>
            <w:commentRangeStart w:id="648"/>
            <w:r w:rsidRPr="00A57119">
              <w:t>Передается только для РОМ</w:t>
            </w:r>
            <w:commentRangeEnd w:id="647"/>
            <w:r w:rsidRPr="00A57119">
              <w:rPr>
                <w:rStyle w:val="affa"/>
              </w:rPr>
              <w:commentReference w:id="647"/>
            </w:r>
            <w:commentRangeEnd w:id="648"/>
            <w:r w:rsidRPr="00A57119">
              <w:rPr>
                <w:rStyle w:val="affa"/>
              </w:rPr>
              <w:commentReference w:id="648"/>
            </w:r>
          </w:p>
        </w:tc>
      </w:tr>
      <w:tr w:rsidR="00ED204B" w:rsidRPr="00A57119" w14:paraId="41E675C5" w14:textId="77777777" w:rsidTr="004831F6">
        <w:tc>
          <w:tcPr>
            <w:tcW w:w="1120" w:type="pct"/>
          </w:tcPr>
          <w:p w14:paraId="773C59C9" w14:textId="08301185" w:rsidR="00ED204B" w:rsidRPr="00A57119" w:rsidRDefault="00ED204B" w:rsidP="00CA5D20">
            <w:pPr>
              <w:pStyle w:val="GOSTTablenorm"/>
            </w:pPr>
            <w:r w:rsidRPr="00A57119">
              <w:rPr>
                <w:color w:val="000000"/>
                <w:shd w:val="clear" w:color="auto" w:fill="FFFFFF"/>
              </w:rPr>
              <w:t>ТОФК ЛС получателя</w:t>
            </w:r>
          </w:p>
        </w:tc>
        <w:tc>
          <w:tcPr>
            <w:tcW w:w="795" w:type="pct"/>
          </w:tcPr>
          <w:p w14:paraId="614D599F" w14:textId="371CD0E4" w:rsidR="00ED204B" w:rsidRPr="00CA5D20" w:rsidRDefault="00ED204B" w:rsidP="00A66D86">
            <w:pPr>
              <w:pStyle w:val="GOSTTablenorm"/>
            </w:pPr>
            <w:r w:rsidRPr="00A66D86">
              <w:rPr>
                <w:b/>
              </w:rPr>
              <w:t>entries:</w:t>
            </w:r>
            <w:r w:rsidRPr="00CA5D20">
              <w:t>account_tofk_code</w:t>
            </w:r>
          </w:p>
        </w:tc>
        <w:tc>
          <w:tcPr>
            <w:tcW w:w="560" w:type="pct"/>
          </w:tcPr>
          <w:p w14:paraId="6F740E49" w14:textId="54E87F71" w:rsidR="00ED204B" w:rsidRPr="00A57119" w:rsidRDefault="00ED204B" w:rsidP="00CA5D20">
            <w:pPr>
              <w:pStyle w:val="GOSTTablenorm"/>
              <w:rPr>
                <w:lang w:eastAsia="en-US"/>
              </w:rPr>
            </w:pPr>
            <w:r w:rsidRPr="00A57119">
              <w:t>Строка</w:t>
            </w:r>
          </w:p>
        </w:tc>
        <w:tc>
          <w:tcPr>
            <w:tcW w:w="374" w:type="pct"/>
          </w:tcPr>
          <w:p w14:paraId="52550B71" w14:textId="766DF28E" w:rsidR="00ED204B" w:rsidRPr="00A57119" w:rsidRDefault="00ED204B" w:rsidP="00CA5D20">
            <w:pPr>
              <w:pStyle w:val="GOSTTablenorm"/>
            </w:pPr>
            <w:r w:rsidRPr="00A57119">
              <w:t>Да</w:t>
            </w:r>
          </w:p>
        </w:tc>
        <w:tc>
          <w:tcPr>
            <w:tcW w:w="374" w:type="pct"/>
          </w:tcPr>
          <w:p w14:paraId="23A4D0E2" w14:textId="72FF2FFD" w:rsidR="00ED204B" w:rsidRPr="00A57119" w:rsidRDefault="00ED204B" w:rsidP="00CA5D20">
            <w:pPr>
              <w:pStyle w:val="GOSTTablenorm"/>
            </w:pPr>
            <w:r w:rsidRPr="00A57119">
              <w:t>=4</w:t>
            </w:r>
          </w:p>
        </w:tc>
        <w:tc>
          <w:tcPr>
            <w:tcW w:w="1777" w:type="pct"/>
          </w:tcPr>
          <w:p w14:paraId="04EE37FC" w14:textId="67868FCB" w:rsidR="00ED204B" w:rsidRPr="00A57119" w:rsidRDefault="00ED204B" w:rsidP="00A66D86">
            <w:pPr>
              <w:pStyle w:val="GOSTTablenorm"/>
            </w:pPr>
            <w:r w:rsidRPr="00A57119">
              <w:t>Указывается ТОФК по лицевому счету получателя</w:t>
            </w:r>
          </w:p>
        </w:tc>
      </w:tr>
      <w:tr w:rsidR="00ED204B" w:rsidRPr="00A57119" w14:paraId="1A294C1E" w14:textId="77777777" w:rsidTr="004831F6">
        <w:tc>
          <w:tcPr>
            <w:tcW w:w="1120" w:type="pct"/>
          </w:tcPr>
          <w:p w14:paraId="07075CFC" w14:textId="40C6FC84" w:rsidR="00ED204B" w:rsidRPr="00A57119" w:rsidRDefault="00ED204B" w:rsidP="00CA5D20">
            <w:pPr>
              <w:pStyle w:val="GOSTTablenorm"/>
            </w:pPr>
            <w:r w:rsidRPr="00A57119">
              <w:t>ОКТМО платежа получателя</w:t>
            </w:r>
          </w:p>
        </w:tc>
        <w:tc>
          <w:tcPr>
            <w:tcW w:w="795" w:type="pct"/>
          </w:tcPr>
          <w:p w14:paraId="4086ECFD" w14:textId="0A202721" w:rsidR="00ED204B" w:rsidRPr="00CA5D20" w:rsidRDefault="00ED204B" w:rsidP="00CA5D20">
            <w:pPr>
              <w:pStyle w:val="GOSTTablenorm"/>
            </w:pPr>
            <w:r w:rsidRPr="00A66D86">
              <w:rPr>
                <w:b/>
              </w:rPr>
              <w:t>entries:</w:t>
            </w:r>
            <w:r w:rsidRPr="00CA5D20">
              <w:t>oktmo</w:t>
            </w:r>
          </w:p>
        </w:tc>
        <w:tc>
          <w:tcPr>
            <w:tcW w:w="560" w:type="pct"/>
          </w:tcPr>
          <w:p w14:paraId="133E7DA7" w14:textId="14AEC972" w:rsidR="00ED204B" w:rsidRPr="00A57119" w:rsidRDefault="00ED204B" w:rsidP="00CA5D20">
            <w:pPr>
              <w:pStyle w:val="GOSTTablenorm"/>
              <w:rPr>
                <w:lang w:eastAsia="en-US"/>
              </w:rPr>
            </w:pPr>
            <w:r w:rsidRPr="00A57119">
              <w:rPr>
                <w:lang w:eastAsia="en-US"/>
              </w:rPr>
              <w:t>Строка</w:t>
            </w:r>
          </w:p>
        </w:tc>
        <w:tc>
          <w:tcPr>
            <w:tcW w:w="374" w:type="pct"/>
          </w:tcPr>
          <w:p w14:paraId="5F673E0B" w14:textId="1072C3DA" w:rsidR="00ED204B" w:rsidRPr="00A57119" w:rsidRDefault="00ED204B" w:rsidP="00CA5D20">
            <w:pPr>
              <w:pStyle w:val="GOSTTablenorm"/>
            </w:pPr>
            <w:r w:rsidRPr="00A57119">
              <w:t>Да</w:t>
            </w:r>
          </w:p>
        </w:tc>
        <w:tc>
          <w:tcPr>
            <w:tcW w:w="374" w:type="pct"/>
          </w:tcPr>
          <w:p w14:paraId="16C405B0" w14:textId="1DD046D5" w:rsidR="00ED204B" w:rsidRPr="00A57119" w:rsidRDefault="00ED204B" w:rsidP="00CA5D20">
            <w:pPr>
              <w:pStyle w:val="GOSTTablenorm"/>
            </w:pPr>
            <w:r w:rsidRPr="00A57119">
              <w:t>=8</w:t>
            </w:r>
          </w:p>
        </w:tc>
        <w:tc>
          <w:tcPr>
            <w:tcW w:w="1777" w:type="pct"/>
          </w:tcPr>
          <w:p w14:paraId="791AF4AB" w14:textId="6CE56BAA" w:rsidR="00ED204B" w:rsidRPr="00A57119" w:rsidRDefault="00ED204B" w:rsidP="00A66D86">
            <w:pPr>
              <w:pStyle w:val="GOSTTablenorm"/>
            </w:pPr>
            <w:r w:rsidRPr="00A57119">
              <w:t>Указывается код по ОКТМО публично-правового образования платежа получателя</w:t>
            </w:r>
          </w:p>
        </w:tc>
      </w:tr>
      <w:tr w:rsidR="00ED204B" w:rsidRPr="00A57119" w14:paraId="7B0FF0DB" w14:textId="6600F7FD" w:rsidTr="004831F6">
        <w:tc>
          <w:tcPr>
            <w:tcW w:w="1120" w:type="pct"/>
          </w:tcPr>
          <w:p w14:paraId="17537B9D" w14:textId="46C57C6F" w:rsidR="00ED204B" w:rsidRPr="00A57119" w:rsidRDefault="00ED204B" w:rsidP="00CA5D20">
            <w:pPr>
              <w:pStyle w:val="GOSTTablenorm"/>
            </w:pPr>
            <w:r w:rsidRPr="00A57119">
              <w:t>КБК</w:t>
            </w:r>
          </w:p>
        </w:tc>
        <w:tc>
          <w:tcPr>
            <w:tcW w:w="795" w:type="pct"/>
          </w:tcPr>
          <w:p w14:paraId="78B9FECA" w14:textId="64E029E5" w:rsidR="00ED204B" w:rsidRPr="00CA5D20" w:rsidRDefault="00ED204B" w:rsidP="00CA5D20">
            <w:pPr>
              <w:pStyle w:val="GOSTTablenorm"/>
            </w:pPr>
            <w:r w:rsidRPr="00A66D86">
              <w:rPr>
                <w:b/>
              </w:rPr>
              <w:t>entries:</w:t>
            </w:r>
            <w:r w:rsidRPr="00CA5D20">
              <w:t>bcc</w:t>
            </w:r>
          </w:p>
        </w:tc>
        <w:tc>
          <w:tcPr>
            <w:tcW w:w="560" w:type="pct"/>
          </w:tcPr>
          <w:p w14:paraId="12707389" w14:textId="47DA31EB" w:rsidR="00ED204B" w:rsidRPr="00A57119" w:rsidRDefault="00ED204B" w:rsidP="00CA5D20">
            <w:pPr>
              <w:pStyle w:val="GOSTTablenorm"/>
              <w:rPr>
                <w:lang w:eastAsia="en-US"/>
              </w:rPr>
            </w:pPr>
            <w:r w:rsidRPr="00A57119">
              <w:t>Строка</w:t>
            </w:r>
          </w:p>
        </w:tc>
        <w:tc>
          <w:tcPr>
            <w:tcW w:w="374" w:type="pct"/>
          </w:tcPr>
          <w:p w14:paraId="7F0D14D3" w14:textId="2EB3C219" w:rsidR="00ED204B" w:rsidRPr="00A57119" w:rsidRDefault="00ED204B" w:rsidP="00CA5D20">
            <w:pPr>
              <w:pStyle w:val="GOSTTablenorm"/>
            </w:pPr>
            <w:r w:rsidRPr="00A57119">
              <w:t>Да</w:t>
            </w:r>
          </w:p>
        </w:tc>
        <w:tc>
          <w:tcPr>
            <w:tcW w:w="374" w:type="pct"/>
          </w:tcPr>
          <w:p w14:paraId="33E4DC7D" w14:textId="0652B757" w:rsidR="00ED204B" w:rsidRPr="00A57119" w:rsidRDefault="00ED204B" w:rsidP="00CA5D20">
            <w:pPr>
              <w:pStyle w:val="GOSTTablenorm"/>
            </w:pPr>
            <w:r w:rsidRPr="00A57119">
              <w:t>=20</w:t>
            </w:r>
          </w:p>
        </w:tc>
        <w:tc>
          <w:tcPr>
            <w:tcW w:w="1777" w:type="pct"/>
          </w:tcPr>
          <w:p w14:paraId="6DEB685F" w14:textId="386040FC" w:rsidR="00ED204B" w:rsidRPr="00A57119" w:rsidRDefault="00ED204B" w:rsidP="00A66D86">
            <w:pPr>
              <w:pStyle w:val="GOSTTablenorm"/>
            </w:pPr>
            <w:r w:rsidRPr="00A57119">
              <w:t>Указывается КБК</w:t>
            </w:r>
          </w:p>
        </w:tc>
      </w:tr>
      <w:tr w:rsidR="00ED204B" w:rsidRPr="00A57119" w14:paraId="05F37792" w14:textId="77777777" w:rsidTr="004831F6">
        <w:tc>
          <w:tcPr>
            <w:tcW w:w="1120" w:type="pct"/>
          </w:tcPr>
          <w:p w14:paraId="39E5D0F9" w14:textId="502261B6" w:rsidR="00ED204B" w:rsidRPr="00A57119" w:rsidRDefault="00ED204B" w:rsidP="00CA5D20">
            <w:pPr>
              <w:pStyle w:val="GOSTTablenorm"/>
            </w:pPr>
            <w:r w:rsidRPr="00A57119">
              <w:t>Код субсидии получателя</w:t>
            </w:r>
          </w:p>
        </w:tc>
        <w:tc>
          <w:tcPr>
            <w:tcW w:w="795" w:type="pct"/>
          </w:tcPr>
          <w:p w14:paraId="408EBBCB" w14:textId="5E812E1E" w:rsidR="00ED204B" w:rsidRPr="00CA5D20" w:rsidRDefault="00ED204B" w:rsidP="00CA5D20">
            <w:pPr>
              <w:pStyle w:val="GOSTTablenorm"/>
            </w:pPr>
            <w:r w:rsidRPr="00A66D86">
              <w:rPr>
                <w:b/>
              </w:rPr>
              <w:t>entries:</w:t>
            </w:r>
            <w:r w:rsidRPr="00CA5D20">
              <w:t>analytical_group</w:t>
            </w:r>
          </w:p>
        </w:tc>
        <w:tc>
          <w:tcPr>
            <w:tcW w:w="560" w:type="pct"/>
          </w:tcPr>
          <w:p w14:paraId="3EC744B2" w14:textId="17AF638D" w:rsidR="00ED204B" w:rsidRPr="00A57119" w:rsidRDefault="00ED204B" w:rsidP="00CA5D20">
            <w:pPr>
              <w:pStyle w:val="GOSTTablenorm"/>
              <w:rPr>
                <w:lang w:eastAsia="en-US"/>
              </w:rPr>
            </w:pPr>
            <w:r w:rsidRPr="00A57119">
              <w:t>Строка</w:t>
            </w:r>
          </w:p>
        </w:tc>
        <w:tc>
          <w:tcPr>
            <w:tcW w:w="374" w:type="pct"/>
          </w:tcPr>
          <w:p w14:paraId="7DA3345B" w14:textId="3E8AD8D0" w:rsidR="00ED204B" w:rsidRPr="00A57119" w:rsidRDefault="00ED204B" w:rsidP="00CA5D20">
            <w:pPr>
              <w:pStyle w:val="GOSTTablenorm"/>
            </w:pPr>
            <w:r w:rsidRPr="00A57119">
              <w:t>Нет</w:t>
            </w:r>
          </w:p>
        </w:tc>
        <w:tc>
          <w:tcPr>
            <w:tcW w:w="374" w:type="pct"/>
          </w:tcPr>
          <w:p w14:paraId="791C8323" w14:textId="6FAC6D11" w:rsidR="00ED204B" w:rsidRPr="00A57119" w:rsidRDefault="00ED204B" w:rsidP="00CA5D20">
            <w:pPr>
              <w:pStyle w:val="GOSTTablenorm"/>
            </w:pPr>
            <w:r w:rsidRPr="00A57119">
              <w:t>&lt;=</w:t>
            </w:r>
            <w:r w:rsidRPr="00A57119">
              <w:rPr>
                <w:lang w:val="en-US"/>
              </w:rPr>
              <w:t>25</w:t>
            </w:r>
          </w:p>
        </w:tc>
        <w:tc>
          <w:tcPr>
            <w:tcW w:w="1777" w:type="pct"/>
          </w:tcPr>
          <w:p w14:paraId="1DB9E8C1" w14:textId="08D29DC7" w:rsidR="00ED204B" w:rsidRPr="00A57119" w:rsidRDefault="00ED204B" w:rsidP="00CA5D20">
            <w:pPr>
              <w:pStyle w:val="GOSTTablenorm"/>
            </w:pPr>
            <w:r w:rsidRPr="00A57119">
              <w:t>Указывается аналитический код</w:t>
            </w:r>
            <w:r w:rsidRPr="00A57119" w:rsidDel="003A506A">
              <w:t xml:space="preserve"> </w:t>
            </w:r>
            <w:r w:rsidRPr="00A57119">
              <w:t>получателя.</w:t>
            </w:r>
          </w:p>
          <w:p w14:paraId="55DFCE20" w14:textId="30475E33" w:rsidR="00ED204B" w:rsidRPr="00A57119" w:rsidRDefault="00ED204B" w:rsidP="00CA5D20">
            <w:pPr>
              <w:pStyle w:val="GOSTTablenorm"/>
            </w:pPr>
            <w:commentRangeStart w:id="649"/>
            <w:r w:rsidRPr="00A57119">
              <w:lastRenderedPageBreak/>
              <w:t>Передается только для РОМ</w:t>
            </w:r>
            <w:commentRangeEnd w:id="649"/>
            <w:r w:rsidRPr="00A57119">
              <w:rPr>
                <w:rStyle w:val="affa"/>
              </w:rPr>
              <w:commentReference w:id="649"/>
            </w:r>
          </w:p>
        </w:tc>
      </w:tr>
      <w:tr w:rsidR="00ED204B" w:rsidRPr="00A57119" w14:paraId="50204ED7" w14:textId="719F47DF" w:rsidTr="004831F6">
        <w:tc>
          <w:tcPr>
            <w:tcW w:w="1120" w:type="pct"/>
          </w:tcPr>
          <w:p w14:paraId="57AA0381" w14:textId="518A8AD6" w:rsidR="00ED204B" w:rsidRPr="00A57119" w:rsidRDefault="00ED204B" w:rsidP="00CA5D20">
            <w:pPr>
              <w:pStyle w:val="GOSTTablenorm"/>
            </w:pPr>
            <w:r w:rsidRPr="00A57119">
              <w:lastRenderedPageBreak/>
              <w:t>Период</w:t>
            </w:r>
          </w:p>
        </w:tc>
        <w:tc>
          <w:tcPr>
            <w:tcW w:w="795" w:type="pct"/>
          </w:tcPr>
          <w:p w14:paraId="30555643" w14:textId="2DA09E86" w:rsidR="00ED204B" w:rsidRPr="00CA5D20" w:rsidRDefault="00ED204B" w:rsidP="00CA5D20">
            <w:pPr>
              <w:pStyle w:val="GOSTTablenorm"/>
            </w:pPr>
            <w:r w:rsidRPr="00A66D86">
              <w:rPr>
                <w:b/>
              </w:rPr>
              <w:t>entries</w:t>
            </w:r>
            <w:r w:rsidRPr="00CA5D20">
              <w:t>:period</w:t>
            </w:r>
          </w:p>
        </w:tc>
        <w:tc>
          <w:tcPr>
            <w:tcW w:w="560" w:type="pct"/>
          </w:tcPr>
          <w:p w14:paraId="54DB1F7B" w14:textId="2113BC2D" w:rsidR="00ED204B" w:rsidRPr="00A57119" w:rsidRDefault="00ED204B" w:rsidP="00CA5D20">
            <w:pPr>
              <w:pStyle w:val="GOSTTablenorm"/>
              <w:rPr>
                <w:lang w:eastAsia="en-US"/>
              </w:rPr>
            </w:pPr>
            <w:r w:rsidRPr="00A57119">
              <w:t>Строка</w:t>
            </w:r>
          </w:p>
        </w:tc>
        <w:tc>
          <w:tcPr>
            <w:tcW w:w="374" w:type="pct"/>
          </w:tcPr>
          <w:p w14:paraId="75539509" w14:textId="22BD3448" w:rsidR="00ED204B" w:rsidRPr="00A57119" w:rsidRDefault="00ED204B" w:rsidP="00CA5D20">
            <w:pPr>
              <w:pStyle w:val="GOSTTablenorm"/>
            </w:pPr>
            <w:r w:rsidRPr="00A57119">
              <w:t>Да</w:t>
            </w:r>
          </w:p>
        </w:tc>
        <w:tc>
          <w:tcPr>
            <w:tcW w:w="374" w:type="pct"/>
          </w:tcPr>
          <w:p w14:paraId="228974EE" w14:textId="35C500A1" w:rsidR="00ED204B" w:rsidRPr="00A57119" w:rsidRDefault="00ED204B" w:rsidP="00CA5D20">
            <w:pPr>
              <w:pStyle w:val="GOSTTablenorm"/>
            </w:pPr>
            <w:r w:rsidRPr="00A57119">
              <w:t>=4</w:t>
            </w:r>
          </w:p>
        </w:tc>
        <w:tc>
          <w:tcPr>
            <w:tcW w:w="1777" w:type="pct"/>
          </w:tcPr>
          <w:p w14:paraId="0E578F47" w14:textId="1D9ED6B3" w:rsidR="00ED204B" w:rsidRPr="00A57119" w:rsidRDefault="00ED204B" w:rsidP="00CA5D20">
            <w:pPr>
              <w:pStyle w:val="GOSTTablenorm"/>
            </w:pPr>
            <w:r w:rsidRPr="00A57119">
              <w:t>Заполняется период (год) принятия НВС ФБ к учету годом поступления НВС ФБ</w:t>
            </w:r>
          </w:p>
        </w:tc>
      </w:tr>
      <w:tr w:rsidR="00ED204B" w:rsidRPr="00A57119" w14:paraId="30E87E60" w14:textId="1A0A7307" w:rsidTr="004831F6">
        <w:tc>
          <w:tcPr>
            <w:tcW w:w="1120" w:type="pct"/>
          </w:tcPr>
          <w:p w14:paraId="01F391A0" w14:textId="6F106493" w:rsidR="00ED204B" w:rsidRPr="00A57119" w:rsidRDefault="00ED204B" w:rsidP="00CA5D20">
            <w:pPr>
              <w:pStyle w:val="GOSTTablenorm"/>
            </w:pPr>
            <w:r w:rsidRPr="00A57119">
              <w:t>Сумма в рублях</w:t>
            </w:r>
          </w:p>
        </w:tc>
        <w:tc>
          <w:tcPr>
            <w:tcW w:w="795" w:type="pct"/>
          </w:tcPr>
          <w:p w14:paraId="7826623E" w14:textId="345DB789" w:rsidR="00ED204B" w:rsidRPr="00CA5D20" w:rsidRDefault="00ED204B" w:rsidP="00CA5D20">
            <w:pPr>
              <w:pStyle w:val="GOSTTablenorm"/>
            </w:pPr>
            <w:r w:rsidRPr="00A66D86">
              <w:rPr>
                <w:b/>
              </w:rPr>
              <w:t>entries:</w:t>
            </w:r>
            <w:r w:rsidRPr="00CA5D20">
              <w:t>amount</w:t>
            </w:r>
          </w:p>
        </w:tc>
        <w:tc>
          <w:tcPr>
            <w:tcW w:w="560" w:type="pct"/>
          </w:tcPr>
          <w:p w14:paraId="7393CA6D" w14:textId="4034EB89" w:rsidR="00ED204B" w:rsidRPr="00A57119" w:rsidRDefault="00ED204B" w:rsidP="00CA5D20">
            <w:pPr>
              <w:pStyle w:val="GOSTTablenorm"/>
              <w:rPr>
                <w:lang w:eastAsia="en-US"/>
              </w:rPr>
            </w:pPr>
            <w:r w:rsidRPr="00A57119">
              <w:t>Сумма</w:t>
            </w:r>
          </w:p>
        </w:tc>
        <w:tc>
          <w:tcPr>
            <w:tcW w:w="374" w:type="pct"/>
          </w:tcPr>
          <w:p w14:paraId="07C9A9B8" w14:textId="3A6575F7" w:rsidR="00ED204B" w:rsidRPr="00A57119" w:rsidRDefault="00ED204B" w:rsidP="00CA5D20">
            <w:pPr>
              <w:pStyle w:val="GOSTTablenorm"/>
            </w:pPr>
            <w:r w:rsidRPr="00A57119">
              <w:t>Да</w:t>
            </w:r>
          </w:p>
        </w:tc>
        <w:tc>
          <w:tcPr>
            <w:tcW w:w="374" w:type="pct"/>
          </w:tcPr>
          <w:p w14:paraId="5E809D88" w14:textId="3CF5A33E" w:rsidR="00ED204B" w:rsidRPr="00A57119" w:rsidRDefault="00ED204B" w:rsidP="00CA5D20">
            <w:pPr>
              <w:pStyle w:val="GOSTTablenorm"/>
            </w:pPr>
          </w:p>
        </w:tc>
        <w:tc>
          <w:tcPr>
            <w:tcW w:w="1777" w:type="pct"/>
          </w:tcPr>
          <w:p w14:paraId="07285243" w14:textId="62E5841F" w:rsidR="00ED204B" w:rsidRPr="00A57119" w:rsidRDefault="00ED204B" w:rsidP="00CA5D20">
            <w:pPr>
              <w:pStyle w:val="GOSTTablenorm"/>
            </w:pPr>
            <w:r w:rsidRPr="00A57119">
              <w:t>Указывается сумма строки по документу в валюте Российской Федерации, с точностью 2 знака после запятой</w:t>
            </w:r>
          </w:p>
        </w:tc>
      </w:tr>
      <w:tr w:rsidR="00ED204B" w:rsidRPr="00A57119" w14:paraId="55158C35" w14:textId="77777777" w:rsidTr="004831F6">
        <w:tc>
          <w:tcPr>
            <w:tcW w:w="1120" w:type="pct"/>
          </w:tcPr>
          <w:p w14:paraId="2AB2BF65" w14:textId="000DED16" w:rsidR="00ED204B" w:rsidRPr="00A57119" w:rsidRDefault="00ED204B" w:rsidP="00CA5D20">
            <w:pPr>
              <w:pStyle w:val="GOSTTablenorm"/>
            </w:pPr>
            <w:r w:rsidRPr="00A57119">
              <w:t>Идентификатор документа по зачислению НВС ФБ</w:t>
            </w:r>
          </w:p>
        </w:tc>
        <w:tc>
          <w:tcPr>
            <w:tcW w:w="795" w:type="pct"/>
          </w:tcPr>
          <w:p w14:paraId="26655425" w14:textId="314D0357" w:rsidR="00ED204B" w:rsidRPr="00CA5D20" w:rsidRDefault="00ED204B" w:rsidP="00CA5D20">
            <w:pPr>
              <w:pStyle w:val="GOSTTablenorm"/>
            </w:pPr>
            <w:r w:rsidRPr="00A66D86">
              <w:rPr>
                <w:b/>
              </w:rPr>
              <w:t>entries</w:t>
            </w:r>
            <w:r w:rsidRPr="00CA5D20">
              <w:t>:doc_guid_nvs</w:t>
            </w:r>
          </w:p>
        </w:tc>
        <w:tc>
          <w:tcPr>
            <w:tcW w:w="560" w:type="pct"/>
          </w:tcPr>
          <w:p w14:paraId="1859C9BD" w14:textId="7285E9BC" w:rsidR="00ED204B" w:rsidRPr="00A57119" w:rsidRDefault="00ED204B" w:rsidP="00CA5D20">
            <w:pPr>
              <w:pStyle w:val="GOSTTablenorm"/>
            </w:pPr>
            <w:r w:rsidRPr="00A57119">
              <w:t>GUID</w:t>
            </w:r>
          </w:p>
        </w:tc>
        <w:tc>
          <w:tcPr>
            <w:tcW w:w="374" w:type="pct"/>
          </w:tcPr>
          <w:p w14:paraId="479D1746" w14:textId="1664C391" w:rsidR="00ED204B" w:rsidRPr="00A57119" w:rsidRDefault="00ED204B" w:rsidP="00CA5D20">
            <w:pPr>
              <w:pStyle w:val="GOSTTablenorm"/>
            </w:pPr>
            <w:r w:rsidRPr="00A57119">
              <w:t>Да</w:t>
            </w:r>
          </w:p>
        </w:tc>
        <w:tc>
          <w:tcPr>
            <w:tcW w:w="374" w:type="pct"/>
          </w:tcPr>
          <w:p w14:paraId="7092BA6F" w14:textId="32AF454D" w:rsidR="00ED204B" w:rsidRPr="00A57119" w:rsidRDefault="00ED204B" w:rsidP="00CA5D20">
            <w:pPr>
              <w:pStyle w:val="GOSTTablenorm"/>
            </w:pPr>
            <w:r w:rsidRPr="00A57119">
              <w:t>=36</w:t>
            </w:r>
          </w:p>
        </w:tc>
        <w:tc>
          <w:tcPr>
            <w:tcW w:w="1777" w:type="pct"/>
          </w:tcPr>
          <w:p w14:paraId="480724A4" w14:textId="327A4EB3" w:rsidR="00ED204B" w:rsidRPr="00A57119" w:rsidRDefault="00ED204B" w:rsidP="00CA5D20">
            <w:pPr>
              <w:pStyle w:val="GOSTTablenorm"/>
            </w:pPr>
            <w:r w:rsidRPr="00A57119">
              <w:t xml:space="preserve">Указывается </w:t>
            </w:r>
            <w:r>
              <w:t xml:space="preserve">внешний </w:t>
            </w:r>
            <w:r w:rsidRPr="00A57119">
              <w:t>ГУИД распоряжения (ЭДВ/КДВ)</w:t>
            </w:r>
          </w:p>
        </w:tc>
      </w:tr>
    </w:tbl>
    <w:p w14:paraId="0AE38A05" w14:textId="270D3D23" w:rsidR="005E677A" w:rsidRPr="005E677A" w:rsidRDefault="005E677A" w:rsidP="005E677A">
      <w:pPr>
        <w:pStyle w:val="51"/>
      </w:pPr>
      <w:bookmarkStart w:id="650" w:name="_Toc226625561"/>
      <w:r w:rsidRPr="005E677A">
        <w:t>Пример запроса по документу «</w:t>
      </w:r>
      <w:r w:rsidR="00431832" w:rsidRPr="001730F3">
        <w:t>Реестр передаваемых (принимаемых) платежей (ф. 0531477) (РОМ)» BSP_DOC_D_019</w:t>
      </w:r>
      <w:bookmarkEnd w:id="650"/>
    </w:p>
    <w:p w14:paraId="76B4BC4C" w14:textId="77777777" w:rsidR="006850A1" w:rsidRPr="00A97178" w:rsidRDefault="006850A1" w:rsidP="006850A1">
      <w:pPr>
        <w:pStyle w:val="GOSTScript"/>
      </w:pPr>
      <w:r w:rsidRPr="00A97178">
        <w:t>{</w:t>
      </w:r>
    </w:p>
    <w:p w14:paraId="0EA8AEEA" w14:textId="77777777" w:rsidR="006850A1" w:rsidRPr="00A97178" w:rsidRDefault="006850A1" w:rsidP="006850A1">
      <w:pPr>
        <w:pStyle w:val="GOSTScript"/>
      </w:pPr>
      <w:r w:rsidRPr="00A97178">
        <w:tab/>
        <w:t>"header": {</w:t>
      </w:r>
    </w:p>
    <w:p w14:paraId="784B11DC" w14:textId="77777777" w:rsidR="006850A1" w:rsidRPr="00A97178" w:rsidRDefault="006850A1" w:rsidP="006850A1">
      <w:pPr>
        <w:pStyle w:val="GOSTScript"/>
      </w:pPr>
      <w:r w:rsidRPr="00A97178">
        <w:tab/>
      </w:r>
      <w:r w:rsidRPr="00A97178">
        <w:tab/>
        <w:t>"Source": "RMS",</w:t>
      </w:r>
    </w:p>
    <w:p w14:paraId="72F9105E" w14:textId="77777777" w:rsidR="006850A1" w:rsidRPr="00A97178" w:rsidRDefault="006850A1" w:rsidP="006850A1">
      <w:pPr>
        <w:pStyle w:val="GOSTScript"/>
      </w:pPr>
      <w:r w:rsidRPr="00A97178">
        <w:tab/>
      </w:r>
      <w:r w:rsidRPr="00A97178">
        <w:tab/>
        <w:t>"ReqDateTime": "2022-08-29 10:37:22",</w:t>
      </w:r>
    </w:p>
    <w:p w14:paraId="57F5D245" w14:textId="77777777" w:rsidR="006850A1" w:rsidRPr="00A97178" w:rsidRDefault="006850A1" w:rsidP="006850A1">
      <w:pPr>
        <w:pStyle w:val="GOSTScript"/>
      </w:pPr>
      <w:r w:rsidRPr="00A97178">
        <w:tab/>
      </w:r>
      <w:r w:rsidRPr="00A97178">
        <w:tab/>
        <w:t>"Version": "1.0",</w:t>
      </w:r>
    </w:p>
    <w:p w14:paraId="0C907F1B" w14:textId="77777777" w:rsidR="006850A1" w:rsidRPr="00A97178" w:rsidRDefault="006850A1" w:rsidP="006850A1">
      <w:pPr>
        <w:pStyle w:val="GOSTScript"/>
      </w:pPr>
      <w:r w:rsidRPr="00A97178">
        <w:tab/>
      </w:r>
      <w:r w:rsidRPr="00A97178">
        <w:tab/>
        <w:t>"ReqGuid": "b0d4ce5d-2757-4699-948c-cfa72ba94f10",</w:t>
      </w:r>
    </w:p>
    <w:p w14:paraId="1E68E0B7" w14:textId="77777777" w:rsidR="006850A1" w:rsidRPr="00A97178" w:rsidRDefault="006850A1" w:rsidP="006850A1">
      <w:pPr>
        <w:pStyle w:val="GOSTScript"/>
      </w:pPr>
      <w:r w:rsidRPr="00A97178">
        <w:tab/>
      </w:r>
      <w:r w:rsidRPr="00A97178">
        <w:tab/>
        <w:t>"DocGuid": "0bd90a7c-e339-46ff-ac39-71029ff81370",</w:t>
      </w:r>
    </w:p>
    <w:p w14:paraId="38817EE8" w14:textId="77777777" w:rsidR="006850A1" w:rsidRPr="00A97178" w:rsidRDefault="006850A1" w:rsidP="006850A1">
      <w:pPr>
        <w:pStyle w:val="GOSTScript"/>
      </w:pPr>
      <w:r w:rsidRPr="00A97178">
        <w:tab/>
      </w:r>
      <w:r w:rsidRPr="00A97178">
        <w:tab/>
        <w:t>"RequestType": "ACCOUNTING",</w:t>
      </w:r>
    </w:p>
    <w:p w14:paraId="5AEE6D7C" w14:textId="36845DC3" w:rsidR="006850A1" w:rsidRPr="00A97178" w:rsidRDefault="006850A1" w:rsidP="006850A1">
      <w:pPr>
        <w:pStyle w:val="GOSTScript"/>
      </w:pPr>
      <w:r>
        <w:tab/>
      </w:r>
      <w:r>
        <w:tab/>
        <w:t>"TypeDoc": "BSP_DOC_D_01</w:t>
      </w:r>
      <w:r w:rsidRPr="00A97178">
        <w:t>9",</w:t>
      </w:r>
    </w:p>
    <w:p w14:paraId="07EB1AC6" w14:textId="77777777" w:rsidR="006850A1" w:rsidRPr="00A97178" w:rsidRDefault="006850A1" w:rsidP="006850A1">
      <w:pPr>
        <w:pStyle w:val="GOSTScript"/>
      </w:pPr>
      <w:r w:rsidRPr="00A97178">
        <w:tab/>
      </w:r>
      <w:r w:rsidRPr="00A97178">
        <w:tab/>
        <w:t>"Stage": "auth",</w:t>
      </w:r>
    </w:p>
    <w:p w14:paraId="616EC08B" w14:textId="77777777" w:rsidR="006850A1" w:rsidRPr="00A97178" w:rsidRDefault="006850A1" w:rsidP="006850A1">
      <w:pPr>
        <w:pStyle w:val="GOSTScript"/>
      </w:pPr>
      <w:r w:rsidRPr="00A97178">
        <w:tab/>
      </w:r>
      <w:r w:rsidRPr="00A97178">
        <w:tab/>
        <w:t>"BalLevContrl": "2",</w:t>
      </w:r>
    </w:p>
    <w:p w14:paraId="70DD918C" w14:textId="77777777" w:rsidR="006850A1" w:rsidRPr="00A97178" w:rsidRDefault="006850A1" w:rsidP="006850A1">
      <w:pPr>
        <w:pStyle w:val="GOSTScript"/>
      </w:pPr>
      <w:r w:rsidRPr="00A97178">
        <w:tab/>
      </w:r>
      <w:r w:rsidRPr="00A97178">
        <w:tab/>
        <w:t>"Subject": "5700",</w:t>
      </w:r>
    </w:p>
    <w:p w14:paraId="7F25AE21" w14:textId="77777777" w:rsidR="006850A1" w:rsidRPr="00A97178" w:rsidRDefault="006850A1" w:rsidP="006850A1">
      <w:pPr>
        <w:pStyle w:val="GOSTScript"/>
      </w:pPr>
      <w:r w:rsidRPr="00A97178">
        <w:tab/>
      </w:r>
      <w:r w:rsidRPr="00A97178">
        <w:tab/>
        <w:t>"SettlementDate": "2022-08-28"</w:t>
      </w:r>
    </w:p>
    <w:p w14:paraId="63961502" w14:textId="77777777" w:rsidR="006850A1" w:rsidRPr="00A97178" w:rsidRDefault="006850A1" w:rsidP="006850A1">
      <w:pPr>
        <w:pStyle w:val="GOSTScript"/>
      </w:pPr>
      <w:r w:rsidRPr="00A97178">
        <w:tab/>
        <w:t>},</w:t>
      </w:r>
    </w:p>
    <w:p w14:paraId="0FB0D2A9" w14:textId="77777777" w:rsidR="006850A1" w:rsidRPr="00A97178" w:rsidRDefault="006850A1" w:rsidP="006850A1">
      <w:pPr>
        <w:pStyle w:val="GOSTScript"/>
      </w:pPr>
      <w:r w:rsidRPr="00A97178">
        <w:tab/>
        <w:t>"document": {</w:t>
      </w:r>
    </w:p>
    <w:p w14:paraId="0D8E4436" w14:textId="77777777" w:rsidR="006850A1" w:rsidRPr="00A97178" w:rsidRDefault="006850A1" w:rsidP="006850A1">
      <w:pPr>
        <w:pStyle w:val="GOSTScript"/>
      </w:pPr>
      <w:r w:rsidRPr="00A97178">
        <w:tab/>
      </w:r>
      <w:r w:rsidRPr="00A97178">
        <w:tab/>
        <w:t>"document_no": "345",</w:t>
      </w:r>
    </w:p>
    <w:p w14:paraId="25DB828B" w14:textId="77777777" w:rsidR="006850A1" w:rsidRPr="00A97178" w:rsidRDefault="006850A1" w:rsidP="006850A1">
      <w:pPr>
        <w:pStyle w:val="GOSTScript"/>
      </w:pPr>
      <w:r w:rsidRPr="00A97178">
        <w:tab/>
      </w:r>
      <w:r w:rsidRPr="00A97178">
        <w:tab/>
        <w:t>"document_date": "2023-09-12",</w:t>
      </w:r>
    </w:p>
    <w:p w14:paraId="712BC770" w14:textId="77777777" w:rsidR="006850A1" w:rsidRPr="00A97178" w:rsidRDefault="006850A1" w:rsidP="006850A1">
      <w:pPr>
        <w:pStyle w:val="GOSTScript"/>
      </w:pPr>
      <w:r>
        <w:tab/>
      </w:r>
      <w:r>
        <w:tab/>
        <w:t>"document_type": "РОМ</w:t>
      </w:r>
      <w:r w:rsidRPr="00A97178">
        <w:t>",</w:t>
      </w:r>
    </w:p>
    <w:p w14:paraId="378F15B0" w14:textId="77777777" w:rsidR="006850A1" w:rsidRPr="00A97178" w:rsidRDefault="006850A1" w:rsidP="006850A1">
      <w:pPr>
        <w:pStyle w:val="GOSTScript"/>
      </w:pPr>
      <w:r w:rsidRPr="00A97178">
        <w:tab/>
      </w:r>
      <w:r w:rsidRPr="00A97178">
        <w:tab/>
        <w:t>"entries": [</w:t>
      </w:r>
    </w:p>
    <w:p w14:paraId="073FE07A" w14:textId="77777777" w:rsidR="006850A1" w:rsidRPr="00A97178" w:rsidRDefault="006850A1" w:rsidP="006850A1">
      <w:pPr>
        <w:pStyle w:val="GOSTScript"/>
      </w:pPr>
      <w:r w:rsidRPr="00A97178">
        <w:tab/>
      </w:r>
      <w:r w:rsidRPr="00A97178">
        <w:tab/>
      </w:r>
      <w:r w:rsidRPr="00A97178">
        <w:tab/>
        <w:t>{</w:t>
      </w:r>
    </w:p>
    <w:p w14:paraId="38934C23" w14:textId="77777777" w:rsidR="006850A1" w:rsidRPr="00A97178" w:rsidRDefault="006850A1" w:rsidP="006850A1">
      <w:pPr>
        <w:pStyle w:val="GOSTScript"/>
      </w:pPr>
      <w:r w:rsidRPr="00A97178">
        <w:tab/>
      </w:r>
      <w:r w:rsidRPr="00A97178">
        <w:tab/>
      </w:r>
      <w:r w:rsidRPr="00A97178">
        <w:tab/>
      </w:r>
      <w:r w:rsidRPr="00A97178">
        <w:tab/>
        <w:t>"line_id": "10d4ce5d-2757-4699-948c-cfa72ba94f10",</w:t>
      </w:r>
    </w:p>
    <w:p w14:paraId="05DCADD0" w14:textId="77777777" w:rsidR="006850A1" w:rsidRPr="00A97178" w:rsidRDefault="006850A1" w:rsidP="006850A1">
      <w:pPr>
        <w:pStyle w:val="GOSTScript"/>
      </w:pPr>
      <w:r w:rsidRPr="00A97178">
        <w:lastRenderedPageBreak/>
        <w:tab/>
      </w:r>
      <w:r w:rsidRPr="00A97178">
        <w:tab/>
      </w:r>
      <w:r w:rsidRPr="00A97178">
        <w:tab/>
      </w:r>
      <w:r w:rsidRPr="00A97178">
        <w:tab/>
        <w:t>"account": "04601073740",</w:t>
      </w:r>
    </w:p>
    <w:p w14:paraId="7E04C8E5" w14:textId="77777777" w:rsidR="006850A1" w:rsidRDefault="006850A1" w:rsidP="006850A1">
      <w:pPr>
        <w:pStyle w:val="GOSTScript"/>
      </w:pPr>
      <w:r w:rsidRPr="00A97178">
        <w:tab/>
      </w:r>
      <w:r w:rsidRPr="00A97178">
        <w:tab/>
      </w:r>
      <w:r w:rsidRPr="00A97178">
        <w:tab/>
      </w:r>
      <w:r w:rsidRPr="00A97178">
        <w:tab/>
        <w:t>"account_tofk_code": "6000",</w:t>
      </w:r>
    </w:p>
    <w:p w14:paraId="189BEC36" w14:textId="182CEE48" w:rsidR="006850A1" w:rsidRPr="00A97178" w:rsidRDefault="0034038D" w:rsidP="006850A1">
      <w:pPr>
        <w:pStyle w:val="GOSTScript"/>
      </w:pPr>
      <w:r w:rsidRPr="00A97178">
        <w:tab/>
      </w:r>
      <w:r w:rsidRPr="00A97178">
        <w:tab/>
      </w:r>
      <w:r w:rsidRPr="00A97178">
        <w:tab/>
      </w:r>
      <w:r w:rsidRPr="00A97178">
        <w:tab/>
      </w:r>
      <w:r w:rsidR="006850A1" w:rsidRPr="00A97178">
        <w:t>"oktmo": "63000000",</w:t>
      </w:r>
    </w:p>
    <w:p w14:paraId="30C18033" w14:textId="77777777" w:rsidR="006850A1" w:rsidRPr="00A97178" w:rsidRDefault="006850A1" w:rsidP="006850A1">
      <w:pPr>
        <w:pStyle w:val="GOSTScript"/>
      </w:pPr>
      <w:r w:rsidRPr="00A97178">
        <w:tab/>
      </w:r>
      <w:r w:rsidRPr="00A97178">
        <w:tab/>
      </w:r>
      <w:r w:rsidRPr="00A97178">
        <w:tab/>
      </w:r>
      <w:r w:rsidRPr="00A97178">
        <w:tab/>
        <w:t>"bcc": "10011701010016000180",</w:t>
      </w:r>
    </w:p>
    <w:p w14:paraId="0A60014B" w14:textId="77777777" w:rsidR="006850A1" w:rsidRDefault="006850A1" w:rsidP="006850A1">
      <w:pPr>
        <w:pStyle w:val="GOSTScript"/>
      </w:pPr>
      <w:r w:rsidRPr="00A97178">
        <w:tab/>
      </w:r>
      <w:r w:rsidRPr="00A97178">
        <w:tab/>
      </w:r>
      <w:r w:rsidRPr="00A97178">
        <w:tab/>
      </w:r>
      <w:r w:rsidRPr="00A97178">
        <w:tab/>
        <w:t>"analytical_group": "",</w:t>
      </w:r>
    </w:p>
    <w:p w14:paraId="201E48C7" w14:textId="32772145" w:rsidR="006850A1" w:rsidRDefault="0034038D" w:rsidP="006850A1">
      <w:pPr>
        <w:pStyle w:val="GOSTScript"/>
      </w:pPr>
      <w:r w:rsidRPr="00A97178">
        <w:tab/>
      </w:r>
      <w:r w:rsidRPr="00A97178">
        <w:tab/>
      </w:r>
      <w:r w:rsidRPr="00A97178">
        <w:tab/>
      </w:r>
      <w:r w:rsidRPr="00A97178">
        <w:tab/>
      </w:r>
      <w:r w:rsidR="006850A1" w:rsidRPr="00C6161D">
        <w:tab/>
        <w:t>"period": "2022",</w:t>
      </w:r>
    </w:p>
    <w:p w14:paraId="44DACC6A" w14:textId="2072FC94" w:rsidR="006850A1" w:rsidRPr="00C6161D" w:rsidRDefault="0034038D" w:rsidP="006850A1">
      <w:pPr>
        <w:pStyle w:val="GOSTScript"/>
      </w:pPr>
      <w:r w:rsidRPr="00A97178">
        <w:tab/>
      </w:r>
      <w:r w:rsidRPr="00A97178">
        <w:tab/>
      </w:r>
      <w:r w:rsidRPr="00A97178">
        <w:tab/>
      </w:r>
      <w:r w:rsidRPr="00A97178">
        <w:tab/>
      </w:r>
      <w:r w:rsidR="006850A1" w:rsidRPr="00A97178">
        <w:t>"amount": 200</w:t>
      </w:r>
      <w:r w:rsidR="006850A1" w:rsidRPr="00C6161D">
        <w:t>,</w:t>
      </w:r>
    </w:p>
    <w:p w14:paraId="18E0DB59" w14:textId="70DA5A91" w:rsidR="006850A1" w:rsidRDefault="0034038D" w:rsidP="006850A1">
      <w:pPr>
        <w:pStyle w:val="GOSTScript"/>
      </w:pPr>
      <w:r w:rsidRPr="00A97178">
        <w:tab/>
      </w:r>
      <w:r w:rsidRPr="00A97178">
        <w:tab/>
      </w:r>
      <w:r w:rsidRPr="00A97178">
        <w:tab/>
      </w:r>
      <w:r w:rsidRPr="00A97178">
        <w:tab/>
      </w:r>
      <w:r w:rsidR="006850A1" w:rsidRPr="005A6689">
        <w:t>"doc_guid_nvs": "</w:t>
      </w:r>
      <w:r w:rsidR="006850A1" w:rsidRPr="00A97178">
        <w:t>1</w:t>
      </w:r>
      <w:r w:rsidR="006850A1" w:rsidRPr="00106AFA">
        <w:t>111</w:t>
      </w:r>
      <w:r w:rsidR="006850A1" w:rsidRPr="00A97178">
        <w:t>ce5d-2757-4699-948c-cfa72ba9</w:t>
      </w:r>
      <w:r w:rsidR="006850A1" w:rsidRPr="00106AFA">
        <w:t>1111</w:t>
      </w:r>
      <w:r w:rsidR="006850A1">
        <w:t>"</w:t>
      </w:r>
    </w:p>
    <w:p w14:paraId="054B9AD6" w14:textId="77777777" w:rsidR="006850A1" w:rsidRPr="00C6161D" w:rsidRDefault="006850A1" w:rsidP="006850A1">
      <w:pPr>
        <w:pStyle w:val="GOSTScript"/>
      </w:pPr>
      <w:r w:rsidRPr="00C6161D">
        <w:tab/>
      </w:r>
      <w:r w:rsidRPr="00C6161D">
        <w:tab/>
      </w:r>
      <w:r w:rsidRPr="00C6161D">
        <w:tab/>
      </w:r>
      <w:r w:rsidRPr="00C6161D">
        <w:tab/>
      </w:r>
      <w:r>
        <w:t>},</w:t>
      </w:r>
    </w:p>
    <w:p w14:paraId="407FAB61" w14:textId="081DAE06" w:rsidR="006850A1" w:rsidRPr="00C6161D" w:rsidRDefault="006850A1" w:rsidP="006850A1">
      <w:pPr>
        <w:pStyle w:val="GOSTScript"/>
      </w:pPr>
      <w:r w:rsidRPr="00C6161D">
        <w:tab/>
      </w:r>
      <w:r w:rsidRPr="00C6161D">
        <w:tab/>
      </w:r>
      <w:r w:rsidRPr="00C6161D">
        <w:tab/>
        <w:t>]</w:t>
      </w:r>
      <w:r>
        <w:t>,</w:t>
      </w:r>
    </w:p>
    <w:p w14:paraId="7CDE8572" w14:textId="77777777" w:rsidR="006850A1" w:rsidRPr="00C6161D" w:rsidRDefault="006850A1" w:rsidP="006850A1">
      <w:pPr>
        <w:pStyle w:val="GOSTScript"/>
      </w:pPr>
      <w:r w:rsidRPr="00C6161D">
        <w:tab/>
        <w:t>}</w:t>
      </w:r>
    </w:p>
    <w:p w14:paraId="563297B0" w14:textId="7FB2651D" w:rsidR="005E677A" w:rsidRDefault="006850A1" w:rsidP="006850A1">
      <w:pPr>
        <w:pStyle w:val="GOSTScript"/>
      </w:pPr>
      <w:r w:rsidRPr="00C6161D">
        <w:tab/>
        <w:t>}</w:t>
      </w:r>
    </w:p>
    <w:p w14:paraId="1486427C" w14:textId="098D03BE" w:rsidR="00645B21" w:rsidRPr="002339AB" w:rsidRDefault="00645B21" w:rsidP="002339AB">
      <w:pPr>
        <w:pStyle w:val="41"/>
      </w:pPr>
      <w:bookmarkStart w:id="651" w:name="_Ref195713124"/>
      <w:bookmarkStart w:id="652" w:name="_Toc226625562"/>
      <w:r w:rsidRPr="002339AB">
        <w:t>«</w:t>
      </w:r>
      <w:r w:rsidR="002339AB" w:rsidRPr="002339AB">
        <w:t xml:space="preserve">Реестр передаваемых (принимаемых) платежей (ф. 0531477) (РОП, </w:t>
      </w:r>
      <w:ins w:id="653" w:author="Гисматова А.Ф. REV-59804" w:date="2026-04-17T15:13:00Z">
        <w:r w:rsidR="00916533">
          <w:t xml:space="preserve">РОН, </w:t>
        </w:r>
      </w:ins>
      <w:r w:rsidR="002339AB" w:rsidRPr="002339AB">
        <w:t>РНЗ)» BSP_DOC_D_019</w:t>
      </w:r>
      <w:commentRangeStart w:id="654"/>
      <w:commentRangeEnd w:id="654"/>
      <w:r w:rsidR="002339AB" w:rsidRPr="002339AB">
        <w:rPr>
          <w:rStyle w:val="affa"/>
          <w:sz w:val="24"/>
          <w:szCs w:val="26"/>
        </w:rPr>
        <w:commentReference w:id="654"/>
      </w:r>
      <w:r w:rsidRPr="002339AB">
        <w:t xml:space="preserve"> (Document)</w:t>
      </w:r>
      <w:bookmarkEnd w:id="651"/>
      <w:bookmarkEnd w:id="652"/>
    </w:p>
    <w:p w14:paraId="7DB13DCC" w14:textId="52327415" w:rsidR="00645B21" w:rsidRPr="004C328C" w:rsidRDefault="00645B21" w:rsidP="00645B21">
      <w:pPr>
        <w:pStyle w:val="51"/>
      </w:pPr>
      <w:bookmarkStart w:id="655" w:name="_Toc226625563"/>
      <w:r w:rsidRPr="00601F01">
        <w:t>Перечень параметров тела запроса (Document) по документу</w:t>
      </w:r>
      <w:r>
        <w:t xml:space="preserve"> </w:t>
      </w:r>
      <w:r w:rsidRPr="00ED204B">
        <w:t>«</w:t>
      </w:r>
      <w:r w:rsidR="002339AB" w:rsidRPr="002339AB">
        <w:t xml:space="preserve">Реестр передаваемых (принимаемых) платежей (ф. 0531477) (РОП, </w:t>
      </w:r>
      <w:ins w:id="656" w:author="Гисматова А.Ф. REV-59804" w:date="2026-04-17T15:13:00Z">
        <w:r w:rsidR="00916533">
          <w:t xml:space="preserve">РОН, </w:t>
        </w:r>
      </w:ins>
      <w:r w:rsidR="002339AB" w:rsidRPr="002339AB">
        <w:t>РНЗ)» BSP_DOC_D_019</w:t>
      </w:r>
      <w:commentRangeStart w:id="657"/>
      <w:commentRangeEnd w:id="657"/>
      <w:r w:rsidR="002339AB" w:rsidRPr="002339AB">
        <w:rPr>
          <w:rStyle w:val="affa"/>
          <w:sz w:val="24"/>
          <w:szCs w:val="26"/>
        </w:rPr>
        <w:commentReference w:id="657"/>
      </w:r>
      <w:bookmarkEnd w:id="655"/>
    </w:p>
    <w:p w14:paraId="7FDA8E1A" w14:textId="41DE3DE1" w:rsidR="002339AB" w:rsidRDefault="000A24E5" w:rsidP="002339AB">
      <w:pPr>
        <w:pStyle w:val="GOSTNameTable"/>
      </w:pPr>
      <w:r>
        <w:rPr>
          <w:noProof/>
        </w:rPr>
        <w:fldChar w:fldCharType="begin"/>
      </w:r>
      <w:r>
        <w:rPr>
          <w:noProof/>
        </w:rPr>
        <w:instrText xml:space="preserve"> SEQ Таблица \* ARABIC </w:instrText>
      </w:r>
      <w:r>
        <w:rPr>
          <w:noProof/>
        </w:rPr>
        <w:fldChar w:fldCharType="separate"/>
      </w:r>
      <w:bookmarkStart w:id="658" w:name="_Toc226625612"/>
      <w:r w:rsidR="001C3732">
        <w:rPr>
          <w:noProof/>
        </w:rPr>
        <w:t>13</w:t>
      </w:r>
      <w:r>
        <w:rPr>
          <w:noProof/>
        </w:rPr>
        <w:fldChar w:fldCharType="end"/>
      </w:r>
      <w:r w:rsidR="002339AB">
        <w:t xml:space="preserve"> </w:t>
      </w:r>
      <w:r w:rsidR="00C96D5C" w:rsidRPr="00A57119">
        <w:rPr>
          <w:szCs w:val="22"/>
        </w:rPr>
        <w:t>–</w:t>
      </w:r>
      <w:r w:rsidR="002339AB">
        <w:t xml:space="preserve"> </w:t>
      </w:r>
      <w:r w:rsidR="002339AB" w:rsidRPr="00802D21">
        <w:t xml:space="preserve">Параметры запроса на подбор / сторнирование / переформирование записей учета по документу «Реестр передаваемых (принимаемых) платежей (ф. 0531477) (РОП, </w:t>
      </w:r>
      <w:ins w:id="659" w:author="Гисматова А.Ф. REV-59804" w:date="2026-04-17T15:12:00Z">
        <w:r w:rsidR="00916533">
          <w:t xml:space="preserve">РОН, </w:t>
        </w:r>
      </w:ins>
      <w:r w:rsidR="002339AB" w:rsidRPr="00802D21">
        <w:t>РНЗ)» BSP_DOC_D_019</w:t>
      </w:r>
      <w:bookmarkEnd w:id="658"/>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2A945B5E" w14:textId="77777777" w:rsidTr="008D000C">
        <w:trPr>
          <w:cnfStyle w:val="100000000000" w:firstRow="1" w:lastRow="0" w:firstColumn="0" w:lastColumn="0" w:oddVBand="0" w:evenVBand="0" w:oddHBand="0" w:evenHBand="0" w:firstRowFirstColumn="0" w:firstRowLastColumn="0" w:lastRowFirstColumn="0" w:lastRowLastColumn="0"/>
        </w:trPr>
        <w:tc>
          <w:tcPr>
            <w:tcW w:w="1120" w:type="pct"/>
          </w:tcPr>
          <w:p w14:paraId="3A39F0FF" w14:textId="610A41C9" w:rsidR="00ED204B" w:rsidRPr="00A57119" w:rsidRDefault="00ED204B" w:rsidP="006069EC">
            <w:pPr>
              <w:pStyle w:val="GOSTTableHead"/>
              <w:rPr>
                <w:szCs w:val="22"/>
              </w:rPr>
            </w:pPr>
            <w:r w:rsidRPr="00A57119">
              <w:t>Наименование параметра</w:t>
            </w:r>
          </w:p>
        </w:tc>
        <w:tc>
          <w:tcPr>
            <w:tcW w:w="795" w:type="pct"/>
          </w:tcPr>
          <w:p w14:paraId="5BDF3755" w14:textId="618AAD9C" w:rsidR="00ED204B" w:rsidRPr="00A57119" w:rsidRDefault="00ED204B" w:rsidP="006069EC">
            <w:pPr>
              <w:pStyle w:val="GOSTTableHead"/>
              <w:rPr>
                <w:szCs w:val="22"/>
                <w:lang w:val="en-US"/>
              </w:rPr>
            </w:pPr>
            <w:r w:rsidRPr="00A57119">
              <w:t>Название тэга</w:t>
            </w:r>
          </w:p>
        </w:tc>
        <w:tc>
          <w:tcPr>
            <w:tcW w:w="560" w:type="pct"/>
          </w:tcPr>
          <w:p w14:paraId="1D5AA9C6" w14:textId="2033219A" w:rsidR="00ED204B" w:rsidRPr="00A57119" w:rsidRDefault="00ED204B" w:rsidP="006069EC">
            <w:pPr>
              <w:pStyle w:val="GOSTTableHead"/>
              <w:rPr>
                <w:szCs w:val="22"/>
              </w:rPr>
            </w:pPr>
            <w:r w:rsidRPr="00A57119">
              <w:t>Тип данных</w:t>
            </w:r>
          </w:p>
        </w:tc>
        <w:tc>
          <w:tcPr>
            <w:tcW w:w="374" w:type="pct"/>
          </w:tcPr>
          <w:p w14:paraId="3A2FC801" w14:textId="649CC1F2" w:rsidR="00ED204B" w:rsidRPr="00A57119" w:rsidRDefault="00ED204B" w:rsidP="006069EC">
            <w:pPr>
              <w:pStyle w:val="GOSTTableHead"/>
              <w:rPr>
                <w:szCs w:val="22"/>
              </w:rPr>
            </w:pPr>
            <w:r w:rsidRPr="00A57119">
              <w:t>Обязательность</w:t>
            </w:r>
          </w:p>
        </w:tc>
        <w:tc>
          <w:tcPr>
            <w:tcW w:w="374" w:type="pct"/>
          </w:tcPr>
          <w:p w14:paraId="5618953F" w14:textId="6CC9592C" w:rsidR="00ED204B" w:rsidRPr="00A57119" w:rsidRDefault="00ED204B" w:rsidP="006069EC">
            <w:pPr>
              <w:pStyle w:val="GOSTTableHead"/>
              <w:rPr>
                <w:szCs w:val="22"/>
              </w:rPr>
            </w:pPr>
            <w:r w:rsidRPr="00A57119">
              <w:t>Размерность</w:t>
            </w:r>
          </w:p>
        </w:tc>
        <w:tc>
          <w:tcPr>
            <w:tcW w:w="1777" w:type="pct"/>
          </w:tcPr>
          <w:p w14:paraId="08226549" w14:textId="036EDB48" w:rsidR="00ED204B" w:rsidRPr="00A57119" w:rsidRDefault="00ED204B" w:rsidP="006069EC">
            <w:pPr>
              <w:pStyle w:val="GOSTTableHead"/>
              <w:rPr>
                <w:szCs w:val="22"/>
              </w:rPr>
            </w:pPr>
            <w:r w:rsidRPr="00A57119">
              <w:t>Описание</w:t>
            </w:r>
          </w:p>
        </w:tc>
      </w:tr>
      <w:tr w:rsidR="00ED204B" w:rsidRPr="00A57119" w14:paraId="23256ADB" w14:textId="77777777" w:rsidTr="008D000C">
        <w:tc>
          <w:tcPr>
            <w:tcW w:w="5000" w:type="pct"/>
            <w:gridSpan w:val="6"/>
          </w:tcPr>
          <w:p w14:paraId="26082FFB" w14:textId="55514161" w:rsidR="00ED204B" w:rsidRPr="00F56162" w:rsidRDefault="00ED204B" w:rsidP="00ED204B">
            <w:pPr>
              <w:suppressAutoHyphens/>
              <w:ind w:firstLine="30"/>
              <w:jc w:val="center"/>
              <w:rPr>
                <w:sz w:val="22"/>
                <w:szCs w:val="22"/>
              </w:rPr>
            </w:pPr>
            <w:r w:rsidRPr="00F56162">
              <w:rPr>
                <w:b/>
                <w:sz w:val="22"/>
                <w:szCs w:val="22"/>
              </w:rPr>
              <w:t>Реестр передаваемых (принимаемых) платежей (ф. 0531477) (РОП</w:t>
            </w:r>
            <w:r>
              <w:rPr>
                <w:b/>
                <w:sz w:val="22"/>
                <w:szCs w:val="22"/>
              </w:rPr>
              <w:t xml:space="preserve">, </w:t>
            </w:r>
            <w:ins w:id="660" w:author="Гисматова А.Ф. REV-59804" w:date="2026-04-17T15:13:00Z">
              <w:r w:rsidR="00916533">
                <w:rPr>
                  <w:b/>
                  <w:sz w:val="22"/>
                  <w:szCs w:val="22"/>
                </w:rPr>
                <w:t xml:space="preserve">РОН, </w:t>
              </w:r>
            </w:ins>
            <w:r>
              <w:rPr>
                <w:b/>
                <w:sz w:val="22"/>
                <w:szCs w:val="22"/>
              </w:rPr>
              <w:t>РНЗ</w:t>
            </w:r>
            <w:r w:rsidRPr="00F56162">
              <w:rPr>
                <w:b/>
                <w:sz w:val="22"/>
                <w:szCs w:val="22"/>
              </w:rPr>
              <w:t>) B</w:t>
            </w:r>
            <w:r w:rsidRPr="00F56162">
              <w:rPr>
                <w:b/>
                <w:sz w:val="22"/>
                <w:szCs w:val="22"/>
                <w:lang w:val="en-US"/>
              </w:rPr>
              <w:t>SP</w:t>
            </w:r>
            <w:r w:rsidRPr="00F56162">
              <w:rPr>
                <w:b/>
                <w:sz w:val="22"/>
                <w:szCs w:val="22"/>
              </w:rPr>
              <w:t>_DOC_D_019</w:t>
            </w:r>
            <w:commentRangeStart w:id="661"/>
            <w:commentRangeEnd w:id="661"/>
            <w:r w:rsidRPr="00F56162">
              <w:rPr>
                <w:rStyle w:val="affa"/>
                <w:sz w:val="22"/>
                <w:szCs w:val="22"/>
              </w:rPr>
              <w:commentReference w:id="661"/>
            </w:r>
          </w:p>
        </w:tc>
      </w:tr>
      <w:tr w:rsidR="00ED204B" w:rsidRPr="00A57119" w14:paraId="57C71120" w14:textId="77777777" w:rsidTr="008D000C">
        <w:tc>
          <w:tcPr>
            <w:tcW w:w="1120" w:type="pct"/>
          </w:tcPr>
          <w:p w14:paraId="6D810FA6" w14:textId="3B94B408" w:rsidR="00ED204B" w:rsidRPr="00F56162" w:rsidRDefault="00ED204B" w:rsidP="00E11BE6">
            <w:pPr>
              <w:pStyle w:val="GOSTTablenorm"/>
            </w:pPr>
            <w:r w:rsidRPr="00F56162">
              <w:t>Номер документа</w:t>
            </w:r>
          </w:p>
        </w:tc>
        <w:tc>
          <w:tcPr>
            <w:tcW w:w="795" w:type="pct"/>
          </w:tcPr>
          <w:p w14:paraId="0B424713" w14:textId="2B3B6B8F" w:rsidR="00ED204B" w:rsidRPr="00E11BE6" w:rsidRDefault="00ED204B" w:rsidP="00E11BE6">
            <w:pPr>
              <w:pStyle w:val="GOSTTablenorm"/>
            </w:pPr>
            <w:r w:rsidRPr="00E11BE6">
              <w:t>document_no</w:t>
            </w:r>
          </w:p>
        </w:tc>
        <w:tc>
          <w:tcPr>
            <w:tcW w:w="560" w:type="pct"/>
          </w:tcPr>
          <w:p w14:paraId="08AD4972" w14:textId="14731F6B" w:rsidR="00ED204B" w:rsidRPr="00F56162" w:rsidRDefault="00ED204B" w:rsidP="00E11BE6">
            <w:pPr>
              <w:pStyle w:val="GOSTTablenorm"/>
            </w:pPr>
            <w:r w:rsidRPr="00F56162">
              <w:t>Строка</w:t>
            </w:r>
          </w:p>
        </w:tc>
        <w:tc>
          <w:tcPr>
            <w:tcW w:w="374" w:type="pct"/>
          </w:tcPr>
          <w:p w14:paraId="7AE74DF6" w14:textId="1F890AE3" w:rsidR="00ED204B" w:rsidRPr="00F56162" w:rsidRDefault="00ED204B" w:rsidP="00E11BE6">
            <w:pPr>
              <w:pStyle w:val="GOSTTablenorm"/>
            </w:pPr>
            <w:r w:rsidRPr="00F56162">
              <w:t>Да</w:t>
            </w:r>
          </w:p>
        </w:tc>
        <w:tc>
          <w:tcPr>
            <w:tcW w:w="374" w:type="pct"/>
          </w:tcPr>
          <w:p w14:paraId="16A6D560" w14:textId="1E1008B0" w:rsidR="00ED204B" w:rsidRPr="00F56162" w:rsidRDefault="00ED204B" w:rsidP="00E11BE6">
            <w:pPr>
              <w:pStyle w:val="GOSTTablenorm"/>
            </w:pPr>
            <w:r w:rsidRPr="00F56162">
              <w:t>&lt;=</w:t>
            </w:r>
            <w:commentRangeStart w:id="662"/>
            <w:r w:rsidRPr="00F56162">
              <w:t>15</w:t>
            </w:r>
            <w:commentRangeEnd w:id="662"/>
            <w:r w:rsidRPr="00F56162">
              <w:rPr>
                <w:rStyle w:val="affa"/>
                <w:sz w:val="22"/>
                <w:szCs w:val="22"/>
              </w:rPr>
              <w:commentReference w:id="662"/>
            </w:r>
          </w:p>
        </w:tc>
        <w:tc>
          <w:tcPr>
            <w:tcW w:w="1777" w:type="pct"/>
          </w:tcPr>
          <w:p w14:paraId="195472DC" w14:textId="5F79BB26" w:rsidR="00ED204B" w:rsidRPr="00F56162" w:rsidRDefault="00ED204B" w:rsidP="00E11BE6">
            <w:pPr>
              <w:pStyle w:val="GOSTTablenorm"/>
            </w:pPr>
            <w:r w:rsidRPr="00F56162">
              <w:t>Указывается номер документа</w:t>
            </w:r>
          </w:p>
        </w:tc>
      </w:tr>
      <w:tr w:rsidR="00ED204B" w:rsidRPr="00A57119" w14:paraId="4F61E828" w14:textId="77777777" w:rsidTr="008D000C">
        <w:tc>
          <w:tcPr>
            <w:tcW w:w="1120" w:type="pct"/>
          </w:tcPr>
          <w:p w14:paraId="0AE8E31A" w14:textId="52CB6AD3" w:rsidR="00ED204B" w:rsidRPr="00F56162" w:rsidRDefault="00ED204B" w:rsidP="00E11BE6">
            <w:pPr>
              <w:pStyle w:val="GOSTTablenorm"/>
            </w:pPr>
            <w:r w:rsidRPr="00F56162">
              <w:t>Дата документа</w:t>
            </w:r>
          </w:p>
        </w:tc>
        <w:tc>
          <w:tcPr>
            <w:tcW w:w="795" w:type="pct"/>
          </w:tcPr>
          <w:p w14:paraId="235D1432" w14:textId="219A079F" w:rsidR="00ED204B" w:rsidRPr="00E11BE6" w:rsidRDefault="00ED204B" w:rsidP="00E11BE6">
            <w:pPr>
              <w:pStyle w:val="GOSTTablenorm"/>
            </w:pPr>
            <w:r w:rsidRPr="00E11BE6">
              <w:t>document_date</w:t>
            </w:r>
          </w:p>
        </w:tc>
        <w:tc>
          <w:tcPr>
            <w:tcW w:w="560" w:type="pct"/>
          </w:tcPr>
          <w:p w14:paraId="44DC7B09" w14:textId="53AC71EA" w:rsidR="00ED204B" w:rsidRPr="00F56162" w:rsidRDefault="00ED204B" w:rsidP="00E11BE6">
            <w:pPr>
              <w:pStyle w:val="GOSTTablenorm"/>
            </w:pPr>
            <w:r w:rsidRPr="00F56162">
              <w:t>Дата</w:t>
            </w:r>
          </w:p>
        </w:tc>
        <w:tc>
          <w:tcPr>
            <w:tcW w:w="374" w:type="pct"/>
          </w:tcPr>
          <w:p w14:paraId="5968DCF0" w14:textId="199AFF91" w:rsidR="00ED204B" w:rsidRPr="00F56162" w:rsidRDefault="00ED204B" w:rsidP="00E11BE6">
            <w:pPr>
              <w:pStyle w:val="GOSTTablenorm"/>
            </w:pPr>
            <w:r w:rsidRPr="00F56162">
              <w:t>Да</w:t>
            </w:r>
          </w:p>
        </w:tc>
        <w:tc>
          <w:tcPr>
            <w:tcW w:w="374" w:type="pct"/>
          </w:tcPr>
          <w:p w14:paraId="26F0C6C5" w14:textId="68BE2E50" w:rsidR="00ED204B" w:rsidRPr="00F56162" w:rsidRDefault="00ED204B" w:rsidP="00E11BE6">
            <w:pPr>
              <w:pStyle w:val="GOSTTablenorm"/>
            </w:pPr>
          </w:p>
        </w:tc>
        <w:tc>
          <w:tcPr>
            <w:tcW w:w="1777" w:type="pct"/>
          </w:tcPr>
          <w:p w14:paraId="7E063666" w14:textId="09B59EEE" w:rsidR="00ED204B" w:rsidRPr="00F56162" w:rsidRDefault="00ED204B" w:rsidP="00E11BE6">
            <w:pPr>
              <w:pStyle w:val="GOSTTablenorm"/>
            </w:pPr>
            <w:r w:rsidRPr="00F56162">
              <w:t>Указывается дата документа в формате YYYY-MM-DD</w:t>
            </w:r>
          </w:p>
        </w:tc>
      </w:tr>
      <w:tr w:rsidR="00ED204B" w:rsidRPr="00A57119" w14:paraId="1D41C618" w14:textId="77777777" w:rsidTr="008D000C">
        <w:tc>
          <w:tcPr>
            <w:tcW w:w="1120" w:type="pct"/>
          </w:tcPr>
          <w:p w14:paraId="6089947B" w14:textId="5B93687A" w:rsidR="00ED204B" w:rsidRPr="00F56162" w:rsidRDefault="00ED204B" w:rsidP="00E11BE6">
            <w:pPr>
              <w:pStyle w:val="GOSTTablenorm"/>
            </w:pPr>
            <w:r w:rsidRPr="00F56162">
              <w:t>Вид документа</w:t>
            </w:r>
          </w:p>
        </w:tc>
        <w:tc>
          <w:tcPr>
            <w:tcW w:w="795" w:type="pct"/>
          </w:tcPr>
          <w:p w14:paraId="19121884" w14:textId="36CA10F6" w:rsidR="00ED204B" w:rsidRPr="00E11BE6" w:rsidRDefault="00ED204B" w:rsidP="00E11BE6">
            <w:pPr>
              <w:pStyle w:val="GOSTTablenorm"/>
            </w:pPr>
            <w:r w:rsidRPr="00E11BE6">
              <w:t>document_type</w:t>
            </w:r>
          </w:p>
        </w:tc>
        <w:tc>
          <w:tcPr>
            <w:tcW w:w="560" w:type="pct"/>
          </w:tcPr>
          <w:p w14:paraId="66432DA8" w14:textId="5FB7F5FD" w:rsidR="00ED204B" w:rsidRPr="00F56162" w:rsidRDefault="00ED204B" w:rsidP="00E11BE6">
            <w:pPr>
              <w:pStyle w:val="GOSTTablenorm"/>
            </w:pPr>
            <w:r w:rsidRPr="00F56162">
              <w:t>Строка</w:t>
            </w:r>
            <w:bookmarkStart w:id="663" w:name="_GoBack"/>
            <w:bookmarkEnd w:id="663"/>
          </w:p>
        </w:tc>
        <w:tc>
          <w:tcPr>
            <w:tcW w:w="374" w:type="pct"/>
          </w:tcPr>
          <w:p w14:paraId="3A3B7E97" w14:textId="2F64DFBA" w:rsidR="00ED204B" w:rsidRPr="00F56162" w:rsidRDefault="00ED204B" w:rsidP="00E11BE6">
            <w:pPr>
              <w:pStyle w:val="GOSTTablenorm"/>
            </w:pPr>
            <w:r w:rsidRPr="00F56162">
              <w:t>Да</w:t>
            </w:r>
          </w:p>
        </w:tc>
        <w:tc>
          <w:tcPr>
            <w:tcW w:w="374" w:type="pct"/>
          </w:tcPr>
          <w:p w14:paraId="17744AAA" w14:textId="4BE79CDD" w:rsidR="00ED204B" w:rsidRPr="00F56162" w:rsidRDefault="00ED204B" w:rsidP="00E11BE6">
            <w:pPr>
              <w:pStyle w:val="GOSTTablenorm"/>
            </w:pPr>
            <w:r w:rsidRPr="00F56162">
              <w:t>=3</w:t>
            </w:r>
          </w:p>
        </w:tc>
        <w:tc>
          <w:tcPr>
            <w:tcW w:w="1777" w:type="pct"/>
          </w:tcPr>
          <w:p w14:paraId="63610D22" w14:textId="33DA364A" w:rsidR="00ED204B" w:rsidRPr="00F56162" w:rsidRDefault="00ED204B" w:rsidP="00E11BE6">
            <w:pPr>
              <w:pStyle w:val="GOSTTablenorm"/>
            </w:pPr>
            <w:r w:rsidRPr="00F56162">
              <w:t>Указывается значение «РОП»</w:t>
            </w:r>
            <w:ins w:id="664" w:author="Гисматова А.Ф. REV-59804" w:date="2026-04-17T15:10:00Z">
              <w:r w:rsidR="00916533">
                <w:t xml:space="preserve"> или «РОН»</w:t>
              </w:r>
            </w:ins>
          </w:p>
        </w:tc>
      </w:tr>
      <w:tr w:rsidR="00ED204B" w:rsidRPr="00A57119" w14:paraId="772D710D" w14:textId="77777777" w:rsidTr="008D000C">
        <w:tc>
          <w:tcPr>
            <w:tcW w:w="1120" w:type="pct"/>
          </w:tcPr>
          <w:p w14:paraId="1F264B46" w14:textId="2E5054BD" w:rsidR="00ED204B" w:rsidRPr="00F56162" w:rsidRDefault="00ED204B" w:rsidP="00E11BE6">
            <w:pPr>
              <w:pStyle w:val="GOSTTablenorm"/>
            </w:pPr>
            <w:r w:rsidRPr="00F56162">
              <w:t xml:space="preserve">КБК </w:t>
            </w:r>
          </w:p>
        </w:tc>
        <w:tc>
          <w:tcPr>
            <w:tcW w:w="795" w:type="pct"/>
          </w:tcPr>
          <w:p w14:paraId="1B22821E" w14:textId="5ACF93E0" w:rsidR="00ED204B" w:rsidRPr="00E11BE6" w:rsidRDefault="00ED204B" w:rsidP="00E11BE6">
            <w:pPr>
              <w:pStyle w:val="GOSTTablenorm"/>
            </w:pPr>
            <w:r w:rsidRPr="00E11BE6">
              <w:t>bcc</w:t>
            </w:r>
          </w:p>
        </w:tc>
        <w:tc>
          <w:tcPr>
            <w:tcW w:w="560" w:type="pct"/>
          </w:tcPr>
          <w:p w14:paraId="15E66988" w14:textId="6868E192" w:rsidR="00ED204B" w:rsidRPr="00F56162" w:rsidRDefault="00ED204B" w:rsidP="00E11BE6">
            <w:pPr>
              <w:pStyle w:val="GOSTTablenorm"/>
            </w:pPr>
            <w:r w:rsidRPr="00F56162">
              <w:t>Строка</w:t>
            </w:r>
          </w:p>
        </w:tc>
        <w:tc>
          <w:tcPr>
            <w:tcW w:w="374" w:type="pct"/>
          </w:tcPr>
          <w:p w14:paraId="436B3576" w14:textId="1AA29F25" w:rsidR="00ED204B" w:rsidRPr="00F56162" w:rsidRDefault="00ED204B" w:rsidP="00E11BE6">
            <w:pPr>
              <w:pStyle w:val="GOSTTablenorm"/>
            </w:pPr>
            <w:r w:rsidRPr="00F56162">
              <w:t>Да</w:t>
            </w:r>
          </w:p>
        </w:tc>
        <w:tc>
          <w:tcPr>
            <w:tcW w:w="374" w:type="pct"/>
          </w:tcPr>
          <w:p w14:paraId="02EECC68" w14:textId="6BC000A4" w:rsidR="00ED204B" w:rsidRPr="00F56162" w:rsidRDefault="00ED204B" w:rsidP="00E11BE6">
            <w:pPr>
              <w:pStyle w:val="GOSTTablenorm"/>
            </w:pPr>
            <w:r w:rsidRPr="00F56162">
              <w:t>=20</w:t>
            </w:r>
          </w:p>
        </w:tc>
        <w:tc>
          <w:tcPr>
            <w:tcW w:w="1777" w:type="pct"/>
          </w:tcPr>
          <w:p w14:paraId="1E2471C6" w14:textId="78016312" w:rsidR="00ED204B" w:rsidRPr="00F56162" w:rsidRDefault="00ED204B" w:rsidP="00E11BE6">
            <w:pPr>
              <w:pStyle w:val="GOSTTablenorm"/>
            </w:pPr>
            <w:r w:rsidRPr="00F56162">
              <w:t>Указывается КБК первой строки блока атрибутов «Табличная часть «Реквизиты распоряжения»»</w:t>
            </w:r>
          </w:p>
        </w:tc>
      </w:tr>
      <w:tr w:rsidR="00ED204B" w:rsidRPr="00A57119" w14:paraId="7F792762" w14:textId="77777777" w:rsidTr="008D000C">
        <w:tc>
          <w:tcPr>
            <w:tcW w:w="1120" w:type="pct"/>
          </w:tcPr>
          <w:p w14:paraId="2556F271" w14:textId="3FE5883E" w:rsidR="00ED204B" w:rsidRPr="00F56162" w:rsidRDefault="00ED204B" w:rsidP="00E11BE6">
            <w:pPr>
              <w:pStyle w:val="GOSTTablenorm"/>
            </w:pPr>
            <w:r w:rsidRPr="00F56162">
              <w:t>Тип КБК</w:t>
            </w:r>
          </w:p>
        </w:tc>
        <w:tc>
          <w:tcPr>
            <w:tcW w:w="795" w:type="pct"/>
          </w:tcPr>
          <w:p w14:paraId="139F9020" w14:textId="63A88551" w:rsidR="00ED204B" w:rsidRPr="00E11BE6" w:rsidRDefault="00ED204B" w:rsidP="00E11BE6">
            <w:pPr>
              <w:pStyle w:val="GOSTTablenorm"/>
            </w:pPr>
            <w:r w:rsidRPr="00E11BE6">
              <w:t>type_bcc</w:t>
            </w:r>
          </w:p>
        </w:tc>
        <w:tc>
          <w:tcPr>
            <w:tcW w:w="560" w:type="pct"/>
          </w:tcPr>
          <w:p w14:paraId="6B68E281" w14:textId="530F699D" w:rsidR="00ED204B" w:rsidRPr="00F56162" w:rsidRDefault="00ED204B" w:rsidP="00E11BE6">
            <w:pPr>
              <w:pStyle w:val="GOSTTablenorm"/>
            </w:pPr>
            <w:r w:rsidRPr="00F56162">
              <w:t>Строка</w:t>
            </w:r>
          </w:p>
        </w:tc>
        <w:tc>
          <w:tcPr>
            <w:tcW w:w="374" w:type="pct"/>
          </w:tcPr>
          <w:p w14:paraId="31C6689F" w14:textId="1153892D" w:rsidR="00ED204B" w:rsidRPr="00F56162" w:rsidRDefault="00ED204B" w:rsidP="00E11BE6">
            <w:pPr>
              <w:pStyle w:val="GOSTTablenorm"/>
            </w:pPr>
            <w:r w:rsidRPr="00F56162">
              <w:t>Да</w:t>
            </w:r>
          </w:p>
        </w:tc>
        <w:tc>
          <w:tcPr>
            <w:tcW w:w="374" w:type="pct"/>
          </w:tcPr>
          <w:p w14:paraId="23A87C0C" w14:textId="4CC22E5B" w:rsidR="00ED204B" w:rsidRPr="00F56162" w:rsidRDefault="00ED204B" w:rsidP="00E11BE6">
            <w:pPr>
              <w:pStyle w:val="GOSTTablenorm"/>
            </w:pPr>
            <w:r w:rsidRPr="00F56162">
              <w:t>= 2</w:t>
            </w:r>
          </w:p>
        </w:tc>
        <w:tc>
          <w:tcPr>
            <w:tcW w:w="1777" w:type="pct"/>
          </w:tcPr>
          <w:p w14:paraId="13BB4232" w14:textId="56D548A1" w:rsidR="00ED204B" w:rsidRPr="00F56162" w:rsidRDefault="00ED204B" w:rsidP="00E11BE6">
            <w:pPr>
              <w:pStyle w:val="GOSTTablenorm"/>
            </w:pPr>
            <w:r w:rsidRPr="00F56162">
              <w:t>Указывается тип КБК параметра «КБК».</w:t>
            </w:r>
          </w:p>
          <w:p w14:paraId="2A49B252" w14:textId="77777777" w:rsidR="00D23287" w:rsidRDefault="00ED204B" w:rsidP="00E11BE6">
            <w:pPr>
              <w:pStyle w:val="GOSTTablenorm"/>
            </w:pPr>
            <w:r w:rsidRPr="00F56162">
              <w:lastRenderedPageBreak/>
              <w:t>Если значение из параметра «КБК» соответствует шаблону «ххх00000000000000000», то выгружается значение «00».</w:t>
            </w:r>
          </w:p>
          <w:p w14:paraId="11E724F9" w14:textId="684AB1C1" w:rsidR="00ED204B" w:rsidRPr="00F56162" w:rsidRDefault="00ED204B" w:rsidP="00E11BE6">
            <w:pPr>
              <w:pStyle w:val="GOSTTablenorm"/>
            </w:pPr>
            <w:r w:rsidRPr="00F56162">
              <w:t>Если значение не соответствует вышеуказанному шаблону то, определяется значение 4-го символа КБК:</w:t>
            </w:r>
          </w:p>
          <w:p w14:paraId="6B822FC2" w14:textId="77777777" w:rsidR="00ED204B" w:rsidRPr="00F56162" w:rsidRDefault="00ED204B" w:rsidP="00D23287">
            <w:pPr>
              <w:pStyle w:val="GOSTTableListMark1"/>
            </w:pPr>
            <w:r w:rsidRPr="00F56162">
              <w:t>если 4-ый символ КБК равен «0», то тип КБК указывается «31»;</w:t>
            </w:r>
          </w:p>
          <w:p w14:paraId="11AB9B80" w14:textId="7C6F145E" w:rsidR="00ED204B" w:rsidRPr="00F56162" w:rsidRDefault="00ED204B" w:rsidP="00D23287">
            <w:pPr>
              <w:pStyle w:val="GOSTTableListMark1"/>
            </w:pPr>
            <w:r w:rsidRPr="00F56162">
              <w:t>если 4-ый символ КБК не равен «0», то тип КБК равен значению «20»</w:t>
            </w:r>
            <w:commentRangeStart w:id="665"/>
            <w:commentRangeEnd w:id="665"/>
            <w:r w:rsidRPr="00F56162">
              <w:rPr>
                <w:rStyle w:val="affa"/>
                <w:sz w:val="22"/>
                <w:szCs w:val="22"/>
              </w:rPr>
              <w:commentReference w:id="665"/>
            </w:r>
          </w:p>
        </w:tc>
      </w:tr>
      <w:tr w:rsidR="00ED204B" w:rsidRPr="00A57119" w14:paraId="333AD176" w14:textId="77777777" w:rsidTr="008D000C">
        <w:tc>
          <w:tcPr>
            <w:tcW w:w="1120" w:type="pct"/>
          </w:tcPr>
          <w:p w14:paraId="65E8C90B" w14:textId="50793CF0" w:rsidR="00ED204B" w:rsidRPr="00F56162" w:rsidRDefault="00ED204B" w:rsidP="00E11BE6">
            <w:pPr>
              <w:pStyle w:val="GOSTTablenorm"/>
            </w:pPr>
            <w:r w:rsidRPr="00F56162">
              <w:lastRenderedPageBreak/>
              <w:t>Период</w:t>
            </w:r>
          </w:p>
        </w:tc>
        <w:tc>
          <w:tcPr>
            <w:tcW w:w="795" w:type="pct"/>
          </w:tcPr>
          <w:p w14:paraId="2E75A14F" w14:textId="5623A1E5" w:rsidR="00ED204B" w:rsidRPr="00E11BE6" w:rsidRDefault="00ED204B" w:rsidP="00E11BE6">
            <w:pPr>
              <w:pStyle w:val="GOSTTablenorm"/>
            </w:pPr>
            <w:r w:rsidRPr="00E11BE6">
              <w:t>period</w:t>
            </w:r>
          </w:p>
        </w:tc>
        <w:tc>
          <w:tcPr>
            <w:tcW w:w="560" w:type="pct"/>
          </w:tcPr>
          <w:p w14:paraId="71BA2644" w14:textId="3006BECF" w:rsidR="00ED204B" w:rsidRPr="00F56162" w:rsidRDefault="00ED204B" w:rsidP="00E11BE6">
            <w:pPr>
              <w:pStyle w:val="GOSTTablenorm"/>
            </w:pPr>
            <w:r w:rsidRPr="00F56162">
              <w:t>Строка</w:t>
            </w:r>
          </w:p>
        </w:tc>
        <w:tc>
          <w:tcPr>
            <w:tcW w:w="374" w:type="pct"/>
          </w:tcPr>
          <w:p w14:paraId="0D5B055A" w14:textId="0DD2E544" w:rsidR="00ED204B" w:rsidRPr="00F56162" w:rsidRDefault="00ED204B" w:rsidP="00E11BE6">
            <w:pPr>
              <w:pStyle w:val="GOSTTablenorm"/>
            </w:pPr>
            <w:r w:rsidRPr="00F56162">
              <w:t>Да</w:t>
            </w:r>
          </w:p>
        </w:tc>
        <w:tc>
          <w:tcPr>
            <w:tcW w:w="374" w:type="pct"/>
          </w:tcPr>
          <w:p w14:paraId="77E910E7" w14:textId="6EB221EA" w:rsidR="00ED204B" w:rsidRPr="00F56162" w:rsidRDefault="00ED204B" w:rsidP="00E11BE6">
            <w:pPr>
              <w:pStyle w:val="GOSTTablenorm"/>
            </w:pPr>
            <w:r w:rsidRPr="00F56162">
              <w:t>=4</w:t>
            </w:r>
          </w:p>
        </w:tc>
        <w:tc>
          <w:tcPr>
            <w:tcW w:w="1777" w:type="pct"/>
          </w:tcPr>
          <w:p w14:paraId="433A6B7F" w14:textId="3C5193DE" w:rsidR="00ED204B" w:rsidRPr="00F56162" w:rsidRDefault="00ED204B" w:rsidP="00E11BE6">
            <w:pPr>
              <w:pStyle w:val="GOSTTablenorm"/>
            </w:pPr>
            <w:r w:rsidRPr="00F56162">
              <w:t xml:space="preserve">Заполняется период (год) принятия НВС ФБ к учету годом поступления НВС ФБ (4 символа, в формате </w:t>
            </w:r>
            <w:r w:rsidRPr="00F56162">
              <w:rPr>
                <w:lang w:val="en-US"/>
              </w:rPr>
              <w:t>YYYY</w:t>
            </w:r>
            <w:r w:rsidRPr="00F56162">
              <w:t xml:space="preserve">), вычисляется из реквизита документа в первой строке блока реквизитов </w:t>
            </w:r>
            <w:r w:rsidRPr="00F56162">
              <w:rPr>
                <w:b/>
              </w:rPr>
              <w:t>«</w:t>
            </w:r>
            <w:r w:rsidRPr="00F56162">
              <w:rPr>
                <w:rStyle w:val="GOSTSymBold"/>
                <w:b w:val="0"/>
                <w:szCs w:val="22"/>
                <w:lang w:eastAsia="en-US"/>
              </w:rPr>
              <w:t>Реквизиты распоряжения»</w:t>
            </w:r>
          </w:p>
        </w:tc>
      </w:tr>
      <w:tr w:rsidR="00ED204B" w:rsidRPr="00A57119" w14:paraId="2D8E6152" w14:textId="77777777" w:rsidTr="008D000C">
        <w:tc>
          <w:tcPr>
            <w:tcW w:w="1120" w:type="pct"/>
          </w:tcPr>
          <w:p w14:paraId="098AAB01" w14:textId="616E54FF" w:rsidR="00ED204B" w:rsidRPr="00F56162" w:rsidRDefault="00ED204B" w:rsidP="00E11BE6">
            <w:pPr>
              <w:pStyle w:val="GOSTTablenorm"/>
            </w:pPr>
            <w:commentRangeStart w:id="666"/>
            <w:commentRangeStart w:id="667"/>
            <w:r w:rsidRPr="00A57119">
              <w:t>Признак заключительных оборотов</w:t>
            </w:r>
            <w:commentRangeEnd w:id="666"/>
            <w:r w:rsidRPr="00A57119">
              <w:rPr>
                <w:rStyle w:val="affa"/>
              </w:rPr>
              <w:commentReference w:id="666"/>
            </w:r>
            <w:commentRangeEnd w:id="667"/>
            <w:r w:rsidRPr="00A57119">
              <w:rPr>
                <w:rStyle w:val="affa"/>
              </w:rPr>
              <w:commentReference w:id="667"/>
            </w:r>
          </w:p>
        </w:tc>
        <w:tc>
          <w:tcPr>
            <w:tcW w:w="795" w:type="pct"/>
          </w:tcPr>
          <w:p w14:paraId="27CEE968" w14:textId="56309DB9" w:rsidR="00ED204B" w:rsidRPr="00E11BE6" w:rsidRDefault="00ED204B" w:rsidP="00E11BE6">
            <w:pPr>
              <w:pStyle w:val="GOSTTablenorm"/>
            </w:pPr>
            <w:r w:rsidRPr="00E11BE6">
              <w:t>zo</w:t>
            </w:r>
          </w:p>
        </w:tc>
        <w:tc>
          <w:tcPr>
            <w:tcW w:w="560" w:type="pct"/>
          </w:tcPr>
          <w:p w14:paraId="47DCFC6B" w14:textId="221FAC4F" w:rsidR="00ED204B" w:rsidRDefault="00ED204B" w:rsidP="00E11BE6">
            <w:pPr>
              <w:pStyle w:val="GOSTTablenorm"/>
            </w:pPr>
            <w:r w:rsidRPr="00A57119">
              <w:t>Строка</w:t>
            </w:r>
          </w:p>
        </w:tc>
        <w:tc>
          <w:tcPr>
            <w:tcW w:w="374" w:type="pct"/>
          </w:tcPr>
          <w:p w14:paraId="03CC7336" w14:textId="34220DF8" w:rsidR="00ED204B" w:rsidRDefault="00ED204B" w:rsidP="00E11BE6">
            <w:pPr>
              <w:pStyle w:val="GOSTTablenorm"/>
            </w:pPr>
            <w:r w:rsidRPr="00A57119">
              <w:t>Нет</w:t>
            </w:r>
          </w:p>
        </w:tc>
        <w:tc>
          <w:tcPr>
            <w:tcW w:w="374" w:type="pct"/>
          </w:tcPr>
          <w:p w14:paraId="556C8607" w14:textId="197EB093" w:rsidR="00ED204B" w:rsidRDefault="00ED204B" w:rsidP="00E11BE6">
            <w:pPr>
              <w:pStyle w:val="GOSTTablenorm"/>
            </w:pPr>
            <w:r w:rsidRPr="00A57119">
              <w:t>=5</w:t>
            </w:r>
          </w:p>
        </w:tc>
        <w:tc>
          <w:tcPr>
            <w:tcW w:w="1777" w:type="pct"/>
          </w:tcPr>
          <w:p w14:paraId="2C48A3D6" w14:textId="77777777" w:rsidR="00ED204B" w:rsidRDefault="00ED204B" w:rsidP="00E11BE6">
            <w:pPr>
              <w:pStyle w:val="GOSTTablenorm"/>
            </w:pPr>
            <w:r w:rsidRPr="00A57119">
              <w:t>Указывается значение «НГ-хх», где хх – последние два знака из года реквизита «Дата отражения в учете»</w:t>
            </w:r>
            <w:r>
              <w:t>.</w:t>
            </w:r>
          </w:p>
          <w:p w14:paraId="3F5EA936" w14:textId="79C21790" w:rsidR="00ED204B" w:rsidRDefault="00ED204B" w:rsidP="00E11BE6">
            <w:pPr>
              <w:pStyle w:val="GOSTTablenorm"/>
            </w:pPr>
            <w:r>
              <w:t>З</w:t>
            </w:r>
            <w:r w:rsidRPr="00B15638">
              <w:t>аполнять только для РНЗ</w:t>
            </w:r>
          </w:p>
        </w:tc>
      </w:tr>
      <w:tr w:rsidR="00ED204B" w:rsidRPr="00A57119" w14:paraId="3E689A5E" w14:textId="77777777" w:rsidTr="008D000C">
        <w:tc>
          <w:tcPr>
            <w:tcW w:w="1120" w:type="pct"/>
          </w:tcPr>
          <w:p w14:paraId="72826C0A" w14:textId="42CC0166" w:rsidR="00ED204B" w:rsidRPr="00E11BE6" w:rsidRDefault="00ED204B" w:rsidP="00E11BE6">
            <w:pPr>
              <w:pStyle w:val="GOSTTablenorm"/>
              <w:rPr>
                <w:b/>
              </w:rPr>
            </w:pPr>
            <w:r w:rsidRPr="00E11BE6">
              <w:rPr>
                <w:b/>
              </w:rPr>
              <w:t>Информация по отправителю</w:t>
            </w:r>
          </w:p>
        </w:tc>
        <w:tc>
          <w:tcPr>
            <w:tcW w:w="795" w:type="pct"/>
          </w:tcPr>
          <w:p w14:paraId="1077A31D" w14:textId="275E7568" w:rsidR="00ED204B" w:rsidRPr="00E11BE6" w:rsidRDefault="00ED204B" w:rsidP="00E11BE6">
            <w:pPr>
              <w:pStyle w:val="GOSTTablenorm"/>
              <w:rPr>
                <w:b/>
              </w:rPr>
            </w:pPr>
            <w:r w:rsidRPr="00E11BE6">
              <w:rPr>
                <w:b/>
              </w:rPr>
              <w:t>sender</w:t>
            </w:r>
          </w:p>
        </w:tc>
        <w:tc>
          <w:tcPr>
            <w:tcW w:w="560" w:type="pct"/>
          </w:tcPr>
          <w:p w14:paraId="58B93D2A" w14:textId="6A79100C" w:rsidR="00ED204B" w:rsidRPr="00F56162" w:rsidRDefault="00ED204B" w:rsidP="00E11BE6">
            <w:pPr>
              <w:pStyle w:val="GOSTTablenorm"/>
            </w:pPr>
            <w:r>
              <w:t>Блок</w:t>
            </w:r>
          </w:p>
        </w:tc>
        <w:tc>
          <w:tcPr>
            <w:tcW w:w="374" w:type="pct"/>
          </w:tcPr>
          <w:p w14:paraId="556C65D9" w14:textId="3136B9CC" w:rsidR="00ED204B" w:rsidRPr="00F56162" w:rsidRDefault="00ED204B" w:rsidP="00E11BE6">
            <w:pPr>
              <w:pStyle w:val="GOSTTablenorm"/>
            </w:pPr>
            <w:r>
              <w:t>Нет</w:t>
            </w:r>
          </w:p>
        </w:tc>
        <w:tc>
          <w:tcPr>
            <w:tcW w:w="374" w:type="pct"/>
          </w:tcPr>
          <w:p w14:paraId="3A8C1DC2" w14:textId="0EB8F56B" w:rsidR="00ED204B" w:rsidRPr="00F56162" w:rsidRDefault="00ED204B" w:rsidP="00E11BE6">
            <w:pPr>
              <w:pStyle w:val="GOSTTablenorm"/>
            </w:pPr>
            <w:r>
              <w:t>-</w:t>
            </w:r>
          </w:p>
        </w:tc>
        <w:tc>
          <w:tcPr>
            <w:tcW w:w="1777" w:type="pct"/>
          </w:tcPr>
          <w:p w14:paraId="2C5E72D8" w14:textId="3F88FEA1" w:rsidR="00ED204B" w:rsidRPr="00F56162" w:rsidRDefault="00ED204B" w:rsidP="00E11BE6">
            <w:pPr>
              <w:pStyle w:val="GOSTTablenorm"/>
            </w:pPr>
            <w:r>
              <w:t>Заполняется только для документа с типом РОП</w:t>
            </w:r>
            <w:ins w:id="668" w:author="Гисматова А.Ф. REV-59804" w:date="2026-04-17T15:11:00Z">
              <w:r w:rsidR="00916533">
                <w:t xml:space="preserve"> </w:t>
              </w:r>
            </w:ins>
            <w:ins w:id="669" w:author="Гисматова А.Ф. REV-59804" w:date="2026-04-17T15:10:00Z">
              <w:r w:rsidR="00916533">
                <w:t>или «РОН»</w:t>
              </w:r>
            </w:ins>
          </w:p>
        </w:tc>
      </w:tr>
      <w:tr w:rsidR="00ED204B" w:rsidRPr="00A57119" w14:paraId="7C9E4509" w14:textId="77777777" w:rsidTr="008D000C">
        <w:tc>
          <w:tcPr>
            <w:tcW w:w="1120" w:type="pct"/>
          </w:tcPr>
          <w:p w14:paraId="4DF6D014" w14:textId="6DCAD7F7" w:rsidR="00ED204B" w:rsidRPr="00F56162" w:rsidRDefault="00ED204B" w:rsidP="00E11BE6">
            <w:pPr>
              <w:pStyle w:val="GOSTTablenorm"/>
            </w:pPr>
            <w:r w:rsidRPr="00F56162">
              <w:t>ТОФК отправитель у</w:t>
            </w:r>
            <w:r w:rsidRPr="00F56162">
              <w:rPr>
                <w:lang w:val="en-US"/>
              </w:rPr>
              <w:t>частник НПС</w:t>
            </w:r>
          </w:p>
        </w:tc>
        <w:tc>
          <w:tcPr>
            <w:tcW w:w="795" w:type="pct"/>
          </w:tcPr>
          <w:p w14:paraId="1099777E" w14:textId="19CC1FFC" w:rsidR="00ED204B" w:rsidRPr="00E11BE6" w:rsidRDefault="00ED204B" w:rsidP="00E11BE6">
            <w:pPr>
              <w:pStyle w:val="GOSTTablenorm"/>
            </w:pPr>
            <w:r w:rsidRPr="00E11BE6">
              <w:rPr>
                <w:b/>
              </w:rPr>
              <w:t>sender:</w:t>
            </w:r>
            <w:r w:rsidRPr="00E11BE6">
              <w:t>is_nps</w:t>
            </w:r>
          </w:p>
        </w:tc>
        <w:tc>
          <w:tcPr>
            <w:tcW w:w="560" w:type="pct"/>
          </w:tcPr>
          <w:p w14:paraId="6A89E9A6" w14:textId="46F3C6C3" w:rsidR="00ED204B" w:rsidRPr="00F56162" w:rsidRDefault="00ED204B" w:rsidP="00E11BE6">
            <w:pPr>
              <w:pStyle w:val="GOSTTablenorm"/>
            </w:pPr>
            <w:r w:rsidRPr="00F56162">
              <w:rPr>
                <w:lang w:val="en-US"/>
              </w:rPr>
              <w:t>Строка</w:t>
            </w:r>
          </w:p>
        </w:tc>
        <w:tc>
          <w:tcPr>
            <w:tcW w:w="374" w:type="pct"/>
          </w:tcPr>
          <w:p w14:paraId="47D56D15" w14:textId="111CF3DF" w:rsidR="00ED204B" w:rsidRPr="00F56162" w:rsidRDefault="00ED204B" w:rsidP="00E11BE6">
            <w:pPr>
              <w:pStyle w:val="GOSTTablenorm"/>
            </w:pPr>
            <w:r w:rsidRPr="00F56162">
              <w:rPr>
                <w:lang w:val="en-US"/>
              </w:rPr>
              <w:t>Да</w:t>
            </w:r>
          </w:p>
        </w:tc>
        <w:tc>
          <w:tcPr>
            <w:tcW w:w="374" w:type="pct"/>
          </w:tcPr>
          <w:p w14:paraId="61C6880F" w14:textId="1EC45B00" w:rsidR="00ED204B" w:rsidRPr="00F56162" w:rsidRDefault="00ED204B" w:rsidP="00E11BE6">
            <w:pPr>
              <w:pStyle w:val="GOSTTablenorm"/>
            </w:pPr>
            <w:r w:rsidRPr="00F56162">
              <w:rPr>
                <w:lang w:val="en-US"/>
              </w:rPr>
              <w:t>=</w:t>
            </w:r>
            <w:r w:rsidRPr="00F56162">
              <w:t xml:space="preserve"> </w:t>
            </w:r>
            <w:r w:rsidRPr="00F56162">
              <w:rPr>
                <w:lang w:val="en-US"/>
              </w:rPr>
              <w:t>1</w:t>
            </w:r>
          </w:p>
        </w:tc>
        <w:tc>
          <w:tcPr>
            <w:tcW w:w="1777" w:type="pct"/>
          </w:tcPr>
          <w:p w14:paraId="185E8197" w14:textId="6A0F6C50" w:rsidR="00ED204B" w:rsidRPr="00F56162" w:rsidRDefault="00ED204B" w:rsidP="00E11BE6">
            <w:pPr>
              <w:pStyle w:val="GOSTTablenorm"/>
            </w:pPr>
            <w:r w:rsidRPr="00F56162">
              <w:t>Необходимо передавать значение «1», если в реквизите «Источник» указано значение «</w:t>
            </w:r>
            <w:r>
              <w:rPr>
                <w:lang w:val="en-US"/>
              </w:rPr>
              <w:t>RMS</w:t>
            </w:r>
            <w:r w:rsidRPr="00F56162">
              <w:t>», иначе – «0»</w:t>
            </w:r>
            <w:commentRangeStart w:id="670"/>
            <w:commentRangeEnd w:id="670"/>
            <w:r w:rsidRPr="00F56162">
              <w:rPr>
                <w:rStyle w:val="affa"/>
                <w:sz w:val="22"/>
                <w:szCs w:val="22"/>
              </w:rPr>
              <w:commentReference w:id="670"/>
            </w:r>
          </w:p>
        </w:tc>
      </w:tr>
      <w:tr w:rsidR="00ED204B" w:rsidRPr="00A57119" w14:paraId="11245E10" w14:textId="77777777" w:rsidTr="008D000C">
        <w:tc>
          <w:tcPr>
            <w:tcW w:w="1120" w:type="pct"/>
          </w:tcPr>
          <w:p w14:paraId="5ECB5989" w14:textId="6DE3D02F" w:rsidR="00ED204B" w:rsidRPr="00F56162" w:rsidRDefault="00ED204B" w:rsidP="00E11BE6">
            <w:pPr>
              <w:pStyle w:val="GOSTTablenorm"/>
            </w:pPr>
            <w:r w:rsidRPr="00F56162">
              <w:t>ТОФК по лицевому счету отправителя</w:t>
            </w:r>
          </w:p>
        </w:tc>
        <w:tc>
          <w:tcPr>
            <w:tcW w:w="795" w:type="pct"/>
          </w:tcPr>
          <w:p w14:paraId="3A36D2EF" w14:textId="57B69C53" w:rsidR="00ED204B" w:rsidRPr="00E11BE6" w:rsidRDefault="00ED204B" w:rsidP="00E11BE6">
            <w:pPr>
              <w:pStyle w:val="GOSTTablenorm"/>
            </w:pPr>
            <w:r w:rsidRPr="00E11BE6">
              <w:rPr>
                <w:b/>
              </w:rPr>
              <w:t>sender</w:t>
            </w:r>
            <w:r w:rsidRPr="00E11BE6">
              <w:t>:account_tofk_code</w:t>
            </w:r>
          </w:p>
        </w:tc>
        <w:tc>
          <w:tcPr>
            <w:tcW w:w="560" w:type="pct"/>
          </w:tcPr>
          <w:p w14:paraId="6446DF75" w14:textId="139802BB" w:rsidR="00ED204B" w:rsidRPr="00F56162" w:rsidRDefault="00ED204B" w:rsidP="00E11BE6">
            <w:pPr>
              <w:pStyle w:val="GOSTTablenorm"/>
            </w:pPr>
            <w:r w:rsidRPr="00F56162">
              <w:t>Строка</w:t>
            </w:r>
          </w:p>
        </w:tc>
        <w:tc>
          <w:tcPr>
            <w:tcW w:w="374" w:type="pct"/>
          </w:tcPr>
          <w:p w14:paraId="0DF77408" w14:textId="49AD8CF6" w:rsidR="00ED204B" w:rsidRPr="00F56162" w:rsidRDefault="00ED204B" w:rsidP="00E11BE6">
            <w:pPr>
              <w:pStyle w:val="GOSTTablenorm"/>
            </w:pPr>
            <w:r w:rsidRPr="00F56162">
              <w:t>Да</w:t>
            </w:r>
          </w:p>
        </w:tc>
        <w:tc>
          <w:tcPr>
            <w:tcW w:w="374" w:type="pct"/>
          </w:tcPr>
          <w:p w14:paraId="692B194A" w14:textId="220588B8" w:rsidR="00ED204B" w:rsidRPr="00F56162" w:rsidRDefault="00ED204B" w:rsidP="00E11BE6">
            <w:pPr>
              <w:pStyle w:val="GOSTTablenorm"/>
            </w:pPr>
            <w:r w:rsidRPr="00F56162">
              <w:t>=4</w:t>
            </w:r>
          </w:p>
        </w:tc>
        <w:tc>
          <w:tcPr>
            <w:tcW w:w="1777" w:type="pct"/>
          </w:tcPr>
          <w:p w14:paraId="3576298A" w14:textId="79B0D3C0" w:rsidR="00ED204B" w:rsidRPr="00F56162" w:rsidRDefault="00ED204B" w:rsidP="00E11BE6">
            <w:pPr>
              <w:pStyle w:val="GOSTTablenorm"/>
            </w:pPr>
            <w:r w:rsidRPr="00F56162">
              <w:t>Указывается ТОФК по лицевому счету отправителя, если «ТОФК отправитель участник НПС» = 1</w:t>
            </w:r>
            <w:commentRangeStart w:id="671"/>
            <w:commentRangeEnd w:id="671"/>
            <w:r w:rsidRPr="00F56162">
              <w:rPr>
                <w:rStyle w:val="affa"/>
                <w:sz w:val="22"/>
                <w:szCs w:val="22"/>
              </w:rPr>
              <w:commentReference w:id="671"/>
            </w:r>
            <w:commentRangeStart w:id="672"/>
            <w:commentRangeEnd w:id="672"/>
            <w:r w:rsidRPr="00F56162">
              <w:rPr>
                <w:rStyle w:val="affa"/>
                <w:sz w:val="22"/>
                <w:szCs w:val="22"/>
              </w:rPr>
              <w:commentReference w:id="672"/>
            </w:r>
          </w:p>
        </w:tc>
      </w:tr>
      <w:tr w:rsidR="00ED204B" w:rsidRPr="00A57119" w14:paraId="03DE894A" w14:textId="77777777" w:rsidTr="008D000C">
        <w:tc>
          <w:tcPr>
            <w:tcW w:w="1120" w:type="pct"/>
          </w:tcPr>
          <w:p w14:paraId="3B3957DE" w14:textId="495ABC08" w:rsidR="00ED204B" w:rsidRPr="00E11BE6" w:rsidRDefault="00ED204B" w:rsidP="00E11BE6">
            <w:pPr>
              <w:pStyle w:val="GOSTTablenorm"/>
              <w:rPr>
                <w:b/>
              </w:rPr>
            </w:pPr>
            <w:r w:rsidRPr="00E11BE6">
              <w:rPr>
                <w:b/>
              </w:rPr>
              <w:t>Информация по получателю</w:t>
            </w:r>
          </w:p>
        </w:tc>
        <w:tc>
          <w:tcPr>
            <w:tcW w:w="795" w:type="pct"/>
          </w:tcPr>
          <w:p w14:paraId="21ECA123" w14:textId="38EC59CC" w:rsidR="00ED204B" w:rsidRPr="00E11BE6" w:rsidRDefault="00ED204B" w:rsidP="00E11BE6">
            <w:pPr>
              <w:pStyle w:val="GOSTTablenorm"/>
              <w:rPr>
                <w:b/>
              </w:rPr>
            </w:pPr>
            <w:r w:rsidRPr="00E11BE6">
              <w:rPr>
                <w:b/>
              </w:rPr>
              <w:t>recipient</w:t>
            </w:r>
          </w:p>
        </w:tc>
        <w:tc>
          <w:tcPr>
            <w:tcW w:w="560" w:type="pct"/>
          </w:tcPr>
          <w:p w14:paraId="0DEE8C1E" w14:textId="3776084C" w:rsidR="00ED204B" w:rsidRPr="00F56162" w:rsidRDefault="00ED204B" w:rsidP="00E11BE6">
            <w:pPr>
              <w:pStyle w:val="GOSTTablenorm"/>
            </w:pPr>
            <w:r>
              <w:t>Блок</w:t>
            </w:r>
          </w:p>
        </w:tc>
        <w:tc>
          <w:tcPr>
            <w:tcW w:w="374" w:type="pct"/>
          </w:tcPr>
          <w:p w14:paraId="13820A8E" w14:textId="6CBB3045" w:rsidR="00ED204B" w:rsidRPr="00F56162" w:rsidRDefault="00ED204B" w:rsidP="00E11BE6">
            <w:pPr>
              <w:pStyle w:val="GOSTTablenorm"/>
            </w:pPr>
            <w:r>
              <w:t>Нет</w:t>
            </w:r>
          </w:p>
        </w:tc>
        <w:tc>
          <w:tcPr>
            <w:tcW w:w="374" w:type="pct"/>
          </w:tcPr>
          <w:p w14:paraId="7EDBB124" w14:textId="3324233C" w:rsidR="00ED204B" w:rsidRPr="00F56162" w:rsidRDefault="00ED204B" w:rsidP="00E11BE6">
            <w:pPr>
              <w:pStyle w:val="GOSTTablenorm"/>
            </w:pPr>
            <w:r>
              <w:t>-</w:t>
            </w:r>
          </w:p>
        </w:tc>
        <w:tc>
          <w:tcPr>
            <w:tcW w:w="1777" w:type="pct"/>
          </w:tcPr>
          <w:p w14:paraId="4D279DD3" w14:textId="3C13E7D2" w:rsidR="00ED204B" w:rsidRPr="00F56162" w:rsidRDefault="00ED204B" w:rsidP="00E11BE6">
            <w:pPr>
              <w:pStyle w:val="GOSTTablenorm"/>
            </w:pPr>
            <w:r>
              <w:t>Заполняется только для документа с типом РОП</w:t>
            </w:r>
            <w:ins w:id="673" w:author="Гисматова А.Ф. REV-59804" w:date="2026-04-17T15:11:00Z">
              <w:r w:rsidR="00916533">
                <w:t xml:space="preserve"> или «РОН»</w:t>
              </w:r>
            </w:ins>
          </w:p>
        </w:tc>
      </w:tr>
      <w:tr w:rsidR="00ED204B" w:rsidRPr="00A57119" w14:paraId="4084EEBF" w14:textId="77777777" w:rsidTr="008D000C">
        <w:tc>
          <w:tcPr>
            <w:tcW w:w="1120" w:type="pct"/>
          </w:tcPr>
          <w:p w14:paraId="0B458300" w14:textId="5E3DA73F" w:rsidR="00ED204B" w:rsidRPr="00F56162" w:rsidRDefault="00ED204B" w:rsidP="00E11BE6">
            <w:pPr>
              <w:pStyle w:val="GOSTTablenorm"/>
            </w:pPr>
            <w:r w:rsidRPr="00F56162">
              <w:t>ТОФК по лицевому счету получателя</w:t>
            </w:r>
          </w:p>
        </w:tc>
        <w:tc>
          <w:tcPr>
            <w:tcW w:w="795" w:type="pct"/>
          </w:tcPr>
          <w:p w14:paraId="04BF4370" w14:textId="7E46084E" w:rsidR="00ED204B" w:rsidRPr="00E11BE6" w:rsidRDefault="00ED204B" w:rsidP="00E11BE6">
            <w:pPr>
              <w:pStyle w:val="GOSTTablenorm"/>
            </w:pPr>
            <w:r w:rsidRPr="00E11BE6">
              <w:rPr>
                <w:b/>
              </w:rPr>
              <w:t>recipient:</w:t>
            </w:r>
            <w:r w:rsidRPr="00E11BE6">
              <w:t>account_tofk_code</w:t>
            </w:r>
          </w:p>
        </w:tc>
        <w:tc>
          <w:tcPr>
            <w:tcW w:w="560" w:type="pct"/>
          </w:tcPr>
          <w:p w14:paraId="388AC826" w14:textId="5FB9922B" w:rsidR="00ED204B" w:rsidRPr="00F56162" w:rsidRDefault="00ED204B" w:rsidP="00E11BE6">
            <w:pPr>
              <w:pStyle w:val="GOSTTablenorm"/>
            </w:pPr>
            <w:r w:rsidRPr="00F56162">
              <w:t>Строка</w:t>
            </w:r>
          </w:p>
        </w:tc>
        <w:tc>
          <w:tcPr>
            <w:tcW w:w="374" w:type="pct"/>
          </w:tcPr>
          <w:p w14:paraId="3F2D36F1" w14:textId="6D2962F2" w:rsidR="00ED204B" w:rsidRPr="00F56162" w:rsidRDefault="00ED204B" w:rsidP="00E11BE6">
            <w:pPr>
              <w:pStyle w:val="GOSTTablenorm"/>
            </w:pPr>
            <w:r w:rsidRPr="00F56162">
              <w:t>Да</w:t>
            </w:r>
          </w:p>
        </w:tc>
        <w:tc>
          <w:tcPr>
            <w:tcW w:w="374" w:type="pct"/>
          </w:tcPr>
          <w:p w14:paraId="44A18CEC" w14:textId="67C5CA42" w:rsidR="00ED204B" w:rsidRPr="00F56162" w:rsidRDefault="00ED204B" w:rsidP="00E11BE6">
            <w:pPr>
              <w:pStyle w:val="GOSTTablenorm"/>
            </w:pPr>
            <w:r w:rsidRPr="00F56162">
              <w:t>=4</w:t>
            </w:r>
          </w:p>
        </w:tc>
        <w:tc>
          <w:tcPr>
            <w:tcW w:w="1777" w:type="pct"/>
          </w:tcPr>
          <w:p w14:paraId="04A81D9E" w14:textId="55C93596" w:rsidR="00ED204B" w:rsidRPr="00F56162" w:rsidRDefault="00ED204B" w:rsidP="00E11BE6">
            <w:pPr>
              <w:pStyle w:val="GOSTTablenorm"/>
            </w:pPr>
            <w:r w:rsidRPr="00F56162">
              <w:t>Указывается ТОФК по лицевому счету получателя, если «ТОФК получатель участник НПС» = 1</w:t>
            </w:r>
            <w:commentRangeStart w:id="674"/>
            <w:commentRangeEnd w:id="674"/>
            <w:r w:rsidRPr="00F56162">
              <w:rPr>
                <w:rStyle w:val="affa"/>
                <w:sz w:val="22"/>
                <w:szCs w:val="22"/>
              </w:rPr>
              <w:commentReference w:id="674"/>
            </w:r>
          </w:p>
        </w:tc>
      </w:tr>
      <w:tr w:rsidR="00ED204B" w:rsidRPr="00A57119" w14:paraId="0B4AB510" w14:textId="77777777" w:rsidTr="008D000C">
        <w:tc>
          <w:tcPr>
            <w:tcW w:w="1120" w:type="pct"/>
          </w:tcPr>
          <w:p w14:paraId="46C7DFA4" w14:textId="29ED38FE" w:rsidR="00ED204B" w:rsidRPr="00F56162" w:rsidRDefault="00ED204B" w:rsidP="00E11BE6">
            <w:pPr>
              <w:pStyle w:val="GOSTTablenorm"/>
            </w:pPr>
            <w:r w:rsidRPr="00F56162">
              <w:lastRenderedPageBreak/>
              <w:t>ТОФК получатель участник НПС</w:t>
            </w:r>
          </w:p>
        </w:tc>
        <w:tc>
          <w:tcPr>
            <w:tcW w:w="795" w:type="pct"/>
          </w:tcPr>
          <w:p w14:paraId="7CDB70A3" w14:textId="0CB03B26" w:rsidR="00ED204B" w:rsidRPr="00E11BE6" w:rsidRDefault="00ED204B" w:rsidP="00E11BE6">
            <w:pPr>
              <w:pStyle w:val="GOSTTablenorm"/>
            </w:pPr>
            <w:r w:rsidRPr="00E11BE6">
              <w:rPr>
                <w:b/>
              </w:rPr>
              <w:t>recipient:</w:t>
            </w:r>
            <w:r w:rsidRPr="00E11BE6">
              <w:t>is_nps</w:t>
            </w:r>
          </w:p>
        </w:tc>
        <w:tc>
          <w:tcPr>
            <w:tcW w:w="560" w:type="pct"/>
          </w:tcPr>
          <w:p w14:paraId="097D2A29" w14:textId="5FD9D03C" w:rsidR="00ED204B" w:rsidRPr="00F56162" w:rsidRDefault="00ED204B" w:rsidP="00E11BE6">
            <w:pPr>
              <w:pStyle w:val="GOSTTablenorm"/>
            </w:pPr>
            <w:r w:rsidRPr="00F56162">
              <w:rPr>
                <w:lang w:val="en-US"/>
              </w:rPr>
              <w:t>Строка</w:t>
            </w:r>
          </w:p>
        </w:tc>
        <w:tc>
          <w:tcPr>
            <w:tcW w:w="374" w:type="pct"/>
          </w:tcPr>
          <w:p w14:paraId="21C70DA2" w14:textId="421666D0" w:rsidR="00ED204B" w:rsidRPr="00F56162" w:rsidRDefault="00ED204B" w:rsidP="00E11BE6">
            <w:pPr>
              <w:pStyle w:val="GOSTTablenorm"/>
            </w:pPr>
            <w:r w:rsidRPr="00F56162">
              <w:rPr>
                <w:lang w:val="en-US"/>
              </w:rPr>
              <w:t>Да</w:t>
            </w:r>
          </w:p>
        </w:tc>
        <w:tc>
          <w:tcPr>
            <w:tcW w:w="374" w:type="pct"/>
          </w:tcPr>
          <w:p w14:paraId="6C62D62B" w14:textId="70730B4E" w:rsidR="00ED204B" w:rsidRPr="00F56162" w:rsidRDefault="00ED204B" w:rsidP="00E11BE6">
            <w:pPr>
              <w:pStyle w:val="GOSTTablenorm"/>
            </w:pPr>
            <w:r w:rsidRPr="00F56162">
              <w:rPr>
                <w:lang w:val="en-US"/>
              </w:rPr>
              <w:t>=</w:t>
            </w:r>
            <w:r w:rsidRPr="00F56162">
              <w:t xml:space="preserve"> </w:t>
            </w:r>
            <w:r w:rsidRPr="00F56162">
              <w:rPr>
                <w:lang w:val="en-US"/>
              </w:rPr>
              <w:t>1</w:t>
            </w:r>
          </w:p>
        </w:tc>
        <w:tc>
          <w:tcPr>
            <w:tcW w:w="1777" w:type="pct"/>
          </w:tcPr>
          <w:p w14:paraId="26BF130E" w14:textId="4A75B824" w:rsidR="00ED204B" w:rsidRPr="00F56162" w:rsidRDefault="00ED204B" w:rsidP="00D873A6">
            <w:pPr>
              <w:pStyle w:val="GOSTTablenorm"/>
            </w:pPr>
            <w:r w:rsidRPr="00F56162">
              <w:t>Необходимо передавать значение «1», если в реквизите «Подсистема ТОФК получателя» указано значение «RMS», иначе – «0»</w:t>
            </w:r>
            <w:commentRangeStart w:id="675"/>
            <w:commentRangeEnd w:id="675"/>
            <w:r w:rsidRPr="00F56162">
              <w:rPr>
                <w:rStyle w:val="affa"/>
                <w:sz w:val="22"/>
                <w:szCs w:val="22"/>
              </w:rPr>
              <w:commentReference w:id="675"/>
            </w:r>
          </w:p>
        </w:tc>
      </w:tr>
      <w:tr w:rsidR="00ED204B" w:rsidRPr="00A57119" w14:paraId="77FA44B8" w14:textId="77777777" w:rsidTr="008D000C">
        <w:tc>
          <w:tcPr>
            <w:tcW w:w="1120" w:type="pct"/>
          </w:tcPr>
          <w:p w14:paraId="4C10EA66" w14:textId="0885B610" w:rsidR="00ED204B" w:rsidRPr="00F56162" w:rsidRDefault="00ED204B" w:rsidP="00E11BE6">
            <w:pPr>
              <w:pStyle w:val="GOSTTablenorm"/>
            </w:pPr>
            <w:r w:rsidRPr="00F56162">
              <w:t>ОКТМО платежа получателя</w:t>
            </w:r>
          </w:p>
        </w:tc>
        <w:tc>
          <w:tcPr>
            <w:tcW w:w="795" w:type="pct"/>
          </w:tcPr>
          <w:p w14:paraId="3FFD1EC0" w14:textId="0CA627B5" w:rsidR="00ED204B" w:rsidRPr="00E11BE6" w:rsidRDefault="00ED204B" w:rsidP="00E11BE6">
            <w:pPr>
              <w:pStyle w:val="GOSTTablenorm"/>
            </w:pPr>
            <w:r w:rsidRPr="00E11BE6">
              <w:rPr>
                <w:b/>
              </w:rPr>
              <w:t>recipient:</w:t>
            </w:r>
            <w:r w:rsidRPr="00E11BE6">
              <w:t>oktmo</w:t>
            </w:r>
          </w:p>
        </w:tc>
        <w:tc>
          <w:tcPr>
            <w:tcW w:w="560" w:type="pct"/>
          </w:tcPr>
          <w:p w14:paraId="6C918177" w14:textId="5D4DFE74" w:rsidR="00ED204B" w:rsidRPr="00F56162" w:rsidRDefault="00ED204B" w:rsidP="00E11BE6">
            <w:pPr>
              <w:pStyle w:val="GOSTTablenorm"/>
            </w:pPr>
            <w:r w:rsidRPr="00F56162">
              <w:rPr>
                <w:lang w:eastAsia="en-US"/>
              </w:rPr>
              <w:t>Строка</w:t>
            </w:r>
          </w:p>
        </w:tc>
        <w:tc>
          <w:tcPr>
            <w:tcW w:w="374" w:type="pct"/>
          </w:tcPr>
          <w:p w14:paraId="2520AAA4" w14:textId="14278EB8" w:rsidR="00ED204B" w:rsidRPr="00F56162" w:rsidRDefault="00ED204B" w:rsidP="00E11BE6">
            <w:pPr>
              <w:pStyle w:val="GOSTTablenorm"/>
            </w:pPr>
            <w:r w:rsidRPr="00F56162">
              <w:t>Да</w:t>
            </w:r>
          </w:p>
        </w:tc>
        <w:tc>
          <w:tcPr>
            <w:tcW w:w="374" w:type="pct"/>
          </w:tcPr>
          <w:p w14:paraId="713F2B85" w14:textId="4C9AF5DF" w:rsidR="00ED204B" w:rsidRPr="00F56162" w:rsidRDefault="00ED204B" w:rsidP="00E11BE6">
            <w:pPr>
              <w:pStyle w:val="GOSTTablenorm"/>
            </w:pPr>
            <w:r w:rsidRPr="00F56162">
              <w:t>=8</w:t>
            </w:r>
          </w:p>
        </w:tc>
        <w:tc>
          <w:tcPr>
            <w:tcW w:w="1777" w:type="pct"/>
          </w:tcPr>
          <w:p w14:paraId="1F757445" w14:textId="73619FD2" w:rsidR="00ED204B" w:rsidRPr="00F56162" w:rsidRDefault="00ED204B" w:rsidP="00E11BE6">
            <w:pPr>
              <w:pStyle w:val="GOSTTablenorm"/>
            </w:pPr>
            <w:r w:rsidRPr="00F56162">
              <w:t>Указывается ОКТМО платежа получателя, если «ТОФК получатель участник НПС</w:t>
            </w:r>
            <w:r w:rsidR="0060702A">
              <w:t>»</w:t>
            </w:r>
            <w:r w:rsidRPr="00F56162">
              <w:t xml:space="preserve"> = 1</w:t>
            </w:r>
          </w:p>
        </w:tc>
      </w:tr>
      <w:tr w:rsidR="00ED204B" w:rsidRPr="00A57119" w14:paraId="493F5ADC" w14:textId="77777777" w:rsidTr="008D000C">
        <w:tc>
          <w:tcPr>
            <w:tcW w:w="1120" w:type="pct"/>
          </w:tcPr>
          <w:p w14:paraId="572B35E3" w14:textId="6FD73B5C" w:rsidR="00ED204B" w:rsidRPr="00E11BE6" w:rsidRDefault="00ED204B" w:rsidP="00E11BE6">
            <w:pPr>
              <w:pStyle w:val="GOSTTablenorm"/>
              <w:rPr>
                <w:b/>
              </w:rPr>
            </w:pPr>
            <w:r w:rsidRPr="00E11BE6">
              <w:rPr>
                <w:b/>
              </w:rPr>
              <w:t xml:space="preserve">Информация по строкам документа </w:t>
            </w:r>
          </w:p>
        </w:tc>
        <w:tc>
          <w:tcPr>
            <w:tcW w:w="795" w:type="pct"/>
          </w:tcPr>
          <w:p w14:paraId="2FBF26CC" w14:textId="2F0D1FF9" w:rsidR="00ED204B" w:rsidRPr="00E11BE6" w:rsidRDefault="00ED204B" w:rsidP="00E11BE6">
            <w:pPr>
              <w:pStyle w:val="GOSTTablenorm"/>
              <w:rPr>
                <w:b/>
              </w:rPr>
            </w:pPr>
            <w:r w:rsidRPr="00E11BE6">
              <w:rPr>
                <w:b/>
              </w:rPr>
              <w:t>entries</w:t>
            </w:r>
          </w:p>
        </w:tc>
        <w:tc>
          <w:tcPr>
            <w:tcW w:w="560" w:type="pct"/>
          </w:tcPr>
          <w:p w14:paraId="53403813" w14:textId="25906E7F" w:rsidR="00ED204B" w:rsidRPr="00F56162" w:rsidRDefault="00ED204B" w:rsidP="00E11BE6">
            <w:pPr>
              <w:pStyle w:val="GOSTTablenorm"/>
            </w:pPr>
            <w:r w:rsidRPr="00F56162">
              <w:t>Массив</w:t>
            </w:r>
          </w:p>
        </w:tc>
        <w:tc>
          <w:tcPr>
            <w:tcW w:w="374" w:type="pct"/>
          </w:tcPr>
          <w:p w14:paraId="61B4142E" w14:textId="30EBCC37" w:rsidR="00ED204B" w:rsidRPr="00F56162" w:rsidRDefault="00ED204B" w:rsidP="00E11BE6">
            <w:pPr>
              <w:pStyle w:val="GOSTTablenorm"/>
            </w:pPr>
            <w:r w:rsidRPr="00F56162">
              <w:t>Да</w:t>
            </w:r>
          </w:p>
        </w:tc>
        <w:tc>
          <w:tcPr>
            <w:tcW w:w="374" w:type="pct"/>
          </w:tcPr>
          <w:p w14:paraId="54771C66" w14:textId="164A9B28" w:rsidR="00ED204B" w:rsidRPr="00435E26" w:rsidRDefault="00ED204B" w:rsidP="00E11BE6">
            <w:pPr>
              <w:pStyle w:val="GOSTTablenorm"/>
              <w:rPr>
                <w:lang w:val="en-US"/>
              </w:rPr>
            </w:pPr>
            <w:r>
              <w:rPr>
                <w:lang w:val="en-US"/>
              </w:rPr>
              <w:t>-</w:t>
            </w:r>
          </w:p>
        </w:tc>
        <w:tc>
          <w:tcPr>
            <w:tcW w:w="1777" w:type="pct"/>
          </w:tcPr>
          <w:p w14:paraId="78896046" w14:textId="24E04AB8" w:rsidR="00ED204B" w:rsidRPr="00435E26" w:rsidRDefault="00ED204B" w:rsidP="00E11BE6">
            <w:pPr>
              <w:pStyle w:val="GOSTTablenorm"/>
              <w:rPr>
                <w:lang w:val="en-US"/>
              </w:rPr>
            </w:pPr>
            <w:r>
              <w:rPr>
                <w:lang w:val="en-US"/>
              </w:rPr>
              <w:t>-</w:t>
            </w:r>
          </w:p>
        </w:tc>
      </w:tr>
      <w:tr w:rsidR="00ED204B" w:rsidRPr="00A57119" w14:paraId="447DF277" w14:textId="77777777" w:rsidTr="008D000C">
        <w:tc>
          <w:tcPr>
            <w:tcW w:w="1120" w:type="pct"/>
          </w:tcPr>
          <w:p w14:paraId="047F64C1" w14:textId="610617CB" w:rsidR="00ED204B" w:rsidRPr="00F56162" w:rsidRDefault="00ED204B" w:rsidP="00E11BE6">
            <w:pPr>
              <w:pStyle w:val="GOSTTablenorm"/>
            </w:pPr>
            <w:r w:rsidRPr="00F56162">
              <w:t>Номер строки плательщика</w:t>
            </w:r>
          </w:p>
        </w:tc>
        <w:tc>
          <w:tcPr>
            <w:tcW w:w="795" w:type="pct"/>
          </w:tcPr>
          <w:p w14:paraId="264904AD" w14:textId="41CBC154" w:rsidR="00ED204B" w:rsidRPr="00E11BE6" w:rsidRDefault="00ED204B" w:rsidP="00E11BE6">
            <w:pPr>
              <w:pStyle w:val="GOSTTablenorm"/>
            </w:pPr>
            <w:r w:rsidRPr="00E11BE6">
              <w:rPr>
                <w:b/>
              </w:rPr>
              <w:t>entries:</w:t>
            </w:r>
            <w:r w:rsidRPr="00E11BE6">
              <w:t>line_no</w:t>
            </w:r>
          </w:p>
        </w:tc>
        <w:tc>
          <w:tcPr>
            <w:tcW w:w="560" w:type="pct"/>
          </w:tcPr>
          <w:p w14:paraId="5A451C0A" w14:textId="40C493A6" w:rsidR="00ED204B" w:rsidRPr="00F56162" w:rsidRDefault="00ED204B" w:rsidP="00E11BE6">
            <w:pPr>
              <w:pStyle w:val="GOSTTablenorm"/>
            </w:pPr>
            <w:r w:rsidRPr="00F56162">
              <w:rPr>
                <w:lang w:eastAsia="en-US"/>
              </w:rPr>
              <w:t>Строка</w:t>
            </w:r>
          </w:p>
        </w:tc>
        <w:tc>
          <w:tcPr>
            <w:tcW w:w="374" w:type="pct"/>
          </w:tcPr>
          <w:p w14:paraId="28519881" w14:textId="4B9F2C97" w:rsidR="00ED204B" w:rsidRPr="00F56162" w:rsidRDefault="00ED204B" w:rsidP="00E11BE6">
            <w:pPr>
              <w:pStyle w:val="GOSTTablenorm"/>
            </w:pPr>
            <w:r>
              <w:t>Нет</w:t>
            </w:r>
          </w:p>
        </w:tc>
        <w:tc>
          <w:tcPr>
            <w:tcW w:w="374" w:type="pct"/>
          </w:tcPr>
          <w:p w14:paraId="5D5463C7" w14:textId="39837724" w:rsidR="00ED204B" w:rsidRPr="00F56162" w:rsidRDefault="00ED204B" w:rsidP="00E11BE6">
            <w:pPr>
              <w:pStyle w:val="GOSTTablenorm"/>
            </w:pPr>
            <w:r w:rsidRPr="00F56162">
              <w:t>&lt;=4</w:t>
            </w:r>
          </w:p>
        </w:tc>
        <w:tc>
          <w:tcPr>
            <w:tcW w:w="1777" w:type="pct"/>
          </w:tcPr>
          <w:p w14:paraId="0984BE1C" w14:textId="41C6EBF0" w:rsidR="00ED204B" w:rsidRPr="00F56162" w:rsidRDefault="00ED204B" w:rsidP="00E11BE6">
            <w:pPr>
              <w:pStyle w:val="GOSTTablenorm"/>
            </w:pPr>
            <w:r w:rsidRPr="00F56162">
              <w:t>Указывается порядковый номер строки</w:t>
            </w:r>
          </w:p>
        </w:tc>
      </w:tr>
      <w:tr w:rsidR="00ED204B" w:rsidRPr="00A57119" w14:paraId="75EE2BD0" w14:textId="77777777" w:rsidTr="008D000C">
        <w:tc>
          <w:tcPr>
            <w:tcW w:w="1120" w:type="pct"/>
          </w:tcPr>
          <w:p w14:paraId="417E7F1C" w14:textId="69292FED" w:rsidR="00ED204B" w:rsidRPr="00F56162" w:rsidRDefault="00ED204B" w:rsidP="00E11BE6">
            <w:pPr>
              <w:pStyle w:val="GOSTTablenorm"/>
            </w:pPr>
            <w:r w:rsidRPr="00A57119">
              <w:t xml:space="preserve">Идентификатор строки </w:t>
            </w:r>
          </w:p>
        </w:tc>
        <w:tc>
          <w:tcPr>
            <w:tcW w:w="795" w:type="pct"/>
          </w:tcPr>
          <w:p w14:paraId="2CDF3096" w14:textId="6C2075E1" w:rsidR="00ED204B" w:rsidRPr="00E11BE6" w:rsidRDefault="00ED204B" w:rsidP="00E11BE6">
            <w:pPr>
              <w:pStyle w:val="GOSTTablenorm"/>
            </w:pPr>
            <w:r w:rsidRPr="00E11BE6">
              <w:rPr>
                <w:b/>
              </w:rPr>
              <w:t>entries</w:t>
            </w:r>
            <w:r w:rsidRPr="00E11BE6">
              <w:t>:line_id</w:t>
            </w:r>
          </w:p>
        </w:tc>
        <w:tc>
          <w:tcPr>
            <w:tcW w:w="560" w:type="pct"/>
          </w:tcPr>
          <w:p w14:paraId="0957B50D" w14:textId="34573053" w:rsidR="00ED204B" w:rsidRPr="00F56162" w:rsidRDefault="00ED204B" w:rsidP="00E11BE6">
            <w:pPr>
              <w:pStyle w:val="GOSTTablenorm"/>
            </w:pPr>
            <w:r w:rsidRPr="00A57119">
              <w:rPr>
                <w:lang w:val="en-US"/>
              </w:rPr>
              <w:t>GUID</w:t>
            </w:r>
          </w:p>
        </w:tc>
        <w:tc>
          <w:tcPr>
            <w:tcW w:w="374" w:type="pct"/>
          </w:tcPr>
          <w:p w14:paraId="04C95CF0" w14:textId="7A879DAB" w:rsidR="00ED204B" w:rsidRPr="00F56162" w:rsidRDefault="00ED204B" w:rsidP="00E11BE6">
            <w:pPr>
              <w:pStyle w:val="GOSTTablenorm"/>
            </w:pPr>
            <w:commentRangeStart w:id="676"/>
            <w:r w:rsidRPr="00A57119">
              <w:t>Да</w:t>
            </w:r>
            <w:commentRangeEnd w:id="676"/>
            <w:r w:rsidRPr="00A57119">
              <w:rPr>
                <w:rStyle w:val="affa"/>
              </w:rPr>
              <w:commentReference w:id="676"/>
            </w:r>
          </w:p>
        </w:tc>
        <w:tc>
          <w:tcPr>
            <w:tcW w:w="374" w:type="pct"/>
          </w:tcPr>
          <w:p w14:paraId="3BFF12EB" w14:textId="27D20318" w:rsidR="00ED204B" w:rsidRPr="00F56162" w:rsidRDefault="00ED204B" w:rsidP="00E11BE6">
            <w:pPr>
              <w:pStyle w:val="GOSTTablenorm"/>
            </w:pPr>
            <w:r w:rsidRPr="00A57119">
              <w:t>=36</w:t>
            </w:r>
          </w:p>
        </w:tc>
        <w:tc>
          <w:tcPr>
            <w:tcW w:w="1777" w:type="pct"/>
          </w:tcPr>
          <w:p w14:paraId="43858FE5" w14:textId="3ECD79C0" w:rsidR="00ED204B" w:rsidRPr="00F56162" w:rsidRDefault="00ED204B" w:rsidP="00E11BE6">
            <w:pPr>
              <w:pStyle w:val="GOSTTablenorm"/>
            </w:pPr>
            <w:r w:rsidRPr="00A57119">
              <w:t>Указывается технический идентификатор (</w:t>
            </w:r>
            <w:r w:rsidRPr="00A57119">
              <w:rPr>
                <w:lang w:val="en-US"/>
              </w:rPr>
              <w:t>GUID</w:t>
            </w:r>
            <w:r w:rsidRPr="00A57119">
              <w:t>) строки.</w:t>
            </w:r>
          </w:p>
        </w:tc>
      </w:tr>
      <w:tr w:rsidR="00ED204B" w:rsidRPr="00A57119" w14:paraId="6B8F3406" w14:textId="77777777" w:rsidTr="008D000C">
        <w:tc>
          <w:tcPr>
            <w:tcW w:w="1120" w:type="pct"/>
          </w:tcPr>
          <w:p w14:paraId="2ECBA536" w14:textId="037E676A" w:rsidR="00ED204B" w:rsidRPr="00F56162" w:rsidRDefault="00ED204B" w:rsidP="00E11BE6">
            <w:pPr>
              <w:pStyle w:val="GOSTTablenorm"/>
            </w:pPr>
            <w:r w:rsidRPr="00F56162">
              <w:t>Сумма в рублях</w:t>
            </w:r>
          </w:p>
        </w:tc>
        <w:tc>
          <w:tcPr>
            <w:tcW w:w="795" w:type="pct"/>
          </w:tcPr>
          <w:p w14:paraId="558DC442" w14:textId="2351FDFD" w:rsidR="00ED204B" w:rsidRPr="00E11BE6" w:rsidRDefault="00ED204B" w:rsidP="00E11BE6">
            <w:pPr>
              <w:pStyle w:val="GOSTTablenorm"/>
            </w:pPr>
            <w:r w:rsidRPr="00E11BE6">
              <w:rPr>
                <w:b/>
              </w:rPr>
              <w:t>entries:</w:t>
            </w:r>
            <w:r w:rsidRPr="00E11BE6">
              <w:t>amount</w:t>
            </w:r>
          </w:p>
        </w:tc>
        <w:tc>
          <w:tcPr>
            <w:tcW w:w="560" w:type="pct"/>
          </w:tcPr>
          <w:p w14:paraId="3AAF084B" w14:textId="1B899A65" w:rsidR="00ED204B" w:rsidRPr="00F56162" w:rsidRDefault="00ED204B" w:rsidP="00E11BE6">
            <w:pPr>
              <w:pStyle w:val="GOSTTablenorm"/>
            </w:pPr>
            <w:r w:rsidRPr="00F56162">
              <w:t>Сумма</w:t>
            </w:r>
          </w:p>
        </w:tc>
        <w:tc>
          <w:tcPr>
            <w:tcW w:w="374" w:type="pct"/>
          </w:tcPr>
          <w:p w14:paraId="67DE09CC" w14:textId="08F4D31C" w:rsidR="00ED204B" w:rsidRPr="00F56162" w:rsidRDefault="00ED204B" w:rsidP="00E11BE6">
            <w:pPr>
              <w:pStyle w:val="GOSTTablenorm"/>
            </w:pPr>
            <w:r w:rsidRPr="00F56162">
              <w:t>Да</w:t>
            </w:r>
          </w:p>
        </w:tc>
        <w:tc>
          <w:tcPr>
            <w:tcW w:w="374" w:type="pct"/>
          </w:tcPr>
          <w:p w14:paraId="4C2ACE2C" w14:textId="347E7C17" w:rsidR="00ED204B" w:rsidRPr="00F56162" w:rsidRDefault="00ED204B" w:rsidP="00E11BE6">
            <w:pPr>
              <w:pStyle w:val="GOSTTablenorm"/>
            </w:pPr>
          </w:p>
        </w:tc>
        <w:tc>
          <w:tcPr>
            <w:tcW w:w="1777" w:type="pct"/>
          </w:tcPr>
          <w:p w14:paraId="21343984" w14:textId="2490C28B" w:rsidR="00ED204B" w:rsidRPr="00F56162" w:rsidRDefault="00ED204B" w:rsidP="00E11BE6">
            <w:pPr>
              <w:pStyle w:val="GOSTTablenorm"/>
            </w:pPr>
            <w:r w:rsidRPr="00F56162">
              <w:t>Указывается передаваемая сумма строки по документу в валюте Российской Федерации, с точностью 2 знака после запятой</w:t>
            </w:r>
            <w:commentRangeStart w:id="677"/>
            <w:commentRangeEnd w:id="677"/>
            <w:r w:rsidRPr="00F56162">
              <w:rPr>
                <w:rStyle w:val="affa"/>
                <w:sz w:val="22"/>
                <w:szCs w:val="22"/>
              </w:rPr>
              <w:commentReference w:id="677"/>
            </w:r>
          </w:p>
        </w:tc>
      </w:tr>
      <w:tr w:rsidR="00ED204B" w:rsidRPr="00A57119" w14:paraId="041C4530" w14:textId="77777777" w:rsidTr="008D000C">
        <w:tc>
          <w:tcPr>
            <w:tcW w:w="1120" w:type="pct"/>
          </w:tcPr>
          <w:p w14:paraId="771E84F6" w14:textId="290AD9AD" w:rsidR="00ED204B" w:rsidRPr="00F56162" w:rsidRDefault="00ED204B" w:rsidP="00E11BE6">
            <w:pPr>
              <w:pStyle w:val="GOSTTablenorm"/>
            </w:pPr>
            <w:r w:rsidRPr="00F56162">
              <w:t>Идентификатор документа по зачислению НВС ФБ</w:t>
            </w:r>
          </w:p>
        </w:tc>
        <w:tc>
          <w:tcPr>
            <w:tcW w:w="795" w:type="pct"/>
          </w:tcPr>
          <w:p w14:paraId="68DFCDAC" w14:textId="204D7A0C" w:rsidR="00ED204B" w:rsidRPr="00E11BE6" w:rsidRDefault="00ED204B" w:rsidP="00E11BE6">
            <w:pPr>
              <w:pStyle w:val="GOSTTablenorm"/>
            </w:pPr>
            <w:r w:rsidRPr="00E11BE6">
              <w:rPr>
                <w:b/>
              </w:rPr>
              <w:t>entries:</w:t>
            </w:r>
            <w:r w:rsidRPr="00E11BE6">
              <w:t>doc_guid_nvs</w:t>
            </w:r>
          </w:p>
        </w:tc>
        <w:tc>
          <w:tcPr>
            <w:tcW w:w="560" w:type="pct"/>
          </w:tcPr>
          <w:p w14:paraId="6CE22682" w14:textId="574FDAAD" w:rsidR="00ED204B" w:rsidRPr="00F56162" w:rsidRDefault="00ED204B" w:rsidP="00E11BE6">
            <w:pPr>
              <w:pStyle w:val="GOSTTablenorm"/>
            </w:pPr>
            <w:r w:rsidRPr="00F56162">
              <w:t>GUID</w:t>
            </w:r>
          </w:p>
        </w:tc>
        <w:tc>
          <w:tcPr>
            <w:tcW w:w="374" w:type="pct"/>
          </w:tcPr>
          <w:p w14:paraId="3AEC4010" w14:textId="2D850128" w:rsidR="00ED204B" w:rsidRPr="00F56162" w:rsidRDefault="00ED204B" w:rsidP="00E11BE6">
            <w:pPr>
              <w:pStyle w:val="GOSTTablenorm"/>
            </w:pPr>
            <w:r w:rsidRPr="00F56162">
              <w:t>Да</w:t>
            </w:r>
          </w:p>
        </w:tc>
        <w:tc>
          <w:tcPr>
            <w:tcW w:w="374" w:type="pct"/>
          </w:tcPr>
          <w:p w14:paraId="146282F4" w14:textId="628A1AFE" w:rsidR="00ED204B" w:rsidRPr="00F56162" w:rsidRDefault="00ED204B" w:rsidP="00E11BE6">
            <w:pPr>
              <w:pStyle w:val="GOSTTablenorm"/>
            </w:pPr>
            <w:r w:rsidRPr="00F56162">
              <w:t>=36</w:t>
            </w:r>
          </w:p>
        </w:tc>
        <w:tc>
          <w:tcPr>
            <w:tcW w:w="1777" w:type="pct"/>
          </w:tcPr>
          <w:p w14:paraId="224675A7" w14:textId="21260F94" w:rsidR="00ED204B" w:rsidRPr="00F56162" w:rsidRDefault="00ED204B" w:rsidP="00D873A6">
            <w:pPr>
              <w:pStyle w:val="GOSTTablenorm"/>
            </w:pPr>
            <w:r w:rsidRPr="00F56162">
              <w:t xml:space="preserve">Указывается </w:t>
            </w:r>
            <w:r>
              <w:t xml:space="preserve">внешний </w:t>
            </w:r>
            <w:r w:rsidRPr="00F56162">
              <w:t>идентификатор платежного документа, на основании которого платеж был учтен как невыясненное поступление ФБ</w:t>
            </w:r>
          </w:p>
        </w:tc>
      </w:tr>
      <w:tr w:rsidR="00ED204B" w:rsidRPr="00A57119" w14:paraId="36CE968B" w14:textId="77777777" w:rsidTr="008D000C">
        <w:tc>
          <w:tcPr>
            <w:tcW w:w="1120" w:type="pct"/>
          </w:tcPr>
          <w:p w14:paraId="4B96FAC8" w14:textId="673A7CB4" w:rsidR="00ED204B" w:rsidRPr="00F56162" w:rsidRDefault="00ED204B" w:rsidP="00E11BE6">
            <w:pPr>
              <w:pStyle w:val="GOSTTablenorm"/>
            </w:pPr>
            <w:r w:rsidRPr="00F56162">
              <w:t>ОКТМО платежа отправителя</w:t>
            </w:r>
          </w:p>
        </w:tc>
        <w:tc>
          <w:tcPr>
            <w:tcW w:w="795" w:type="pct"/>
          </w:tcPr>
          <w:p w14:paraId="7A1FBB45" w14:textId="49CEFDF3" w:rsidR="00ED204B" w:rsidRPr="00E11BE6" w:rsidRDefault="00ED204B" w:rsidP="00E11BE6">
            <w:pPr>
              <w:pStyle w:val="GOSTTablenorm"/>
            </w:pPr>
            <w:r w:rsidRPr="00E11BE6">
              <w:rPr>
                <w:b/>
              </w:rPr>
              <w:t>entries:</w:t>
            </w:r>
            <w:r w:rsidRPr="00E11BE6">
              <w:t>oktmo</w:t>
            </w:r>
          </w:p>
        </w:tc>
        <w:tc>
          <w:tcPr>
            <w:tcW w:w="560" w:type="pct"/>
          </w:tcPr>
          <w:p w14:paraId="2E60467F" w14:textId="24F13715" w:rsidR="00ED204B" w:rsidRPr="00F56162" w:rsidRDefault="00ED204B" w:rsidP="00E11BE6">
            <w:pPr>
              <w:pStyle w:val="GOSTTablenorm"/>
            </w:pPr>
            <w:r w:rsidRPr="00F56162">
              <w:rPr>
                <w:lang w:eastAsia="en-US"/>
              </w:rPr>
              <w:t>Строка</w:t>
            </w:r>
          </w:p>
        </w:tc>
        <w:tc>
          <w:tcPr>
            <w:tcW w:w="374" w:type="pct"/>
          </w:tcPr>
          <w:p w14:paraId="3E7D3680" w14:textId="54DAF85E" w:rsidR="00ED204B" w:rsidRPr="00F56162" w:rsidRDefault="00ED204B" w:rsidP="00E11BE6">
            <w:pPr>
              <w:pStyle w:val="GOSTTablenorm"/>
            </w:pPr>
            <w:r w:rsidRPr="00F56162">
              <w:t>Нет</w:t>
            </w:r>
          </w:p>
        </w:tc>
        <w:tc>
          <w:tcPr>
            <w:tcW w:w="374" w:type="pct"/>
          </w:tcPr>
          <w:p w14:paraId="64A0A776" w14:textId="6F7722E2" w:rsidR="00ED204B" w:rsidRPr="00F56162" w:rsidRDefault="00ED204B" w:rsidP="00E11BE6">
            <w:pPr>
              <w:pStyle w:val="GOSTTablenorm"/>
            </w:pPr>
            <w:r w:rsidRPr="00F56162">
              <w:t>=8</w:t>
            </w:r>
          </w:p>
        </w:tc>
        <w:tc>
          <w:tcPr>
            <w:tcW w:w="1777" w:type="pct"/>
          </w:tcPr>
          <w:p w14:paraId="4A508B92" w14:textId="681102AA" w:rsidR="00ED204B" w:rsidRDefault="00ED204B" w:rsidP="00E11BE6">
            <w:pPr>
              <w:pStyle w:val="GOSTTablenorm"/>
            </w:pPr>
            <w:r>
              <w:t>Для РОП</w:t>
            </w:r>
            <w:ins w:id="678" w:author="Гисматова А.Ф. REV-59804" w:date="2026-04-17T15:11:00Z">
              <w:r w:rsidR="00916533">
                <w:t xml:space="preserve"> или «РОН»</w:t>
              </w:r>
            </w:ins>
            <w:r>
              <w:t>: у</w:t>
            </w:r>
            <w:r w:rsidRPr="00F56162">
              <w:t>казывается код по ОКТМО платежа отправителя</w:t>
            </w:r>
            <w:commentRangeStart w:id="679"/>
            <w:commentRangeEnd w:id="679"/>
            <w:r w:rsidRPr="00F56162">
              <w:rPr>
                <w:rStyle w:val="affa"/>
                <w:sz w:val="22"/>
                <w:szCs w:val="22"/>
              </w:rPr>
              <w:commentReference w:id="679"/>
            </w:r>
            <w:r w:rsidRPr="00F56162">
              <w:t>, если в параметре «ТОФК отправитель участник НПС» указано значение «1».</w:t>
            </w:r>
          </w:p>
          <w:p w14:paraId="02454757" w14:textId="4C4B38D8" w:rsidR="00ED204B" w:rsidRPr="00F56162" w:rsidRDefault="00ED204B" w:rsidP="00E11BE6">
            <w:pPr>
              <w:pStyle w:val="GOSTTablenorm"/>
            </w:pPr>
            <w:r>
              <w:t>Для РНЗ заполняется всегда</w:t>
            </w:r>
          </w:p>
        </w:tc>
      </w:tr>
    </w:tbl>
    <w:p w14:paraId="04AF29B0" w14:textId="7425E571" w:rsidR="005E677A" w:rsidRDefault="005E677A" w:rsidP="005E677A">
      <w:pPr>
        <w:pStyle w:val="51"/>
      </w:pPr>
      <w:bookmarkStart w:id="680" w:name="_Toc226625564"/>
      <w:r w:rsidRPr="00420F5A">
        <w:t>Пример запроса</w:t>
      </w:r>
      <w:r w:rsidRPr="0013499D">
        <w:t xml:space="preserve"> по документу</w:t>
      </w:r>
      <w:r>
        <w:t xml:space="preserve"> </w:t>
      </w:r>
      <w:r w:rsidRPr="001866AB">
        <w:t>«</w:t>
      </w:r>
      <w:r w:rsidR="00431832" w:rsidRPr="00802D21">
        <w:t xml:space="preserve">Реестр передаваемых (принимаемых) платежей (ф. 0531477) (РОП, </w:t>
      </w:r>
      <w:ins w:id="681" w:author="Гисматова А.Ф. REV-59804" w:date="2026-04-17T15:11:00Z">
        <w:r w:rsidR="00916533">
          <w:t xml:space="preserve">РОН, </w:t>
        </w:r>
      </w:ins>
      <w:r w:rsidR="00431832" w:rsidRPr="00802D21">
        <w:t>РНЗ)» BSP_DOC_D_019</w:t>
      </w:r>
      <w:bookmarkEnd w:id="680"/>
    </w:p>
    <w:p w14:paraId="5BCEAA37" w14:textId="77777777" w:rsidR="006850A1" w:rsidRPr="00A97178" w:rsidRDefault="006850A1" w:rsidP="006850A1">
      <w:pPr>
        <w:pStyle w:val="GOSTScript"/>
      </w:pPr>
      <w:r w:rsidRPr="00A97178">
        <w:t>{</w:t>
      </w:r>
    </w:p>
    <w:p w14:paraId="2264F34C" w14:textId="77777777" w:rsidR="006850A1" w:rsidRPr="00A97178" w:rsidRDefault="006850A1" w:rsidP="006850A1">
      <w:pPr>
        <w:pStyle w:val="GOSTScript"/>
      </w:pPr>
      <w:r w:rsidRPr="00A97178">
        <w:tab/>
        <w:t>"header": {</w:t>
      </w:r>
    </w:p>
    <w:p w14:paraId="15D672FE" w14:textId="77777777" w:rsidR="006850A1" w:rsidRPr="00A97178" w:rsidRDefault="006850A1" w:rsidP="006850A1">
      <w:pPr>
        <w:pStyle w:val="GOSTScript"/>
      </w:pPr>
      <w:r w:rsidRPr="00A97178">
        <w:tab/>
      </w:r>
      <w:r w:rsidRPr="00A97178">
        <w:tab/>
        <w:t>"Source": "RMS",</w:t>
      </w:r>
    </w:p>
    <w:p w14:paraId="5F063F95" w14:textId="77777777" w:rsidR="006850A1" w:rsidRPr="00A97178" w:rsidRDefault="006850A1" w:rsidP="006850A1">
      <w:pPr>
        <w:pStyle w:val="GOSTScript"/>
      </w:pPr>
      <w:r w:rsidRPr="00A97178">
        <w:tab/>
      </w:r>
      <w:r w:rsidRPr="00A97178">
        <w:tab/>
        <w:t>"ReqDateTime": "2022-08-29 10:37:22",</w:t>
      </w:r>
    </w:p>
    <w:p w14:paraId="0DC211A5" w14:textId="77777777" w:rsidR="006850A1" w:rsidRPr="00A97178" w:rsidRDefault="006850A1" w:rsidP="006850A1">
      <w:pPr>
        <w:pStyle w:val="GOSTScript"/>
      </w:pPr>
      <w:r w:rsidRPr="00A97178">
        <w:tab/>
      </w:r>
      <w:r w:rsidRPr="00A97178">
        <w:tab/>
        <w:t>"Version": "1.0",</w:t>
      </w:r>
    </w:p>
    <w:p w14:paraId="692BAA99" w14:textId="77777777" w:rsidR="006850A1" w:rsidRPr="00A97178" w:rsidRDefault="006850A1" w:rsidP="006850A1">
      <w:pPr>
        <w:pStyle w:val="GOSTScript"/>
      </w:pPr>
      <w:r w:rsidRPr="00A97178">
        <w:tab/>
      </w:r>
      <w:r w:rsidRPr="00A97178">
        <w:tab/>
        <w:t>"ReqGuid": "b0d4ce5d-2757-4699-948c-cfa72ba94f10",</w:t>
      </w:r>
    </w:p>
    <w:p w14:paraId="4B3CB09C" w14:textId="77777777" w:rsidR="006850A1" w:rsidRPr="00A97178" w:rsidRDefault="006850A1" w:rsidP="006850A1">
      <w:pPr>
        <w:pStyle w:val="GOSTScript"/>
      </w:pPr>
      <w:r w:rsidRPr="00A97178">
        <w:lastRenderedPageBreak/>
        <w:tab/>
      </w:r>
      <w:r w:rsidRPr="00A97178">
        <w:tab/>
        <w:t>"DocGuid": "0bd90a7c-e339-46ff-ac39-71029ff81370",</w:t>
      </w:r>
    </w:p>
    <w:p w14:paraId="72502244" w14:textId="77777777" w:rsidR="006850A1" w:rsidRPr="00A97178" w:rsidRDefault="006850A1" w:rsidP="006850A1">
      <w:pPr>
        <w:pStyle w:val="GOSTScript"/>
      </w:pPr>
      <w:r w:rsidRPr="00A97178">
        <w:tab/>
      </w:r>
      <w:r w:rsidRPr="00A97178">
        <w:tab/>
        <w:t>"RequestType": "ACCOUNTING",</w:t>
      </w:r>
    </w:p>
    <w:p w14:paraId="073F837E" w14:textId="77777777" w:rsidR="006850A1" w:rsidRPr="00A97178" w:rsidRDefault="006850A1" w:rsidP="006850A1">
      <w:pPr>
        <w:pStyle w:val="GOSTScript"/>
      </w:pPr>
      <w:r>
        <w:tab/>
      </w:r>
      <w:r>
        <w:tab/>
        <w:t>"TypeDoc": "BSP_DOC_D_01</w:t>
      </w:r>
      <w:r w:rsidRPr="00A97178">
        <w:t>9",</w:t>
      </w:r>
    </w:p>
    <w:p w14:paraId="2AA424C2" w14:textId="77777777" w:rsidR="006850A1" w:rsidRPr="00A97178" w:rsidRDefault="006850A1" w:rsidP="006850A1">
      <w:pPr>
        <w:pStyle w:val="GOSTScript"/>
      </w:pPr>
      <w:r w:rsidRPr="00A97178">
        <w:tab/>
      </w:r>
      <w:r w:rsidRPr="00A97178">
        <w:tab/>
        <w:t>"Stage": "auth",</w:t>
      </w:r>
    </w:p>
    <w:p w14:paraId="7622F1DA" w14:textId="77777777" w:rsidR="006850A1" w:rsidRPr="00A97178" w:rsidRDefault="006850A1" w:rsidP="006850A1">
      <w:pPr>
        <w:pStyle w:val="GOSTScript"/>
      </w:pPr>
      <w:r w:rsidRPr="00A97178">
        <w:tab/>
      </w:r>
      <w:r w:rsidRPr="00A97178">
        <w:tab/>
        <w:t>"BalLevContrl": "2",</w:t>
      </w:r>
    </w:p>
    <w:p w14:paraId="35A52E0F" w14:textId="77777777" w:rsidR="006850A1" w:rsidRPr="00A97178" w:rsidRDefault="006850A1" w:rsidP="006850A1">
      <w:pPr>
        <w:pStyle w:val="GOSTScript"/>
      </w:pPr>
      <w:r w:rsidRPr="00A97178">
        <w:tab/>
      </w:r>
      <w:r w:rsidRPr="00A97178">
        <w:tab/>
        <w:t>"Subject": "5700",</w:t>
      </w:r>
    </w:p>
    <w:p w14:paraId="1CE4C4A7" w14:textId="77777777" w:rsidR="006850A1" w:rsidRPr="00A97178" w:rsidRDefault="006850A1" w:rsidP="006850A1">
      <w:pPr>
        <w:pStyle w:val="GOSTScript"/>
      </w:pPr>
      <w:r w:rsidRPr="00A97178">
        <w:tab/>
      </w:r>
      <w:r w:rsidRPr="00A97178">
        <w:tab/>
        <w:t>"SettlementDate": "2022-08-28"</w:t>
      </w:r>
    </w:p>
    <w:p w14:paraId="0F58EDEC" w14:textId="77777777" w:rsidR="006850A1" w:rsidRPr="00A97178" w:rsidRDefault="006850A1" w:rsidP="006850A1">
      <w:pPr>
        <w:pStyle w:val="GOSTScript"/>
      </w:pPr>
      <w:r w:rsidRPr="00A97178">
        <w:tab/>
        <w:t>},</w:t>
      </w:r>
    </w:p>
    <w:p w14:paraId="61AC3380" w14:textId="77777777" w:rsidR="006850A1" w:rsidRPr="00A97178" w:rsidRDefault="006850A1" w:rsidP="006850A1">
      <w:pPr>
        <w:pStyle w:val="GOSTScript"/>
      </w:pPr>
      <w:r w:rsidRPr="00A97178">
        <w:tab/>
        <w:t>"document": {</w:t>
      </w:r>
    </w:p>
    <w:p w14:paraId="26409B41" w14:textId="77777777" w:rsidR="006850A1" w:rsidRPr="00A97178" w:rsidRDefault="006850A1" w:rsidP="006850A1">
      <w:pPr>
        <w:pStyle w:val="GOSTScript"/>
      </w:pPr>
      <w:r w:rsidRPr="00A97178">
        <w:tab/>
      </w:r>
      <w:r w:rsidRPr="00A97178">
        <w:tab/>
        <w:t>"document_no": "345",</w:t>
      </w:r>
    </w:p>
    <w:p w14:paraId="1790D9B8" w14:textId="77777777" w:rsidR="006850A1" w:rsidRPr="00A97178" w:rsidRDefault="006850A1" w:rsidP="006850A1">
      <w:pPr>
        <w:pStyle w:val="GOSTScript"/>
      </w:pPr>
      <w:r w:rsidRPr="00A97178">
        <w:tab/>
      </w:r>
      <w:r w:rsidRPr="00A97178">
        <w:tab/>
        <w:t>"document_date": "2023-09-12",</w:t>
      </w:r>
    </w:p>
    <w:p w14:paraId="2AFD17CD" w14:textId="77777777" w:rsidR="006850A1" w:rsidRDefault="006850A1" w:rsidP="006850A1">
      <w:pPr>
        <w:pStyle w:val="GOSTScript"/>
      </w:pPr>
      <w:r>
        <w:tab/>
      </w:r>
      <w:r>
        <w:tab/>
        <w:t>"document_type": "РОП</w:t>
      </w:r>
      <w:r w:rsidRPr="00C6161D">
        <w:t>"</w:t>
      </w:r>
      <w:r w:rsidRPr="00A97178">
        <w:t>,</w:t>
      </w:r>
    </w:p>
    <w:p w14:paraId="4A86D08A" w14:textId="77777777" w:rsidR="006850A1" w:rsidRPr="00DA110D" w:rsidRDefault="006850A1" w:rsidP="006850A1">
      <w:pPr>
        <w:pStyle w:val="GOSTScript"/>
      </w:pPr>
      <w:r>
        <w:tab/>
      </w:r>
      <w:r>
        <w:tab/>
      </w:r>
      <w:r w:rsidRPr="00DA110D">
        <w:t>"bcc": "</w:t>
      </w:r>
      <w:r w:rsidRPr="001F6E9C">
        <w:t>10011701010016000180</w:t>
      </w:r>
      <w:r w:rsidRPr="00DA110D">
        <w:t>",</w:t>
      </w:r>
    </w:p>
    <w:p w14:paraId="30FB1966" w14:textId="77777777" w:rsidR="006850A1" w:rsidRPr="00DA110D" w:rsidRDefault="006850A1" w:rsidP="006850A1">
      <w:pPr>
        <w:pStyle w:val="GOSTScript"/>
      </w:pPr>
      <w:r>
        <w:tab/>
      </w:r>
      <w:r>
        <w:tab/>
      </w:r>
      <w:r w:rsidRPr="00DA110D">
        <w:t>"</w:t>
      </w:r>
      <w:r w:rsidRPr="00343388">
        <w:t>type_</w:t>
      </w:r>
      <w:r>
        <w:t>bcc</w:t>
      </w:r>
      <w:r w:rsidRPr="00DA110D">
        <w:t>": "</w:t>
      </w:r>
      <w:r w:rsidRPr="001C252D">
        <w:t>20</w:t>
      </w:r>
      <w:r w:rsidRPr="00DA110D">
        <w:t>",</w:t>
      </w:r>
    </w:p>
    <w:p w14:paraId="2C0A1AAC" w14:textId="77777777" w:rsidR="006850A1" w:rsidRDefault="006850A1" w:rsidP="006850A1">
      <w:pPr>
        <w:pStyle w:val="GOSTScript"/>
      </w:pPr>
      <w:r w:rsidRPr="00106AFA">
        <w:tab/>
      </w:r>
      <w:r w:rsidRPr="00106AFA">
        <w:tab/>
        <w:t xml:space="preserve"> </w:t>
      </w:r>
      <w:r w:rsidRPr="00106AFA">
        <w:tab/>
        <w:t>"period": "2022",</w:t>
      </w:r>
    </w:p>
    <w:p w14:paraId="1AAE104E" w14:textId="77777777" w:rsidR="006850A1" w:rsidRPr="00DA110D" w:rsidRDefault="006850A1" w:rsidP="006850A1">
      <w:pPr>
        <w:pStyle w:val="GOSTScript"/>
      </w:pPr>
      <w:r w:rsidRPr="008C1851">
        <w:tab/>
      </w:r>
      <w:r w:rsidRPr="008C1851">
        <w:tab/>
      </w:r>
      <w:r w:rsidRPr="00DA110D">
        <w:t>"</w:t>
      </w:r>
      <w:r>
        <w:t>s</w:t>
      </w:r>
      <w:r w:rsidRPr="00DA110D">
        <w:t>ender": {</w:t>
      </w:r>
    </w:p>
    <w:p w14:paraId="22B42F51" w14:textId="77777777" w:rsidR="006850A1" w:rsidRDefault="006850A1" w:rsidP="006850A1">
      <w:pPr>
        <w:pStyle w:val="GOSTScript"/>
      </w:pPr>
      <w:r w:rsidRPr="008C1851">
        <w:tab/>
      </w:r>
      <w:r w:rsidRPr="008C1851">
        <w:tab/>
      </w:r>
      <w:r w:rsidRPr="008C1851">
        <w:tab/>
      </w:r>
      <w:r w:rsidRPr="0073056E">
        <w:t>"</w:t>
      </w:r>
      <w:r w:rsidRPr="00C6161D">
        <w:t>is_nps</w:t>
      </w:r>
      <w:r w:rsidRPr="0073056E">
        <w:t>": "</w:t>
      </w:r>
      <w:r w:rsidRPr="00C6161D">
        <w:t>1</w:t>
      </w:r>
      <w:r w:rsidRPr="0073056E">
        <w:t>",</w:t>
      </w:r>
    </w:p>
    <w:p w14:paraId="75880BFE" w14:textId="77777777" w:rsidR="006850A1" w:rsidRDefault="006850A1" w:rsidP="006850A1">
      <w:pPr>
        <w:pStyle w:val="GOSTScript"/>
      </w:pPr>
      <w:r w:rsidRPr="008C1851">
        <w:tab/>
      </w:r>
      <w:r w:rsidRPr="008C1851">
        <w:tab/>
      </w:r>
      <w:r w:rsidRPr="008C1851">
        <w:tab/>
      </w:r>
      <w:r w:rsidRPr="00DA110D">
        <w:t>"</w:t>
      </w:r>
      <w:r w:rsidRPr="0073056E">
        <w:t>account</w:t>
      </w:r>
      <w:r>
        <w:t>_</w:t>
      </w:r>
      <w:r w:rsidRPr="00DA110D">
        <w:t>tofk_code</w:t>
      </w:r>
      <w:r w:rsidRPr="00DA110D" w:rsidDel="00B167D6">
        <w:t xml:space="preserve"> </w:t>
      </w:r>
      <w:r w:rsidRPr="00DA110D">
        <w:t>": "</w:t>
      </w:r>
      <w:r w:rsidRPr="001C252D">
        <w:t>60</w:t>
      </w:r>
      <w:r>
        <w:t>00"</w:t>
      </w:r>
    </w:p>
    <w:p w14:paraId="7F40F9BE" w14:textId="77777777" w:rsidR="006850A1" w:rsidRPr="00C6161D" w:rsidRDefault="006850A1" w:rsidP="006850A1">
      <w:pPr>
        <w:pStyle w:val="GOSTScript"/>
      </w:pPr>
      <w:r w:rsidRPr="00C6161D">
        <w:tab/>
      </w:r>
      <w:r w:rsidRPr="00C6161D">
        <w:tab/>
        <w:t>},</w:t>
      </w:r>
    </w:p>
    <w:p w14:paraId="7AB9F291" w14:textId="77777777" w:rsidR="006850A1" w:rsidRPr="00242112" w:rsidRDefault="006850A1" w:rsidP="006850A1">
      <w:pPr>
        <w:pStyle w:val="GOSTScript"/>
      </w:pPr>
      <w:r w:rsidRPr="00242112">
        <w:tab/>
      </w:r>
      <w:r w:rsidRPr="00242112">
        <w:tab/>
        <w:t>"recipient": {</w:t>
      </w:r>
    </w:p>
    <w:p w14:paraId="4A9BB151" w14:textId="77777777" w:rsidR="006850A1" w:rsidRDefault="006850A1" w:rsidP="006850A1">
      <w:pPr>
        <w:pStyle w:val="GOSTScript"/>
      </w:pPr>
      <w:r w:rsidRPr="008C1851">
        <w:tab/>
      </w:r>
      <w:r w:rsidRPr="008C1851">
        <w:tab/>
      </w:r>
      <w:r w:rsidRPr="008C1851">
        <w:tab/>
      </w:r>
      <w:r w:rsidRPr="00DA110D">
        <w:t>"</w:t>
      </w:r>
      <w:r w:rsidRPr="0073056E">
        <w:t>account</w:t>
      </w:r>
      <w:r>
        <w:t>_</w:t>
      </w:r>
      <w:r w:rsidRPr="00DA110D">
        <w:t>tofk_code</w:t>
      </w:r>
      <w:r w:rsidRPr="00DA110D" w:rsidDel="00B167D6">
        <w:t xml:space="preserve"> </w:t>
      </w:r>
      <w:r w:rsidRPr="00DA110D">
        <w:t>": "</w:t>
      </w:r>
      <w:r w:rsidRPr="001C252D">
        <w:t>60</w:t>
      </w:r>
      <w:r w:rsidRPr="00DA110D">
        <w:t>00",</w:t>
      </w:r>
    </w:p>
    <w:p w14:paraId="51EE4804" w14:textId="77777777" w:rsidR="006850A1" w:rsidRPr="00DA110D" w:rsidRDefault="006850A1" w:rsidP="006850A1">
      <w:pPr>
        <w:pStyle w:val="GOSTScript"/>
      </w:pPr>
      <w:r w:rsidRPr="00242112">
        <w:tab/>
      </w:r>
      <w:r w:rsidRPr="00242112">
        <w:tab/>
      </w:r>
      <w:r w:rsidRPr="00242112">
        <w:tab/>
      </w:r>
      <w:r w:rsidRPr="00DA110D">
        <w:t>"</w:t>
      </w:r>
      <w:r>
        <w:t>is_nps</w:t>
      </w:r>
      <w:r w:rsidRPr="00DA110D">
        <w:t>": "</w:t>
      </w:r>
      <w:r>
        <w:t>1</w:t>
      </w:r>
      <w:r w:rsidRPr="00DA110D">
        <w:t>",</w:t>
      </w:r>
    </w:p>
    <w:p w14:paraId="3D4DA841" w14:textId="6C66EE57" w:rsidR="006850A1" w:rsidRDefault="0034038D" w:rsidP="006850A1">
      <w:pPr>
        <w:pStyle w:val="GOSTScript"/>
      </w:pPr>
      <w:r w:rsidRPr="00242112">
        <w:tab/>
      </w:r>
      <w:r w:rsidRPr="00242112">
        <w:tab/>
      </w:r>
      <w:r w:rsidRPr="00242112">
        <w:tab/>
      </w:r>
      <w:r w:rsidR="006850A1" w:rsidRPr="00A97178">
        <w:t xml:space="preserve">"oktmo": </w:t>
      </w:r>
      <w:r w:rsidR="006850A1">
        <w:t>"63000000"</w:t>
      </w:r>
    </w:p>
    <w:p w14:paraId="673CA78B" w14:textId="77777777" w:rsidR="006850A1" w:rsidRPr="00DA110D" w:rsidRDefault="006850A1" w:rsidP="006850A1">
      <w:pPr>
        <w:pStyle w:val="GOSTScript"/>
      </w:pPr>
      <w:r w:rsidRPr="00242112">
        <w:tab/>
      </w:r>
      <w:r w:rsidRPr="00242112">
        <w:tab/>
      </w:r>
      <w:r w:rsidRPr="00DA110D">
        <w:t>},</w:t>
      </w:r>
    </w:p>
    <w:p w14:paraId="1CF468D9" w14:textId="77777777" w:rsidR="006850A1" w:rsidRPr="00A97178" w:rsidRDefault="006850A1" w:rsidP="006850A1">
      <w:pPr>
        <w:pStyle w:val="GOSTScript"/>
      </w:pPr>
      <w:r w:rsidRPr="00A97178">
        <w:tab/>
      </w:r>
      <w:r w:rsidRPr="00A97178">
        <w:tab/>
        <w:t>"entries": [</w:t>
      </w:r>
    </w:p>
    <w:p w14:paraId="67670F24" w14:textId="77777777" w:rsidR="006850A1" w:rsidRPr="00A97178" w:rsidRDefault="006850A1" w:rsidP="006850A1">
      <w:pPr>
        <w:pStyle w:val="GOSTScript"/>
      </w:pPr>
      <w:r w:rsidRPr="00A97178">
        <w:tab/>
      </w:r>
      <w:r w:rsidRPr="00A97178">
        <w:tab/>
      </w:r>
      <w:r w:rsidRPr="00A97178">
        <w:tab/>
        <w:t>{</w:t>
      </w:r>
    </w:p>
    <w:p w14:paraId="77BCCEC3" w14:textId="77777777" w:rsidR="006850A1" w:rsidRDefault="006850A1" w:rsidP="006850A1">
      <w:pPr>
        <w:pStyle w:val="GOSTScript"/>
      </w:pPr>
      <w:r>
        <w:tab/>
      </w:r>
      <w:r>
        <w:tab/>
      </w:r>
      <w:r>
        <w:tab/>
      </w:r>
      <w:r>
        <w:tab/>
        <w:t>"line_no</w:t>
      </w:r>
      <w:r w:rsidRPr="00A97178">
        <w:t>": "</w:t>
      </w:r>
      <w:r>
        <w:t>1</w:t>
      </w:r>
      <w:r w:rsidRPr="00A97178">
        <w:t>",</w:t>
      </w:r>
    </w:p>
    <w:p w14:paraId="21550441" w14:textId="42E20346" w:rsidR="006850A1" w:rsidRPr="00106AFA" w:rsidRDefault="0034038D" w:rsidP="006850A1">
      <w:pPr>
        <w:pStyle w:val="GOSTScript"/>
      </w:pPr>
      <w:r>
        <w:tab/>
      </w:r>
      <w:r>
        <w:tab/>
      </w:r>
      <w:r>
        <w:tab/>
      </w:r>
      <w:r>
        <w:tab/>
      </w:r>
      <w:r w:rsidR="006850A1" w:rsidRPr="00A97178">
        <w:t>"amount": 200</w:t>
      </w:r>
      <w:r w:rsidR="006850A1" w:rsidRPr="00106AFA">
        <w:t>,</w:t>
      </w:r>
    </w:p>
    <w:p w14:paraId="5590FD5D" w14:textId="0788AED6" w:rsidR="006850A1" w:rsidRPr="00845D61" w:rsidRDefault="0034038D" w:rsidP="006850A1">
      <w:pPr>
        <w:pStyle w:val="GOSTScript"/>
      </w:pPr>
      <w:r>
        <w:tab/>
      </w:r>
      <w:r>
        <w:tab/>
      </w:r>
      <w:r>
        <w:tab/>
      </w:r>
      <w:r>
        <w:tab/>
      </w:r>
      <w:r w:rsidR="006850A1" w:rsidRPr="005A6689">
        <w:t>"doc_guid_nvs": "</w:t>
      </w:r>
      <w:r w:rsidR="006850A1" w:rsidRPr="00A97178">
        <w:t>1</w:t>
      </w:r>
      <w:r w:rsidR="006850A1" w:rsidRPr="00106AFA">
        <w:t>111</w:t>
      </w:r>
      <w:r w:rsidR="006850A1" w:rsidRPr="00A97178">
        <w:t>ce5d-2757-4699-948c-cfa72ba9</w:t>
      </w:r>
      <w:r w:rsidR="006850A1" w:rsidRPr="00106AFA">
        <w:t>1111</w:t>
      </w:r>
      <w:r w:rsidR="006850A1">
        <w:t>"</w:t>
      </w:r>
      <w:r w:rsidR="006850A1" w:rsidRPr="00C6161D">
        <w:t>,</w:t>
      </w:r>
    </w:p>
    <w:p w14:paraId="3654CB20" w14:textId="4315B3C2" w:rsidR="006850A1" w:rsidRDefault="006850A1" w:rsidP="006850A1">
      <w:pPr>
        <w:pStyle w:val="GOSTScript"/>
      </w:pPr>
      <w:r w:rsidRPr="00106AFA">
        <w:t xml:space="preserve"> </w:t>
      </w:r>
      <w:r w:rsidR="0034038D">
        <w:tab/>
      </w:r>
      <w:r w:rsidR="0034038D">
        <w:tab/>
      </w:r>
      <w:r w:rsidR="0034038D">
        <w:tab/>
      </w:r>
      <w:r w:rsidR="0034038D">
        <w:tab/>
      </w:r>
      <w:r w:rsidRPr="00A97178">
        <w:t xml:space="preserve">"oktmo": </w:t>
      </w:r>
      <w:r>
        <w:t>"63000000"</w:t>
      </w:r>
    </w:p>
    <w:p w14:paraId="6E016B81" w14:textId="77777777" w:rsidR="006850A1" w:rsidRPr="00C6161D" w:rsidRDefault="006850A1" w:rsidP="006850A1">
      <w:pPr>
        <w:pStyle w:val="GOSTScript"/>
      </w:pPr>
      <w:r w:rsidRPr="00106AFA">
        <w:tab/>
      </w:r>
      <w:r w:rsidRPr="00106AFA">
        <w:tab/>
      </w:r>
      <w:r w:rsidRPr="00106AFA">
        <w:tab/>
      </w:r>
      <w:r w:rsidRPr="00106AFA">
        <w:tab/>
      </w:r>
      <w:r>
        <w:t>},</w:t>
      </w:r>
    </w:p>
    <w:p w14:paraId="47862EBF" w14:textId="77777777" w:rsidR="006850A1" w:rsidRPr="00C6161D" w:rsidRDefault="006850A1" w:rsidP="006850A1">
      <w:pPr>
        <w:pStyle w:val="GOSTScript"/>
      </w:pPr>
      <w:r w:rsidRPr="00A97178">
        <w:tab/>
      </w:r>
      <w:r w:rsidRPr="00A97178">
        <w:tab/>
      </w:r>
      <w:r w:rsidRPr="00A97178">
        <w:tab/>
      </w:r>
      <w:r w:rsidRPr="00A97178">
        <w:tab/>
      </w:r>
      <w:r w:rsidRPr="00A97178">
        <w:tab/>
      </w:r>
      <w:r w:rsidRPr="00A97178">
        <w:tab/>
        <w:t>]</w:t>
      </w:r>
      <w:r>
        <w:t>,</w:t>
      </w:r>
    </w:p>
    <w:p w14:paraId="01BC2B09" w14:textId="77777777" w:rsidR="006850A1" w:rsidRPr="00A97178" w:rsidRDefault="006850A1" w:rsidP="006850A1">
      <w:pPr>
        <w:pStyle w:val="GOSTScript"/>
      </w:pPr>
      <w:r w:rsidRPr="00A97178">
        <w:tab/>
        <w:t>}</w:t>
      </w:r>
    </w:p>
    <w:p w14:paraId="58324B9B" w14:textId="2ACB9CFC" w:rsidR="005E677A" w:rsidRPr="005E677A" w:rsidRDefault="006850A1" w:rsidP="006850A1">
      <w:pPr>
        <w:pStyle w:val="GOSTScript"/>
      </w:pPr>
      <w:r w:rsidRPr="00A97178">
        <w:tab/>
        <w:t>}</w:t>
      </w:r>
    </w:p>
    <w:p w14:paraId="00C4A70D" w14:textId="03456513" w:rsidR="00645B21" w:rsidRPr="002339AB" w:rsidRDefault="00645B21" w:rsidP="002339AB">
      <w:pPr>
        <w:pStyle w:val="41"/>
      </w:pPr>
      <w:bookmarkStart w:id="682" w:name="_Ref195713131"/>
      <w:bookmarkStart w:id="683" w:name="_Toc226625565"/>
      <w:r w:rsidRPr="002339AB">
        <w:lastRenderedPageBreak/>
        <w:t>«</w:t>
      </w:r>
      <w:r w:rsidR="002339AB" w:rsidRPr="002339AB">
        <w:t>Распоряжение о совершении казначейского платежа (уточнение)» BRA_DOC_D_020 (Document)</w:t>
      </w:r>
      <w:bookmarkEnd w:id="682"/>
      <w:bookmarkEnd w:id="683"/>
    </w:p>
    <w:p w14:paraId="13495B51" w14:textId="5ACFAC60" w:rsidR="00645B21" w:rsidRPr="004C328C" w:rsidRDefault="00645B21" w:rsidP="00645B21">
      <w:pPr>
        <w:pStyle w:val="51"/>
      </w:pPr>
      <w:bookmarkStart w:id="684" w:name="_Toc226625566"/>
      <w:r w:rsidRPr="00601F01">
        <w:t>Перечень параметров тела запроса (Document) по документу</w:t>
      </w:r>
      <w:r>
        <w:t xml:space="preserve"> </w:t>
      </w:r>
      <w:r w:rsidRPr="00ED204B">
        <w:t>«</w:t>
      </w:r>
      <w:r w:rsidR="002339AB" w:rsidRPr="002339AB">
        <w:t>Распоряжение о совершении казначейского платежа (уточнение)» BRA_DOC_D_020</w:t>
      </w:r>
      <w:bookmarkEnd w:id="684"/>
    </w:p>
    <w:p w14:paraId="2AB952CC" w14:textId="4BF3C541" w:rsidR="002339AB" w:rsidRDefault="000A24E5" w:rsidP="002339AB">
      <w:pPr>
        <w:pStyle w:val="GOSTNameTable"/>
      </w:pPr>
      <w:r>
        <w:rPr>
          <w:noProof/>
        </w:rPr>
        <w:fldChar w:fldCharType="begin"/>
      </w:r>
      <w:r>
        <w:rPr>
          <w:noProof/>
        </w:rPr>
        <w:instrText xml:space="preserve"> SEQ Таблица \* ARABIC </w:instrText>
      </w:r>
      <w:r>
        <w:rPr>
          <w:noProof/>
        </w:rPr>
        <w:fldChar w:fldCharType="separate"/>
      </w:r>
      <w:bookmarkStart w:id="685" w:name="_Toc226625613"/>
      <w:r w:rsidR="001C3732">
        <w:rPr>
          <w:noProof/>
        </w:rPr>
        <w:t>14</w:t>
      </w:r>
      <w:r>
        <w:rPr>
          <w:noProof/>
        </w:rPr>
        <w:fldChar w:fldCharType="end"/>
      </w:r>
      <w:r w:rsidR="002339AB">
        <w:t xml:space="preserve"> </w:t>
      </w:r>
      <w:r w:rsidR="00C96D5C" w:rsidRPr="00A57119">
        <w:rPr>
          <w:szCs w:val="22"/>
        </w:rPr>
        <w:t>–</w:t>
      </w:r>
      <w:r w:rsidR="002339AB">
        <w:t xml:space="preserve"> </w:t>
      </w:r>
      <w:r w:rsidR="002339AB" w:rsidRPr="00E96935">
        <w:t>Параметры запроса на подбор / сторнирование / переформирование записей учета по документу «Распоряжение о совершении казначейского платежа (уточнение)» BRA_DOC_D_020</w:t>
      </w:r>
      <w:bookmarkEnd w:id="685"/>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2F57300B" w14:textId="77777777" w:rsidTr="00BB3BD3">
        <w:trPr>
          <w:cnfStyle w:val="100000000000" w:firstRow="1" w:lastRow="0" w:firstColumn="0" w:lastColumn="0" w:oddVBand="0" w:evenVBand="0" w:oddHBand="0" w:evenHBand="0" w:firstRowFirstColumn="0" w:firstRowLastColumn="0" w:lastRowFirstColumn="0" w:lastRowLastColumn="0"/>
        </w:trPr>
        <w:tc>
          <w:tcPr>
            <w:tcW w:w="1120" w:type="pct"/>
          </w:tcPr>
          <w:p w14:paraId="119901BA" w14:textId="1BA98613" w:rsidR="00ED204B" w:rsidRPr="00F56162" w:rsidRDefault="00ED204B" w:rsidP="006069EC">
            <w:pPr>
              <w:pStyle w:val="GOSTTableHead"/>
              <w:rPr>
                <w:szCs w:val="22"/>
              </w:rPr>
            </w:pPr>
            <w:r w:rsidRPr="00A57119">
              <w:t>Наименование параметра</w:t>
            </w:r>
          </w:p>
        </w:tc>
        <w:tc>
          <w:tcPr>
            <w:tcW w:w="795" w:type="pct"/>
          </w:tcPr>
          <w:p w14:paraId="35E3E5EF" w14:textId="51895667" w:rsidR="00ED204B" w:rsidRPr="00F56162" w:rsidRDefault="00ED204B" w:rsidP="006069EC">
            <w:pPr>
              <w:pStyle w:val="GOSTTableHead"/>
              <w:rPr>
                <w:szCs w:val="22"/>
                <w:lang w:val="en-US"/>
              </w:rPr>
            </w:pPr>
            <w:r w:rsidRPr="00A57119">
              <w:t>Название тэга</w:t>
            </w:r>
          </w:p>
        </w:tc>
        <w:tc>
          <w:tcPr>
            <w:tcW w:w="560" w:type="pct"/>
          </w:tcPr>
          <w:p w14:paraId="02F8BF7F" w14:textId="1CC47C8B" w:rsidR="00ED204B" w:rsidRPr="00F56162" w:rsidRDefault="00ED204B" w:rsidP="006069EC">
            <w:pPr>
              <w:pStyle w:val="GOSTTableHead"/>
              <w:rPr>
                <w:szCs w:val="22"/>
                <w:lang w:eastAsia="en-US"/>
              </w:rPr>
            </w:pPr>
            <w:r w:rsidRPr="00A57119">
              <w:t>Тип данных</w:t>
            </w:r>
          </w:p>
        </w:tc>
        <w:tc>
          <w:tcPr>
            <w:tcW w:w="374" w:type="pct"/>
          </w:tcPr>
          <w:p w14:paraId="1BD70B0F" w14:textId="38EAB325" w:rsidR="00ED204B" w:rsidRPr="00F56162" w:rsidRDefault="00ED204B" w:rsidP="006069EC">
            <w:pPr>
              <w:pStyle w:val="GOSTTableHead"/>
              <w:rPr>
                <w:szCs w:val="22"/>
              </w:rPr>
            </w:pPr>
            <w:r w:rsidRPr="00A57119">
              <w:t>Обязательность</w:t>
            </w:r>
          </w:p>
        </w:tc>
        <w:tc>
          <w:tcPr>
            <w:tcW w:w="374" w:type="pct"/>
          </w:tcPr>
          <w:p w14:paraId="23D00077" w14:textId="1EE75355" w:rsidR="00ED204B" w:rsidRPr="00F56162" w:rsidRDefault="00ED204B" w:rsidP="006069EC">
            <w:pPr>
              <w:pStyle w:val="GOSTTableHead"/>
              <w:rPr>
                <w:szCs w:val="22"/>
              </w:rPr>
            </w:pPr>
            <w:r w:rsidRPr="00A57119">
              <w:t>Размерность</w:t>
            </w:r>
          </w:p>
        </w:tc>
        <w:tc>
          <w:tcPr>
            <w:tcW w:w="1777" w:type="pct"/>
          </w:tcPr>
          <w:p w14:paraId="7DAEA0AE" w14:textId="2B74A2E5" w:rsidR="00ED204B" w:rsidRDefault="00ED204B" w:rsidP="006069EC">
            <w:pPr>
              <w:pStyle w:val="GOSTTableHead"/>
              <w:rPr>
                <w:szCs w:val="22"/>
              </w:rPr>
            </w:pPr>
            <w:r w:rsidRPr="00A57119">
              <w:t>Описание</w:t>
            </w:r>
          </w:p>
        </w:tc>
      </w:tr>
      <w:tr w:rsidR="00ED204B" w:rsidRPr="00A57119" w14:paraId="2A85164C" w14:textId="77777777" w:rsidTr="00BB3BD3">
        <w:tc>
          <w:tcPr>
            <w:tcW w:w="5000" w:type="pct"/>
            <w:gridSpan w:val="6"/>
          </w:tcPr>
          <w:p w14:paraId="4DE6CE4C" w14:textId="73C8AA3B" w:rsidR="00ED204B" w:rsidRPr="00A57119" w:rsidRDefault="00ED204B" w:rsidP="00ED204B">
            <w:pPr>
              <w:suppressAutoHyphens/>
              <w:ind w:firstLine="30"/>
              <w:jc w:val="center"/>
              <w:rPr>
                <w:b/>
                <w:sz w:val="22"/>
                <w:szCs w:val="22"/>
              </w:rPr>
            </w:pPr>
            <w:r w:rsidRPr="00A57119">
              <w:rPr>
                <w:b/>
                <w:sz w:val="22"/>
                <w:szCs w:val="22"/>
              </w:rPr>
              <w:t>Распоряжение о совершении казначейского платежа (уточнение) BRA_DOC_D_020 (Document)</w:t>
            </w:r>
          </w:p>
        </w:tc>
      </w:tr>
      <w:tr w:rsidR="00ED204B" w:rsidRPr="00A57119" w14:paraId="64C6F6E8" w14:textId="77777777" w:rsidTr="00BB3BD3">
        <w:tc>
          <w:tcPr>
            <w:tcW w:w="1120" w:type="pct"/>
          </w:tcPr>
          <w:p w14:paraId="6152C150" w14:textId="1F28AEAA" w:rsidR="00ED204B" w:rsidRPr="00A57119" w:rsidRDefault="00ED204B" w:rsidP="00AC2368">
            <w:pPr>
              <w:pStyle w:val="GOSTTablenorm"/>
            </w:pPr>
            <w:r w:rsidRPr="00A57119">
              <w:t>Номер документа</w:t>
            </w:r>
          </w:p>
        </w:tc>
        <w:tc>
          <w:tcPr>
            <w:tcW w:w="795" w:type="pct"/>
          </w:tcPr>
          <w:p w14:paraId="3ECF018A" w14:textId="30A06BD6" w:rsidR="00ED204B" w:rsidRPr="00AC2368" w:rsidRDefault="00ED204B" w:rsidP="00AC2368">
            <w:pPr>
              <w:pStyle w:val="GOSTTablenorm"/>
            </w:pPr>
            <w:r w:rsidRPr="00AC2368">
              <w:t>document_no</w:t>
            </w:r>
          </w:p>
        </w:tc>
        <w:tc>
          <w:tcPr>
            <w:tcW w:w="560" w:type="pct"/>
          </w:tcPr>
          <w:p w14:paraId="267ADF0E" w14:textId="74A9BF39" w:rsidR="00ED204B" w:rsidRPr="00A57119" w:rsidRDefault="00ED204B" w:rsidP="00AC2368">
            <w:pPr>
              <w:pStyle w:val="GOSTTablenorm"/>
            </w:pPr>
            <w:r w:rsidRPr="00A57119">
              <w:t>Строка</w:t>
            </w:r>
          </w:p>
        </w:tc>
        <w:tc>
          <w:tcPr>
            <w:tcW w:w="374" w:type="pct"/>
          </w:tcPr>
          <w:p w14:paraId="52CBE058" w14:textId="2F19ED03" w:rsidR="00ED204B" w:rsidRPr="00A57119" w:rsidRDefault="00ED204B" w:rsidP="00AC2368">
            <w:pPr>
              <w:pStyle w:val="GOSTTablenorm"/>
            </w:pPr>
            <w:r w:rsidRPr="00A57119">
              <w:t>Да</w:t>
            </w:r>
          </w:p>
        </w:tc>
        <w:tc>
          <w:tcPr>
            <w:tcW w:w="374" w:type="pct"/>
          </w:tcPr>
          <w:p w14:paraId="726A7C03" w14:textId="0EA2870D" w:rsidR="00ED204B" w:rsidRPr="00A57119" w:rsidRDefault="00ED204B" w:rsidP="00AC2368">
            <w:pPr>
              <w:pStyle w:val="GOSTTablenorm"/>
            </w:pPr>
            <w:r w:rsidRPr="00A57119">
              <w:t>&lt;=</w:t>
            </w:r>
            <w:r w:rsidRPr="00A57119">
              <w:rPr>
                <w:lang w:val="en-US"/>
              </w:rPr>
              <w:t>1</w:t>
            </w:r>
            <w:r w:rsidRPr="00A57119">
              <w:t>5</w:t>
            </w:r>
          </w:p>
        </w:tc>
        <w:tc>
          <w:tcPr>
            <w:tcW w:w="1777" w:type="pct"/>
          </w:tcPr>
          <w:p w14:paraId="7A247C71" w14:textId="16D0607F" w:rsidR="00ED204B" w:rsidRPr="00A57119" w:rsidRDefault="00AC2368" w:rsidP="00AC2368">
            <w:pPr>
              <w:pStyle w:val="GOSTTablenorm"/>
            </w:pPr>
            <w:r>
              <w:t>Указывается номер документа</w:t>
            </w:r>
          </w:p>
        </w:tc>
      </w:tr>
      <w:tr w:rsidR="00ED204B" w:rsidRPr="00A57119" w14:paraId="2B0B6906" w14:textId="77777777" w:rsidTr="00BB3BD3">
        <w:tc>
          <w:tcPr>
            <w:tcW w:w="1120" w:type="pct"/>
          </w:tcPr>
          <w:p w14:paraId="775D232D" w14:textId="02480635" w:rsidR="00ED204B" w:rsidRPr="00A57119" w:rsidRDefault="00ED204B" w:rsidP="00AC2368">
            <w:pPr>
              <w:pStyle w:val="GOSTTablenorm"/>
            </w:pPr>
            <w:r w:rsidRPr="00A57119">
              <w:t>Дата документа</w:t>
            </w:r>
          </w:p>
        </w:tc>
        <w:tc>
          <w:tcPr>
            <w:tcW w:w="795" w:type="pct"/>
          </w:tcPr>
          <w:p w14:paraId="4B1B6477" w14:textId="2022D50E" w:rsidR="00ED204B" w:rsidRPr="00AC2368" w:rsidRDefault="00ED204B" w:rsidP="00AC2368">
            <w:pPr>
              <w:pStyle w:val="GOSTTablenorm"/>
            </w:pPr>
            <w:r w:rsidRPr="00AC2368">
              <w:t>document_date</w:t>
            </w:r>
          </w:p>
        </w:tc>
        <w:tc>
          <w:tcPr>
            <w:tcW w:w="560" w:type="pct"/>
          </w:tcPr>
          <w:p w14:paraId="74EA1174" w14:textId="0AF1DDFC" w:rsidR="00ED204B" w:rsidRPr="00A57119" w:rsidRDefault="00ED204B" w:rsidP="00AC2368">
            <w:pPr>
              <w:pStyle w:val="GOSTTablenorm"/>
            </w:pPr>
            <w:r w:rsidRPr="00A57119">
              <w:t>Дата</w:t>
            </w:r>
          </w:p>
        </w:tc>
        <w:tc>
          <w:tcPr>
            <w:tcW w:w="374" w:type="pct"/>
          </w:tcPr>
          <w:p w14:paraId="52AC8261" w14:textId="01CBFA51" w:rsidR="00ED204B" w:rsidRPr="00A57119" w:rsidRDefault="00ED204B" w:rsidP="00AC2368">
            <w:pPr>
              <w:pStyle w:val="GOSTTablenorm"/>
            </w:pPr>
            <w:r w:rsidRPr="00A57119">
              <w:t>Да</w:t>
            </w:r>
          </w:p>
        </w:tc>
        <w:tc>
          <w:tcPr>
            <w:tcW w:w="374" w:type="pct"/>
          </w:tcPr>
          <w:p w14:paraId="3F12AB2A" w14:textId="27486442" w:rsidR="00ED204B" w:rsidRPr="00A57119" w:rsidRDefault="00ED204B" w:rsidP="00AC2368">
            <w:pPr>
              <w:pStyle w:val="GOSTTablenorm"/>
            </w:pPr>
          </w:p>
        </w:tc>
        <w:tc>
          <w:tcPr>
            <w:tcW w:w="1777" w:type="pct"/>
          </w:tcPr>
          <w:p w14:paraId="4A3D41A0" w14:textId="3319CACC" w:rsidR="00ED204B" w:rsidRPr="00A57119" w:rsidRDefault="00ED204B" w:rsidP="00AC2368">
            <w:pPr>
              <w:pStyle w:val="GOSTTablenorm"/>
            </w:pPr>
            <w:r w:rsidRPr="00A57119">
              <w:t>Указывается дата</w:t>
            </w:r>
            <w:r w:rsidR="00AC2368">
              <w:t xml:space="preserve"> документа в формате YYYY-MM-DD</w:t>
            </w:r>
          </w:p>
        </w:tc>
      </w:tr>
      <w:tr w:rsidR="00ED204B" w:rsidRPr="00A57119" w14:paraId="6B76D42E" w14:textId="77777777" w:rsidTr="00BB3BD3">
        <w:tc>
          <w:tcPr>
            <w:tcW w:w="1120" w:type="pct"/>
          </w:tcPr>
          <w:p w14:paraId="12E18582" w14:textId="76835BE5" w:rsidR="00ED204B" w:rsidRPr="00A57119" w:rsidRDefault="00ED204B" w:rsidP="00AC2368">
            <w:pPr>
              <w:pStyle w:val="GOSTTablenorm"/>
            </w:pPr>
            <w:r w:rsidRPr="00A57119">
              <w:t>Вид документа</w:t>
            </w:r>
          </w:p>
        </w:tc>
        <w:tc>
          <w:tcPr>
            <w:tcW w:w="795" w:type="pct"/>
          </w:tcPr>
          <w:p w14:paraId="70CB8F82" w14:textId="7ABC8419" w:rsidR="00ED204B" w:rsidRPr="00AC2368" w:rsidRDefault="00ED204B" w:rsidP="00AC2368">
            <w:pPr>
              <w:pStyle w:val="GOSTTablenorm"/>
            </w:pPr>
            <w:r w:rsidRPr="00AC2368">
              <w:t>document_type</w:t>
            </w:r>
          </w:p>
        </w:tc>
        <w:tc>
          <w:tcPr>
            <w:tcW w:w="560" w:type="pct"/>
          </w:tcPr>
          <w:p w14:paraId="4C4D72C6" w14:textId="2D24BB31" w:rsidR="00ED204B" w:rsidRPr="00A57119" w:rsidRDefault="00ED204B" w:rsidP="00AC2368">
            <w:pPr>
              <w:pStyle w:val="GOSTTablenorm"/>
            </w:pPr>
            <w:r w:rsidRPr="00A57119">
              <w:t>Строка</w:t>
            </w:r>
          </w:p>
        </w:tc>
        <w:tc>
          <w:tcPr>
            <w:tcW w:w="374" w:type="pct"/>
          </w:tcPr>
          <w:p w14:paraId="5238FC35" w14:textId="752E0BA8" w:rsidR="00ED204B" w:rsidRPr="00A57119" w:rsidRDefault="00ED204B" w:rsidP="00AC2368">
            <w:pPr>
              <w:pStyle w:val="GOSTTablenorm"/>
            </w:pPr>
            <w:r w:rsidRPr="00A57119">
              <w:t>Да</w:t>
            </w:r>
          </w:p>
        </w:tc>
        <w:tc>
          <w:tcPr>
            <w:tcW w:w="374" w:type="pct"/>
          </w:tcPr>
          <w:p w14:paraId="6F3054C5" w14:textId="02822977" w:rsidR="00ED204B" w:rsidRPr="00A57119" w:rsidRDefault="00ED204B" w:rsidP="00AC2368">
            <w:pPr>
              <w:pStyle w:val="GOSTTablenorm"/>
            </w:pPr>
            <w:r w:rsidRPr="00A57119">
              <w:t>=3</w:t>
            </w:r>
          </w:p>
        </w:tc>
        <w:tc>
          <w:tcPr>
            <w:tcW w:w="1777" w:type="pct"/>
          </w:tcPr>
          <w:p w14:paraId="2C30E967" w14:textId="475DE170" w:rsidR="00ED204B" w:rsidRPr="00A57119" w:rsidRDefault="00AC2368" w:rsidP="00AC2368">
            <w:pPr>
              <w:pStyle w:val="GOSTTablenorm"/>
            </w:pPr>
            <w:r>
              <w:t>Указывается значение «ПДУ»</w:t>
            </w:r>
          </w:p>
        </w:tc>
      </w:tr>
      <w:tr w:rsidR="00ED204B" w:rsidRPr="00A57119" w14:paraId="6785E773" w14:textId="77777777" w:rsidTr="00BB3BD3">
        <w:tc>
          <w:tcPr>
            <w:tcW w:w="1120" w:type="pct"/>
          </w:tcPr>
          <w:p w14:paraId="73EEF0F1" w14:textId="28085474" w:rsidR="00ED204B" w:rsidRPr="00AC2368" w:rsidRDefault="00ED204B" w:rsidP="00AC2368">
            <w:pPr>
              <w:pStyle w:val="GOSTTablenorm"/>
              <w:rPr>
                <w:b/>
              </w:rPr>
            </w:pPr>
            <w:r w:rsidRPr="00AC2368">
              <w:rPr>
                <w:b/>
              </w:rPr>
              <w:t>Реквизиты плательщика</w:t>
            </w:r>
          </w:p>
        </w:tc>
        <w:tc>
          <w:tcPr>
            <w:tcW w:w="795" w:type="pct"/>
          </w:tcPr>
          <w:p w14:paraId="309E3FD1" w14:textId="629CB5B6" w:rsidR="00ED204B" w:rsidRPr="00AC2368" w:rsidRDefault="00ED204B" w:rsidP="00AC2368">
            <w:pPr>
              <w:pStyle w:val="GOSTTablenorm"/>
              <w:rPr>
                <w:b/>
              </w:rPr>
            </w:pPr>
            <w:r w:rsidRPr="00AC2368">
              <w:rPr>
                <w:b/>
              </w:rPr>
              <w:t>sender</w:t>
            </w:r>
          </w:p>
        </w:tc>
        <w:tc>
          <w:tcPr>
            <w:tcW w:w="560" w:type="pct"/>
          </w:tcPr>
          <w:p w14:paraId="42030EEA" w14:textId="30F40393" w:rsidR="00ED204B" w:rsidRPr="00A57119" w:rsidRDefault="00ED204B" w:rsidP="00AC2368">
            <w:pPr>
              <w:pStyle w:val="GOSTTablenorm"/>
            </w:pPr>
            <w:r w:rsidRPr="00A57119">
              <w:t>Объект</w:t>
            </w:r>
          </w:p>
        </w:tc>
        <w:tc>
          <w:tcPr>
            <w:tcW w:w="374" w:type="pct"/>
          </w:tcPr>
          <w:p w14:paraId="0A60069F" w14:textId="1C39ECEE" w:rsidR="00ED204B" w:rsidRPr="00A57119" w:rsidRDefault="00ED204B" w:rsidP="00AC2368">
            <w:pPr>
              <w:pStyle w:val="GOSTTablenorm"/>
            </w:pPr>
            <w:r w:rsidRPr="00A57119">
              <w:t>Да</w:t>
            </w:r>
          </w:p>
        </w:tc>
        <w:tc>
          <w:tcPr>
            <w:tcW w:w="374" w:type="pct"/>
          </w:tcPr>
          <w:p w14:paraId="20EAAC8C" w14:textId="77777777" w:rsidR="00ED204B" w:rsidRPr="00A57119" w:rsidRDefault="00ED204B" w:rsidP="00AC2368">
            <w:pPr>
              <w:pStyle w:val="GOSTTablenorm"/>
            </w:pPr>
          </w:p>
        </w:tc>
        <w:tc>
          <w:tcPr>
            <w:tcW w:w="1777" w:type="pct"/>
          </w:tcPr>
          <w:p w14:paraId="65EA45D5" w14:textId="77777777" w:rsidR="00ED204B" w:rsidRPr="00A57119" w:rsidRDefault="00ED204B" w:rsidP="00AC2368">
            <w:pPr>
              <w:pStyle w:val="GOSTTablenorm"/>
            </w:pPr>
          </w:p>
        </w:tc>
      </w:tr>
      <w:tr w:rsidR="00ED204B" w:rsidRPr="00A57119" w14:paraId="5296F741" w14:textId="77777777" w:rsidTr="00BB3BD3">
        <w:tc>
          <w:tcPr>
            <w:tcW w:w="1120" w:type="pct"/>
          </w:tcPr>
          <w:p w14:paraId="7F2A3AD8" w14:textId="754327B8" w:rsidR="00ED204B" w:rsidRPr="00A57119" w:rsidRDefault="00ED204B" w:rsidP="00AC2368">
            <w:pPr>
              <w:pStyle w:val="GOSTTablenorm"/>
            </w:pPr>
            <w:r w:rsidRPr="00A57119">
              <w:t>КС плательщика</w:t>
            </w:r>
          </w:p>
        </w:tc>
        <w:tc>
          <w:tcPr>
            <w:tcW w:w="795" w:type="pct"/>
          </w:tcPr>
          <w:p w14:paraId="12205D1E" w14:textId="2C57C611" w:rsidR="00ED204B" w:rsidRPr="00AC2368" w:rsidRDefault="00ED204B" w:rsidP="00AC2368">
            <w:pPr>
              <w:pStyle w:val="GOSTTablenorm"/>
            </w:pPr>
            <w:r w:rsidRPr="00AC2368">
              <w:rPr>
                <w:b/>
              </w:rPr>
              <w:t>sender:</w:t>
            </w:r>
            <w:r w:rsidRPr="00AC2368">
              <w:t>treasury_account</w:t>
            </w:r>
          </w:p>
        </w:tc>
        <w:tc>
          <w:tcPr>
            <w:tcW w:w="560" w:type="pct"/>
          </w:tcPr>
          <w:p w14:paraId="7EA10A0E" w14:textId="3E563658" w:rsidR="00ED204B" w:rsidRPr="00A57119" w:rsidRDefault="00ED204B" w:rsidP="00AC2368">
            <w:pPr>
              <w:pStyle w:val="GOSTTablenorm"/>
            </w:pPr>
            <w:r w:rsidRPr="00A57119">
              <w:t>Строка</w:t>
            </w:r>
          </w:p>
        </w:tc>
        <w:tc>
          <w:tcPr>
            <w:tcW w:w="374" w:type="pct"/>
          </w:tcPr>
          <w:p w14:paraId="030BCA34" w14:textId="0C6FA257" w:rsidR="00ED204B" w:rsidRPr="00A57119" w:rsidRDefault="00ED204B" w:rsidP="00AC2368">
            <w:pPr>
              <w:pStyle w:val="GOSTTablenorm"/>
            </w:pPr>
            <w:r w:rsidRPr="00A57119">
              <w:t>Да</w:t>
            </w:r>
          </w:p>
        </w:tc>
        <w:tc>
          <w:tcPr>
            <w:tcW w:w="374" w:type="pct"/>
          </w:tcPr>
          <w:p w14:paraId="7658DDF7" w14:textId="31B3AB50" w:rsidR="00ED204B" w:rsidRPr="00A57119" w:rsidRDefault="00ED204B" w:rsidP="00AC2368">
            <w:pPr>
              <w:pStyle w:val="GOSTTablenorm"/>
            </w:pPr>
            <w:r w:rsidRPr="00A57119">
              <w:t>=20</w:t>
            </w:r>
          </w:p>
        </w:tc>
        <w:tc>
          <w:tcPr>
            <w:tcW w:w="1777" w:type="pct"/>
          </w:tcPr>
          <w:p w14:paraId="4A484BF6" w14:textId="11731357" w:rsidR="00ED204B" w:rsidRPr="00A57119" w:rsidRDefault="00ED204B" w:rsidP="00AC2368">
            <w:pPr>
              <w:pStyle w:val="GOSTTablenorm"/>
            </w:pPr>
            <w:r w:rsidRPr="00A57119">
              <w:t xml:space="preserve">Указывается номер </w:t>
            </w:r>
            <w:r w:rsidR="00AC2368">
              <w:t>казначейского счета плательщика</w:t>
            </w:r>
          </w:p>
        </w:tc>
      </w:tr>
      <w:tr w:rsidR="00ED204B" w:rsidRPr="00A57119" w14:paraId="3F9D5ED0" w14:textId="77777777" w:rsidTr="00BB3BD3">
        <w:tc>
          <w:tcPr>
            <w:tcW w:w="1120" w:type="pct"/>
          </w:tcPr>
          <w:p w14:paraId="5297DD1C" w14:textId="54BFEF62" w:rsidR="00ED204B" w:rsidRPr="00A57119" w:rsidRDefault="00ED204B" w:rsidP="00AC2368">
            <w:pPr>
              <w:pStyle w:val="GOSTTablenorm"/>
            </w:pPr>
            <w:r w:rsidRPr="00A57119">
              <w:t>Номер лицевого счета плательщика</w:t>
            </w:r>
          </w:p>
        </w:tc>
        <w:tc>
          <w:tcPr>
            <w:tcW w:w="795" w:type="pct"/>
          </w:tcPr>
          <w:p w14:paraId="270A6DD0" w14:textId="624F5BD7" w:rsidR="00ED204B" w:rsidRPr="00AC2368" w:rsidRDefault="00ED204B" w:rsidP="00AC2368">
            <w:pPr>
              <w:pStyle w:val="GOSTTablenorm"/>
            </w:pPr>
            <w:r w:rsidRPr="00AC2368">
              <w:rPr>
                <w:b/>
              </w:rPr>
              <w:t>sender:</w:t>
            </w:r>
            <w:r w:rsidRPr="00AC2368">
              <w:t>account</w:t>
            </w:r>
          </w:p>
        </w:tc>
        <w:tc>
          <w:tcPr>
            <w:tcW w:w="560" w:type="pct"/>
          </w:tcPr>
          <w:p w14:paraId="56239AF4" w14:textId="19832DC3" w:rsidR="00ED204B" w:rsidRPr="00A57119" w:rsidRDefault="00ED204B" w:rsidP="00AC2368">
            <w:pPr>
              <w:pStyle w:val="GOSTTablenorm"/>
            </w:pPr>
            <w:r w:rsidRPr="00A57119">
              <w:t>Строка</w:t>
            </w:r>
          </w:p>
        </w:tc>
        <w:tc>
          <w:tcPr>
            <w:tcW w:w="374" w:type="pct"/>
          </w:tcPr>
          <w:p w14:paraId="2EFC6D0A" w14:textId="587F3F78" w:rsidR="00ED204B" w:rsidRPr="00A57119" w:rsidRDefault="00ED204B" w:rsidP="00AC2368">
            <w:pPr>
              <w:pStyle w:val="GOSTTablenorm"/>
            </w:pPr>
            <w:r w:rsidRPr="00A57119">
              <w:t>Да</w:t>
            </w:r>
          </w:p>
        </w:tc>
        <w:tc>
          <w:tcPr>
            <w:tcW w:w="374" w:type="pct"/>
          </w:tcPr>
          <w:p w14:paraId="24EFEFC7" w14:textId="24B2D030" w:rsidR="00ED204B" w:rsidRPr="00A57119" w:rsidRDefault="00ED204B" w:rsidP="00AC2368">
            <w:pPr>
              <w:pStyle w:val="GOSTTablenorm"/>
            </w:pPr>
            <w:r w:rsidRPr="00A57119">
              <w:t>=11</w:t>
            </w:r>
          </w:p>
        </w:tc>
        <w:tc>
          <w:tcPr>
            <w:tcW w:w="1777" w:type="pct"/>
          </w:tcPr>
          <w:p w14:paraId="23CE6249" w14:textId="1AD88B4E" w:rsidR="00ED204B" w:rsidRPr="00A57119" w:rsidRDefault="00ED204B" w:rsidP="00AC2368">
            <w:pPr>
              <w:pStyle w:val="GOSTTablenorm"/>
            </w:pPr>
            <w:r w:rsidRPr="00A57119">
              <w:t>Указывается н</w:t>
            </w:r>
            <w:r w:rsidR="00AC2368">
              <w:t>омер лицевого счета плательщика</w:t>
            </w:r>
          </w:p>
        </w:tc>
      </w:tr>
      <w:tr w:rsidR="00ED204B" w:rsidRPr="00A57119" w14:paraId="5FD1483E" w14:textId="77777777" w:rsidTr="00BB3BD3">
        <w:tc>
          <w:tcPr>
            <w:tcW w:w="1120" w:type="pct"/>
          </w:tcPr>
          <w:p w14:paraId="0E017348" w14:textId="7AE982FF" w:rsidR="00ED204B" w:rsidRPr="00A57119" w:rsidRDefault="00ED204B" w:rsidP="00AC2368">
            <w:pPr>
              <w:pStyle w:val="GOSTTablenorm"/>
            </w:pPr>
            <w:r w:rsidRPr="00A57119">
              <w:t>ТОФК по ЛС плательщика</w:t>
            </w:r>
          </w:p>
        </w:tc>
        <w:tc>
          <w:tcPr>
            <w:tcW w:w="795" w:type="pct"/>
          </w:tcPr>
          <w:p w14:paraId="68B04A06" w14:textId="1A84FD93" w:rsidR="00ED204B" w:rsidRPr="00AC2368" w:rsidRDefault="00ED204B" w:rsidP="00AC2368">
            <w:pPr>
              <w:pStyle w:val="GOSTTablenorm"/>
            </w:pPr>
            <w:r w:rsidRPr="00AC2368">
              <w:rPr>
                <w:b/>
              </w:rPr>
              <w:t>sender:</w:t>
            </w:r>
            <w:r w:rsidRPr="00AC2368">
              <w:t>account_tofk_code</w:t>
            </w:r>
          </w:p>
        </w:tc>
        <w:tc>
          <w:tcPr>
            <w:tcW w:w="560" w:type="pct"/>
          </w:tcPr>
          <w:p w14:paraId="4E14C336" w14:textId="7ABDDE31" w:rsidR="00ED204B" w:rsidRPr="00A57119" w:rsidRDefault="00ED204B" w:rsidP="00AC2368">
            <w:pPr>
              <w:pStyle w:val="GOSTTablenorm"/>
            </w:pPr>
            <w:r w:rsidRPr="00A57119">
              <w:t>Строка</w:t>
            </w:r>
          </w:p>
        </w:tc>
        <w:tc>
          <w:tcPr>
            <w:tcW w:w="374" w:type="pct"/>
          </w:tcPr>
          <w:p w14:paraId="0D91D233" w14:textId="6101FA1B" w:rsidR="00ED204B" w:rsidRPr="00A57119" w:rsidRDefault="00ED204B" w:rsidP="00AC2368">
            <w:pPr>
              <w:pStyle w:val="GOSTTablenorm"/>
            </w:pPr>
            <w:r w:rsidRPr="00A57119">
              <w:t>Да</w:t>
            </w:r>
          </w:p>
        </w:tc>
        <w:tc>
          <w:tcPr>
            <w:tcW w:w="374" w:type="pct"/>
          </w:tcPr>
          <w:p w14:paraId="2E39B15D" w14:textId="23E4C4D6" w:rsidR="00ED204B" w:rsidRPr="00A57119" w:rsidRDefault="00ED204B" w:rsidP="00AC2368">
            <w:pPr>
              <w:pStyle w:val="GOSTTablenorm"/>
            </w:pPr>
            <w:r w:rsidRPr="00A57119">
              <w:t>=4</w:t>
            </w:r>
          </w:p>
        </w:tc>
        <w:tc>
          <w:tcPr>
            <w:tcW w:w="1777" w:type="pct"/>
          </w:tcPr>
          <w:p w14:paraId="76561785" w14:textId="394CD803" w:rsidR="00ED204B" w:rsidRPr="00A57119" w:rsidRDefault="00ED204B" w:rsidP="00AC2368">
            <w:pPr>
              <w:pStyle w:val="GOSTTablenorm"/>
            </w:pPr>
            <w:r w:rsidRPr="00A57119">
              <w:t>Указывается ТОФ</w:t>
            </w:r>
            <w:r w:rsidR="00AC2368">
              <w:t>К по лицевому счету плательщика</w:t>
            </w:r>
          </w:p>
        </w:tc>
      </w:tr>
      <w:tr w:rsidR="00ED204B" w:rsidRPr="00A57119" w14:paraId="12C2DFB3" w14:textId="77777777" w:rsidTr="00BB3BD3">
        <w:tc>
          <w:tcPr>
            <w:tcW w:w="1120" w:type="pct"/>
          </w:tcPr>
          <w:p w14:paraId="36DBBC68" w14:textId="06CA6E72" w:rsidR="00ED204B" w:rsidRPr="00A57119" w:rsidRDefault="00ED204B" w:rsidP="00AC2368">
            <w:pPr>
              <w:pStyle w:val="GOSTTablenorm"/>
            </w:pPr>
            <w:r w:rsidRPr="00A57119">
              <w:t>Идентификатор документа по зачислению НВС ФБ по плательщику</w:t>
            </w:r>
          </w:p>
        </w:tc>
        <w:tc>
          <w:tcPr>
            <w:tcW w:w="795" w:type="pct"/>
          </w:tcPr>
          <w:p w14:paraId="26D7B807" w14:textId="685EE1AD" w:rsidR="00ED204B" w:rsidRPr="00AC2368" w:rsidRDefault="00ED204B" w:rsidP="00AC2368">
            <w:pPr>
              <w:pStyle w:val="GOSTTablenorm"/>
            </w:pPr>
            <w:r w:rsidRPr="00AC2368">
              <w:rPr>
                <w:b/>
              </w:rPr>
              <w:t>sender</w:t>
            </w:r>
            <w:r w:rsidRPr="00AC2368">
              <w:t>:doc_guid_nvs</w:t>
            </w:r>
          </w:p>
        </w:tc>
        <w:tc>
          <w:tcPr>
            <w:tcW w:w="560" w:type="pct"/>
          </w:tcPr>
          <w:p w14:paraId="3CBB9AA4" w14:textId="1B0497FF" w:rsidR="00ED204B" w:rsidRPr="00A57119" w:rsidRDefault="00ED204B" w:rsidP="00AC2368">
            <w:pPr>
              <w:pStyle w:val="GOSTTablenorm"/>
            </w:pPr>
            <w:r w:rsidRPr="00A57119">
              <w:t>GUID</w:t>
            </w:r>
          </w:p>
        </w:tc>
        <w:tc>
          <w:tcPr>
            <w:tcW w:w="374" w:type="pct"/>
          </w:tcPr>
          <w:p w14:paraId="042864F7" w14:textId="1A47C591" w:rsidR="00ED204B" w:rsidRPr="00A57119" w:rsidRDefault="00ED204B" w:rsidP="00AC2368">
            <w:pPr>
              <w:pStyle w:val="GOSTTablenorm"/>
            </w:pPr>
            <w:r w:rsidRPr="00A57119">
              <w:t>Нет</w:t>
            </w:r>
          </w:p>
        </w:tc>
        <w:tc>
          <w:tcPr>
            <w:tcW w:w="374" w:type="pct"/>
          </w:tcPr>
          <w:p w14:paraId="1CB613FA" w14:textId="4E72FA6E" w:rsidR="00ED204B" w:rsidRPr="00A57119" w:rsidRDefault="00ED204B" w:rsidP="00AC2368">
            <w:pPr>
              <w:pStyle w:val="GOSTTablenorm"/>
            </w:pPr>
            <w:r w:rsidRPr="00A57119">
              <w:t>=36</w:t>
            </w:r>
          </w:p>
        </w:tc>
        <w:tc>
          <w:tcPr>
            <w:tcW w:w="1777" w:type="pct"/>
          </w:tcPr>
          <w:p w14:paraId="102912CC" w14:textId="46FE56D5" w:rsidR="00ED204B" w:rsidRPr="00A57119" w:rsidRDefault="00ED204B" w:rsidP="00AC2368">
            <w:pPr>
              <w:pStyle w:val="GOSTTablenorm"/>
            </w:pPr>
            <w:r w:rsidRPr="00A57119">
              <w:t>Указывается в случае указания в поле «КБК плательщика» КБК, относящегося к невыясненным по</w:t>
            </w:r>
            <w:r w:rsidR="00AC2368">
              <w:t>ступлениям федерального бюджета</w:t>
            </w:r>
          </w:p>
        </w:tc>
      </w:tr>
      <w:tr w:rsidR="00ED204B" w:rsidRPr="00A57119" w14:paraId="3C576D61" w14:textId="77777777" w:rsidTr="00BB3BD3">
        <w:tc>
          <w:tcPr>
            <w:tcW w:w="1120" w:type="pct"/>
          </w:tcPr>
          <w:p w14:paraId="1284B7EC" w14:textId="2BFE34FD" w:rsidR="00ED204B" w:rsidRPr="00A57119" w:rsidRDefault="00ED204B" w:rsidP="00AC2368">
            <w:pPr>
              <w:pStyle w:val="GOSTTablenorm"/>
            </w:pPr>
            <w:r w:rsidRPr="00A57119">
              <w:t>Период</w:t>
            </w:r>
          </w:p>
        </w:tc>
        <w:tc>
          <w:tcPr>
            <w:tcW w:w="795" w:type="pct"/>
          </w:tcPr>
          <w:p w14:paraId="08909B20" w14:textId="52439E62" w:rsidR="00ED204B" w:rsidRPr="00AC2368" w:rsidRDefault="00ED204B" w:rsidP="00AC2368">
            <w:pPr>
              <w:pStyle w:val="GOSTTablenorm"/>
            </w:pPr>
            <w:r w:rsidRPr="00AC2368">
              <w:rPr>
                <w:b/>
              </w:rPr>
              <w:t>sender:</w:t>
            </w:r>
            <w:r w:rsidRPr="00AC2368">
              <w:t>period</w:t>
            </w:r>
          </w:p>
        </w:tc>
        <w:tc>
          <w:tcPr>
            <w:tcW w:w="560" w:type="pct"/>
          </w:tcPr>
          <w:p w14:paraId="2E9BCB8E" w14:textId="071FF297" w:rsidR="00ED204B" w:rsidRPr="00A57119" w:rsidRDefault="00ED204B" w:rsidP="00AC2368">
            <w:pPr>
              <w:pStyle w:val="GOSTTablenorm"/>
            </w:pPr>
            <w:r w:rsidRPr="00A57119">
              <w:t>Строка</w:t>
            </w:r>
          </w:p>
        </w:tc>
        <w:tc>
          <w:tcPr>
            <w:tcW w:w="374" w:type="pct"/>
          </w:tcPr>
          <w:p w14:paraId="29DCD184" w14:textId="6FAA4E4A" w:rsidR="00ED204B" w:rsidRPr="00A57119" w:rsidRDefault="00ED204B" w:rsidP="00AC2368">
            <w:pPr>
              <w:pStyle w:val="GOSTTablenorm"/>
            </w:pPr>
            <w:r w:rsidRPr="00A57119">
              <w:t>Нет</w:t>
            </w:r>
          </w:p>
        </w:tc>
        <w:tc>
          <w:tcPr>
            <w:tcW w:w="374" w:type="pct"/>
          </w:tcPr>
          <w:p w14:paraId="175E8102" w14:textId="738A5900" w:rsidR="00ED204B" w:rsidRPr="00A57119" w:rsidRDefault="00ED204B" w:rsidP="00AC2368">
            <w:pPr>
              <w:pStyle w:val="GOSTTablenorm"/>
            </w:pPr>
            <w:r w:rsidRPr="00A57119">
              <w:t>=4</w:t>
            </w:r>
          </w:p>
        </w:tc>
        <w:tc>
          <w:tcPr>
            <w:tcW w:w="1777" w:type="pct"/>
          </w:tcPr>
          <w:p w14:paraId="4C978F5E" w14:textId="77777777" w:rsidR="00ED204B" w:rsidRPr="00A57119" w:rsidRDefault="00ED204B" w:rsidP="00AC2368">
            <w:pPr>
              <w:pStyle w:val="GOSTTablenorm"/>
            </w:pPr>
            <w:r w:rsidRPr="00A57119">
              <w:t>Заполняется в случае, если период (год) принятия уточняемого НВС ФБ к учету (документа, указанного в реквизите «Идентификатор документа по зачислению НВС ФБ по плательщику») меньше года, указанного в параметре «Дата принятия к учету» данного документа.</w:t>
            </w:r>
          </w:p>
          <w:p w14:paraId="1F87EB37" w14:textId="4D1C8923" w:rsidR="00ED204B" w:rsidRPr="00A57119" w:rsidRDefault="00ED204B" w:rsidP="00AC2368">
            <w:pPr>
              <w:pStyle w:val="GOSTTablenorm"/>
            </w:pPr>
            <w:r w:rsidRPr="00A57119">
              <w:lastRenderedPageBreak/>
              <w:t xml:space="preserve">Заполняется годом поступления НВС ФБ (4 символа, в формате </w:t>
            </w:r>
            <w:r w:rsidRPr="00A57119">
              <w:rPr>
                <w:lang w:val="en-US"/>
              </w:rPr>
              <w:t>YYYY</w:t>
            </w:r>
            <w:r w:rsidR="00AC2368">
              <w:t>)</w:t>
            </w:r>
          </w:p>
        </w:tc>
      </w:tr>
      <w:tr w:rsidR="00ED204B" w:rsidRPr="00A57119" w14:paraId="7630C214" w14:textId="77777777" w:rsidTr="00BB3BD3">
        <w:tc>
          <w:tcPr>
            <w:tcW w:w="1120" w:type="pct"/>
          </w:tcPr>
          <w:p w14:paraId="02EDFA9D" w14:textId="6A9ECBA2" w:rsidR="00ED204B" w:rsidRPr="00AC2368" w:rsidRDefault="00ED204B" w:rsidP="00AC2368">
            <w:pPr>
              <w:pStyle w:val="GOSTTablenorm"/>
              <w:rPr>
                <w:b/>
              </w:rPr>
            </w:pPr>
            <w:r w:rsidRPr="00AC2368">
              <w:rPr>
                <w:b/>
              </w:rPr>
              <w:lastRenderedPageBreak/>
              <w:t>Реквизиты получателя</w:t>
            </w:r>
          </w:p>
        </w:tc>
        <w:tc>
          <w:tcPr>
            <w:tcW w:w="795" w:type="pct"/>
          </w:tcPr>
          <w:p w14:paraId="7EB419D8" w14:textId="753DD790" w:rsidR="00ED204B" w:rsidRPr="00AC2368" w:rsidRDefault="00ED204B" w:rsidP="00AC2368">
            <w:pPr>
              <w:pStyle w:val="GOSTTablenorm"/>
              <w:rPr>
                <w:b/>
              </w:rPr>
            </w:pPr>
            <w:r w:rsidRPr="00AC2368">
              <w:rPr>
                <w:b/>
              </w:rPr>
              <w:t>recipient</w:t>
            </w:r>
          </w:p>
        </w:tc>
        <w:tc>
          <w:tcPr>
            <w:tcW w:w="560" w:type="pct"/>
          </w:tcPr>
          <w:p w14:paraId="5E50783E" w14:textId="654BD44D" w:rsidR="00ED204B" w:rsidRPr="00A57119" w:rsidRDefault="00ED204B" w:rsidP="00AC2368">
            <w:pPr>
              <w:pStyle w:val="GOSTTablenorm"/>
            </w:pPr>
            <w:r w:rsidRPr="00A57119">
              <w:t>Объект</w:t>
            </w:r>
          </w:p>
        </w:tc>
        <w:tc>
          <w:tcPr>
            <w:tcW w:w="374" w:type="pct"/>
          </w:tcPr>
          <w:p w14:paraId="5021CE58" w14:textId="291C8928" w:rsidR="00ED204B" w:rsidRPr="00A57119" w:rsidRDefault="00ED204B" w:rsidP="00AC2368">
            <w:pPr>
              <w:pStyle w:val="GOSTTablenorm"/>
            </w:pPr>
            <w:r w:rsidRPr="00A57119">
              <w:t>Да</w:t>
            </w:r>
          </w:p>
        </w:tc>
        <w:tc>
          <w:tcPr>
            <w:tcW w:w="374" w:type="pct"/>
          </w:tcPr>
          <w:p w14:paraId="3BF5EE6B" w14:textId="77777777" w:rsidR="00ED204B" w:rsidRPr="00A57119" w:rsidRDefault="00ED204B" w:rsidP="00AC2368">
            <w:pPr>
              <w:pStyle w:val="GOSTTablenorm"/>
            </w:pPr>
          </w:p>
        </w:tc>
        <w:tc>
          <w:tcPr>
            <w:tcW w:w="1777" w:type="pct"/>
          </w:tcPr>
          <w:p w14:paraId="64C860A7" w14:textId="77777777" w:rsidR="00ED204B" w:rsidRPr="00A57119" w:rsidRDefault="00ED204B" w:rsidP="00AC2368">
            <w:pPr>
              <w:pStyle w:val="GOSTTablenorm"/>
            </w:pPr>
          </w:p>
        </w:tc>
      </w:tr>
      <w:tr w:rsidR="00ED204B" w:rsidRPr="00A57119" w14:paraId="115A48B7" w14:textId="77777777" w:rsidTr="00BB3BD3">
        <w:tc>
          <w:tcPr>
            <w:tcW w:w="1120" w:type="pct"/>
          </w:tcPr>
          <w:p w14:paraId="2DEF6B5B" w14:textId="46C68EAF" w:rsidR="00ED204B" w:rsidRPr="00A57119" w:rsidRDefault="00ED204B" w:rsidP="00AC2368">
            <w:pPr>
              <w:pStyle w:val="GOSTTablenorm"/>
            </w:pPr>
            <w:r w:rsidRPr="00A57119">
              <w:t>КС получателя</w:t>
            </w:r>
          </w:p>
        </w:tc>
        <w:tc>
          <w:tcPr>
            <w:tcW w:w="795" w:type="pct"/>
          </w:tcPr>
          <w:p w14:paraId="54F64DA9" w14:textId="4A5CB088" w:rsidR="00ED204B" w:rsidRPr="00AC2368" w:rsidRDefault="00ED204B" w:rsidP="00AC2368">
            <w:pPr>
              <w:pStyle w:val="GOSTTablenorm"/>
            </w:pPr>
            <w:r w:rsidRPr="00AC2368">
              <w:rPr>
                <w:b/>
              </w:rPr>
              <w:t>recipient:</w:t>
            </w:r>
            <w:r w:rsidRPr="00AC2368">
              <w:t>treasury_account</w:t>
            </w:r>
          </w:p>
        </w:tc>
        <w:tc>
          <w:tcPr>
            <w:tcW w:w="560" w:type="pct"/>
          </w:tcPr>
          <w:p w14:paraId="080E30CD" w14:textId="60ED2CE4" w:rsidR="00ED204B" w:rsidRPr="00A57119" w:rsidRDefault="00ED204B" w:rsidP="00AC2368">
            <w:pPr>
              <w:pStyle w:val="GOSTTablenorm"/>
            </w:pPr>
            <w:r w:rsidRPr="00A57119">
              <w:t>Строка</w:t>
            </w:r>
          </w:p>
        </w:tc>
        <w:tc>
          <w:tcPr>
            <w:tcW w:w="374" w:type="pct"/>
          </w:tcPr>
          <w:p w14:paraId="2372EB3C" w14:textId="05E01EB8" w:rsidR="00ED204B" w:rsidRPr="00A57119" w:rsidRDefault="00ED204B" w:rsidP="00AC2368">
            <w:pPr>
              <w:pStyle w:val="GOSTTablenorm"/>
            </w:pPr>
            <w:r w:rsidRPr="00A57119">
              <w:t>Да</w:t>
            </w:r>
          </w:p>
        </w:tc>
        <w:tc>
          <w:tcPr>
            <w:tcW w:w="374" w:type="pct"/>
          </w:tcPr>
          <w:p w14:paraId="0AB73092" w14:textId="02071DF0" w:rsidR="00ED204B" w:rsidRPr="00A57119" w:rsidRDefault="00ED204B" w:rsidP="00AC2368">
            <w:pPr>
              <w:pStyle w:val="GOSTTablenorm"/>
            </w:pPr>
            <w:r w:rsidRPr="00A57119">
              <w:t>=20</w:t>
            </w:r>
          </w:p>
        </w:tc>
        <w:tc>
          <w:tcPr>
            <w:tcW w:w="1777" w:type="pct"/>
          </w:tcPr>
          <w:p w14:paraId="30CF075D" w14:textId="727871C6" w:rsidR="00ED204B" w:rsidRPr="00A57119" w:rsidRDefault="00ED204B" w:rsidP="00AC2368">
            <w:pPr>
              <w:pStyle w:val="GOSTTablenorm"/>
            </w:pPr>
            <w:r w:rsidRPr="00A57119">
              <w:t xml:space="preserve">Указывается номер казначейского счета </w:t>
            </w:r>
            <w:r w:rsidR="00AC2368">
              <w:t>или расчетного счета получателя</w:t>
            </w:r>
          </w:p>
        </w:tc>
      </w:tr>
      <w:tr w:rsidR="00ED204B" w:rsidRPr="00A57119" w14:paraId="2BFFDF60" w14:textId="77777777" w:rsidTr="00BB3BD3">
        <w:tc>
          <w:tcPr>
            <w:tcW w:w="1120" w:type="pct"/>
          </w:tcPr>
          <w:p w14:paraId="60F2CBB9" w14:textId="6614304A" w:rsidR="00ED204B" w:rsidRPr="00A57119" w:rsidRDefault="00ED204B" w:rsidP="00AC2368">
            <w:pPr>
              <w:pStyle w:val="GOSTTablenorm"/>
            </w:pPr>
            <w:r w:rsidRPr="00A57119">
              <w:t>Номер лицевого счета получателя</w:t>
            </w:r>
          </w:p>
        </w:tc>
        <w:tc>
          <w:tcPr>
            <w:tcW w:w="795" w:type="pct"/>
          </w:tcPr>
          <w:p w14:paraId="5D7E61DB" w14:textId="03E111B0" w:rsidR="00ED204B" w:rsidRPr="00AC2368" w:rsidRDefault="00ED204B" w:rsidP="00AC2368">
            <w:pPr>
              <w:pStyle w:val="GOSTTablenorm"/>
            </w:pPr>
            <w:r w:rsidRPr="00AC2368">
              <w:rPr>
                <w:b/>
              </w:rPr>
              <w:t>recipient:</w:t>
            </w:r>
            <w:r w:rsidRPr="00AC2368">
              <w:t>account</w:t>
            </w:r>
          </w:p>
        </w:tc>
        <w:tc>
          <w:tcPr>
            <w:tcW w:w="560" w:type="pct"/>
          </w:tcPr>
          <w:p w14:paraId="547CECBE" w14:textId="614B1946" w:rsidR="00ED204B" w:rsidRPr="00A57119" w:rsidRDefault="00ED204B" w:rsidP="00AC2368">
            <w:pPr>
              <w:pStyle w:val="GOSTTablenorm"/>
            </w:pPr>
            <w:r w:rsidRPr="00A57119">
              <w:t>Строка</w:t>
            </w:r>
          </w:p>
        </w:tc>
        <w:tc>
          <w:tcPr>
            <w:tcW w:w="374" w:type="pct"/>
          </w:tcPr>
          <w:p w14:paraId="57931B39" w14:textId="19156D18" w:rsidR="00ED204B" w:rsidRPr="00A57119" w:rsidRDefault="00ED204B" w:rsidP="00AC2368">
            <w:pPr>
              <w:pStyle w:val="GOSTTablenorm"/>
            </w:pPr>
            <w:r w:rsidRPr="00A57119">
              <w:t>Да</w:t>
            </w:r>
          </w:p>
        </w:tc>
        <w:tc>
          <w:tcPr>
            <w:tcW w:w="374" w:type="pct"/>
          </w:tcPr>
          <w:p w14:paraId="4188509E" w14:textId="66070350" w:rsidR="00ED204B" w:rsidRPr="00A57119" w:rsidRDefault="00ED204B" w:rsidP="00AC2368">
            <w:pPr>
              <w:pStyle w:val="GOSTTablenorm"/>
            </w:pPr>
            <w:r w:rsidRPr="00A57119">
              <w:t>=11</w:t>
            </w:r>
          </w:p>
        </w:tc>
        <w:tc>
          <w:tcPr>
            <w:tcW w:w="1777" w:type="pct"/>
          </w:tcPr>
          <w:p w14:paraId="2589A15B" w14:textId="6965E71D" w:rsidR="00ED204B" w:rsidRPr="00A57119" w:rsidRDefault="00ED204B" w:rsidP="00AC2368">
            <w:pPr>
              <w:pStyle w:val="GOSTTablenorm"/>
            </w:pPr>
            <w:r w:rsidRPr="00A57119">
              <w:t>Указывается н</w:t>
            </w:r>
            <w:r w:rsidR="00AC2368">
              <w:t>омер лицевого счета получателя</w:t>
            </w:r>
          </w:p>
        </w:tc>
      </w:tr>
      <w:tr w:rsidR="00ED204B" w:rsidRPr="00A57119" w14:paraId="0A10D9E6" w14:textId="77777777" w:rsidTr="00BB3BD3">
        <w:tc>
          <w:tcPr>
            <w:tcW w:w="1120" w:type="pct"/>
          </w:tcPr>
          <w:p w14:paraId="59897494" w14:textId="36170CD9" w:rsidR="00ED204B" w:rsidRPr="00A57119" w:rsidRDefault="00ED204B" w:rsidP="00AC2368">
            <w:pPr>
              <w:pStyle w:val="GOSTTablenorm"/>
            </w:pPr>
            <w:r w:rsidRPr="00A57119">
              <w:t>ТОФК по ЛС получателя</w:t>
            </w:r>
          </w:p>
        </w:tc>
        <w:tc>
          <w:tcPr>
            <w:tcW w:w="795" w:type="pct"/>
          </w:tcPr>
          <w:p w14:paraId="094A2E4E" w14:textId="2D54B32E" w:rsidR="00ED204B" w:rsidRPr="00AC2368" w:rsidRDefault="00ED204B" w:rsidP="00AC2368">
            <w:pPr>
              <w:pStyle w:val="GOSTTablenorm"/>
            </w:pPr>
            <w:r w:rsidRPr="00AC2368">
              <w:rPr>
                <w:b/>
              </w:rPr>
              <w:t>recipient:</w:t>
            </w:r>
            <w:r w:rsidRPr="00AC2368">
              <w:t xml:space="preserve">account_tofk_code </w:t>
            </w:r>
          </w:p>
        </w:tc>
        <w:tc>
          <w:tcPr>
            <w:tcW w:w="560" w:type="pct"/>
          </w:tcPr>
          <w:p w14:paraId="7DDF2652" w14:textId="256AB717" w:rsidR="00ED204B" w:rsidRPr="00A57119" w:rsidRDefault="00ED204B" w:rsidP="00AC2368">
            <w:pPr>
              <w:pStyle w:val="GOSTTablenorm"/>
            </w:pPr>
            <w:r w:rsidRPr="00A57119">
              <w:t>Строка</w:t>
            </w:r>
          </w:p>
        </w:tc>
        <w:tc>
          <w:tcPr>
            <w:tcW w:w="374" w:type="pct"/>
          </w:tcPr>
          <w:p w14:paraId="74CE1CA2" w14:textId="09FEBCDC" w:rsidR="00ED204B" w:rsidRPr="00A57119" w:rsidRDefault="00ED204B" w:rsidP="00AC2368">
            <w:pPr>
              <w:pStyle w:val="GOSTTablenorm"/>
            </w:pPr>
            <w:r w:rsidRPr="00A57119">
              <w:t>Да</w:t>
            </w:r>
          </w:p>
        </w:tc>
        <w:tc>
          <w:tcPr>
            <w:tcW w:w="374" w:type="pct"/>
          </w:tcPr>
          <w:p w14:paraId="222D7501" w14:textId="0C9FECB0" w:rsidR="00ED204B" w:rsidRPr="00A57119" w:rsidRDefault="00ED204B" w:rsidP="00AC2368">
            <w:pPr>
              <w:pStyle w:val="GOSTTablenorm"/>
            </w:pPr>
            <w:r w:rsidRPr="00A57119">
              <w:t>=4</w:t>
            </w:r>
          </w:p>
        </w:tc>
        <w:tc>
          <w:tcPr>
            <w:tcW w:w="1777" w:type="pct"/>
          </w:tcPr>
          <w:p w14:paraId="44EE6E78" w14:textId="58196695" w:rsidR="00ED204B" w:rsidRPr="00A57119" w:rsidRDefault="00ED204B" w:rsidP="00AC2368">
            <w:pPr>
              <w:pStyle w:val="GOSTTablenorm"/>
            </w:pPr>
            <w:r w:rsidRPr="00A57119">
              <w:t>Указывается ТОФК по лице</w:t>
            </w:r>
            <w:r w:rsidR="00AC2368">
              <w:t>вому счету получателя</w:t>
            </w:r>
          </w:p>
        </w:tc>
      </w:tr>
      <w:tr w:rsidR="00ED204B" w:rsidRPr="00A57119" w14:paraId="23D117AF" w14:textId="77777777" w:rsidTr="00BB3BD3">
        <w:tc>
          <w:tcPr>
            <w:tcW w:w="1120" w:type="pct"/>
          </w:tcPr>
          <w:p w14:paraId="32E75040" w14:textId="7573A906" w:rsidR="00ED204B" w:rsidRPr="00A57119" w:rsidRDefault="00ED204B" w:rsidP="00AC2368">
            <w:pPr>
              <w:pStyle w:val="GOSTTablenorm"/>
            </w:pPr>
            <w:r w:rsidRPr="00A57119">
              <w:t>Идентификатор документа по зачислению НВС ФБ по получателю</w:t>
            </w:r>
          </w:p>
        </w:tc>
        <w:tc>
          <w:tcPr>
            <w:tcW w:w="795" w:type="pct"/>
          </w:tcPr>
          <w:p w14:paraId="6EFE71BA" w14:textId="5F80F94C" w:rsidR="00ED204B" w:rsidRPr="00AC2368" w:rsidRDefault="00ED204B" w:rsidP="00AC2368">
            <w:pPr>
              <w:pStyle w:val="GOSTTablenorm"/>
            </w:pPr>
            <w:r w:rsidRPr="00AC2368">
              <w:rPr>
                <w:b/>
              </w:rPr>
              <w:t>recipient:</w:t>
            </w:r>
            <w:r w:rsidRPr="00AC2368">
              <w:t>doc_guid_nvs</w:t>
            </w:r>
          </w:p>
        </w:tc>
        <w:tc>
          <w:tcPr>
            <w:tcW w:w="560" w:type="pct"/>
          </w:tcPr>
          <w:p w14:paraId="325DDB8A" w14:textId="684510D9" w:rsidR="00ED204B" w:rsidRPr="00A57119" w:rsidRDefault="00ED204B" w:rsidP="00AC2368">
            <w:pPr>
              <w:pStyle w:val="GOSTTablenorm"/>
            </w:pPr>
            <w:r w:rsidRPr="00A57119">
              <w:t>GUID</w:t>
            </w:r>
          </w:p>
        </w:tc>
        <w:tc>
          <w:tcPr>
            <w:tcW w:w="374" w:type="pct"/>
          </w:tcPr>
          <w:p w14:paraId="55BC176C" w14:textId="3CA434BE" w:rsidR="00ED204B" w:rsidRPr="00A57119" w:rsidRDefault="00ED204B" w:rsidP="00AC2368">
            <w:pPr>
              <w:pStyle w:val="GOSTTablenorm"/>
            </w:pPr>
            <w:r w:rsidRPr="00A57119">
              <w:t>Нет</w:t>
            </w:r>
          </w:p>
        </w:tc>
        <w:tc>
          <w:tcPr>
            <w:tcW w:w="374" w:type="pct"/>
          </w:tcPr>
          <w:p w14:paraId="2BDB5F5B" w14:textId="028823AF" w:rsidR="00ED204B" w:rsidRPr="00A57119" w:rsidRDefault="00ED204B" w:rsidP="00AC2368">
            <w:pPr>
              <w:pStyle w:val="GOSTTablenorm"/>
            </w:pPr>
            <w:r w:rsidRPr="00A57119">
              <w:t>=36</w:t>
            </w:r>
          </w:p>
        </w:tc>
        <w:tc>
          <w:tcPr>
            <w:tcW w:w="1777" w:type="pct"/>
          </w:tcPr>
          <w:p w14:paraId="19E5E6B9" w14:textId="37D1F4A7" w:rsidR="00ED204B" w:rsidRPr="00A57119" w:rsidRDefault="00ED204B" w:rsidP="00AC2368">
            <w:pPr>
              <w:pStyle w:val="GOSTTablenorm"/>
            </w:pPr>
            <w:r w:rsidRPr="00A57119">
              <w:t>Указывается в случае указания в поле «КБК получателя» КБК, относящегося к невыясненным по</w:t>
            </w:r>
            <w:r w:rsidR="00AC2368">
              <w:t>ступлениям федерального бюджета</w:t>
            </w:r>
          </w:p>
        </w:tc>
      </w:tr>
      <w:tr w:rsidR="00ED204B" w:rsidRPr="00A57119" w14:paraId="0ED253FF" w14:textId="77777777" w:rsidTr="00BB3BD3">
        <w:tc>
          <w:tcPr>
            <w:tcW w:w="1120" w:type="pct"/>
          </w:tcPr>
          <w:p w14:paraId="21B7E2AA" w14:textId="6BBB2A6C" w:rsidR="00ED204B" w:rsidRPr="00AC2368" w:rsidRDefault="00ED204B" w:rsidP="00AC2368">
            <w:pPr>
              <w:pStyle w:val="GOSTTablenorm"/>
              <w:rPr>
                <w:b/>
              </w:rPr>
            </w:pPr>
            <w:r w:rsidRPr="00AC2368">
              <w:rPr>
                <w:b/>
              </w:rPr>
              <w:t>Строки плательщика</w:t>
            </w:r>
          </w:p>
        </w:tc>
        <w:tc>
          <w:tcPr>
            <w:tcW w:w="795" w:type="pct"/>
          </w:tcPr>
          <w:p w14:paraId="267F491C" w14:textId="343FC0F4" w:rsidR="00ED204B" w:rsidRPr="00AC2368" w:rsidRDefault="00ED204B" w:rsidP="00AC2368">
            <w:pPr>
              <w:pStyle w:val="GOSTTablenorm"/>
              <w:rPr>
                <w:b/>
              </w:rPr>
            </w:pPr>
            <w:r w:rsidRPr="00AC2368">
              <w:rPr>
                <w:b/>
              </w:rPr>
              <w:t>specified_entries</w:t>
            </w:r>
          </w:p>
        </w:tc>
        <w:tc>
          <w:tcPr>
            <w:tcW w:w="560" w:type="pct"/>
          </w:tcPr>
          <w:p w14:paraId="7C24773B" w14:textId="6805F3BF" w:rsidR="00ED204B" w:rsidRPr="00A57119" w:rsidRDefault="00ED204B" w:rsidP="00AC2368">
            <w:pPr>
              <w:pStyle w:val="GOSTTablenorm"/>
            </w:pPr>
            <w:r w:rsidRPr="00A57119">
              <w:t>Массив</w:t>
            </w:r>
          </w:p>
        </w:tc>
        <w:tc>
          <w:tcPr>
            <w:tcW w:w="374" w:type="pct"/>
          </w:tcPr>
          <w:p w14:paraId="1DFF1E41" w14:textId="47E9C9F9" w:rsidR="00ED204B" w:rsidRPr="00A57119" w:rsidRDefault="00ED204B" w:rsidP="00AC2368">
            <w:pPr>
              <w:pStyle w:val="GOSTTablenorm"/>
            </w:pPr>
            <w:r w:rsidRPr="00A57119">
              <w:t>Да</w:t>
            </w:r>
          </w:p>
        </w:tc>
        <w:tc>
          <w:tcPr>
            <w:tcW w:w="374" w:type="pct"/>
          </w:tcPr>
          <w:p w14:paraId="5F3854FD" w14:textId="77777777" w:rsidR="00ED204B" w:rsidRPr="00A57119" w:rsidRDefault="00ED204B" w:rsidP="00AC2368">
            <w:pPr>
              <w:pStyle w:val="GOSTTablenorm"/>
            </w:pPr>
          </w:p>
        </w:tc>
        <w:tc>
          <w:tcPr>
            <w:tcW w:w="1777" w:type="pct"/>
          </w:tcPr>
          <w:p w14:paraId="0F2162A7" w14:textId="77777777" w:rsidR="00ED204B" w:rsidRPr="00A57119" w:rsidRDefault="00ED204B" w:rsidP="00AC2368">
            <w:pPr>
              <w:pStyle w:val="GOSTTablenorm"/>
            </w:pPr>
          </w:p>
        </w:tc>
      </w:tr>
      <w:tr w:rsidR="00ED204B" w:rsidRPr="00A57119" w14:paraId="61FD633F" w14:textId="77777777" w:rsidTr="00BB3BD3">
        <w:tc>
          <w:tcPr>
            <w:tcW w:w="1120" w:type="pct"/>
          </w:tcPr>
          <w:p w14:paraId="1ADF284E" w14:textId="16BFE313" w:rsidR="00ED204B" w:rsidRPr="00A57119" w:rsidRDefault="00ED204B" w:rsidP="00AC2368">
            <w:pPr>
              <w:pStyle w:val="GOSTTablenorm"/>
            </w:pPr>
            <w:r w:rsidRPr="00A57119">
              <w:t>Идентификатор строки плательщика</w:t>
            </w:r>
          </w:p>
        </w:tc>
        <w:tc>
          <w:tcPr>
            <w:tcW w:w="795" w:type="pct"/>
          </w:tcPr>
          <w:p w14:paraId="7E19EDD5" w14:textId="0CDA2264" w:rsidR="00ED204B" w:rsidRPr="00AC2368" w:rsidRDefault="00ED204B" w:rsidP="00AC2368">
            <w:pPr>
              <w:pStyle w:val="GOSTTablenorm"/>
            </w:pPr>
            <w:r w:rsidRPr="00AC2368">
              <w:rPr>
                <w:b/>
              </w:rPr>
              <w:t>specified_entries:</w:t>
            </w:r>
            <w:r w:rsidRPr="00AC2368">
              <w:t>line_id</w:t>
            </w:r>
          </w:p>
        </w:tc>
        <w:tc>
          <w:tcPr>
            <w:tcW w:w="560" w:type="pct"/>
          </w:tcPr>
          <w:p w14:paraId="43C5F8BE" w14:textId="6FEA996D" w:rsidR="00ED204B" w:rsidRPr="00A57119" w:rsidRDefault="00ED204B" w:rsidP="00AC2368">
            <w:pPr>
              <w:pStyle w:val="GOSTTablenorm"/>
            </w:pPr>
            <w:r w:rsidRPr="00A57119">
              <w:rPr>
                <w:lang w:val="en-US"/>
              </w:rPr>
              <w:t>GUID</w:t>
            </w:r>
          </w:p>
        </w:tc>
        <w:tc>
          <w:tcPr>
            <w:tcW w:w="374" w:type="pct"/>
          </w:tcPr>
          <w:p w14:paraId="1CE46E50" w14:textId="160CE1E3" w:rsidR="00ED204B" w:rsidRPr="00A57119" w:rsidRDefault="00ED204B" w:rsidP="00AC2368">
            <w:pPr>
              <w:pStyle w:val="GOSTTablenorm"/>
            </w:pPr>
            <w:r w:rsidRPr="00A57119">
              <w:t>Да</w:t>
            </w:r>
          </w:p>
        </w:tc>
        <w:tc>
          <w:tcPr>
            <w:tcW w:w="374" w:type="pct"/>
          </w:tcPr>
          <w:p w14:paraId="0268AC03" w14:textId="07427B8A" w:rsidR="00ED204B" w:rsidRPr="00A57119" w:rsidRDefault="00ED204B" w:rsidP="00AC2368">
            <w:pPr>
              <w:pStyle w:val="GOSTTablenorm"/>
            </w:pPr>
            <w:r w:rsidRPr="00A57119">
              <w:t>=36</w:t>
            </w:r>
          </w:p>
        </w:tc>
        <w:tc>
          <w:tcPr>
            <w:tcW w:w="1777" w:type="pct"/>
          </w:tcPr>
          <w:p w14:paraId="049BA45E" w14:textId="75EEBA1D" w:rsidR="00ED204B" w:rsidRPr="00A57119" w:rsidRDefault="00ED204B" w:rsidP="00AC2368">
            <w:pPr>
              <w:pStyle w:val="GOSTTablenorm"/>
            </w:pPr>
            <w:r w:rsidRPr="00A57119">
              <w:rPr>
                <w:lang w:eastAsia="en-US"/>
              </w:rPr>
              <w:t xml:space="preserve">Указывается идентификатор строки равный номеру </w:t>
            </w:r>
            <w:r w:rsidRPr="00A57119">
              <w:rPr>
                <w:lang w:val="en-US" w:eastAsia="en-US"/>
              </w:rPr>
              <w:t>GUID</w:t>
            </w:r>
            <w:r w:rsidRPr="00A57119">
              <w:rPr>
                <w:lang w:eastAsia="en-US"/>
              </w:rPr>
              <w:t xml:space="preserve"> документа, подт</w:t>
            </w:r>
            <w:r w:rsidR="00AC2368">
              <w:rPr>
                <w:lang w:eastAsia="en-US"/>
              </w:rPr>
              <w:t>верждающего проведение операции</w:t>
            </w:r>
          </w:p>
        </w:tc>
      </w:tr>
      <w:tr w:rsidR="00ED204B" w:rsidRPr="00A57119" w14:paraId="5130FE7E" w14:textId="77777777" w:rsidTr="00BB3BD3">
        <w:tc>
          <w:tcPr>
            <w:tcW w:w="1120" w:type="pct"/>
          </w:tcPr>
          <w:p w14:paraId="4BA302D5" w14:textId="67ED7726" w:rsidR="00ED204B" w:rsidRPr="00A57119" w:rsidRDefault="00ED204B" w:rsidP="00AC2368">
            <w:pPr>
              <w:pStyle w:val="GOSTTablenorm"/>
            </w:pPr>
            <w:r w:rsidRPr="00A57119">
              <w:t>Номер строки плательщика</w:t>
            </w:r>
          </w:p>
        </w:tc>
        <w:tc>
          <w:tcPr>
            <w:tcW w:w="795" w:type="pct"/>
          </w:tcPr>
          <w:p w14:paraId="47B086B6" w14:textId="27661053" w:rsidR="00ED204B" w:rsidRPr="00AC2368" w:rsidRDefault="00ED204B" w:rsidP="00AC2368">
            <w:pPr>
              <w:pStyle w:val="GOSTTablenorm"/>
            </w:pPr>
            <w:r w:rsidRPr="00AC2368">
              <w:rPr>
                <w:b/>
              </w:rPr>
              <w:t>specified_entries:</w:t>
            </w:r>
            <w:r w:rsidRPr="00AC2368">
              <w:t>line_no</w:t>
            </w:r>
          </w:p>
        </w:tc>
        <w:tc>
          <w:tcPr>
            <w:tcW w:w="560" w:type="pct"/>
          </w:tcPr>
          <w:p w14:paraId="5A2CCC15" w14:textId="36B45E27" w:rsidR="00ED204B" w:rsidRPr="00A57119" w:rsidRDefault="00ED204B" w:rsidP="00AC2368">
            <w:pPr>
              <w:pStyle w:val="GOSTTablenorm"/>
            </w:pPr>
            <w:r w:rsidRPr="00A57119">
              <w:rPr>
                <w:lang w:eastAsia="en-US"/>
              </w:rPr>
              <w:t>Строка</w:t>
            </w:r>
          </w:p>
        </w:tc>
        <w:tc>
          <w:tcPr>
            <w:tcW w:w="374" w:type="pct"/>
          </w:tcPr>
          <w:p w14:paraId="039E24EA" w14:textId="408CC6EC" w:rsidR="00ED204B" w:rsidRPr="00A57119" w:rsidRDefault="00ED204B" w:rsidP="00AC2368">
            <w:pPr>
              <w:pStyle w:val="GOSTTablenorm"/>
            </w:pPr>
            <w:r w:rsidRPr="00A57119">
              <w:t>Да</w:t>
            </w:r>
          </w:p>
        </w:tc>
        <w:tc>
          <w:tcPr>
            <w:tcW w:w="374" w:type="pct"/>
          </w:tcPr>
          <w:p w14:paraId="64FACBF8" w14:textId="73B833E2" w:rsidR="00ED204B" w:rsidRPr="00A57119" w:rsidRDefault="00ED204B" w:rsidP="00AC2368">
            <w:pPr>
              <w:pStyle w:val="GOSTTablenorm"/>
            </w:pPr>
            <w:r w:rsidRPr="00A57119">
              <w:rPr>
                <w:lang w:val="en-US"/>
              </w:rPr>
              <w:t>&lt;=4</w:t>
            </w:r>
          </w:p>
        </w:tc>
        <w:tc>
          <w:tcPr>
            <w:tcW w:w="1777" w:type="pct"/>
          </w:tcPr>
          <w:p w14:paraId="1597CE97" w14:textId="77777777" w:rsidR="00ED204B" w:rsidRPr="00A57119" w:rsidRDefault="00ED204B" w:rsidP="00AC2368">
            <w:pPr>
              <w:pStyle w:val="GOSTTablenorm"/>
            </w:pPr>
            <w:r w:rsidRPr="00A57119">
              <w:t>Указывается порядковый номер строки.</w:t>
            </w:r>
          </w:p>
          <w:p w14:paraId="046FD452" w14:textId="20E94AC0" w:rsidR="00ED204B" w:rsidRPr="00A57119" w:rsidRDefault="00ED204B" w:rsidP="00AC2368">
            <w:pPr>
              <w:pStyle w:val="GOSTTablenorm"/>
            </w:pPr>
            <w:r w:rsidRPr="00A57119">
              <w:t>Каждому номеру записи в блоке «Строки плательщика» должен соответствовать такой же номер (номера) записи</w:t>
            </w:r>
            <w:r w:rsidR="00AC2368">
              <w:t xml:space="preserve"> в блоке «Строки по получателю»</w:t>
            </w:r>
          </w:p>
        </w:tc>
      </w:tr>
      <w:tr w:rsidR="00ED204B" w:rsidRPr="00A57119" w14:paraId="2A3FCC1A" w14:textId="77777777" w:rsidTr="00BB3BD3">
        <w:tc>
          <w:tcPr>
            <w:tcW w:w="1120" w:type="pct"/>
          </w:tcPr>
          <w:p w14:paraId="01F48D8F" w14:textId="06575BA3" w:rsidR="00ED204B" w:rsidRPr="00A57119" w:rsidRDefault="00ED204B" w:rsidP="00AC2368">
            <w:pPr>
              <w:pStyle w:val="GOSTTablenorm"/>
            </w:pPr>
            <w:r w:rsidRPr="00A57119">
              <w:t>КБК плательщика</w:t>
            </w:r>
          </w:p>
        </w:tc>
        <w:tc>
          <w:tcPr>
            <w:tcW w:w="795" w:type="pct"/>
          </w:tcPr>
          <w:p w14:paraId="1DE74FDD" w14:textId="118D0A42" w:rsidR="00ED204B" w:rsidRPr="00AC2368" w:rsidRDefault="00ED204B" w:rsidP="00AC2368">
            <w:pPr>
              <w:pStyle w:val="GOSTTablenorm"/>
            </w:pPr>
            <w:r w:rsidRPr="00AC2368">
              <w:rPr>
                <w:b/>
              </w:rPr>
              <w:t>specified_entries</w:t>
            </w:r>
            <w:r w:rsidRPr="00AC2368">
              <w:t>:bcc</w:t>
            </w:r>
          </w:p>
        </w:tc>
        <w:tc>
          <w:tcPr>
            <w:tcW w:w="560" w:type="pct"/>
          </w:tcPr>
          <w:p w14:paraId="4DEF8B82" w14:textId="483C8625" w:rsidR="00ED204B" w:rsidRPr="00A57119" w:rsidRDefault="00ED204B" w:rsidP="00AC2368">
            <w:pPr>
              <w:pStyle w:val="GOSTTablenorm"/>
            </w:pPr>
            <w:r w:rsidRPr="00A57119">
              <w:t>Строка</w:t>
            </w:r>
          </w:p>
        </w:tc>
        <w:tc>
          <w:tcPr>
            <w:tcW w:w="374" w:type="pct"/>
          </w:tcPr>
          <w:p w14:paraId="79C7C9DF" w14:textId="54F319F3" w:rsidR="00ED204B" w:rsidRPr="00A57119" w:rsidRDefault="00ED204B" w:rsidP="00AC2368">
            <w:pPr>
              <w:pStyle w:val="GOSTTablenorm"/>
            </w:pPr>
            <w:r w:rsidRPr="00A57119">
              <w:t>Да</w:t>
            </w:r>
          </w:p>
        </w:tc>
        <w:tc>
          <w:tcPr>
            <w:tcW w:w="374" w:type="pct"/>
          </w:tcPr>
          <w:p w14:paraId="00987371" w14:textId="0D375752" w:rsidR="00ED204B" w:rsidRPr="00A57119" w:rsidRDefault="00ED204B" w:rsidP="00AC2368">
            <w:pPr>
              <w:pStyle w:val="GOSTTablenorm"/>
            </w:pPr>
            <w:r w:rsidRPr="00A57119">
              <w:t>=20</w:t>
            </w:r>
          </w:p>
        </w:tc>
        <w:tc>
          <w:tcPr>
            <w:tcW w:w="1777" w:type="pct"/>
          </w:tcPr>
          <w:p w14:paraId="73915A3D" w14:textId="4C3053B7" w:rsidR="00ED204B" w:rsidRPr="00A57119" w:rsidRDefault="00ED204B" w:rsidP="00D873A6">
            <w:pPr>
              <w:pStyle w:val="GOSTTablenorm"/>
            </w:pPr>
            <w:r w:rsidRPr="00A57119">
              <w:t>Указывается</w:t>
            </w:r>
            <w:r w:rsidR="00AC2368">
              <w:t xml:space="preserve"> КБК плательщика</w:t>
            </w:r>
          </w:p>
        </w:tc>
      </w:tr>
      <w:tr w:rsidR="00ED204B" w:rsidRPr="00A57119" w14:paraId="663CD51C" w14:textId="77777777" w:rsidTr="00BB3BD3">
        <w:tc>
          <w:tcPr>
            <w:tcW w:w="1120" w:type="pct"/>
          </w:tcPr>
          <w:p w14:paraId="1105E0C1" w14:textId="1F1DA8AD" w:rsidR="00ED204B" w:rsidRPr="00A57119" w:rsidRDefault="00ED204B" w:rsidP="00AC2368">
            <w:pPr>
              <w:pStyle w:val="GOSTTablenorm"/>
            </w:pPr>
            <w:r w:rsidRPr="00A57119">
              <w:t>Тип КБК плательщика</w:t>
            </w:r>
          </w:p>
        </w:tc>
        <w:tc>
          <w:tcPr>
            <w:tcW w:w="795" w:type="pct"/>
          </w:tcPr>
          <w:p w14:paraId="298C1279" w14:textId="6ACF521A" w:rsidR="00ED204B" w:rsidRPr="00AC2368" w:rsidRDefault="00ED204B" w:rsidP="00AC2368">
            <w:pPr>
              <w:pStyle w:val="GOSTTablenorm"/>
            </w:pPr>
            <w:r w:rsidRPr="00AC2368">
              <w:rPr>
                <w:b/>
              </w:rPr>
              <w:t>specified_entries:</w:t>
            </w:r>
            <w:r w:rsidRPr="00AC2368">
              <w:t>type_bcc</w:t>
            </w:r>
          </w:p>
        </w:tc>
        <w:tc>
          <w:tcPr>
            <w:tcW w:w="560" w:type="pct"/>
          </w:tcPr>
          <w:p w14:paraId="7DAD74EF" w14:textId="6273E451" w:rsidR="00ED204B" w:rsidRPr="00A57119" w:rsidRDefault="00ED204B" w:rsidP="00AC2368">
            <w:pPr>
              <w:pStyle w:val="GOSTTablenorm"/>
            </w:pPr>
            <w:r w:rsidRPr="00A57119">
              <w:t>Строка</w:t>
            </w:r>
          </w:p>
        </w:tc>
        <w:tc>
          <w:tcPr>
            <w:tcW w:w="374" w:type="pct"/>
          </w:tcPr>
          <w:p w14:paraId="026BF1E2" w14:textId="130AF156" w:rsidR="00ED204B" w:rsidRPr="00A57119" w:rsidRDefault="00ED204B" w:rsidP="00AC2368">
            <w:pPr>
              <w:pStyle w:val="GOSTTablenorm"/>
            </w:pPr>
            <w:r w:rsidRPr="00A57119">
              <w:t>Да</w:t>
            </w:r>
          </w:p>
        </w:tc>
        <w:tc>
          <w:tcPr>
            <w:tcW w:w="374" w:type="pct"/>
          </w:tcPr>
          <w:p w14:paraId="022B24BA" w14:textId="25D93807" w:rsidR="00ED204B" w:rsidRPr="00A57119" w:rsidRDefault="00ED204B" w:rsidP="00AC2368">
            <w:pPr>
              <w:pStyle w:val="GOSTTablenorm"/>
            </w:pPr>
            <w:r w:rsidRPr="00A57119">
              <w:t>=2</w:t>
            </w:r>
          </w:p>
        </w:tc>
        <w:tc>
          <w:tcPr>
            <w:tcW w:w="1777" w:type="pct"/>
          </w:tcPr>
          <w:p w14:paraId="79B35E64" w14:textId="77777777" w:rsidR="00ED204B" w:rsidRPr="00A57119" w:rsidRDefault="00ED204B" w:rsidP="00AC2368">
            <w:pPr>
              <w:pStyle w:val="GOSTTablenorm"/>
            </w:pPr>
            <w:r w:rsidRPr="00A57119">
              <w:t>Указывается тип КБК плательщика.</w:t>
            </w:r>
          </w:p>
          <w:p w14:paraId="4C2C9AD6" w14:textId="75088119" w:rsidR="00ED204B" w:rsidRPr="00A57119" w:rsidRDefault="00ED204B" w:rsidP="00D873A6">
            <w:pPr>
              <w:pStyle w:val="GOSTTablenorm"/>
            </w:pPr>
            <w:r w:rsidRPr="00A57119">
              <w:t xml:space="preserve">Если 4 символ КБК получателя (12 КБК(из документа «Поступление (техническое)») равен 0 – </w:t>
            </w:r>
            <w:r w:rsidR="00AC2368">
              <w:t>заполнятся тип «31», иначе «20»</w:t>
            </w:r>
          </w:p>
        </w:tc>
      </w:tr>
      <w:tr w:rsidR="00ED204B" w:rsidRPr="00A57119" w14:paraId="6CF940C5" w14:textId="77777777" w:rsidTr="00BB3BD3">
        <w:tc>
          <w:tcPr>
            <w:tcW w:w="1120" w:type="pct"/>
          </w:tcPr>
          <w:p w14:paraId="5E4384B8" w14:textId="19471879" w:rsidR="00ED204B" w:rsidRPr="00A57119" w:rsidRDefault="00ED204B" w:rsidP="00AC2368">
            <w:pPr>
              <w:pStyle w:val="GOSTTablenorm"/>
            </w:pPr>
            <w:r w:rsidRPr="00A57119">
              <w:t>ОКТМО платежа плательщика</w:t>
            </w:r>
          </w:p>
        </w:tc>
        <w:tc>
          <w:tcPr>
            <w:tcW w:w="795" w:type="pct"/>
          </w:tcPr>
          <w:p w14:paraId="5F47627B" w14:textId="2E8D9E44" w:rsidR="00ED204B" w:rsidRPr="00AC2368" w:rsidRDefault="00ED204B" w:rsidP="00AC2368">
            <w:pPr>
              <w:pStyle w:val="GOSTTablenorm"/>
            </w:pPr>
            <w:r w:rsidRPr="00AC2368">
              <w:rPr>
                <w:b/>
              </w:rPr>
              <w:t>specified_entries:</w:t>
            </w:r>
            <w:r w:rsidRPr="00AC2368">
              <w:t>oktmo</w:t>
            </w:r>
          </w:p>
        </w:tc>
        <w:tc>
          <w:tcPr>
            <w:tcW w:w="560" w:type="pct"/>
          </w:tcPr>
          <w:p w14:paraId="5099E824" w14:textId="45C39525" w:rsidR="00ED204B" w:rsidRPr="00A57119" w:rsidRDefault="00ED204B" w:rsidP="00AC2368">
            <w:pPr>
              <w:pStyle w:val="GOSTTablenorm"/>
            </w:pPr>
            <w:r w:rsidRPr="00A57119">
              <w:rPr>
                <w:lang w:eastAsia="en-US"/>
              </w:rPr>
              <w:t>Строка</w:t>
            </w:r>
          </w:p>
        </w:tc>
        <w:tc>
          <w:tcPr>
            <w:tcW w:w="374" w:type="pct"/>
          </w:tcPr>
          <w:p w14:paraId="3B6B96A7" w14:textId="7B3D7CE9" w:rsidR="00ED204B" w:rsidRPr="00A57119" w:rsidRDefault="00ED204B" w:rsidP="00AC2368">
            <w:pPr>
              <w:pStyle w:val="GOSTTablenorm"/>
            </w:pPr>
            <w:r w:rsidRPr="00A57119">
              <w:t>Да</w:t>
            </w:r>
          </w:p>
        </w:tc>
        <w:tc>
          <w:tcPr>
            <w:tcW w:w="374" w:type="pct"/>
          </w:tcPr>
          <w:p w14:paraId="297F5BE3" w14:textId="00EDF9FF" w:rsidR="00ED204B" w:rsidRPr="00A57119" w:rsidRDefault="00ED204B" w:rsidP="00AC2368">
            <w:pPr>
              <w:pStyle w:val="GOSTTablenorm"/>
            </w:pPr>
            <w:r w:rsidRPr="00A57119">
              <w:t>=8</w:t>
            </w:r>
          </w:p>
        </w:tc>
        <w:tc>
          <w:tcPr>
            <w:tcW w:w="1777" w:type="pct"/>
          </w:tcPr>
          <w:p w14:paraId="15F4D76D" w14:textId="1B78D7A1" w:rsidR="00ED204B" w:rsidRPr="00A57119" w:rsidRDefault="00ED204B" w:rsidP="00AC2368">
            <w:pPr>
              <w:pStyle w:val="GOSTTablenorm"/>
            </w:pPr>
            <w:r w:rsidRPr="00A57119">
              <w:t>Указывается код по ОКТМО публично-пр</w:t>
            </w:r>
            <w:r w:rsidR="00AC2368">
              <w:t>авового образования плательщика</w:t>
            </w:r>
          </w:p>
        </w:tc>
      </w:tr>
      <w:tr w:rsidR="00ED204B" w:rsidRPr="00A57119" w14:paraId="78CB4E3D" w14:textId="77777777" w:rsidTr="00BB3BD3">
        <w:tc>
          <w:tcPr>
            <w:tcW w:w="1120" w:type="pct"/>
          </w:tcPr>
          <w:p w14:paraId="3DDC6EA3" w14:textId="449C6F26" w:rsidR="00ED204B" w:rsidRPr="00A57119" w:rsidRDefault="00ED204B" w:rsidP="00AC2368">
            <w:pPr>
              <w:pStyle w:val="GOSTTablenorm"/>
            </w:pPr>
            <w:r w:rsidRPr="00A57119">
              <w:lastRenderedPageBreak/>
              <w:t>Код субсидии плательщика</w:t>
            </w:r>
          </w:p>
        </w:tc>
        <w:tc>
          <w:tcPr>
            <w:tcW w:w="795" w:type="pct"/>
          </w:tcPr>
          <w:p w14:paraId="4C8D473E" w14:textId="58CDED72" w:rsidR="00ED204B" w:rsidRPr="00AC2368" w:rsidRDefault="00ED204B" w:rsidP="00AC2368">
            <w:pPr>
              <w:pStyle w:val="GOSTTablenorm"/>
            </w:pPr>
            <w:r w:rsidRPr="00AC2368">
              <w:rPr>
                <w:b/>
              </w:rPr>
              <w:t>specified_entries</w:t>
            </w:r>
            <w:r w:rsidRPr="00AC2368">
              <w:t>:analytical_group</w:t>
            </w:r>
          </w:p>
        </w:tc>
        <w:tc>
          <w:tcPr>
            <w:tcW w:w="560" w:type="pct"/>
          </w:tcPr>
          <w:p w14:paraId="62F3022B" w14:textId="5D5333B5" w:rsidR="00ED204B" w:rsidRPr="00A57119" w:rsidRDefault="00ED204B" w:rsidP="00AC2368">
            <w:pPr>
              <w:pStyle w:val="GOSTTablenorm"/>
            </w:pPr>
            <w:r w:rsidRPr="00A57119">
              <w:rPr>
                <w:lang w:eastAsia="en-US"/>
              </w:rPr>
              <w:t>Строка</w:t>
            </w:r>
          </w:p>
        </w:tc>
        <w:tc>
          <w:tcPr>
            <w:tcW w:w="374" w:type="pct"/>
          </w:tcPr>
          <w:p w14:paraId="1FA71400" w14:textId="5BF396C5" w:rsidR="00ED204B" w:rsidRPr="00A57119" w:rsidRDefault="00ED204B" w:rsidP="00AC2368">
            <w:pPr>
              <w:pStyle w:val="GOSTTablenorm"/>
            </w:pPr>
            <w:r w:rsidRPr="00A57119">
              <w:t>Нет</w:t>
            </w:r>
          </w:p>
        </w:tc>
        <w:tc>
          <w:tcPr>
            <w:tcW w:w="374" w:type="pct"/>
          </w:tcPr>
          <w:p w14:paraId="67B6F873" w14:textId="2AEBF29D" w:rsidR="00ED204B" w:rsidRPr="00A57119" w:rsidRDefault="00ED204B" w:rsidP="00AC2368">
            <w:pPr>
              <w:pStyle w:val="GOSTTablenorm"/>
            </w:pPr>
            <w:r w:rsidRPr="00A57119">
              <w:t>&lt;=25</w:t>
            </w:r>
          </w:p>
        </w:tc>
        <w:tc>
          <w:tcPr>
            <w:tcW w:w="1777" w:type="pct"/>
          </w:tcPr>
          <w:p w14:paraId="7166334F" w14:textId="234EEB13" w:rsidR="00ED204B" w:rsidRPr="00A57119" w:rsidRDefault="00ED204B" w:rsidP="00AC2368">
            <w:pPr>
              <w:pStyle w:val="GOSTTablenorm"/>
            </w:pPr>
            <w:r w:rsidRPr="00A57119">
              <w:t>Указы</w:t>
            </w:r>
            <w:r w:rsidR="00AC2368">
              <w:t>вается код субсидии плательщика</w:t>
            </w:r>
          </w:p>
        </w:tc>
      </w:tr>
      <w:tr w:rsidR="00ED204B" w:rsidRPr="00A57119" w14:paraId="5A4B4987" w14:textId="77777777" w:rsidTr="00BB3BD3">
        <w:tc>
          <w:tcPr>
            <w:tcW w:w="1120" w:type="pct"/>
          </w:tcPr>
          <w:p w14:paraId="2B3082FB" w14:textId="38C72BDB" w:rsidR="00ED204B" w:rsidRPr="00A57119" w:rsidRDefault="00ED204B" w:rsidP="00AC2368">
            <w:pPr>
              <w:pStyle w:val="GOSTTablenorm"/>
            </w:pPr>
            <w:r w:rsidRPr="00A57119">
              <w:t>Лицевой счет по дополнительному финансированию плательщика</w:t>
            </w:r>
          </w:p>
        </w:tc>
        <w:tc>
          <w:tcPr>
            <w:tcW w:w="795" w:type="pct"/>
          </w:tcPr>
          <w:p w14:paraId="7F1D9957" w14:textId="6F1B14B0" w:rsidR="00ED204B" w:rsidRPr="00AC2368" w:rsidRDefault="00ED204B" w:rsidP="00AC2368">
            <w:pPr>
              <w:pStyle w:val="GOSTTablenorm"/>
            </w:pPr>
            <w:r w:rsidRPr="00AC2368">
              <w:rPr>
                <w:b/>
              </w:rPr>
              <w:t>specified_entries:</w:t>
            </w:r>
            <w:r w:rsidRPr="00AC2368">
              <w:t>account_additional</w:t>
            </w:r>
          </w:p>
        </w:tc>
        <w:tc>
          <w:tcPr>
            <w:tcW w:w="560" w:type="pct"/>
          </w:tcPr>
          <w:p w14:paraId="2D90ADB8" w14:textId="73D67803" w:rsidR="00ED204B" w:rsidRPr="00A57119" w:rsidRDefault="00ED204B" w:rsidP="00AC2368">
            <w:pPr>
              <w:pStyle w:val="GOSTTablenorm"/>
            </w:pPr>
            <w:r w:rsidRPr="00A57119">
              <w:t>Строка</w:t>
            </w:r>
          </w:p>
        </w:tc>
        <w:tc>
          <w:tcPr>
            <w:tcW w:w="374" w:type="pct"/>
          </w:tcPr>
          <w:p w14:paraId="2265434A" w14:textId="05C6FE09" w:rsidR="00ED204B" w:rsidRPr="00A57119" w:rsidRDefault="00ED204B" w:rsidP="00AC2368">
            <w:pPr>
              <w:pStyle w:val="GOSTTablenorm"/>
            </w:pPr>
            <w:r w:rsidRPr="00A57119">
              <w:t>Нет</w:t>
            </w:r>
          </w:p>
        </w:tc>
        <w:tc>
          <w:tcPr>
            <w:tcW w:w="374" w:type="pct"/>
          </w:tcPr>
          <w:p w14:paraId="21D32063" w14:textId="3E0C44F5" w:rsidR="00ED204B" w:rsidRPr="00A57119" w:rsidRDefault="00ED204B" w:rsidP="00AC2368">
            <w:pPr>
              <w:pStyle w:val="GOSTTablenorm"/>
            </w:pPr>
            <w:r w:rsidRPr="00A57119">
              <w:t>=11</w:t>
            </w:r>
          </w:p>
        </w:tc>
        <w:tc>
          <w:tcPr>
            <w:tcW w:w="1777" w:type="pct"/>
          </w:tcPr>
          <w:p w14:paraId="3B8E39C7" w14:textId="4F4D0CC6" w:rsidR="00ED204B" w:rsidRPr="00A57119" w:rsidRDefault="00ED204B" w:rsidP="000D63FB">
            <w:pPr>
              <w:pStyle w:val="GOSTTablenorm"/>
            </w:pPr>
            <w:r w:rsidRPr="00A57119">
              <w:t>Указывается номер л/с по</w:t>
            </w:r>
            <w:r w:rsidR="00AC2368">
              <w:t xml:space="preserve"> дополнительному финансированию</w:t>
            </w:r>
          </w:p>
        </w:tc>
      </w:tr>
      <w:tr w:rsidR="00ED204B" w:rsidRPr="00A57119" w14:paraId="3CB49CB6" w14:textId="77777777" w:rsidTr="00BB3BD3">
        <w:tc>
          <w:tcPr>
            <w:tcW w:w="1120" w:type="pct"/>
          </w:tcPr>
          <w:p w14:paraId="6675BFF0" w14:textId="57C1EFA1" w:rsidR="00ED204B" w:rsidRPr="00AC2368" w:rsidRDefault="00ED204B" w:rsidP="00AC2368">
            <w:pPr>
              <w:pStyle w:val="GOSTTablenorm"/>
              <w:rPr>
                <w:b/>
              </w:rPr>
            </w:pPr>
            <w:r w:rsidRPr="00AC2368">
              <w:rPr>
                <w:b/>
              </w:rPr>
              <w:t>Строки получателя</w:t>
            </w:r>
          </w:p>
        </w:tc>
        <w:tc>
          <w:tcPr>
            <w:tcW w:w="795" w:type="pct"/>
          </w:tcPr>
          <w:p w14:paraId="4E514F13" w14:textId="1D362E9B" w:rsidR="00ED204B" w:rsidRPr="00AC2368" w:rsidRDefault="00ED204B" w:rsidP="00AC2368">
            <w:pPr>
              <w:pStyle w:val="GOSTTablenorm"/>
              <w:rPr>
                <w:b/>
              </w:rPr>
            </w:pPr>
            <w:r w:rsidRPr="00AC2368">
              <w:rPr>
                <w:b/>
              </w:rPr>
              <w:t>specified_entries:updated_entries</w:t>
            </w:r>
          </w:p>
        </w:tc>
        <w:tc>
          <w:tcPr>
            <w:tcW w:w="560" w:type="pct"/>
          </w:tcPr>
          <w:p w14:paraId="20537388" w14:textId="51279DED" w:rsidR="00ED204B" w:rsidRPr="00A57119" w:rsidRDefault="00ED204B" w:rsidP="00AC2368">
            <w:pPr>
              <w:pStyle w:val="GOSTTablenorm"/>
            </w:pPr>
            <w:r w:rsidRPr="00A57119">
              <w:t>Массив</w:t>
            </w:r>
          </w:p>
        </w:tc>
        <w:tc>
          <w:tcPr>
            <w:tcW w:w="374" w:type="pct"/>
          </w:tcPr>
          <w:p w14:paraId="3C83E3E6" w14:textId="77E270D3" w:rsidR="00ED204B" w:rsidRPr="00A57119" w:rsidRDefault="00ED204B" w:rsidP="00AC2368">
            <w:pPr>
              <w:pStyle w:val="GOSTTablenorm"/>
            </w:pPr>
            <w:r w:rsidRPr="00A57119">
              <w:t>Да</w:t>
            </w:r>
          </w:p>
        </w:tc>
        <w:tc>
          <w:tcPr>
            <w:tcW w:w="374" w:type="pct"/>
          </w:tcPr>
          <w:p w14:paraId="2ACAD0F0" w14:textId="77777777" w:rsidR="00ED204B" w:rsidRPr="00A57119" w:rsidRDefault="00ED204B" w:rsidP="00AC2368">
            <w:pPr>
              <w:pStyle w:val="GOSTTablenorm"/>
            </w:pPr>
          </w:p>
        </w:tc>
        <w:tc>
          <w:tcPr>
            <w:tcW w:w="1777" w:type="pct"/>
          </w:tcPr>
          <w:p w14:paraId="41BE4D9F" w14:textId="77777777" w:rsidR="00ED204B" w:rsidRPr="00A57119" w:rsidRDefault="00ED204B" w:rsidP="00AC2368">
            <w:pPr>
              <w:pStyle w:val="GOSTTablenorm"/>
            </w:pPr>
          </w:p>
        </w:tc>
      </w:tr>
      <w:tr w:rsidR="00ED204B" w:rsidRPr="00A57119" w14:paraId="439FA1A7" w14:textId="77777777" w:rsidTr="00BB3BD3">
        <w:tc>
          <w:tcPr>
            <w:tcW w:w="1120" w:type="pct"/>
          </w:tcPr>
          <w:p w14:paraId="2CBC9E45" w14:textId="4612C7C8" w:rsidR="00ED204B" w:rsidRPr="00A57119" w:rsidRDefault="00ED204B" w:rsidP="00AC2368">
            <w:pPr>
              <w:pStyle w:val="GOSTTablenorm"/>
            </w:pPr>
            <w:r w:rsidRPr="00A57119">
              <w:t>Идентификатор строки получателя</w:t>
            </w:r>
          </w:p>
        </w:tc>
        <w:tc>
          <w:tcPr>
            <w:tcW w:w="795" w:type="pct"/>
          </w:tcPr>
          <w:p w14:paraId="5B107EC7" w14:textId="489A0810"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line_id</w:t>
            </w:r>
          </w:p>
        </w:tc>
        <w:tc>
          <w:tcPr>
            <w:tcW w:w="560" w:type="pct"/>
          </w:tcPr>
          <w:p w14:paraId="22DC7D99" w14:textId="5C11E1A3" w:rsidR="00ED204B" w:rsidRPr="00A57119" w:rsidRDefault="00ED204B" w:rsidP="00AC2368">
            <w:pPr>
              <w:pStyle w:val="GOSTTablenorm"/>
            </w:pPr>
            <w:r w:rsidRPr="00A57119">
              <w:rPr>
                <w:lang w:val="en-US"/>
              </w:rPr>
              <w:t>GUID</w:t>
            </w:r>
          </w:p>
        </w:tc>
        <w:tc>
          <w:tcPr>
            <w:tcW w:w="374" w:type="pct"/>
          </w:tcPr>
          <w:p w14:paraId="7FCB203C" w14:textId="350A0C86" w:rsidR="00ED204B" w:rsidRPr="00A57119" w:rsidRDefault="00ED204B" w:rsidP="00AC2368">
            <w:pPr>
              <w:pStyle w:val="GOSTTablenorm"/>
            </w:pPr>
            <w:r w:rsidRPr="00A57119">
              <w:t>Да</w:t>
            </w:r>
          </w:p>
        </w:tc>
        <w:tc>
          <w:tcPr>
            <w:tcW w:w="374" w:type="pct"/>
          </w:tcPr>
          <w:p w14:paraId="2EA08CD8" w14:textId="5D8F3024" w:rsidR="00ED204B" w:rsidRPr="00A57119" w:rsidRDefault="00ED204B" w:rsidP="00AC2368">
            <w:pPr>
              <w:pStyle w:val="GOSTTablenorm"/>
            </w:pPr>
            <w:r w:rsidRPr="00A57119">
              <w:t>=36</w:t>
            </w:r>
          </w:p>
        </w:tc>
        <w:tc>
          <w:tcPr>
            <w:tcW w:w="1777" w:type="pct"/>
          </w:tcPr>
          <w:p w14:paraId="6047F570" w14:textId="1759EA49" w:rsidR="00ED204B" w:rsidRPr="00A57119" w:rsidRDefault="00ED204B" w:rsidP="00AC2368">
            <w:pPr>
              <w:pStyle w:val="GOSTTablenorm"/>
            </w:pPr>
            <w:r w:rsidRPr="00A57119">
              <w:rPr>
                <w:lang w:eastAsia="en-US"/>
              </w:rPr>
              <w:t xml:space="preserve">Указывается идентификатор строки равный номеру </w:t>
            </w:r>
            <w:r w:rsidRPr="00A57119">
              <w:rPr>
                <w:lang w:val="en-US" w:eastAsia="en-US"/>
              </w:rPr>
              <w:t>GUID</w:t>
            </w:r>
            <w:r w:rsidRPr="00A57119">
              <w:rPr>
                <w:lang w:eastAsia="en-US"/>
              </w:rPr>
              <w:t xml:space="preserve"> документа, подт</w:t>
            </w:r>
            <w:r w:rsidR="00AC2368">
              <w:rPr>
                <w:lang w:eastAsia="en-US"/>
              </w:rPr>
              <w:t>верждающего проведение операции</w:t>
            </w:r>
          </w:p>
        </w:tc>
      </w:tr>
      <w:tr w:rsidR="00ED204B" w:rsidRPr="00A57119" w14:paraId="50BC2B31" w14:textId="77777777" w:rsidTr="00BB3BD3">
        <w:tc>
          <w:tcPr>
            <w:tcW w:w="1120" w:type="pct"/>
          </w:tcPr>
          <w:p w14:paraId="0F876ACA" w14:textId="2CCFD135" w:rsidR="00ED204B" w:rsidRPr="00A57119" w:rsidRDefault="00ED204B" w:rsidP="00AC2368">
            <w:pPr>
              <w:pStyle w:val="GOSTTablenorm"/>
            </w:pPr>
            <w:r w:rsidRPr="00A57119">
              <w:t>Номер строки получателя</w:t>
            </w:r>
          </w:p>
        </w:tc>
        <w:tc>
          <w:tcPr>
            <w:tcW w:w="795" w:type="pct"/>
          </w:tcPr>
          <w:p w14:paraId="591880DA" w14:textId="45E933C8"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line_no</w:t>
            </w:r>
          </w:p>
        </w:tc>
        <w:tc>
          <w:tcPr>
            <w:tcW w:w="560" w:type="pct"/>
          </w:tcPr>
          <w:p w14:paraId="1C141140" w14:textId="3AE250D3" w:rsidR="00ED204B" w:rsidRPr="00A57119" w:rsidRDefault="00ED204B" w:rsidP="00AC2368">
            <w:pPr>
              <w:pStyle w:val="GOSTTablenorm"/>
            </w:pPr>
            <w:r w:rsidRPr="00A57119">
              <w:rPr>
                <w:lang w:eastAsia="en-US"/>
              </w:rPr>
              <w:t>Строка</w:t>
            </w:r>
          </w:p>
        </w:tc>
        <w:tc>
          <w:tcPr>
            <w:tcW w:w="374" w:type="pct"/>
          </w:tcPr>
          <w:p w14:paraId="48E686DC" w14:textId="17438665" w:rsidR="00ED204B" w:rsidRPr="00A57119" w:rsidRDefault="00ED204B" w:rsidP="00AC2368">
            <w:pPr>
              <w:pStyle w:val="GOSTTablenorm"/>
            </w:pPr>
            <w:r w:rsidRPr="00A57119">
              <w:t>Да</w:t>
            </w:r>
          </w:p>
        </w:tc>
        <w:tc>
          <w:tcPr>
            <w:tcW w:w="374" w:type="pct"/>
          </w:tcPr>
          <w:p w14:paraId="4ED0921E" w14:textId="14879F12" w:rsidR="00ED204B" w:rsidRPr="00A57119" w:rsidRDefault="00ED204B" w:rsidP="00AC2368">
            <w:pPr>
              <w:pStyle w:val="GOSTTablenorm"/>
            </w:pPr>
            <w:r w:rsidRPr="00A57119">
              <w:rPr>
                <w:lang w:val="en-US"/>
              </w:rPr>
              <w:t>&lt;=4</w:t>
            </w:r>
          </w:p>
        </w:tc>
        <w:tc>
          <w:tcPr>
            <w:tcW w:w="1777" w:type="pct"/>
          </w:tcPr>
          <w:p w14:paraId="1BE411F2" w14:textId="77777777" w:rsidR="00ED204B" w:rsidRPr="00A57119" w:rsidRDefault="00ED204B" w:rsidP="00AC2368">
            <w:pPr>
              <w:pStyle w:val="GOSTTablenorm"/>
            </w:pPr>
            <w:r w:rsidRPr="00A57119">
              <w:t>Указывается порядковый номер строки документа «Распоряжение о совершении казначейского платежа (уточнение)».</w:t>
            </w:r>
          </w:p>
          <w:p w14:paraId="32826DD4" w14:textId="624D9251" w:rsidR="00ED204B" w:rsidRPr="00A57119" w:rsidRDefault="00ED204B" w:rsidP="00D873A6">
            <w:pPr>
              <w:pStyle w:val="GOSTTablenorm"/>
            </w:pPr>
            <w:r w:rsidRPr="00A57119">
              <w:t>Каждому номеру записи в блоке «Строки получателя» должен соответствовать такой же номер (номера) запис</w:t>
            </w:r>
            <w:r w:rsidR="00AC2368">
              <w:t>и в блоке «Строки плательщика»</w:t>
            </w:r>
          </w:p>
        </w:tc>
      </w:tr>
      <w:tr w:rsidR="00ED204B" w:rsidRPr="00A57119" w14:paraId="6508F027" w14:textId="77777777" w:rsidTr="00BB3BD3">
        <w:tc>
          <w:tcPr>
            <w:tcW w:w="1120" w:type="pct"/>
          </w:tcPr>
          <w:p w14:paraId="4F01EAA7" w14:textId="52F7FA53" w:rsidR="00ED204B" w:rsidRPr="00A57119" w:rsidRDefault="00ED204B" w:rsidP="00AC2368">
            <w:pPr>
              <w:pStyle w:val="GOSTTablenorm"/>
            </w:pPr>
            <w:r w:rsidRPr="00A57119">
              <w:t>КБК получателя</w:t>
            </w:r>
          </w:p>
        </w:tc>
        <w:tc>
          <w:tcPr>
            <w:tcW w:w="795" w:type="pct"/>
          </w:tcPr>
          <w:p w14:paraId="1793F518" w14:textId="6E6AD841"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:bcc</w:t>
            </w:r>
          </w:p>
        </w:tc>
        <w:tc>
          <w:tcPr>
            <w:tcW w:w="560" w:type="pct"/>
          </w:tcPr>
          <w:p w14:paraId="222E46D4" w14:textId="543A8ECD" w:rsidR="00ED204B" w:rsidRPr="00A57119" w:rsidRDefault="00ED204B" w:rsidP="00AC2368">
            <w:pPr>
              <w:pStyle w:val="GOSTTablenorm"/>
              <w:rPr>
                <w:lang w:eastAsia="en-US"/>
              </w:rPr>
            </w:pPr>
            <w:r w:rsidRPr="00A57119">
              <w:t>Строка</w:t>
            </w:r>
          </w:p>
        </w:tc>
        <w:tc>
          <w:tcPr>
            <w:tcW w:w="374" w:type="pct"/>
          </w:tcPr>
          <w:p w14:paraId="645FF3D4" w14:textId="658543F5" w:rsidR="00ED204B" w:rsidRPr="00A57119" w:rsidRDefault="00ED204B" w:rsidP="00AC2368">
            <w:pPr>
              <w:pStyle w:val="GOSTTablenorm"/>
            </w:pPr>
            <w:r w:rsidRPr="00A57119">
              <w:t>Да</w:t>
            </w:r>
          </w:p>
        </w:tc>
        <w:tc>
          <w:tcPr>
            <w:tcW w:w="374" w:type="pct"/>
          </w:tcPr>
          <w:p w14:paraId="5019EA6D" w14:textId="448D0703" w:rsidR="00ED204B" w:rsidRPr="00A57119" w:rsidRDefault="00ED204B" w:rsidP="00AC2368">
            <w:pPr>
              <w:pStyle w:val="GOSTTablenorm"/>
              <w:rPr>
                <w:lang w:val="en-US"/>
              </w:rPr>
            </w:pPr>
            <w:r w:rsidRPr="00A57119">
              <w:t>=20</w:t>
            </w:r>
          </w:p>
        </w:tc>
        <w:tc>
          <w:tcPr>
            <w:tcW w:w="1777" w:type="pct"/>
          </w:tcPr>
          <w:p w14:paraId="0D432C58" w14:textId="062219E1" w:rsidR="00ED204B" w:rsidRPr="00A57119" w:rsidRDefault="00AC2368" w:rsidP="00AC2368">
            <w:pPr>
              <w:pStyle w:val="GOSTTablenorm"/>
            </w:pPr>
            <w:r>
              <w:t>Указывается КБК получателя</w:t>
            </w:r>
          </w:p>
        </w:tc>
      </w:tr>
      <w:tr w:rsidR="00ED204B" w:rsidRPr="00A57119" w14:paraId="263989F3" w14:textId="77777777" w:rsidTr="00BB3BD3">
        <w:tc>
          <w:tcPr>
            <w:tcW w:w="1120" w:type="pct"/>
          </w:tcPr>
          <w:p w14:paraId="2AD30B19" w14:textId="7152E557" w:rsidR="00ED204B" w:rsidRPr="00A57119" w:rsidRDefault="00ED204B" w:rsidP="00AC2368">
            <w:pPr>
              <w:pStyle w:val="GOSTTablenorm"/>
            </w:pPr>
            <w:r w:rsidRPr="00A57119">
              <w:t>Тип КБК получателя</w:t>
            </w:r>
          </w:p>
        </w:tc>
        <w:tc>
          <w:tcPr>
            <w:tcW w:w="795" w:type="pct"/>
          </w:tcPr>
          <w:p w14:paraId="7D5D91C6" w14:textId="30A1CA64"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type_bcc</w:t>
            </w:r>
          </w:p>
        </w:tc>
        <w:tc>
          <w:tcPr>
            <w:tcW w:w="560" w:type="pct"/>
          </w:tcPr>
          <w:p w14:paraId="09AE5504" w14:textId="5518D73E" w:rsidR="00ED204B" w:rsidRPr="00A57119" w:rsidRDefault="00ED204B" w:rsidP="00AC2368">
            <w:pPr>
              <w:pStyle w:val="GOSTTablenorm"/>
              <w:rPr>
                <w:lang w:eastAsia="en-US"/>
              </w:rPr>
            </w:pPr>
            <w:r w:rsidRPr="00A57119">
              <w:t>Строка</w:t>
            </w:r>
          </w:p>
        </w:tc>
        <w:tc>
          <w:tcPr>
            <w:tcW w:w="374" w:type="pct"/>
          </w:tcPr>
          <w:p w14:paraId="00002624" w14:textId="3506576A" w:rsidR="00ED204B" w:rsidRPr="00A57119" w:rsidRDefault="00ED204B" w:rsidP="00AC2368">
            <w:pPr>
              <w:pStyle w:val="GOSTTablenorm"/>
            </w:pPr>
            <w:r w:rsidRPr="00A57119">
              <w:t>Да</w:t>
            </w:r>
          </w:p>
        </w:tc>
        <w:tc>
          <w:tcPr>
            <w:tcW w:w="374" w:type="pct"/>
          </w:tcPr>
          <w:p w14:paraId="20C3E296" w14:textId="4F545AF1" w:rsidR="00ED204B" w:rsidRPr="00A57119" w:rsidRDefault="00ED204B" w:rsidP="00AC2368">
            <w:pPr>
              <w:pStyle w:val="GOSTTablenorm"/>
              <w:rPr>
                <w:lang w:val="en-US"/>
              </w:rPr>
            </w:pPr>
            <w:r w:rsidRPr="00A57119">
              <w:t>=2</w:t>
            </w:r>
          </w:p>
        </w:tc>
        <w:tc>
          <w:tcPr>
            <w:tcW w:w="1777" w:type="pct"/>
          </w:tcPr>
          <w:p w14:paraId="0DFAF2E4" w14:textId="77777777" w:rsidR="00ED204B" w:rsidRPr="00A57119" w:rsidRDefault="00ED204B" w:rsidP="00AC2368">
            <w:pPr>
              <w:pStyle w:val="GOSTTablenorm"/>
            </w:pPr>
            <w:r w:rsidRPr="00A57119">
              <w:t>Указывается тип КБК получателя.</w:t>
            </w:r>
          </w:p>
          <w:p w14:paraId="15D84E1E" w14:textId="54F31F8A" w:rsidR="00ED204B" w:rsidRPr="00A57119" w:rsidRDefault="00ED204B" w:rsidP="00D873A6">
            <w:pPr>
              <w:pStyle w:val="GOSTTablenorm"/>
            </w:pPr>
            <w:r w:rsidRPr="00A57119">
              <w:t xml:space="preserve">Если 4 символ КБК получателя равен 0 – </w:t>
            </w:r>
            <w:r w:rsidR="00AC2368">
              <w:t>заполнятся тип «31», иначе «20»</w:t>
            </w:r>
          </w:p>
        </w:tc>
      </w:tr>
      <w:tr w:rsidR="00ED204B" w:rsidRPr="00A57119" w14:paraId="322169A2" w14:textId="77777777" w:rsidTr="00BB3BD3">
        <w:tc>
          <w:tcPr>
            <w:tcW w:w="1120" w:type="pct"/>
          </w:tcPr>
          <w:p w14:paraId="5523A1BC" w14:textId="7231BCCB" w:rsidR="00ED204B" w:rsidRPr="00A57119" w:rsidRDefault="00ED204B" w:rsidP="00AC2368">
            <w:pPr>
              <w:pStyle w:val="GOSTTablenorm"/>
            </w:pPr>
            <w:r w:rsidRPr="00A57119">
              <w:t>ОКТМО платежа получателя</w:t>
            </w:r>
          </w:p>
        </w:tc>
        <w:tc>
          <w:tcPr>
            <w:tcW w:w="795" w:type="pct"/>
          </w:tcPr>
          <w:p w14:paraId="53009E2F" w14:textId="7C204DD4"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oktmo</w:t>
            </w:r>
          </w:p>
        </w:tc>
        <w:tc>
          <w:tcPr>
            <w:tcW w:w="560" w:type="pct"/>
          </w:tcPr>
          <w:p w14:paraId="59C158B3" w14:textId="0FBA8226" w:rsidR="00ED204B" w:rsidRPr="00A57119" w:rsidRDefault="00ED204B" w:rsidP="00AC2368">
            <w:pPr>
              <w:pStyle w:val="GOSTTablenorm"/>
              <w:rPr>
                <w:lang w:eastAsia="en-US"/>
              </w:rPr>
            </w:pPr>
            <w:r w:rsidRPr="00A57119">
              <w:rPr>
                <w:lang w:eastAsia="en-US"/>
              </w:rPr>
              <w:t>Строка</w:t>
            </w:r>
          </w:p>
        </w:tc>
        <w:tc>
          <w:tcPr>
            <w:tcW w:w="374" w:type="pct"/>
          </w:tcPr>
          <w:p w14:paraId="6974ACE2" w14:textId="011FAF05" w:rsidR="00ED204B" w:rsidRPr="00A57119" w:rsidRDefault="00ED204B" w:rsidP="00AC2368">
            <w:pPr>
              <w:pStyle w:val="GOSTTablenorm"/>
            </w:pPr>
            <w:r w:rsidRPr="00A57119">
              <w:t>Да</w:t>
            </w:r>
          </w:p>
        </w:tc>
        <w:tc>
          <w:tcPr>
            <w:tcW w:w="374" w:type="pct"/>
          </w:tcPr>
          <w:p w14:paraId="3C193C7C" w14:textId="378A03AC" w:rsidR="00ED204B" w:rsidRPr="00A57119" w:rsidRDefault="00ED204B" w:rsidP="00AC2368">
            <w:pPr>
              <w:pStyle w:val="GOSTTablenorm"/>
              <w:rPr>
                <w:lang w:val="en-US"/>
              </w:rPr>
            </w:pPr>
            <w:r w:rsidRPr="00A57119">
              <w:t>=8</w:t>
            </w:r>
          </w:p>
        </w:tc>
        <w:tc>
          <w:tcPr>
            <w:tcW w:w="1777" w:type="pct"/>
          </w:tcPr>
          <w:p w14:paraId="2F32277B" w14:textId="51041AC2" w:rsidR="00ED204B" w:rsidRPr="00A57119" w:rsidRDefault="00ED204B" w:rsidP="00AC2368">
            <w:pPr>
              <w:pStyle w:val="GOSTTablenorm"/>
            </w:pPr>
            <w:r w:rsidRPr="00A57119">
              <w:t>Указывается код по ОКТМО публично-право</w:t>
            </w:r>
            <w:r w:rsidR="00AC2368">
              <w:t>вого образования получателя</w:t>
            </w:r>
          </w:p>
        </w:tc>
      </w:tr>
      <w:tr w:rsidR="00ED204B" w:rsidRPr="00A57119" w14:paraId="46D5868A" w14:textId="77777777" w:rsidTr="00BB3BD3">
        <w:tc>
          <w:tcPr>
            <w:tcW w:w="1120" w:type="pct"/>
          </w:tcPr>
          <w:p w14:paraId="648BBE58" w14:textId="44BBA172" w:rsidR="00ED204B" w:rsidRPr="00A57119" w:rsidRDefault="00ED204B" w:rsidP="00AC2368">
            <w:pPr>
              <w:pStyle w:val="GOSTTablenorm"/>
            </w:pPr>
            <w:r w:rsidRPr="00A57119">
              <w:t>Код субсидии получателя</w:t>
            </w:r>
          </w:p>
        </w:tc>
        <w:tc>
          <w:tcPr>
            <w:tcW w:w="795" w:type="pct"/>
          </w:tcPr>
          <w:p w14:paraId="601224B6" w14:textId="11148F90"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analytical_group</w:t>
            </w:r>
          </w:p>
        </w:tc>
        <w:tc>
          <w:tcPr>
            <w:tcW w:w="560" w:type="pct"/>
          </w:tcPr>
          <w:p w14:paraId="331745CA" w14:textId="02E3C82F" w:rsidR="00ED204B" w:rsidRPr="00A57119" w:rsidRDefault="00ED204B" w:rsidP="00AC2368">
            <w:pPr>
              <w:pStyle w:val="GOSTTablenorm"/>
              <w:rPr>
                <w:lang w:eastAsia="en-US"/>
              </w:rPr>
            </w:pPr>
            <w:r w:rsidRPr="00A57119">
              <w:rPr>
                <w:lang w:eastAsia="en-US"/>
              </w:rPr>
              <w:t>Строка</w:t>
            </w:r>
          </w:p>
        </w:tc>
        <w:tc>
          <w:tcPr>
            <w:tcW w:w="374" w:type="pct"/>
          </w:tcPr>
          <w:p w14:paraId="1EDD30E6" w14:textId="7783766F" w:rsidR="00ED204B" w:rsidRPr="00A57119" w:rsidRDefault="00ED204B" w:rsidP="00AC2368">
            <w:pPr>
              <w:pStyle w:val="GOSTTablenorm"/>
            </w:pPr>
            <w:r w:rsidRPr="00A57119">
              <w:t>Нет</w:t>
            </w:r>
          </w:p>
        </w:tc>
        <w:tc>
          <w:tcPr>
            <w:tcW w:w="374" w:type="pct"/>
          </w:tcPr>
          <w:p w14:paraId="26A9AB38" w14:textId="0963657C" w:rsidR="00ED204B" w:rsidRPr="00A57119" w:rsidRDefault="00ED204B" w:rsidP="00AC2368">
            <w:pPr>
              <w:pStyle w:val="GOSTTablenorm"/>
              <w:rPr>
                <w:lang w:val="en-US"/>
              </w:rPr>
            </w:pPr>
            <w:r w:rsidRPr="00A57119">
              <w:t>&lt;=25</w:t>
            </w:r>
          </w:p>
        </w:tc>
        <w:tc>
          <w:tcPr>
            <w:tcW w:w="1777" w:type="pct"/>
          </w:tcPr>
          <w:p w14:paraId="561A37A5" w14:textId="3B13E31E" w:rsidR="00ED204B" w:rsidRPr="00A57119" w:rsidRDefault="00ED204B" w:rsidP="00AC2368">
            <w:pPr>
              <w:pStyle w:val="GOSTTablenorm"/>
            </w:pPr>
            <w:r w:rsidRPr="00A57119">
              <w:t>Указ</w:t>
            </w:r>
            <w:r w:rsidR="00AC2368">
              <w:t>ывается код субсидии получателя</w:t>
            </w:r>
          </w:p>
        </w:tc>
      </w:tr>
      <w:tr w:rsidR="00ED204B" w:rsidRPr="00A57119" w14:paraId="025358CB" w14:textId="77777777" w:rsidTr="00BB3BD3">
        <w:tc>
          <w:tcPr>
            <w:tcW w:w="1120" w:type="pct"/>
          </w:tcPr>
          <w:p w14:paraId="300F3CF4" w14:textId="4538F27B" w:rsidR="00ED204B" w:rsidRPr="00A57119" w:rsidRDefault="00ED204B" w:rsidP="00AC2368">
            <w:pPr>
              <w:pStyle w:val="GOSTTablenorm"/>
            </w:pPr>
            <w:r w:rsidRPr="00A57119">
              <w:lastRenderedPageBreak/>
              <w:t>Лицевой счет по дополнительному финансированию получателя</w:t>
            </w:r>
          </w:p>
        </w:tc>
        <w:tc>
          <w:tcPr>
            <w:tcW w:w="795" w:type="pct"/>
          </w:tcPr>
          <w:p w14:paraId="53A238F4" w14:textId="71A3F5B1" w:rsidR="00ED204B" w:rsidRPr="00B9735F" w:rsidRDefault="00AC2368" w:rsidP="00A22A24">
            <w:pPr>
              <w:pStyle w:val="GOSTTablenorm"/>
              <w:rPr>
                <w:lang w:val="en-US"/>
              </w:rPr>
            </w:pPr>
            <w:r w:rsidRPr="00B9735F">
              <w:rPr>
                <w:b/>
                <w:lang w:val="en-US"/>
              </w:rPr>
              <w:t>specified_entries:</w:t>
            </w:r>
            <w:r w:rsidR="00ED204B" w:rsidRPr="00B9735F">
              <w:rPr>
                <w:b/>
                <w:lang w:val="en-US"/>
              </w:rPr>
              <w:t>updated_entries</w:t>
            </w:r>
            <w:r w:rsidR="00ED204B" w:rsidRPr="00B9735F">
              <w:rPr>
                <w:lang w:val="en-US"/>
              </w:rPr>
              <w:t>:account_additional</w:t>
            </w:r>
          </w:p>
        </w:tc>
        <w:tc>
          <w:tcPr>
            <w:tcW w:w="560" w:type="pct"/>
          </w:tcPr>
          <w:p w14:paraId="116FBA17" w14:textId="0AE7835E" w:rsidR="00ED204B" w:rsidRPr="00A57119" w:rsidRDefault="00ED204B" w:rsidP="00AC2368">
            <w:pPr>
              <w:pStyle w:val="GOSTTablenorm"/>
              <w:rPr>
                <w:lang w:eastAsia="en-US"/>
              </w:rPr>
            </w:pPr>
            <w:r w:rsidRPr="00A57119">
              <w:t>Строка</w:t>
            </w:r>
          </w:p>
        </w:tc>
        <w:tc>
          <w:tcPr>
            <w:tcW w:w="374" w:type="pct"/>
          </w:tcPr>
          <w:p w14:paraId="0642C8D8" w14:textId="6EA75828" w:rsidR="00ED204B" w:rsidRPr="00A57119" w:rsidRDefault="00ED204B" w:rsidP="00AC2368">
            <w:pPr>
              <w:pStyle w:val="GOSTTablenorm"/>
            </w:pPr>
            <w:r w:rsidRPr="00A57119">
              <w:t>Нет</w:t>
            </w:r>
          </w:p>
        </w:tc>
        <w:tc>
          <w:tcPr>
            <w:tcW w:w="374" w:type="pct"/>
          </w:tcPr>
          <w:p w14:paraId="4B1FBAB2" w14:textId="24EDDA6A" w:rsidR="00ED204B" w:rsidRPr="00A57119" w:rsidRDefault="00ED204B" w:rsidP="00AC2368">
            <w:pPr>
              <w:pStyle w:val="GOSTTablenorm"/>
              <w:rPr>
                <w:lang w:val="en-US"/>
              </w:rPr>
            </w:pPr>
            <w:r w:rsidRPr="00A57119">
              <w:t>=11</w:t>
            </w:r>
          </w:p>
        </w:tc>
        <w:tc>
          <w:tcPr>
            <w:tcW w:w="1777" w:type="pct"/>
          </w:tcPr>
          <w:p w14:paraId="1B4A094C" w14:textId="0E0DE37A" w:rsidR="00ED204B" w:rsidRPr="00A57119" w:rsidRDefault="00ED204B" w:rsidP="00D873A6">
            <w:pPr>
              <w:pStyle w:val="GOSTTablenorm"/>
            </w:pPr>
            <w:r w:rsidRPr="00A57119">
              <w:t>Указывается номер л/с по</w:t>
            </w:r>
            <w:r w:rsidR="00AC2368">
              <w:t xml:space="preserve"> дополнительному финансированию</w:t>
            </w:r>
          </w:p>
        </w:tc>
      </w:tr>
      <w:tr w:rsidR="00ED204B" w:rsidRPr="00A57119" w14:paraId="35F5F40B" w14:textId="77777777" w:rsidTr="00BB3BD3">
        <w:tc>
          <w:tcPr>
            <w:tcW w:w="1120" w:type="pct"/>
          </w:tcPr>
          <w:p w14:paraId="0DF0BA82" w14:textId="57907938" w:rsidR="00ED204B" w:rsidRPr="00A57119" w:rsidRDefault="00ED204B" w:rsidP="00AC2368">
            <w:pPr>
              <w:pStyle w:val="GOSTTablenorm"/>
            </w:pPr>
            <w:r w:rsidRPr="00A57119">
              <w:t>Сумма в рублях</w:t>
            </w:r>
          </w:p>
        </w:tc>
        <w:tc>
          <w:tcPr>
            <w:tcW w:w="795" w:type="pct"/>
          </w:tcPr>
          <w:p w14:paraId="672FC9FE" w14:textId="7E3A661F" w:rsidR="00ED204B" w:rsidRPr="00AC2368" w:rsidRDefault="00ED204B" w:rsidP="00AC2368">
            <w:pPr>
              <w:pStyle w:val="GOSTTablenorm"/>
            </w:pPr>
            <w:r w:rsidRPr="00AC2368">
              <w:rPr>
                <w:b/>
              </w:rPr>
              <w:t>updated_entries:</w:t>
            </w:r>
            <w:r w:rsidRPr="00AC2368">
              <w:t>amount</w:t>
            </w:r>
          </w:p>
        </w:tc>
        <w:tc>
          <w:tcPr>
            <w:tcW w:w="560" w:type="pct"/>
          </w:tcPr>
          <w:p w14:paraId="2F64FB07" w14:textId="4DB1767B" w:rsidR="00ED204B" w:rsidRPr="00A57119" w:rsidRDefault="00ED204B" w:rsidP="00AC2368">
            <w:pPr>
              <w:pStyle w:val="GOSTTablenorm"/>
            </w:pPr>
            <w:r w:rsidRPr="00A57119">
              <w:t>Сумма</w:t>
            </w:r>
          </w:p>
        </w:tc>
        <w:tc>
          <w:tcPr>
            <w:tcW w:w="374" w:type="pct"/>
          </w:tcPr>
          <w:p w14:paraId="4FFF08A5" w14:textId="2C1B3583" w:rsidR="00ED204B" w:rsidRPr="00A57119" w:rsidRDefault="00ED204B" w:rsidP="00AC2368">
            <w:pPr>
              <w:pStyle w:val="GOSTTablenorm"/>
            </w:pPr>
            <w:r w:rsidRPr="00A57119">
              <w:t>Да</w:t>
            </w:r>
          </w:p>
        </w:tc>
        <w:tc>
          <w:tcPr>
            <w:tcW w:w="374" w:type="pct"/>
          </w:tcPr>
          <w:p w14:paraId="05FB7843" w14:textId="775CF0C2" w:rsidR="00ED204B" w:rsidRPr="00A57119" w:rsidRDefault="00ED204B" w:rsidP="00AC2368">
            <w:pPr>
              <w:pStyle w:val="GOSTTablenorm"/>
            </w:pPr>
          </w:p>
        </w:tc>
        <w:tc>
          <w:tcPr>
            <w:tcW w:w="1777" w:type="pct"/>
          </w:tcPr>
          <w:p w14:paraId="1B415F69" w14:textId="3046A21E" w:rsidR="00ED204B" w:rsidRPr="00A57119" w:rsidRDefault="00ED204B" w:rsidP="00AC2368">
            <w:pPr>
              <w:pStyle w:val="GOSTTablenorm"/>
            </w:pPr>
            <w:r w:rsidRPr="00A57119">
              <w:t>Указывается сумма в валюте Российской Федерации</w:t>
            </w:r>
          </w:p>
        </w:tc>
      </w:tr>
    </w:tbl>
    <w:p w14:paraId="1C8B56AC" w14:textId="7EFE4AEF" w:rsidR="005E677A" w:rsidRDefault="005E677A" w:rsidP="005E677A">
      <w:pPr>
        <w:pStyle w:val="51"/>
      </w:pPr>
      <w:bookmarkStart w:id="686" w:name="_Toc226625567"/>
      <w:r w:rsidRPr="00420F5A">
        <w:t>Пример запроса</w:t>
      </w:r>
      <w:r w:rsidRPr="0013499D">
        <w:t xml:space="preserve"> по документу</w:t>
      </w:r>
      <w:r>
        <w:t xml:space="preserve"> </w:t>
      </w:r>
      <w:r w:rsidRPr="001866AB">
        <w:t>«</w:t>
      </w:r>
      <w:r w:rsidR="00431832" w:rsidRPr="00E96935">
        <w:t>Распоряжение о совершении казначейского платежа (уточнение)» BRA_DOC_D_020</w:t>
      </w:r>
      <w:bookmarkEnd w:id="686"/>
    </w:p>
    <w:p w14:paraId="737D5EFF" w14:textId="77777777" w:rsidR="00551E7D" w:rsidRPr="00C6161D" w:rsidRDefault="00551E7D" w:rsidP="00551E7D">
      <w:pPr>
        <w:pStyle w:val="GOSTScript"/>
      </w:pPr>
      <w:r w:rsidRPr="00C6161D">
        <w:t>{</w:t>
      </w:r>
    </w:p>
    <w:p w14:paraId="2BB263A9" w14:textId="77777777" w:rsidR="00551E7D" w:rsidRPr="00C6161D" w:rsidRDefault="00551E7D" w:rsidP="00551E7D">
      <w:pPr>
        <w:pStyle w:val="GOSTScript"/>
      </w:pPr>
      <w:r w:rsidRPr="00C6161D">
        <w:tab/>
        <w:t>"header": {</w:t>
      </w:r>
    </w:p>
    <w:p w14:paraId="75A60A28" w14:textId="77777777" w:rsidR="00551E7D" w:rsidRPr="00C6161D" w:rsidRDefault="00551E7D" w:rsidP="00551E7D">
      <w:pPr>
        <w:pStyle w:val="GOSTScript"/>
      </w:pPr>
      <w:r w:rsidRPr="00C6161D">
        <w:tab/>
      </w:r>
      <w:r w:rsidRPr="00C6161D">
        <w:tab/>
        <w:t>"Source": "RMS",</w:t>
      </w:r>
    </w:p>
    <w:p w14:paraId="7DE09078" w14:textId="77777777" w:rsidR="00551E7D" w:rsidRPr="00C6161D" w:rsidRDefault="00551E7D" w:rsidP="00551E7D">
      <w:pPr>
        <w:pStyle w:val="GOSTScript"/>
      </w:pPr>
      <w:r w:rsidRPr="00C6161D">
        <w:tab/>
      </w:r>
      <w:r w:rsidRPr="00C6161D">
        <w:tab/>
        <w:t>"ReqDateTime": "2023-09-29 10:37:22",</w:t>
      </w:r>
    </w:p>
    <w:p w14:paraId="2B135A2F" w14:textId="77777777" w:rsidR="00551E7D" w:rsidRPr="00C6161D" w:rsidRDefault="00551E7D" w:rsidP="00551E7D">
      <w:pPr>
        <w:pStyle w:val="GOSTScript"/>
      </w:pPr>
      <w:r w:rsidRPr="00C6161D">
        <w:tab/>
      </w:r>
      <w:r w:rsidRPr="00C6161D">
        <w:tab/>
        <w:t>"Version": "1.0",</w:t>
      </w:r>
    </w:p>
    <w:p w14:paraId="20778A07" w14:textId="77777777" w:rsidR="00551E7D" w:rsidRPr="00C6161D" w:rsidRDefault="00551E7D" w:rsidP="00551E7D">
      <w:pPr>
        <w:pStyle w:val="GOSTScript"/>
      </w:pPr>
      <w:r w:rsidRPr="00C6161D">
        <w:tab/>
      </w:r>
      <w:r w:rsidRPr="00C6161D">
        <w:tab/>
        <w:t>"Params": [</w:t>
      </w:r>
    </w:p>
    <w:p w14:paraId="24F6F6ED" w14:textId="77777777" w:rsidR="00551E7D" w:rsidRPr="00C6161D" w:rsidRDefault="00551E7D" w:rsidP="00551E7D">
      <w:pPr>
        <w:pStyle w:val="GOSTScript"/>
      </w:pPr>
      <w:r w:rsidRPr="00C6161D">
        <w:tab/>
      </w:r>
      <w:r w:rsidRPr="00C6161D">
        <w:tab/>
      </w:r>
      <w:r w:rsidRPr="00C6161D">
        <w:tab/>
        <w:t>{</w:t>
      </w:r>
    </w:p>
    <w:p w14:paraId="316BA768" w14:textId="77777777" w:rsidR="00551E7D" w:rsidRPr="00C6161D" w:rsidRDefault="00551E7D" w:rsidP="00551E7D">
      <w:pPr>
        <w:pStyle w:val="GOSTScript"/>
      </w:pPr>
      <w:r w:rsidRPr="00C6161D">
        <w:tab/>
      </w:r>
      <w:r w:rsidRPr="00C6161D">
        <w:tab/>
      </w:r>
      <w:r w:rsidRPr="00C6161D">
        <w:tab/>
      </w:r>
      <w:r w:rsidRPr="00C6161D">
        <w:tab/>
        <w:t>"param": "example",</w:t>
      </w:r>
    </w:p>
    <w:p w14:paraId="0A021B4C" w14:textId="77777777" w:rsidR="00551E7D" w:rsidRPr="00C6161D" w:rsidRDefault="00551E7D" w:rsidP="00551E7D">
      <w:pPr>
        <w:pStyle w:val="GOSTScript"/>
      </w:pPr>
      <w:r w:rsidRPr="00C6161D">
        <w:tab/>
      </w:r>
      <w:r w:rsidRPr="00C6161D">
        <w:tab/>
      </w:r>
      <w:r w:rsidRPr="00C6161D">
        <w:tab/>
      </w:r>
      <w:r w:rsidRPr="00C6161D">
        <w:tab/>
        <w:t>"value": "01"</w:t>
      </w:r>
    </w:p>
    <w:p w14:paraId="0DDDF646" w14:textId="77777777" w:rsidR="00551E7D" w:rsidRPr="00C6161D" w:rsidRDefault="00551E7D" w:rsidP="00551E7D">
      <w:pPr>
        <w:pStyle w:val="GOSTScript"/>
      </w:pPr>
      <w:r w:rsidRPr="00C6161D">
        <w:tab/>
      </w:r>
      <w:r w:rsidRPr="00C6161D">
        <w:tab/>
      </w:r>
      <w:r w:rsidRPr="00C6161D">
        <w:tab/>
        <w:t>}</w:t>
      </w:r>
    </w:p>
    <w:p w14:paraId="173D8FBC" w14:textId="77777777" w:rsidR="00551E7D" w:rsidRPr="00C6161D" w:rsidRDefault="00551E7D" w:rsidP="00551E7D">
      <w:pPr>
        <w:pStyle w:val="GOSTScript"/>
      </w:pPr>
      <w:r w:rsidRPr="00C6161D">
        <w:tab/>
      </w:r>
      <w:r w:rsidRPr="00C6161D">
        <w:tab/>
        <w:t>],</w:t>
      </w:r>
    </w:p>
    <w:p w14:paraId="2FBFCA88" w14:textId="77777777" w:rsidR="00551E7D" w:rsidRPr="00C6161D" w:rsidRDefault="00551E7D" w:rsidP="00551E7D">
      <w:pPr>
        <w:pStyle w:val="GOSTScript"/>
      </w:pPr>
      <w:r w:rsidRPr="00C6161D">
        <w:tab/>
      </w:r>
      <w:r w:rsidRPr="00C6161D">
        <w:tab/>
        <w:t>"ReqGuid": "b0d4ce5d-2757-4699-948c-cfa72ba94f10",</w:t>
      </w:r>
    </w:p>
    <w:p w14:paraId="6BC995D3" w14:textId="77777777" w:rsidR="00551E7D" w:rsidRPr="00C6161D" w:rsidRDefault="00551E7D" w:rsidP="00551E7D">
      <w:pPr>
        <w:pStyle w:val="GOSTScript"/>
      </w:pPr>
      <w:r w:rsidRPr="00C6161D">
        <w:tab/>
      </w:r>
      <w:r w:rsidRPr="00C6161D">
        <w:tab/>
        <w:t>"DocGuid": "0bd90a7c-e339-46ff-ac39-71029ff81370",</w:t>
      </w:r>
    </w:p>
    <w:p w14:paraId="2F85B85D" w14:textId="77777777" w:rsidR="00551E7D" w:rsidRPr="00C6161D" w:rsidRDefault="00551E7D" w:rsidP="00551E7D">
      <w:pPr>
        <w:pStyle w:val="GOSTScript"/>
      </w:pPr>
      <w:r w:rsidRPr="00C6161D">
        <w:tab/>
      </w:r>
      <w:r w:rsidRPr="00C6161D">
        <w:tab/>
        <w:t>"RequestType": "ACCOUNTING",</w:t>
      </w:r>
    </w:p>
    <w:p w14:paraId="37FE933D" w14:textId="77777777" w:rsidR="00551E7D" w:rsidRPr="00C6161D" w:rsidRDefault="00551E7D" w:rsidP="00551E7D">
      <w:pPr>
        <w:pStyle w:val="GOSTScript"/>
      </w:pPr>
      <w:r w:rsidRPr="00C6161D">
        <w:tab/>
      </w:r>
      <w:r w:rsidRPr="00C6161D">
        <w:tab/>
        <w:t>"Stage": "authExec",</w:t>
      </w:r>
    </w:p>
    <w:p w14:paraId="3C6361A1" w14:textId="77777777" w:rsidR="00551E7D" w:rsidRPr="00C6161D" w:rsidRDefault="00551E7D" w:rsidP="00551E7D">
      <w:pPr>
        <w:pStyle w:val="GOSTScript"/>
      </w:pPr>
      <w:r w:rsidRPr="00C6161D">
        <w:tab/>
      </w:r>
      <w:r w:rsidRPr="00C6161D">
        <w:tab/>
        <w:t>"BalLevContrl": "2",</w:t>
      </w:r>
    </w:p>
    <w:p w14:paraId="4BA5287E" w14:textId="77777777" w:rsidR="00551E7D" w:rsidRPr="00C6161D" w:rsidRDefault="00551E7D" w:rsidP="00551E7D">
      <w:pPr>
        <w:pStyle w:val="GOSTScript"/>
      </w:pPr>
      <w:r w:rsidRPr="00C6161D">
        <w:tab/>
      </w:r>
      <w:r w:rsidRPr="00C6161D">
        <w:tab/>
        <w:t>"Subject": "6000",</w:t>
      </w:r>
    </w:p>
    <w:p w14:paraId="1A0F3CCC" w14:textId="77777777" w:rsidR="00551E7D" w:rsidRPr="00C6161D" w:rsidRDefault="00551E7D" w:rsidP="00551E7D">
      <w:pPr>
        <w:pStyle w:val="GOSTScript"/>
      </w:pPr>
      <w:r w:rsidRPr="00C6161D">
        <w:tab/>
      </w:r>
      <w:r w:rsidRPr="00C6161D">
        <w:tab/>
        <w:t>"TypeDoc": "BRA_DOC_D_020",</w:t>
      </w:r>
    </w:p>
    <w:p w14:paraId="559C1B7A" w14:textId="77777777" w:rsidR="00551E7D" w:rsidRPr="00C6161D" w:rsidRDefault="00551E7D" w:rsidP="00551E7D">
      <w:pPr>
        <w:pStyle w:val="GOSTScript"/>
      </w:pPr>
      <w:r w:rsidRPr="00C6161D">
        <w:tab/>
      </w:r>
      <w:r w:rsidRPr="00C6161D">
        <w:tab/>
        <w:t>"SettlementDate": "2023-09-29"</w:t>
      </w:r>
    </w:p>
    <w:p w14:paraId="60D6E817" w14:textId="77777777" w:rsidR="00551E7D" w:rsidRPr="00C6161D" w:rsidRDefault="00551E7D" w:rsidP="00551E7D">
      <w:pPr>
        <w:pStyle w:val="GOSTScript"/>
      </w:pPr>
      <w:r w:rsidRPr="00C6161D">
        <w:tab/>
        <w:t>},</w:t>
      </w:r>
    </w:p>
    <w:p w14:paraId="2F92B337" w14:textId="77777777" w:rsidR="00551E7D" w:rsidRPr="00C6161D" w:rsidRDefault="00551E7D" w:rsidP="00551E7D">
      <w:pPr>
        <w:pStyle w:val="GOSTScript"/>
      </w:pPr>
      <w:r w:rsidRPr="00C6161D">
        <w:tab/>
        <w:t>"document": {</w:t>
      </w:r>
    </w:p>
    <w:p w14:paraId="29F21E4C" w14:textId="77777777" w:rsidR="00551E7D" w:rsidRPr="00C6161D" w:rsidRDefault="00551E7D" w:rsidP="00551E7D">
      <w:pPr>
        <w:pStyle w:val="GOSTScript"/>
      </w:pPr>
      <w:r w:rsidRPr="00C6161D">
        <w:tab/>
      </w:r>
      <w:r w:rsidRPr="00C6161D">
        <w:tab/>
        <w:t>"document_no": "123",</w:t>
      </w:r>
    </w:p>
    <w:p w14:paraId="488110DE" w14:textId="77777777" w:rsidR="00551E7D" w:rsidRPr="00C6161D" w:rsidRDefault="00551E7D" w:rsidP="00551E7D">
      <w:pPr>
        <w:pStyle w:val="GOSTScript"/>
      </w:pPr>
      <w:r w:rsidRPr="00C6161D">
        <w:tab/>
      </w:r>
      <w:r w:rsidRPr="00C6161D">
        <w:tab/>
        <w:t>"document_date": "2023-09-12",</w:t>
      </w:r>
    </w:p>
    <w:p w14:paraId="1A70E486" w14:textId="77777777" w:rsidR="00551E7D" w:rsidRPr="00C6161D" w:rsidRDefault="00551E7D" w:rsidP="00551E7D">
      <w:pPr>
        <w:pStyle w:val="GOSTScript"/>
      </w:pPr>
      <w:r w:rsidRPr="00C6161D">
        <w:tab/>
      </w:r>
      <w:r w:rsidRPr="00C6161D">
        <w:tab/>
        <w:t>"document_type": "</w:t>
      </w:r>
      <w:r w:rsidRPr="00EC5D48">
        <w:t>ПДУ</w:t>
      </w:r>
      <w:r w:rsidRPr="00C6161D">
        <w:t>",</w:t>
      </w:r>
    </w:p>
    <w:p w14:paraId="77FBB447" w14:textId="77777777" w:rsidR="00551E7D" w:rsidRPr="00C6161D" w:rsidRDefault="00551E7D" w:rsidP="00551E7D">
      <w:pPr>
        <w:pStyle w:val="GOSTScript"/>
      </w:pPr>
      <w:r w:rsidRPr="00C6161D">
        <w:tab/>
      </w:r>
      <w:r w:rsidRPr="00C6161D">
        <w:tab/>
        <w:t>"sender": {</w:t>
      </w:r>
    </w:p>
    <w:p w14:paraId="0E401290" w14:textId="77777777" w:rsidR="00551E7D" w:rsidRPr="00C6161D" w:rsidRDefault="00551E7D" w:rsidP="00551E7D">
      <w:pPr>
        <w:pStyle w:val="GOSTScript"/>
      </w:pPr>
      <w:r w:rsidRPr="00C6161D">
        <w:tab/>
      </w:r>
      <w:r w:rsidRPr="00C6161D">
        <w:tab/>
      </w:r>
      <w:r w:rsidRPr="00C6161D">
        <w:tab/>
        <w:t>"treasury_account": "03100643000000016000",</w:t>
      </w:r>
    </w:p>
    <w:p w14:paraId="4B14E113" w14:textId="77777777" w:rsidR="00551E7D" w:rsidRPr="00C6161D" w:rsidRDefault="00551E7D" w:rsidP="00551E7D">
      <w:pPr>
        <w:pStyle w:val="GOSTScript"/>
      </w:pPr>
      <w:r w:rsidRPr="00C6161D">
        <w:lastRenderedPageBreak/>
        <w:tab/>
      </w:r>
      <w:r w:rsidRPr="00C6161D">
        <w:tab/>
      </w:r>
      <w:r w:rsidRPr="00C6161D">
        <w:tab/>
        <w:t>"account": "04601110030",</w:t>
      </w:r>
    </w:p>
    <w:p w14:paraId="7B0B69AB" w14:textId="77777777" w:rsidR="00551E7D" w:rsidRPr="00C6161D" w:rsidRDefault="00551E7D" w:rsidP="00551E7D">
      <w:pPr>
        <w:pStyle w:val="GOSTScript"/>
      </w:pPr>
      <w:r w:rsidRPr="00C6161D">
        <w:tab/>
      </w:r>
      <w:r w:rsidRPr="00C6161D">
        <w:tab/>
      </w:r>
      <w:r w:rsidRPr="00C6161D">
        <w:tab/>
        <w:t>"account_tofk_code": "6000",</w:t>
      </w:r>
    </w:p>
    <w:p w14:paraId="7FE1C82B" w14:textId="77777777" w:rsidR="00551E7D" w:rsidRPr="00C6161D" w:rsidRDefault="00551E7D" w:rsidP="00551E7D">
      <w:pPr>
        <w:pStyle w:val="GOSTScript"/>
      </w:pPr>
      <w:r w:rsidRPr="00C6161D">
        <w:tab/>
      </w:r>
      <w:r w:rsidRPr="00C6161D">
        <w:tab/>
      </w:r>
      <w:r w:rsidRPr="00C6161D">
        <w:tab/>
        <w:t>"doc_guid_nvs": "",</w:t>
      </w:r>
    </w:p>
    <w:p w14:paraId="13C90DFD" w14:textId="77777777" w:rsidR="00551E7D" w:rsidRPr="00C6161D" w:rsidRDefault="00551E7D" w:rsidP="00551E7D">
      <w:pPr>
        <w:pStyle w:val="GOSTScript"/>
      </w:pPr>
      <w:r w:rsidRPr="00C6161D">
        <w:tab/>
      </w:r>
      <w:r w:rsidRPr="00C6161D">
        <w:tab/>
      </w:r>
      <w:r w:rsidRPr="00C6161D">
        <w:tab/>
        <w:t>"period": ""</w:t>
      </w:r>
    </w:p>
    <w:p w14:paraId="232A59D6" w14:textId="77777777" w:rsidR="00551E7D" w:rsidRPr="00C6161D" w:rsidRDefault="00551E7D" w:rsidP="00551E7D">
      <w:pPr>
        <w:pStyle w:val="GOSTScript"/>
      </w:pPr>
      <w:r w:rsidRPr="00C6161D">
        <w:tab/>
      </w:r>
      <w:r w:rsidRPr="00C6161D">
        <w:tab/>
        <w:t>},</w:t>
      </w:r>
    </w:p>
    <w:p w14:paraId="2AC51FB0" w14:textId="77777777" w:rsidR="00551E7D" w:rsidRPr="00C6161D" w:rsidRDefault="00551E7D" w:rsidP="00551E7D">
      <w:pPr>
        <w:pStyle w:val="GOSTScript"/>
      </w:pPr>
      <w:r w:rsidRPr="00C6161D">
        <w:tab/>
      </w:r>
      <w:r w:rsidRPr="00C6161D">
        <w:tab/>
        <w:t>"recipient": {</w:t>
      </w:r>
    </w:p>
    <w:p w14:paraId="675D7E93" w14:textId="77777777" w:rsidR="00551E7D" w:rsidRPr="00C6161D" w:rsidRDefault="00551E7D" w:rsidP="00551E7D">
      <w:pPr>
        <w:pStyle w:val="GOSTScript"/>
      </w:pPr>
      <w:r w:rsidRPr="00C6161D">
        <w:tab/>
      </w:r>
      <w:r w:rsidRPr="00C6161D">
        <w:tab/>
      </w:r>
      <w:r w:rsidRPr="00C6161D">
        <w:tab/>
        <w:t>"treasury_account": "03100643000000016000",</w:t>
      </w:r>
    </w:p>
    <w:p w14:paraId="08CDACDD" w14:textId="77777777" w:rsidR="00551E7D" w:rsidRPr="00C6161D" w:rsidRDefault="00551E7D" w:rsidP="00551E7D">
      <w:pPr>
        <w:pStyle w:val="GOSTScript"/>
      </w:pPr>
      <w:r w:rsidRPr="00C6161D">
        <w:tab/>
      </w:r>
      <w:r w:rsidRPr="00C6161D">
        <w:tab/>
      </w:r>
      <w:r w:rsidRPr="00C6161D">
        <w:tab/>
        <w:t>"account": "04601110030",</w:t>
      </w:r>
    </w:p>
    <w:p w14:paraId="556D5D7F" w14:textId="77777777" w:rsidR="00551E7D" w:rsidRPr="00C6161D" w:rsidRDefault="00551E7D" w:rsidP="00551E7D">
      <w:pPr>
        <w:pStyle w:val="GOSTScript"/>
      </w:pPr>
      <w:r w:rsidRPr="00C6161D">
        <w:tab/>
      </w:r>
      <w:r w:rsidRPr="00C6161D">
        <w:tab/>
      </w:r>
      <w:r w:rsidRPr="00C6161D">
        <w:tab/>
        <w:t>"account_tofk_code": "6000",</w:t>
      </w:r>
    </w:p>
    <w:p w14:paraId="5FA8A85A" w14:textId="77777777" w:rsidR="00551E7D" w:rsidRPr="00C6161D" w:rsidRDefault="00551E7D" w:rsidP="00551E7D">
      <w:pPr>
        <w:pStyle w:val="GOSTScript"/>
      </w:pPr>
      <w:r w:rsidRPr="00C6161D">
        <w:tab/>
      </w:r>
      <w:r w:rsidRPr="00C6161D">
        <w:tab/>
      </w:r>
      <w:r w:rsidRPr="00C6161D">
        <w:tab/>
        <w:t>"doc_guid_nvs": ""</w:t>
      </w:r>
    </w:p>
    <w:p w14:paraId="644F6F04" w14:textId="77777777" w:rsidR="00551E7D" w:rsidRPr="00C6161D" w:rsidRDefault="00551E7D" w:rsidP="00551E7D">
      <w:pPr>
        <w:pStyle w:val="GOSTScript"/>
      </w:pPr>
      <w:r w:rsidRPr="00C6161D">
        <w:tab/>
      </w:r>
      <w:r w:rsidRPr="00C6161D">
        <w:tab/>
        <w:t>},</w:t>
      </w:r>
    </w:p>
    <w:p w14:paraId="5662E2FD" w14:textId="77777777" w:rsidR="00551E7D" w:rsidRPr="00C6161D" w:rsidRDefault="00551E7D" w:rsidP="00551E7D">
      <w:pPr>
        <w:pStyle w:val="GOSTScript"/>
      </w:pPr>
      <w:r w:rsidRPr="00C6161D">
        <w:tab/>
      </w:r>
      <w:r w:rsidRPr="00C6161D">
        <w:tab/>
        <w:t>"specified_entries": [</w:t>
      </w:r>
    </w:p>
    <w:p w14:paraId="2AAAEB63" w14:textId="77777777" w:rsidR="00551E7D" w:rsidRPr="00C6161D" w:rsidRDefault="00551E7D" w:rsidP="00551E7D">
      <w:pPr>
        <w:pStyle w:val="GOSTScript"/>
      </w:pPr>
      <w:r w:rsidRPr="00C6161D">
        <w:tab/>
      </w:r>
      <w:r w:rsidRPr="00C6161D">
        <w:tab/>
      </w:r>
      <w:r w:rsidRPr="00C6161D">
        <w:tab/>
        <w:t>{</w:t>
      </w:r>
    </w:p>
    <w:p w14:paraId="7A1508E2" w14:textId="77777777" w:rsidR="00551E7D" w:rsidRPr="00C6161D" w:rsidRDefault="00551E7D" w:rsidP="00551E7D">
      <w:pPr>
        <w:pStyle w:val="GOSTScript"/>
      </w:pPr>
      <w:r w:rsidRPr="00C6161D">
        <w:tab/>
      </w:r>
      <w:r w:rsidRPr="00C6161D">
        <w:tab/>
      </w:r>
      <w:r w:rsidRPr="00C6161D">
        <w:tab/>
      </w:r>
      <w:r w:rsidRPr="00C6161D">
        <w:tab/>
        <w:t>"line_id": "b0d4ce5d-2757-4699-948c-cfa72ba94f10",</w:t>
      </w:r>
    </w:p>
    <w:p w14:paraId="1402B0BA" w14:textId="77777777" w:rsidR="00551E7D" w:rsidRPr="00C6161D" w:rsidRDefault="00551E7D" w:rsidP="00551E7D">
      <w:pPr>
        <w:pStyle w:val="GOSTScript"/>
      </w:pPr>
      <w:r w:rsidRPr="00C6161D">
        <w:tab/>
      </w:r>
      <w:r w:rsidRPr="00C6161D">
        <w:tab/>
      </w:r>
      <w:r w:rsidRPr="00C6161D">
        <w:tab/>
      </w:r>
      <w:r w:rsidRPr="00C6161D">
        <w:tab/>
        <w:t>"line_no": "1",</w:t>
      </w:r>
    </w:p>
    <w:p w14:paraId="46429554" w14:textId="77777777" w:rsidR="00551E7D" w:rsidRPr="00C6161D" w:rsidRDefault="00551E7D" w:rsidP="00551E7D">
      <w:pPr>
        <w:pStyle w:val="GOSTScript"/>
      </w:pPr>
      <w:r w:rsidRPr="00C6161D">
        <w:tab/>
      </w:r>
      <w:r w:rsidRPr="00C6161D">
        <w:tab/>
      </w:r>
      <w:r w:rsidRPr="00C6161D">
        <w:tab/>
      </w:r>
      <w:r w:rsidRPr="00C6161D">
        <w:tab/>
        <w:t>"bcc": "32011301270010000130",</w:t>
      </w:r>
    </w:p>
    <w:p w14:paraId="0367957B" w14:textId="77777777" w:rsidR="00551E7D" w:rsidRPr="00C6161D" w:rsidRDefault="00551E7D" w:rsidP="00551E7D">
      <w:pPr>
        <w:pStyle w:val="GOSTScript"/>
      </w:pPr>
      <w:r w:rsidRPr="00C6161D">
        <w:tab/>
      </w:r>
      <w:r w:rsidRPr="00C6161D">
        <w:tab/>
      </w:r>
      <w:r w:rsidRPr="00C6161D">
        <w:tab/>
      </w:r>
      <w:r w:rsidRPr="00C6161D">
        <w:tab/>
        <w:t>"type_bcc": "20",</w:t>
      </w:r>
    </w:p>
    <w:p w14:paraId="37DE3A9E" w14:textId="77777777" w:rsidR="00551E7D" w:rsidRPr="00C6161D" w:rsidRDefault="00551E7D" w:rsidP="00551E7D">
      <w:pPr>
        <w:pStyle w:val="GOSTScript"/>
      </w:pPr>
      <w:r w:rsidRPr="00C6161D">
        <w:tab/>
      </w:r>
      <w:r w:rsidRPr="00C6161D">
        <w:tab/>
      </w:r>
      <w:r w:rsidRPr="00C6161D">
        <w:tab/>
      </w:r>
      <w:r w:rsidRPr="00C6161D">
        <w:tab/>
        <w:t>"oktmo": "63000000",</w:t>
      </w:r>
    </w:p>
    <w:p w14:paraId="637B9C4F" w14:textId="77777777" w:rsidR="00551E7D" w:rsidRPr="00C6161D" w:rsidRDefault="00551E7D" w:rsidP="00551E7D">
      <w:pPr>
        <w:pStyle w:val="GOSTScript"/>
      </w:pPr>
      <w:r w:rsidRPr="00C6161D">
        <w:tab/>
      </w:r>
      <w:r w:rsidRPr="00C6161D">
        <w:tab/>
      </w:r>
      <w:r w:rsidRPr="00C6161D">
        <w:tab/>
      </w:r>
      <w:r w:rsidRPr="00C6161D">
        <w:tab/>
        <w:t>"analytical_group": "1234567890100236789012302",</w:t>
      </w:r>
    </w:p>
    <w:p w14:paraId="18286588" w14:textId="77777777" w:rsidR="00551E7D" w:rsidRPr="00C6161D" w:rsidRDefault="00551E7D" w:rsidP="00551E7D">
      <w:pPr>
        <w:pStyle w:val="GOSTScript"/>
      </w:pPr>
      <w:r w:rsidRPr="00C6161D">
        <w:tab/>
      </w:r>
      <w:r w:rsidRPr="00C6161D">
        <w:tab/>
      </w:r>
      <w:r w:rsidRPr="00C6161D">
        <w:tab/>
      </w:r>
      <w:r w:rsidRPr="00C6161D">
        <w:tab/>
        <w:t>"account_additional": "03601110030",</w:t>
      </w:r>
    </w:p>
    <w:p w14:paraId="60CBDC49" w14:textId="77777777" w:rsidR="00551E7D" w:rsidRPr="00C6161D" w:rsidRDefault="00551E7D" w:rsidP="00551E7D">
      <w:pPr>
        <w:pStyle w:val="GOSTScript"/>
      </w:pPr>
      <w:r w:rsidRPr="00C6161D">
        <w:tab/>
      </w:r>
      <w:r w:rsidRPr="00C6161D">
        <w:tab/>
      </w:r>
      <w:r w:rsidRPr="00C6161D">
        <w:tab/>
      </w:r>
      <w:r w:rsidRPr="00C6161D">
        <w:tab/>
        <w:t>"updated_entries": [</w:t>
      </w:r>
    </w:p>
    <w:p w14:paraId="07CEBA1C" w14:textId="77777777" w:rsidR="00551E7D" w:rsidRPr="00C6161D" w:rsidRDefault="00551E7D" w:rsidP="00551E7D">
      <w:pPr>
        <w:pStyle w:val="GOSTScript"/>
      </w:pPr>
      <w:r w:rsidRPr="00C6161D">
        <w:tab/>
      </w:r>
      <w:r w:rsidRPr="00C6161D">
        <w:tab/>
      </w:r>
      <w:r w:rsidRPr="00C6161D">
        <w:tab/>
      </w:r>
      <w:r w:rsidRPr="00C6161D">
        <w:tab/>
      </w:r>
      <w:r w:rsidRPr="00C6161D">
        <w:tab/>
        <w:t>{</w:t>
      </w:r>
    </w:p>
    <w:p w14:paraId="20C672A1"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"line_id": "b0d4ce5d-2757-4699-948c-cfa72ba94f20",</w:t>
      </w:r>
    </w:p>
    <w:p w14:paraId="782855A3"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"line_no": "1",</w:t>
      </w:r>
    </w:p>
    <w:p w14:paraId="3E6A5589"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"bcc": "32011301270010000140",</w:t>
      </w:r>
    </w:p>
    <w:p w14:paraId="10604469"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"type_bcc": "20",</w:t>
      </w:r>
    </w:p>
    <w:p w14:paraId="582D293D"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"oktmo": "63000000",</w:t>
      </w:r>
    </w:p>
    <w:p w14:paraId="5793F2BC"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"analytical_group": "1234567890100236789012302",</w:t>
      </w:r>
    </w:p>
    <w:p w14:paraId="61D3ED83"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"account_additional": "",</w:t>
      </w:r>
    </w:p>
    <w:p w14:paraId="1A4BA4EA"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"amount": 80</w:t>
      </w:r>
    </w:p>
    <w:p w14:paraId="6302752E" w14:textId="77777777" w:rsidR="00551E7D" w:rsidRPr="00C6161D" w:rsidRDefault="00551E7D" w:rsidP="00551E7D">
      <w:pPr>
        <w:pStyle w:val="GOSTScript"/>
      </w:pPr>
      <w:r w:rsidRPr="00C6161D">
        <w:tab/>
      </w:r>
      <w:r w:rsidRPr="00C6161D">
        <w:tab/>
      </w:r>
      <w:r w:rsidRPr="00C6161D">
        <w:tab/>
      </w:r>
      <w:r w:rsidRPr="00C6161D">
        <w:tab/>
      </w:r>
      <w:r w:rsidRPr="00C6161D">
        <w:tab/>
        <w:t>},</w:t>
      </w:r>
    </w:p>
    <w:p w14:paraId="70564D2F" w14:textId="77777777" w:rsidR="00551E7D" w:rsidRPr="00C6161D" w:rsidRDefault="00551E7D" w:rsidP="00551E7D">
      <w:pPr>
        <w:pStyle w:val="GOSTScript"/>
      </w:pPr>
      <w:r w:rsidRPr="00C6161D">
        <w:tab/>
      </w:r>
      <w:r w:rsidRPr="00C6161D">
        <w:tab/>
      </w:r>
      <w:r w:rsidRPr="00C6161D">
        <w:tab/>
      </w:r>
      <w:r w:rsidRPr="00C6161D">
        <w:tab/>
      </w:r>
      <w:r w:rsidRPr="00C6161D">
        <w:tab/>
        <w:t>{</w:t>
      </w:r>
    </w:p>
    <w:p w14:paraId="39DBFE5C"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"line_id": "b0d4ce5d-2757-4699-948c-cfa72ba94f20",</w:t>
      </w:r>
    </w:p>
    <w:p w14:paraId="47B9D3AE"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"line_no": "1",</w:t>
      </w:r>
    </w:p>
    <w:p w14:paraId="3EFAA642"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"bcc": "32011301270010000150",</w:t>
      </w:r>
    </w:p>
    <w:p w14:paraId="30C908F8"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"type_bcc": "20",</w:t>
      </w:r>
    </w:p>
    <w:p w14:paraId="2B69E783"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"oktmo": "63000000",</w:t>
      </w:r>
    </w:p>
    <w:p w14:paraId="18E36921" w14:textId="77777777" w:rsidR="00551E7D" w:rsidRPr="00C6161D" w:rsidRDefault="00551E7D" w:rsidP="00551E7D">
      <w:pPr>
        <w:pStyle w:val="GOSTScript"/>
      </w:pPr>
      <w:r w:rsidRPr="00C6161D">
        <w:lastRenderedPageBreak/>
        <w:tab/>
      </w:r>
      <w:r w:rsidRPr="00C6161D">
        <w:tab/>
      </w:r>
      <w:r w:rsidRPr="00C6161D">
        <w:tab/>
      </w:r>
      <w:r w:rsidRPr="00C6161D">
        <w:tab/>
      </w:r>
      <w:r w:rsidRPr="00C6161D">
        <w:tab/>
      </w:r>
      <w:r w:rsidRPr="00C6161D">
        <w:tab/>
        <w:t>"analytical_group": "1234567890100236789012302",</w:t>
      </w:r>
    </w:p>
    <w:p w14:paraId="6744D6FA" w14:textId="77777777" w:rsidR="00551E7D" w:rsidRPr="00C6161D" w:rsidRDefault="00551E7D" w:rsidP="00551E7D">
      <w:pPr>
        <w:pStyle w:val="GOSTScript"/>
      </w:pPr>
      <w:r w:rsidRPr="00C6161D">
        <w:tab/>
      </w:r>
      <w:r w:rsidRPr="00C6161D">
        <w:tab/>
      </w:r>
      <w:r w:rsidRPr="00C6161D">
        <w:tab/>
      </w:r>
      <w:r w:rsidRPr="00C6161D">
        <w:tab/>
      </w:r>
      <w:r w:rsidRPr="00C6161D">
        <w:tab/>
      </w:r>
      <w:r w:rsidRPr="00C6161D">
        <w:tab/>
        <w:t>"account_additional": "",</w:t>
      </w:r>
    </w:p>
    <w:p w14:paraId="56F8134E" w14:textId="77777777" w:rsidR="00551E7D" w:rsidRPr="00EC5D48" w:rsidRDefault="00551E7D" w:rsidP="00551E7D">
      <w:pPr>
        <w:pStyle w:val="GOSTScript"/>
      </w:pPr>
      <w:r w:rsidRPr="00C6161D">
        <w:tab/>
      </w:r>
      <w:r w:rsidRPr="00C6161D">
        <w:tab/>
      </w:r>
      <w:r w:rsidRPr="00C6161D">
        <w:tab/>
      </w:r>
      <w:r w:rsidRPr="00C6161D">
        <w:tab/>
      </w:r>
      <w:r w:rsidRPr="00C6161D">
        <w:tab/>
      </w:r>
      <w:r w:rsidRPr="00C6161D">
        <w:tab/>
      </w:r>
      <w:r w:rsidRPr="00EC5D48">
        <w:t>"amount": 70</w:t>
      </w:r>
    </w:p>
    <w:p w14:paraId="0609730D" w14:textId="77777777" w:rsidR="00551E7D" w:rsidRPr="00EC5D48" w:rsidRDefault="00551E7D" w:rsidP="00551E7D">
      <w:pPr>
        <w:pStyle w:val="GOSTScript"/>
      </w:pPr>
      <w:r w:rsidRPr="00EC5D48">
        <w:tab/>
      </w:r>
      <w:r w:rsidRPr="00EC5D48">
        <w:tab/>
      </w:r>
      <w:r w:rsidRPr="00EC5D48">
        <w:tab/>
      </w:r>
      <w:r w:rsidRPr="00EC5D48">
        <w:tab/>
      </w:r>
      <w:r w:rsidRPr="00EC5D48">
        <w:tab/>
        <w:t>}</w:t>
      </w:r>
    </w:p>
    <w:p w14:paraId="338F79CA" w14:textId="77777777" w:rsidR="00551E7D" w:rsidRPr="00EC5D48" w:rsidRDefault="00551E7D" w:rsidP="00551E7D">
      <w:pPr>
        <w:pStyle w:val="GOSTScript"/>
      </w:pPr>
      <w:r w:rsidRPr="00EC5D48">
        <w:tab/>
      </w:r>
      <w:r w:rsidRPr="00EC5D48">
        <w:tab/>
      </w:r>
      <w:r w:rsidRPr="00EC5D48">
        <w:tab/>
      </w:r>
      <w:r w:rsidRPr="00EC5D48">
        <w:tab/>
        <w:t>]</w:t>
      </w:r>
    </w:p>
    <w:p w14:paraId="223FF979" w14:textId="77777777" w:rsidR="00551E7D" w:rsidRPr="00EC5D48" w:rsidRDefault="00551E7D" w:rsidP="00551E7D">
      <w:pPr>
        <w:pStyle w:val="GOSTScript"/>
      </w:pPr>
      <w:r w:rsidRPr="00EC5D48">
        <w:tab/>
      </w:r>
      <w:r w:rsidRPr="00EC5D48">
        <w:tab/>
      </w:r>
      <w:r w:rsidRPr="00EC5D48">
        <w:tab/>
        <w:t>}</w:t>
      </w:r>
    </w:p>
    <w:p w14:paraId="0B526E8D" w14:textId="77777777" w:rsidR="00551E7D" w:rsidRPr="00EC5D48" w:rsidRDefault="00551E7D" w:rsidP="00551E7D">
      <w:pPr>
        <w:pStyle w:val="GOSTScript"/>
      </w:pPr>
      <w:r w:rsidRPr="00EC5D48">
        <w:tab/>
      </w:r>
      <w:r w:rsidRPr="00EC5D48">
        <w:tab/>
        <w:t>]</w:t>
      </w:r>
    </w:p>
    <w:p w14:paraId="7467D7A8" w14:textId="77777777" w:rsidR="00551E7D" w:rsidRPr="00EC5D48" w:rsidRDefault="00551E7D" w:rsidP="00551E7D">
      <w:pPr>
        <w:pStyle w:val="GOSTScript"/>
      </w:pPr>
      <w:r w:rsidRPr="00EC5D48">
        <w:tab/>
        <w:t>}</w:t>
      </w:r>
    </w:p>
    <w:p w14:paraId="21E35493" w14:textId="4EC95053" w:rsidR="005E677A" w:rsidRPr="005E677A" w:rsidRDefault="00551E7D" w:rsidP="00551E7D">
      <w:pPr>
        <w:pStyle w:val="GOSTScript"/>
        <w:rPr>
          <w:lang w:eastAsia="ko-KR"/>
        </w:rPr>
      </w:pPr>
      <w:r w:rsidRPr="00EC5D48">
        <w:t>}</w:t>
      </w:r>
    </w:p>
    <w:p w14:paraId="5686D7A8" w14:textId="28579053" w:rsidR="00645B21" w:rsidRPr="002339AB" w:rsidRDefault="00645B21" w:rsidP="002339AB">
      <w:pPr>
        <w:pStyle w:val="41"/>
      </w:pPr>
      <w:bookmarkStart w:id="687" w:name="_Ref195713143"/>
      <w:bookmarkStart w:id="688" w:name="_Toc226625568"/>
      <w:r w:rsidRPr="002339AB">
        <w:t>«</w:t>
      </w:r>
      <w:commentRangeStart w:id="689"/>
      <w:r w:rsidR="002339AB" w:rsidRPr="002339AB">
        <w:t>Акт приемки-передачи показателей лицевого счета администратора доходов бюджета при реорганизации» BRA_DOC_D_028 (Document)</w:t>
      </w:r>
      <w:commentRangeEnd w:id="689"/>
      <w:r w:rsidR="002339AB" w:rsidRPr="002339AB">
        <w:rPr>
          <w:rStyle w:val="affa"/>
          <w:sz w:val="24"/>
          <w:szCs w:val="26"/>
        </w:rPr>
        <w:commentReference w:id="689"/>
      </w:r>
      <w:bookmarkEnd w:id="687"/>
      <w:bookmarkEnd w:id="688"/>
    </w:p>
    <w:p w14:paraId="0E0C311F" w14:textId="1D22E4B7" w:rsidR="00645B21" w:rsidRPr="004C328C" w:rsidRDefault="00645B21" w:rsidP="00645B21">
      <w:pPr>
        <w:pStyle w:val="51"/>
      </w:pPr>
      <w:bookmarkStart w:id="690" w:name="_Toc226625569"/>
      <w:r w:rsidRPr="00601F01">
        <w:t>Перечень параметров тела запроса (Document) по документу</w:t>
      </w:r>
      <w:r>
        <w:t xml:space="preserve"> </w:t>
      </w:r>
      <w:r w:rsidRPr="00ED204B">
        <w:t>«</w:t>
      </w:r>
      <w:r w:rsidR="002339AB" w:rsidRPr="002339AB">
        <w:t>Акт приемки-передачи показателей лицевого счета администратора доходов бюджета при реорганизации» BRA_DOC_D_028</w:t>
      </w:r>
      <w:bookmarkEnd w:id="690"/>
    </w:p>
    <w:p w14:paraId="2974B6C5" w14:textId="5A5457D0" w:rsidR="002339AB" w:rsidRDefault="000A24E5" w:rsidP="002339AB">
      <w:pPr>
        <w:pStyle w:val="GOSTNameTable"/>
      </w:pPr>
      <w:r>
        <w:rPr>
          <w:noProof/>
        </w:rPr>
        <w:fldChar w:fldCharType="begin"/>
      </w:r>
      <w:r>
        <w:rPr>
          <w:noProof/>
        </w:rPr>
        <w:instrText xml:space="preserve"> SEQ Таблица \* ARABIC </w:instrText>
      </w:r>
      <w:r>
        <w:rPr>
          <w:noProof/>
        </w:rPr>
        <w:fldChar w:fldCharType="separate"/>
      </w:r>
      <w:bookmarkStart w:id="691" w:name="_Toc226625614"/>
      <w:r w:rsidR="001C3732">
        <w:rPr>
          <w:noProof/>
        </w:rPr>
        <w:t>15</w:t>
      </w:r>
      <w:r>
        <w:rPr>
          <w:noProof/>
        </w:rPr>
        <w:fldChar w:fldCharType="end"/>
      </w:r>
      <w:r w:rsidR="002339AB">
        <w:t xml:space="preserve"> </w:t>
      </w:r>
      <w:r w:rsidR="00C96D5C" w:rsidRPr="00A57119">
        <w:rPr>
          <w:szCs w:val="22"/>
        </w:rPr>
        <w:t>–</w:t>
      </w:r>
      <w:r w:rsidR="002339AB">
        <w:t xml:space="preserve"> </w:t>
      </w:r>
      <w:r w:rsidR="002339AB" w:rsidRPr="00AA7867">
        <w:t>Параметры запроса на подбор / сторнирование / переформирование записей учета по документу «Акт приемки-передачи показателей лицевого счета администратора доходов бюджета при реорганизации» BRA_DOC_D_028</w:t>
      </w:r>
      <w:bookmarkEnd w:id="691"/>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D204B" w:rsidRPr="00A57119" w14:paraId="5EEF7177" w14:textId="77777777" w:rsidTr="006B7995">
        <w:trPr>
          <w:cnfStyle w:val="100000000000" w:firstRow="1" w:lastRow="0" w:firstColumn="0" w:lastColumn="0" w:oddVBand="0" w:evenVBand="0" w:oddHBand="0" w:evenHBand="0" w:firstRowFirstColumn="0" w:firstRowLastColumn="0" w:lastRowFirstColumn="0" w:lastRowLastColumn="0"/>
        </w:trPr>
        <w:tc>
          <w:tcPr>
            <w:tcW w:w="1120" w:type="pct"/>
          </w:tcPr>
          <w:p w14:paraId="4D23B307" w14:textId="3ACA2622" w:rsidR="00ED204B" w:rsidRPr="00A57119" w:rsidRDefault="00ED204B" w:rsidP="006069EC">
            <w:pPr>
              <w:pStyle w:val="GOSTTableHead"/>
              <w:rPr>
                <w:szCs w:val="22"/>
              </w:rPr>
            </w:pPr>
            <w:r w:rsidRPr="00A57119">
              <w:t>Наименование параметра</w:t>
            </w:r>
          </w:p>
        </w:tc>
        <w:tc>
          <w:tcPr>
            <w:tcW w:w="795" w:type="pct"/>
          </w:tcPr>
          <w:p w14:paraId="6D97F985" w14:textId="7825A8F6" w:rsidR="00ED204B" w:rsidRPr="00A57119" w:rsidRDefault="00ED204B" w:rsidP="006069EC">
            <w:pPr>
              <w:pStyle w:val="GOSTTableHead"/>
              <w:rPr>
                <w:szCs w:val="22"/>
                <w:lang w:val="en-US"/>
              </w:rPr>
            </w:pPr>
            <w:r w:rsidRPr="00A57119">
              <w:t>Название тэга</w:t>
            </w:r>
          </w:p>
        </w:tc>
        <w:tc>
          <w:tcPr>
            <w:tcW w:w="560" w:type="pct"/>
          </w:tcPr>
          <w:p w14:paraId="7A4C4552" w14:textId="57CFD190" w:rsidR="00ED204B" w:rsidRPr="00A57119" w:rsidRDefault="00ED204B" w:rsidP="006069EC">
            <w:pPr>
              <w:pStyle w:val="GOSTTableHead"/>
              <w:rPr>
                <w:szCs w:val="22"/>
              </w:rPr>
            </w:pPr>
            <w:r w:rsidRPr="00A57119">
              <w:t>Тип данных</w:t>
            </w:r>
          </w:p>
        </w:tc>
        <w:tc>
          <w:tcPr>
            <w:tcW w:w="374" w:type="pct"/>
          </w:tcPr>
          <w:p w14:paraId="5B0C4B1B" w14:textId="5AA7663D" w:rsidR="00ED204B" w:rsidRPr="00A57119" w:rsidRDefault="00ED204B" w:rsidP="006069EC">
            <w:pPr>
              <w:pStyle w:val="GOSTTableHead"/>
              <w:rPr>
                <w:szCs w:val="22"/>
              </w:rPr>
            </w:pPr>
            <w:r w:rsidRPr="00A57119">
              <w:t>Обязательность</w:t>
            </w:r>
          </w:p>
        </w:tc>
        <w:tc>
          <w:tcPr>
            <w:tcW w:w="374" w:type="pct"/>
          </w:tcPr>
          <w:p w14:paraId="01AA2F71" w14:textId="630A25B3" w:rsidR="00ED204B" w:rsidRPr="00A57119" w:rsidRDefault="00ED204B" w:rsidP="006069EC">
            <w:pPr>
              <w:pStyle w:val="GOSTTableHead"/>
              <w:rPr>
                <w:szCs w:val="22"/>
              </w:rPr>
            </w:pPr>
            <w:r w:rsidRPr="00A57119">
              <w:t>Размерность</w:t>
            </w:r>
          </w:p>
        </w:tc>
        <w:tc>
          <w:tcPr>
            <w:tcW w:w="1777" w:type="pct"/>
          </w:tcPr>
          <w:p w14:paraId="78EAB35A" w14:textId="17552151" w:rsidR="00ED204B" w:rsidRPr="00A57119" w:rsidRDefault="00ED204B" w:rsidP="006069EC">
            <w:pPr>
              <w:pStyle w:val="GOSTTableHead"/>
              <w:rPr>
                <w:szCs w:val="22"/>
              </w:rPr>
            </w:pPr>
            <w:r w:rsidRPr="00A57119">
              <w:t>Описание</w:t>
            </w:r>
          </w:p>
        </w:tc>
      </w:tr>
      <w:tr w:rsidR="00ED204B" w:rsidRPr="00A57119" w14:paraId="4FF2BD11" w14:textId="77777777" w:rsidTr="006B7995">
        <w:tc>
          <w:tcPr>
            <w:tcW w:w="5000" w:type="pct"/>
            <w:gridSpan w:val="6"/>
          </w:tcPr>
          <w:p w14:paraId="7CF14BB8" w14:textId="2DA743EB" w:rsidR="00ED204B" w:rsidRPr="00A57119" w:rsidRDefault="00ED204B" w:rsidP="00ED204B">
            <w:pPr>
              <w:pStyle w:val="GOSTTablenorm"/>
              <w:jc w:val="center"/>
              <w:rPr>
                <w:b/>
                <w:szCs w:val="22"/>
              </w:rPr>
            </w:pPr>
            <w:commentRangeStart w:id="692"/>
            <w:r w:rsidRPr="00A57119">
              <w:rPr>
                <w:b/>
                <w:szCs w:val="22"/>
              </w:rPr>
              <w:t>Акт приемки-передачи показателей лицевого счета администратора доходов бюджета при реорганизации BRA_DOC_D_028 (Document)</w:t>
            </w:r>
            <w:commentRangeEnd w:id="692"/>
            <w:r w:rsidRPr="00A57119">
              <w:rPr>
                <w:rStyle w:val="affa"/>
              </w:rPr>
              <w:commentReference w:id="692"/>
            </w:r>
          </w:p>
        </w:tc>
      </w:tr>
      <w:tr w:rsidR="00ED204B" w:rsidRPr="00BD0FAD" w14:paraId="6FFB62F9" w14:textId="77777777" w:rsidTr="006B7995">
        <w:tc>
          <w:tcPr>
            <w:tcW w:w="1120" w:type="pct"/>
          </w:tcPr>
          <w:p w14:paraId="1E633F44" w14:textId="2BB1F2F1" w:rsidR="00ED204B" w:rsidRPr="00BD0FAD" w:rsidRDefault="00ED204B" w:rsidP="000D63FB">
            <w:pPr>
              <w:pStyle w:val="GOSTTablenorm"/>
            </w:pPr>
            <w:r w:rsidRPr="00BD0FAD">
              <w:t>Номер документа</w:t>
            </w:r>
          </w:p>
        </w:tc>
        <w:tc>
          <w:tcPr>
            <w:tcW w:w="795" w:type="pct"/>
          </w:tcPr>
          <w:p w14:paraId="607EDD35" w14:textId="2E4AD08A" w:rsidR="00ED204B" w:rsidRPr="000D63FB" w:rsidRDefault="00ED204B" w:rsidP="000D63FB">
            <w:pPr>
              <w:pStyle w:val="GOSTTablenorm"/>
            </w:pPr>
            <w:r w:rsidRPr="000D63FB">
              <w:t>document_no</w:t>
            </w:r>
          </w:p>
        </w:tc>
        <w:tc>
          <w:tcPr>
            <w:tcW w:w="560" w:type="pct"/>
          </w:tcPr>
          <w:p w14:paraId="7DF91B5C" w14:textId="072EFE6D" w:rsidR="00ED204B" w:rsidRPr="00BD0FAD" w:rsidRDefault="00ED204B" w:rsidP="000D63FB">
            <w:pPr>
              <w:pStyle w:val="GOSTTablenorm"/>
              <w:rPr>
                <w:lang w:eastAsia="en-US"/>
              </w:rPr>
            </w:pPr>
            <w:r w:rsidRPr="00BD0FAD">
              <w:t>Строка</w:t>
            </w:r>
          </w:p>
        </w:tc>
        <w:tc>
          <w:tcPr>
            <w:tcW w:w="374" w:type="pct"/>
          </w:tcPr>
          <w:p w14:paraId="589B81D8" w14:textId="30E3493B" w:rsidR="00ED204B" w:rsidRPr="00BD0FAD" w:rsidRDefault="00ED204B" w:rsidP="000D63FB">
            <w:pPr>
              <w:pStyle w:val="GOSTTablenorm"/>
            </w:pPr>
            <w:r w:rsidRPr="00BD0FAD">
              <w:t>Да</w:t>
            </w:r>
          </w:p>
        </w:tc>
        <w:tc>
          <w:tcPr>
            <w:tcW w:w="374" w:type="pct"/>
          </w:tcPr>
          <w:p w14:paraId="60D12B2F" w14:textId="1A7D27AA" w:rsidR="00ED204B" w:rsidRPr="00BD0FAD" w:rsidRDefault="00ED204B" w:rsidP="000D63FB">
            <w:pPr>
              <w:pStyle w:val="GOSTTablenorm"/>
            </w:pPr>
            <w:r w:rsidRPr="00BD0FAD">
              <w:t>&lt;=15</w:t>
            </w:r>
          </w:p>
        </w:tc>
        <w:tc>
          <w:tcPr>
            <w:tcW w:w="1777" w:type="pct"/>
          </w:tcPr>
          <w:p w14:paraId="5372A39B" w14:textId="7A8B52DA" w:rsidR="00ED204B" w:rsidRPr="00BD0FAD" w:rsidRDefault="00ED204B" w:rsidP="000D63FB">
            <w:pPr>
              <w:pStyle w:val="GOSTTablenorm"/>
            </w:pPr>
            <w:r w:rsidRPr="00BD0FAD">
              <w:t>Указывать номер документа</w:t>
            </w:r>
          </w:p>
        </w:tc>
      </w:tr>
      <w:tr w:rsidR="00ED204B" w:rsidRPr="00BD0FAD" w14:paraId="2F692EDF" w14:textId="77777777" w:rsidTr="006B7995">
        <w:tc>
          <w:tcPr>
            <w:tcW w:w="1120" w:type="pct"/>
          </w:tcPr>
          <w:p w14:paraId="79B93E5A" w14:textId="79F093FE" w:rsidR="00ED204B" w:rsidRPr="00BD0FAD" w:rsidRDefault="00ED204B" w:rsidP="000D63FB">
            <w:pPr>
              <w:pStyle w:val="GOSTTablenorm"/>
            </w:pPr>
            <w:r w:rsidRPr="00BD0FAD">
              <w:t>Дата документа</w:t>
            </w:r>
          </w:p>
        </w:tc>
        <w:tc>
          <w:tcPr>
            <w:tcW w:w="795" w:type="pct"/>
          </w:tcPr>
          <w:p w14:paraId="529A04D8" w14:textId="2D96E36E" w:rsidR="00ED204B" w:rsidRPr="000D63FB" w:rsidRDefault="00ED204B" w:rsidP="000D63FB">
            <w:pPr>
              <w:pStyle w:val="GOSTTablenorm"/>
            </w:pPr>
            <w:r w:rsidRPr="000D63FB">
              <w:t>document_date</w:t>
            </w:r>
          </w:p>
        </w:tc>
        <w:tc>
          <w:tcPr>
            <w:tcW w:w="560" w:type="pct"/>
          </w:tcPr>
          <w:p w14:paraId="79B8BFF0" w14:textId="109FBAF8" w:rsidR="00ED204B" w:rsidRPr="00BD0FAD" w:rsidRDefault="00ED204B" w:rsidP="000D63FB">
            <w:pPr>
              <w:pStyle w:val="GOSTTablenorm"/>
              <w:rPr>
                <w:lang w:eastAsia="en-US"/>
              </w:rPr>
            </w:pPr>
            <w:r w:rsidRPr="00BD0FAD">
              <w:t>Дата</w:t>
            </w:r>
          </w:p>
        </w:tc>
        <w:tc>
          <w:tcPr>
            <w:tcW w:w="374" w:type="pct"/>
          </w:tcPr>
          <w:p w14:paraId="3FA8427D" w14:textId="5AD484EC" w:rsidR="00ED204B" w:rsidRPr="00BD0FAD" w:rsidRDefault="00ED204B" w:rsidP="000D63FB">
            <w:pPr>
              <w:pStyle w:val="GOSTTablenorm"/>
            </w:pPr>
            <w:r w:rsidRPr="00BD0FAD">
              <w:t>Да</w:t>
            </w:r>
          </w:p>
        </w:tc>
        <w:tc>
          <w:tcPr>
            <w:tcW w:w="374" w:type="pct"/>
          </w:tcPr>
          <w:p w14:paraId="350B8942" w14:textId="682FBE6E" w:rsidR="00ED204B" w:rsidRPr="00BD0FAD" w:rsidRDefault="00ED204B" w:rsidP="000D63FB">
            <w:pPr>
              <w:pStyle w:val="GOSTTablenorm"/>
            </w:pPr>
          </w:p>
        </w:tc>
        <w:tc>
          <w:tcPr>
            <w:tcW w:w="1777" w:type="pct"/>
          </w:tcPr>
          <w:p w14:paraId="169D6645" w14:textId="487535EA" w:rsidR="00ED204B" w:rsidRPr="00BD0FAD" w:rsidRDefault="00ED204B" w:rsidP="000D63FB">
            <w:pPr>
              <w:pStyle w:val="GOSTTablenorm"/>
            </w:pPr>
            <w:r w:rsidRPr="00BD0FAD">
              <w:t>Указывается дата документа в формате YYYY-MM-DD</w:t>
            </w:r>
          </w:p>
        </w:tc>
      </w:tr>
      <w:tr w:rsidR="00ED204B" w:rsidRPr="00BD0FAD" w14:paraId="6C0CEFEC" w14:textId="77777777" w:rsidTr="006B7995">
        <w:tc>
          <w:tcPr>
            <w:tcW w:w="1120" w:type="pct"/>
          </w:tcPr>
          <w:p w14:paraId="0862B8FF" w14:textId="6A7095F6" w:rsidR="00ED204B" w:rsidRPr="00BD0FAD" w:rsidRDefault="00ED204B" w:rsidP="000D63FB">
            <w:pPr>
              <w:pStyle w:val="GOSTTablenorm"/>
              <w:rPr>
                <w:highlight w:val="yellow"/>
              </w:rPr>
            </w:pPr>
            <w:r w:rsidRPr="00BD0FAD">
              <w:t>Вид документа</w:t>
            </w:r>
          </w:p>
        </w:tc>
        <w:tc>
          <w:tcPr>
            <w:tcW w:w="795" w:type="pct"/>
          </w:tcPr>
          <w:p w14:paraId="4E5FC542" w14:textId="7C35EE62" w:rsidR="00ED204B" w:rsidRPr="000D63FB" w:rsidRDefault="00ED204B" w:rsidP="000D63FB">
            <w:pPr>
              <w:pStyle w:val="GOSTTablenorm"/>
              <w:rPr>
                <w:highlight w:val="yellow"/>
              </w:rPr>
            </w:pPr>
            <w:r w:rsidRPr="000D63FB">
              <w:t>document_type</w:t>
            </w:r>
          </w:p>
        </w:tc>
        <w:tc>
          <w:tcPr>
            <w:tcW w:w="560" w:type="pct"/>
          </w:tcPr>
          <w:p w14:paraId="4B1F5EC6" w14:textId="3C0714A5" w:rsidR="00ED204B" w:rsidRPr="00BD0FAD" w:rsidRDefault="00ED204B" w:rsidP="000D63FB">
            <w:pPr>
              <w:pStyle w:val="GOSTTablenorm"/>
              <w:rPr>
                <w:highlight w:val="yellow"/>
                <w:lang w:eastAsia="en-US"/>
              </w:rPr>
            </w:pPr>
            <w:r w:rsidRPr="00BD0FAD">
              <w:t>Строка</w:t>
            </w:r>
          </w:p>
        </w:tc>
        <w:tc>
          <w:tcPr>
            <w:tcW w:w="374" w:type="pct"/>
          </w:tcPr>
          <w:p w14:paraId="0D83BE0E" w14:textId="76AFDF45" w:rsidR="00ED204B" w:rsidRPr="00BD0FAD" w:rsidRDefault="00ED204B" w:rsidP="000D63FB">
            <w:pPr>
              <w:pStyle w:val="GOSTTablenorm"/>
              <w:rPr>
                <w:highlight w:val="yellow"/>
              </w:rPr>
            </w:pPr>
            <w:r w:rsidRPr="00BD0FAD">
              <w:t>Да</w:t>
            </w:r>
          </w:p>
        </w:tc>
        <w:tc>
          <w:tcPr>
            <w:tcW w:w="374" w:type="pct"/>
          </w:tcPr>
          <w:p w14:paraId="121ED6B0" w14:textId="6DD170C6" w:rsidR="00ED204B" w:rsidRPr="00BD0FAD" w:rsidRDefault="00ED204B" w:rsidP="000D63FB">
            <w:pPr>
              <w:pStyle w:val="GOSTTablenorm"/>
              <w:rPr>
                <w:highlight w:val="yellow"/>
              </w:rPr>
            </w:pPr>
            <w:r w:rsidRPr="00BD0FAD">
              <w:t>&lt;= 50</w:t>
            </w:r>
          </w:p>
        </w:tc>
        <w:tc>
          <w:tcPr>
            <w:tcW w:w="1777" w:type="pct"/>
          </w:tcPr>
          <w:p w14:paraId="441EC8DF" w14:textId="0BDDC687" w:rsidR="00ED204B" w:rsidRPr="00BD0FAD" w:rsidRDefault="00ED204B" w:rsidP="000D63FB">
            <w:pPr>
              <w:pStyle w:val="GOSTTablenorm"/>
              <w:rPr>
                <w:highlight w:val="yellow"/>
              </w:rPr>
            </w:pPr>
            <w:r w:rsidRPr="00BD0FAD">
              <w:t>Указывается вид документа – «ИРД»</w:t>
            </w:r>
          </w:p>
        </w:tc>
      </w:tr>
      <w:tr w:rsidR="00ED204B" w:rsidRPr="00BD0FAD" w14:paraId="70991668" w14:textId="77777777" w:rsidTr="006B7995">
        <w:tc>
          <w:tcPr>
            <w:tcW w:w="1120" w:type="pct"/>
          </w:tcPr>
          <w:p w14:paraId="5071A348" w14:textId="5615E5A9" w:rsidR="00ED204B" w:rsidRPr="00BD0FAD" w:rsidRDefault="00ED204B" w:rsidP="000D63FB">
            <w:pPr>
              <w:pStyle w:val="GOSTTablenorm"/>
            </w:pPr>
            <w:r w:rsidRPr="00BD0FAD">
              <w:rPr>
                <w:color w:val="000000"/>
                <w:highlight w:val="yellow"/>
              </w:rPr>
              <w:t>Казначейский счет</w:t>
            </w:r>
          </w:p>
        </w:tc>
        <w:tc>
          <w:tcPr>
            <w:tcW w:w="795" w:type="pct"/>
          </w:tcPr>
          <w:p w14:paraId="3291EDF4" w14:textId="21185C36" w:rsidR="00ED204B" w:rsidRPr="000D63FB" w:rsidRDefault="00ED204B" w:rsidP="000D63FB">
            <w:pPr>
              <w:pStyle w:val="GOSTTablenorm"/>
            </w:pPr>
            <w:r w:rsidRPr="000D63FB">
              <w:rPr>
                <w:highlight w:val="yellow"/>
              </w:rPr>
              <w:t>treasury_account</w:t>
            </w:r>
          </w:p>
        </w:tc>
        <w:tc>
          <w:tcPr>
            <w:tcW w:w="560" w:type="pct"/>
            <w:vAlign w:val="center"/>
          </w:tcPr>
          <w:p w14:paraId="23627997" w14:textId="3E9658F6" w:rsidR="00ED204B" w:rsidRPr="00BD0FAD" w:rsidRDefault="00ED204B" w:rsidP="000D63FB">
            <w:pPr>
              <w:pStyle w:val="GOSTTablenorm"/>
            </w:pPr>
            <w:r w:rsidRPr="00BD0FAD">
              <w:rPr>
                <w:color w:val="000000"/>
                <w:highlight w:val="yellow"/>
              </w:rPr>
              <w:t>Строка</w:t>
            </w:r>
          </w:p>
        </w:tc>
        <w:tc>
          <w:tcPr>
            <w:tcW w:w="374" w:type="pct"/>
            <w:vAlign w:val="center"/>
          </w:tcPr>
          <w:p w14:paraId="13DF686E" w14:textId="28DFAAF0" w:rsidR="00ED204B" w:rsidRPr="00BD0FAD" w:rsidRDefault="00ED204B" w:rsidP="000D63FB">
            <w:pPr>
              <w:pStyle w:val="GOSTTablenorm"/>
            </w:pPr>
            <w:r w:rsidRPr="00BD0FAD">
              <w:rPr>
                <w:color w:val="000000"/>
                <w:highlight w:val="yellow"/>
              </w:rPr>
              <w:t>Да</w:t>
            </w:r>
          </w:p>
        </w:tc>
        <w:tc>
          <w:tcPr>
            <w:tcW w:w="374" w:type="pct"/>
            <w:vAlign w:val="center"/>
          </w:tcPr>
          <w:p w14:paraId="7CB5FDE1" w14:textId="27AD7D4D" w:rsidR="00ED204B" w:rsidRPr="00BD0FAD" w:rsidRDefault="00ED204B" w:rsidP="000D63FB">
            <w:pPr>
              <w:pStyle w:val="GOSTTablenorm"/>
            </w:pPr>
            <w:r w:rsidRPr="00BD0FAD">
              <w:rPr>
                <w:color w:val="000000"/>
                <w:highlight w:val="yellow"/>
              </w:rPr>
              <w:t>=20</w:t>
            </w:r>
          </w:p>
        </w:tc>
        <w:tc>
          <w:tcPr>
            <w:tcW w:w="1777" w:type="pct"/>
          </w:tcPr>
          <w:p w14:paraId="6CD98A3C" w14:textId="3490EC2C" w:rsidR="00ED204B" w:rsidRPr="00BD0FAD" w:rsidRDefault="00ED204B" w:rsidP="000D63FB">
            <w:pPr>
              <w:pStyle w:val="GOSTTablenorm"/>
            </w:pPr>
            <w:r w:rsidRPr="00BD0FAD">
              <w:t>Указывается казначейский счет</w:t>
            </w:r>
          </w:p>
        </w:tc>
      </w:tr>
      <w:tr w:rsidR="00ED204B" w:rsidRPr="00BD0FAD" w14:paraId="1CA1B8F7" w14:textId="77777777" w:rsidTr="006B7995">
        <w:tc>
          <w:tcPr>
            <w:tcW w:w="1120" w:type="pct"/>
          </w:tcPr>
          <w:p w14:paraId="70D99AAA" w14:textId="78FBFBD7" w:rsidR="00ED204B" w:rsidRPr="000D63FB" w:rsidRDefault="00ED204B" w:rsidP="000D63FB">
            <w:pPr>
              <w:pStyle w:val="GOSTTablenorm"/>
              <w:rPr>
                <w:b/>
              </w:rPr>
            </w:pPr>
            <w:r w:rsidRPr="000D63FB">
              <w:rPr>
                <w:b/>
              </w:rPr>
              <w:t>Реквизиты передающей стороны</w:t>
            </w:r>
          </w:p>
        </w:tc>
        <w:tc>
          <w:tcPr>
            <w:tcW w:w="795" w:type="pct"/>
          </w:tcPr>
          <w:p w14:paraId="670F60DE" w14:textId="34CC97E3" w:rsidR="00ED204B" w:rsidRPr="000D63FB" w:rsidRDefault="00ED204B" w:rsidP="000D63FB">
            <w:pPr>
              <w:pStyle w:val="GOSTTablenorm"/>
              <w:rPr>
                <w:b/>
              </w:rPr>
            </w:pPr>
            <w:r w:rsidRPr="000D63FB">
              <w:rPr>
                <w:b/>
              </w:rPr>
              <w:t>sender</w:t>
            </w:r>
          </w:p>
        </w:tc>
        <w:tc>
          <w:tcPr>
            <w:tcW w:w="560" w:type="pct"/>
          </w:tcPr>
          <w:p w14:paraId="54042141" w14:textId="78CF97F8" w:rsidR="00ED204B" w:rsidRPr="00BD0FAD" w:rsidRDefault="00ED204B" w:rsidP="000D63FB">
            <w:pPr>
              <w:pStyle w:val="GOSTTablenorm"/>
            </w:pPr>
            <w:r w:rsidRPr="00BD0FAD">
              <w:t>Блок</w:t>
            </w:r>
          </w:p>
        </w:tc>
        <w:tc>
          <w:tcPr>
            <w:tcW w:w="374" w:type="pct"/>
          </w:tcPr>
          <w:p w14:paraId="3D7C9713" w14:textId="4F05EDEB" w:rsidR="00ED204B" w:rsidRPr="00BD0FAD" w:rsidRDefault="00ED204B" w:rsidP="000D63FB">
            <w:pPr>
              <w:pStyle w:val="GOSTTablenorm"/>
            </w:pPr>
            <w:r w:rsidRPr="00BD0FAD">
              <w:t>Да</w:t>
            </w:r>
          </w:p>
        </w:tc>
        <w:tc>
          <w:tcPr>
            <w:tcW w:w="374" w:type="pct"/>
          </w:tcPr>
          <w:p w14:paraId="6FBC9349" w14:textId="77777777" w:rsidR="00ED204B" w:rsidRPr="00BD0FAD" w:rsidRDefault="00ED204B" w:rsidP="000D63FB">
            <w:pPr>
              <w:pStyle w:val="GOSTTablenorm"/>
            </w:pPr>
          </w:p>
        </w:tc>
        <w:tc>
          <w:tcPr>
            <w:tcW w:w="1777" w:type="pct"/>
          </w:tcPr>
          <w:p w14:paraId="306B3A20" w14:textId="25498067" w:rsidR="00ED204B" w:rsidRPr="00BD0FAD" w:rsidRDefault="00ED204B" w:rsidP="000D63FB">
            <w:pPr>
              <w:pStyle w:val="GOSTTablenorm"/>
            </w:pPr>
            <w:r w:rsidRPr="00BD0FAD">
              <w:t>Указываются реквизиты передающего полномочия АДБ</w:t>
            </w:r>
          </w:p>
        </w:tc>
      </w:tr>
      <w:tr w:rsidR="00ED204B" w:rsidRPr="00BD0FAD" w14:paraId="3D4BB225" w14:textId="77777777" w:rsidTr="006B7995">
        <w:tc>
          <w:tcPr>
            <w:tcW w:w="1120" w:type="pct"/>
          </w:tcPr>
          <w:p w14:paraId="03419F52" w14:textId="31852EB5" w:rsidR="00ED204B" w:rsidRPr="00BD0FAD" w:rsidRDefault="00ED204B" w:rsidP="000D63FB">
            <w:pPr>
              <w:pStyle w:val="GOSTTablenorm"/>
            </w:pPr>
            <w:r w:rsidRPr="00BD0FAD">
              <w:t>ЛС</w:t>
            </w:r>
            <w:r w:rsidRPr="00BD0FAD">
              <w:rPr>
                <w:lang w:val="en-US"/>
              </w:rPr>
              <w:t xml:space="preserve"> </w:t>
            </w:r>
            <w:r w:rsidRPr="00BD0FAD">
              <w:t>передающего</w:t>
            </w:r>
          </w:p>
        </w:tc>
        <w:tc>
          <w:tcPr>
            <w:tcW w:w="795" w:type="pct"/>
          </w:tcPr>
          <w:p w14:paraId="0789BA20" w14:textId="5D5DA387" w:rsidR="00ED204B" w:rsidRPr="000D63FB" w:rsidRDefault="00ED204B" w:rsidP="000D63FB">
            <w:pPr>
              <w:pStyle w:val="GOSTTablenorm"/>
            </w:pPr>
            <w:r w:rsidRPr="000D63FB">
              <w:rPr>
                <w:b/>
              </w:rPr>
              <w:t>sender</w:t>
            </w:r>
            <w:r w:rsidRPr="000D63FB">
              <w:t>:account</w:t>
            </w:r>
          </w:p>
        </w:tc>
        <w:tc>
          <w:tcPr>
            <w:tcW w:w="560" w:type="pct"/>
          </w:tcPr>
          <w:p w14:paraId="49B60CFB" w14:textId="6C5760B6" w:rsidR="00ED204B" w:rsidRPr="00BD0FAD" w:rsidRDefault="00ED204B" w:rsidP="000D63FB">
            <w:pPr>
              <w:pStyle w:val="GOSTTablenorm"/>
            </w:pPr>
            <w:r w:rsidRPr="00BD0FAD">
              <w:t>Строка</w:t>
            </w:r>
          </w:p>
        </w:tc>
        <w:tc>
          <w:tcPr>
            <w:tcW w:w="374" w:type="pct"/>
          </w:tcPr>
          <w:p w14:paraId="681CE239" w14:textId="6F260AD1" w:rsidR="00ED204B" w:rsidRPr="00BD0FAD" w:rsidRDefault="00ED204B" w:rsidP="000D63FB">
            <w:pPr>
              <w:pStyle w:val="GOSTTablenorm"/>
            </w:pPr>
            <w:r w:rsidRPr="00BD0FAD">
              <w:t>Да</w:t>
            </w:r>
          </w:p>
        </w:tc>
        <w:tc>
          <w:tcPr>
            <w:tcW w:w="374" w:type="pct"/>
          </w:tcPr>
          <w:p w14:paraId="371F8896" w14:textId="2179F8ED" w:rsidR="00ED204B" w:rsidRPr="00BD0FAD" w:rsidRDefault="00ED204B" w:rsidP="000D63FB">
            <w:pPr>
              <w:pStyle w:val="GOSTTablenorm"/>
            </w:pPr>
            <w:r w:rsidRPr="00BD0FAD">
              <w:t>= 11</w:t>
            </w:r>
          </w:p>
        </w:tc>
        <w:tc>
          <w:tcPr>
            <w:tcW w:w="1777" w:type="pct"/>
          </w:tcPr>
          <w:p w14:paraId="4FC7C133" w14:textId="0FCFAB5D" w:rsidR="00ED204B" w:rsidRPr="00BD0FAD" w:rsidRDefault="00ED204B" w:rsidP="000D63FB">
            <w:pPr>
              <w:pStyle w:val="GOSTTablenorm"/>
            </w:pPr>
            <w:r w:rsidRPr="00BD0FAD">
              <w:t>Указывается ЛС передающего полномочия АДБ</w:t>
            </w:r>
          </w:p>
        </w:tc>
      </w:tr>
      <w:tr w:rsidR="00ED204B" w:rsidRPr="00BD0FAD" w14:paraId="03F9B0A3" w14:textId="77777777" w:rsidTr="006B7995">
        <w:tc>
          <w:tcPr>
            <w:tcW w:w="1120" w:type="pct"/>
          </w:tcPr>
          <w:p w14:paraId="1BFE0F82" w14:textId="5F4F5F75" w:rsidR="00ED204B" w:rsidRPr="000D63FB" w:rsidRDefault="00ED204B" w:rsidP="000D63FB">
            <w:pPr>
              <w:pStyle w:val="GOSTTablenorm"/>
              <w:rPr>
                <w:b/>
              </w:rPr>
            </w:pPr>
            <w:r w:rsidRPr="000D63FB">
              <w:rPr>
                <w:b/>
              </w:rPr>
              <w:t>Реквизиты</w:t>
            </w:r>
            <w:r w:rsidRPr="000D63FB">
              <w:rPr>
                <w:b/>
                <w:lang w:val="en-US"/>
              </w:rPr>
              <w:t xml:space="preserve"> </w:t>
            </w:r>
            <w:r w:rsidRPr="000D63FB">
              <w:rPr>
                <w:b/>
              </w:rPr>
              <w:t>принимающей</w:t>
            </w:r>
            <w:r w:rsidRPr="000D63FB">
              <w:rPr>
                <w:b/>
                <w:lang w:val="en-US"/>
              </w:rPr>
              <w:t xml:space="preserve"> </w:t>
            </w:r>
            <w:r w:rsidRPr="000D63FB">
              <w:rPr>
                <w:b/>
              </w:rPr>
              <w:t>стороны</w:t>
            </w:r>
          </w:p>
        </w:tc>
        <w:tc>
          <w:tcPr>
            <w:tcW w:w="795" w:type="pct"/>
          </w:tcPr>
          <w:p w14:paraId="7CA5AE70" w14:textId="030DF0A9" w:rsidR="00ED204B" w:rsidRPr="000D63FB" w:rsidRDefault="00ED204B" w:rsidP="000D63FB">
            <w:pPr>
              <w:pStyle w:val="GOSTTablenorm"/>
              <w:rPr>
                <w:b/>
              </w:rPr>
            </w:pPr>
            <w:r w:rsidRPr="000D63FB">
              <w:rPr>
                <w:b/>
              </w:rPr>
              <w:t>recipient</w:t>
            </w:r>
          </w:p>
        </w:tc>
        <w:tc>
          <w:tcPr>
            <w:tcW w:w="560" w:type="pct"/>
          </w:tcPr>
          <w:p w14:paraId="7B21F213" w14:textId="48D63F1D" w:rsidR="00ED204B" w:rsidRPr="00BD0FAD" w:rsidRDefault="00ED204B" w:rsidP="000D63FB">
            <w:pPr>
              <w:pStyle w:val="GOSTTablenorm"/>
            </w:pPr>
            <w:r w:rsidRPr="00BD0FAD">
              <w:t>Блок</w:t>
            </w:r>
          </w:p>
        </w:tc>
        <w:tc>
          <w:tcPr>
            <w:tcW w:w="374" w:type="pct"/>
          </w:tcPr>
          <w:p w14:paraId="6050B89D" w14:textId="5E400C75" w:rsidR="00ED204B" w:rsidRPr="00BD0FAD" w:rsidRDefault="00ED204B" w:rsidP="000D63FB">
            <w:pPr>
              <w:pStyle w:val="GOSTTablenorm"/>
            </w:pPr>
            <w:r w:rsidRPr="00BD0FAD">
              <w:t>Да</w:t>
            </w:r>
          </w:p>
        </w:tc>
        <w:tc>
          <w:tcPr>
            <w:tcW w:w="374" w:type="pct"/>
          </w:tcPr>
          <w:p w14:paraId="13C746AA" w14:textId="77777777" w:rsidR="00ED204B" w:rsidRPr="00BD0FAD" w:rsidRDefault="00ED204B" w:rsidP="000D63FB">
            <w:pPr>
              <w:pStyle w:val="GOSTTablenorm"/>
            </w:pPr>
          </w:p>
        </w:tc>
        <w:tc>
          <w:tcPr>
            <w:tcW w:w="1777" w:type="pct"/>
          </w:tcPr>
          <w:p w14:paraId="5EEEA340" w14:textId="2CEDCE40" w:rsidR="00ED204B" w:rsidRPr="00BD0FAD" w:rsidRDefault="00ED204B" w:rsidP="000D63FB">
            <w:pPr>
              <w:pStyle w:val="GOSTTablenorm"/>
            </w:pPr>
            <w:r w:rsidRPr="00BD0FAD">
              <w:t>Указываются реквизиты принимающего полномочия АДБ</w:t>
            </w:r>
          </w:p>
        </w:tc>
      </w:tr>
      <w:tr w:rsidR="00ED204B" w:rsidRPr="00BD0FAD" w14:paraId="79FDC0E0" w14:textId="77777777" w:rsidTr="006B7995">
        <w:tc>
          <w:tcPr>
            <w:tcW w:w="1120" w:type="pct"/>
          </w:tcPr>
          <w:p w14:paraId="470AFCF9" w14:textId="36C122A9" w:rsidR="00ED204B" w:rsidRPr="00BD0FAD" w:rsidRDefault="00ED204B" w:rsidP="000D63FB">
            <w:pPr>
              <w:pStyle w:val="GOSTTablenorm"/>
            </w:pPr>
            <w:r w:rsidRPr="00BD0FAD">
              <w:lastRenderedPageBreak/>
              <w:t>ЛС</w:t>
            </w:r>
            <w:r w:rsidRPr="00BD0FAD">
              <w:rPr>
                <w:lang w:val="en-US"/>
              </w:rPr>
              <w:t xml:space="preserve"> </w:t>
            </w:r>
            <w:r w:rsidRPr="00BD0FAD">
              <w:t>принимающего</w:t>
            </w:r>
          </w:p>
        </w:tc>
        <w:tc>
          <w:tcPr>
            <w:tcW w:w="795" w:type="pct"/>
          </w:tcPr>
          <w:p w14:paraId="0B97AF7B" w14:textId="2A5B7C98" w:rsidR="00ED204B" w:rsidRPr="000D63FB" w:rsidRDefault="00ED204B" w:rsidP="000D63FB">
            <w:pPr>
              <w:pStyle w:val="GOSTTablenorm"/>
              <w:rPr>
                <w:highlight w:val="yellow"/>
              </w:rPr>
            </w:pPr>
            <w:r w:rsidRPr="000D63FB">
              <w:rPr>
                <w:b/>
              </w:rPr>
              <w:t>recipient:</w:t>
            </w:r>
            <w:r w:rsidRPr="000D63FB">
              <w:t>account</w:t>
            </w:r>
          </w:p>
        </w:tc>
        <w:tc>
          <w:tcPr>
            <w:tcW w:w="560" w:type="pct"/>
          </w:tcPr>
          <w:p w14:paraId="5533BF0D" w14:textId="12C7ACD6" w:rsidR="00ED204B" w:rsidRPr="00BD0FAD" w:rsidRDefault="00ED204B" w:rsidP="000D63FB">
            <w:pPr>
              <w:pStyle w:val="GOSTTablenorm"/>
            </w:pPr>
            <w:r w:rsidRPr="00BD0FAD">
              <w:t>Строка</w:t>
            </w:r>
          </w:p>
        </w:tc>
        <w:tc>
          <w:tcPr>
            <w:tcW w:w="374" w:type="pct"/>
          </w:tcPr>
          <w:p w14:paraId="3D35267F" w14:textId="113E4A83" w:rsidR="00ED204B" w:rsidRPr="00BD0FAD" w:rsidRDefault="00ED204B" w:rsidP="000D63FB">
            <w:pPr>
              <w:pStyle w:val="GOSTTablenorm"/>
            </w:pPr>
            <w:r w:rsidRPr="00BD0FAD">
              <w:t>Да</w:t>
            </w:r>
          </w:p>
        </w:tc>
        <w:tc>
          <w:tcPr>
            <w:tcW w:w="374" w:type="pct"/>
          </w:tcPr>
          <w:p w14:paraId="3B12A8A2" w14:textId="374CEED4" w:rsidR="00ED204B" w:rsidRPr="00BD0FAD" w:rsidRDefault="00ED204B" w:rsidP="000D63FB">
            <w:pPr>
              <w:pStyle w:val="GOSTTablenorm"/>
            </w:pPr>
            <w:r w:rsidRPr="00BD0FAD">
              <w:t>= 11</w:t>
            </w:r>
          </w:p>
        </w:tc>
        <w:tc>
          <w:tcPr>
            <w:tcW w:w="1777" w:type="pct"/>
          </w:tcPr>
          <w:p w14:paraId="55DC282A" w14:textId="3A0E4152" w:rsidR="00ED204B" w:rsidRPr="00BD0FAD" w:rsidRDefault="00ED204B" w:rsidP="000D63FB">
            <w:pPr>
              <w:pStyle w:val="GOSTTablenorm"/>
            </w:pPr>
            <w:r w:rsidRPr="00BD0FAD">
              <w:t>Указывается ЛС принимающего полномочия АДБ</w:t>
            </w:r>
          </w:p>
        </w:tc>
      </w:tr>
      <w:tr w:rsidR="00ED204B" w:rsidRPr="00BD0FAD" w14:paraId="186C438A" w14:textId="77777777" w:rsidTr="006B7995">
        <w:tc>
          <w:tcPr>
            <w:tcW w:w="1120" w:type="pct"/>
          </w:tcPr>
          <w:p w14:paraId="7FE7AA88" w14:textId="1DBD42FB" w:rsidR="00ED204B" w:rsidRPr="000D63FB" w:rsidRDefault="00ED204B" w:rsidP="000D63FB">
            <w:pPr>
              <w:pStyle w:val="GOSTTablenorm"/>
              <w:rPr>
                <w:b/>
              </w:rPr>
            </w:pPr>
            <w:r w:rsidRPr="000D63FB">
              <w:rPr>
                <w:b/>
              </w:rPr>
              <w:t>Строки с данными передающего и принимающего АДБ</w:t>
            </w:r>
          </w:p>
        </w:tc>
        <w:tc>
          <w:tcPr>
            <w:tcW w:w="795" w:type="pct"/>
          </w:tcPr>
          <w:p w14:paraId="758626AD" w14:textId="49771AD6" w:rsidR="00ED204B" w:rsidRPr="000D63FB" w:rsidRDefault="00ED204B" w:rsidP="000D63FB">
            <w:pPr>
              <w:pStyle w:val="GOSTTablenorm"/>
              <w:rPr>
                <w:b/>
                <w:highlight w:val="green"/>
              </w:rPr>
            </w:pPr>
            <w:r w:rsidRPr="000D63FB">
              <w:rPr>
                <w:b/>
              </w:rPr>
              <w:t>entries</w:t>
            </w:r>
          </w:p>
        </w:tc>
        <w:tc>
          <w:tcPr>
            <w:tcW w:w="560" w:type="pct"/>
          </w:tcPr>
          <w:p w14:paraId="3686C40B" w14:textId="794D672C" w:rsidR="00ED204B" w:rsidRPr="00BD0FAD" w:rsidRDefault="00ED204B" w:rsidP="000D63FB">
            <w:pPr>
              <w:pStyle w:val="GOSTTablenorm"/>
            </w:pPr>
            <w:r w:rsidRPr="00BD0FAD">
              <w:t>Массив</w:t>
            </w:r>
          </w:p>
        </w:tc>
        <w:tc>
          <w:tcPr>
            <w:tcW w:w="374" w:type="pct"/>
          </w:tcPr>
          <w:p w14:paraId="6B1BA3F3" w14:textId="297BE9B6" w:rsidR="00ED204B" w:rsidRPr="00BD0FAD" w:rsidRDefault="00ED204B" w:rsidP="000D63FB">
            <w:pPr>
              <w:pStyle w:val="GOSTTablenorm"/>
            </w:pPr>
            <w:r w:rsidRPr="00BD0FAD">
              <w:t>Да</w:t>
            </w:r>
          </w:p>
        </w:tc>
        <w:tc>
          <w:tcPr>
            <w:tcW w:w="374" w:type="pct"/>
          </w:tcPr>
          <w:p w14:paraId="1E6D85D5" w14:textId="11C1C629" w:rsidR="00ED204B" w:rsidRPr="00BD0FAD" w:rsidRDefault="00ED204B" w:rsidP="000D63FB">
            <w:pPr>
              <w:pStyle w:val="GOSTTablenorm"/>
            </w:pPr>
          </w:p>
        </w:tc>
        <w:tc>
          <w:tcPr>
            <w:tcW w:w="1777" w:type="pct"/>
          </w:tcPr>
          <w:p w14:paraId="6AB40D39" w14:textId="10F223A0" w:rsidR="00ED204B" w:rsidRPr="00BD0FAD" w:rsidRDefault="00ED204B" w:rsidP="000D63FB">
            <w:pPr>
              <w:pStyle w:val="GOSTTablenorm"/>
            </w:pPr>
          </w:p>
        </w:tc>
      </w:tr>
      <w:tr w:rsidR="00ED204B" w:rsidRPr="00BD0FAD" w14:paraId="74469485" w14:textId="77777777" w:rsidTr="006B7995">
        <w:tc>
          <w:tcPr>
            <w:tcW w:w="1120" w:type="pct"/>
          </w:tcPr>
          <w:p w14:paraId="02E917BE" w14:textId="344D6653" w:rsidR="00ED204B" w:rsidRPr="00BD0FAD" w:rsidRDefault="00ED204B" w:rsidP="000D63FB">
            <w:pPr>
              <w:pStyle w:val="GOSTTablenorm"/>
            </w:pPr>
            <w:r w:rsidRPr="00BD0FAD">
              <w:rPr>
                <w:color w:val="000000"/>
              </w:rPr>
              <w:t>Сторона записи учета</w:t>
            </w:r>
          </w:p>
        </w:tc>
        <w:tc>
          <w:tcPr>
            <w:tcW w:w="795" w:type="pct"/>
          </w:tcPr>
          <w:p w14:paraId="43408E18" w14:textId="5FB0BFE9" w:rsidR="00ED204B" w:rsidRPr="000D63FB" w:rsidRDefault="00ED204B" w:rsidP="000D63FB">
            <w:pPr>
              <w:pStyle w:val="GOSTTablenorm"/>
            </w:pPr>
            <w:r w:rsidRPr="000D63FB">
              <w:rPr>
                <w:b/>
              </w:rPr>
              <w:t>entries:</w:t>
            </w:r>
            <w:r w:rsidRPr="000D63FB">
              <w:t>accounting_type</w:t>
            </w:r>
          </w:p>
        </w:tc>
        <w:tc>
          <w:tcPr>
            <w:tcW w:w="560" w:type="pct"/>
          </w:tcPr>
          <w:p w14:paraId="1E97FFCC" w14:textId="1ABF496E" w:rsidR="00ED204B" w:rsidRPr="00BD0FAD" w:rsidRDefault="00ED204B" w:rsidP="000D63FB">
            <w:pPr>
              <w:pStyle w:val="GOSTTablenorm"/>
              <w:rPr>
                <w:lang w:eastAsia="en-US"/>
              </w:rPr>
            </w:pPr>
            <w:r w:rsidRPr="00BD0FAD">
              <w:t>Строка</w:t>
            </w:r>
          </w:p>
        </w:tc>
        <w:tc>
          <w:tcPr>
            <w:tcW w:w="374" w:type="pct"/>
          </w:tcPr>
          <w:p w14:paraId="483CEDC1" w14:textId="3770B723" w:rsidR="00ED204B" w:rsidRPr="00BD0FAD" w:rsidRDefault="00ED204B" w:rsidP="000D63FB">
            <w:pPr>
              <w:pStyle w:val="GOSTTablenorm"/>
            </w:pPr>
            <w:r w:rsidRPr="00BD0FAD">
              <w:t>Да</w:t>
            </w:r>
          </w:p>
        </w:tc>
        <w:tc>
          <w:tcPr>
            <w:tcW w:w="374" w:type="pct"/>
          </w:tcPr>
          <w:p w14:paraId="6479EB3D" w14:textId="0A9491BF" w:rsidR="00ED204B" w:rsidRPr="00BD0FAD" w:rsidRDefault="00ED204B" w:rsidP="000D63FB">
            <w:pPr>
              <w:pStyle w:val="GOSTTablenorm"/>
            </w:pPr>
            <w:r w:rsidRPr="00BD0FAD">
              <w:t>=2</w:t>
            </w:r>
          </w:p>
        </w:tc>
        <w:tc>
          <w:tcPr>
            <w:tcW w:w="1777" w:type="pct"/>
          </w:tcPr>
          <w:p w14:paraId="3442731B" w14:textId="7A2E79B3" w:rsidR="00ED204B" w:rsidRPr="00BD0FAD" w:rsidRDefault="00ED204B" w:rsidP="000D63FB">
            <w:pPr>
              <w:pStyle w:val="GOSTTablenorm"/>
            </w:pPr>
            <w:r w:rsidRPr="00BD0FAD">
              <w:t>Указывается сторона записи учета, в которой содержаться данные по передающему или принимающему полномочия АДБ</w:t>
            </w:r>
          </w:p>
        </w:tc>
      </w:tr>
      <w:tr w:rsidR="00ED204B" w:rsidRPr="00BD0FAD" w14:paraId="6E084BCC" w14:textId="77777777" w:rsidTr="006B7995">
        <w:tc>
          <w:tcPr>
            <w:tcW w:w="1120" w:type="pct"/>
          </w:tcPr>
          <w:p w14:paraId="612AF3F4" w14:textId="63FFCCE0" w:rsidR="00ED204B" w:rsidRPr="00BD0FAD" w:rsidRDefault="00ED204B" w:rsidP="000D63FB">
            <w:pPr>
              <w:pStyle w:val="GOSTTablenorm"/>
            </w:pPr>
            <w:r w:rsidRPr="00BD0FAD">
              <w:rPr>
                <w:highlight w:val="yellow"/>
              </w:rPr>
              <w:t>Аналитический код СКУ</w:t>
            </w:r>
          </w:p>
        </w:tc>
        <w:tc>
          <w:tcPr>
            <w:tcW w:w="795" w:type="pct"/>
          </w:tcPr>
          <w:p w14:paraId="47DDC004" w14:textId="78D6FD05" w:rsidR="00ED204B" w:rsidRPr="000D63FB" w:rsidRDefault="00ED204B" w:rsidP="000D63FB">
            <w:pPr>
              <w:pStyle w:val="GOSTTablenorm"/>
              <w:rPr>
                <w:highlight w:val="yellow"/>
              </w:rPr>
            </w:pPr>
            <w:r w:rsidRPr="000D63FB">
              <w:rPr>
                <w:b/>
                <w:highlight w:val="yellow"/>
              </w:rPr>
              <w:t>entries:</w:t>
            </w:r>
            <w:r w:rsidRPr="000D63FB">
              <w:rPr>
                <w:highlight w:val="yellow"/>
              </w:rPr>
              <w:t>analytical_group_sku</w:t>
            </w:r>
          </w:p>
        </w:tc>
        <w:tc>
          <w:tcPr>
            <w:tcW w:w="560" w:type="pct"/>
          </w:tcPr>
          <w:p w14:paraId="211C3445" w14:textId="6AB59310" w:rsidR="00ED204B" w:rsidRPr="00BD0FAD" w:rsidRDefault="00ED204B" w:rsidP="000D63FB">
            <w:pPr>
              <w:pStyle w:val="GOSTTablenorm"/>
            </w:pPr>
            <w:r w:rsidRPr="00BD0FAD">
              <w:t>Строка</w:t>
            </w:r>
          </w:p>
        </w:tc>
        <w:tc>
          <w:tcPr>
            <w:tcW w:w="374" w:type="pct"/>
          </w:tcPr>
          <w:p w14:paraId="520DF43C" w14:textId="52D7BC88" w:rsidR="00ED204B" w:rsidRPr="00BD0FAD" w:rsidRDefault="00ED204B" w:rsidP="000D63FB">
            <w:pPr>
              <w:pStyle w:val="GOSTTablenorm"/>
            </w:pPr>
            <w:r w:rsidRPr="00BD0FAD">
              <w:t>Да</w:t>
            </w:r>
          </w:p>
        </w:tc>
        <w:tc>
          <w:tcPr>
            <w:tcW w:w="374" w:type="pct"/>
          </w:tcPr>
          <w:p w14:paraId="7C5F9256" w14:textId="39688094" w:rsidR="00ED204B" w:rsidRPr="00BD0FAD" w:rsidRDefault="00ED204B" w:rsidP="000D63FB">
            <w:pPr>
              <w:pStyle w:val="GOSTTablenorm"/>
            </w:pPr>
            <w:r w:rsidRPr="00BD0FAD">
              <w:t>= 2</w:t>
            </w:r>
          </w:p>
        </w:tc>
        <w:tc>
          <w:tcPr>
            <w:tcW w:w="1777" w:type="pct"/>
          </w:tcPr>
          <w:p w14:paraId="797DE6B3" w14:textId="79197911" w:rsidR="00ED204B" w:rsidRPr="00BD0FAD" w:rsidRDefault="00ED204B" w:rsidP="000D63FB">
            <w:pPr>
              <w:pStyle w:val="GOSTTablenorm"/>
            </w:pPr>
            <w:r w:rsidRPr="00BD0FAD">
              <w:t>Указывается аналитический код СКУ</w:t>
            </w:r>
          </w:p>
        </w:tc>
      </w:tr>
      <w:tr w:rsidR="00ED204B" w:rsidRPr="00BD0FAD" w14:paraId="09A638CF" w14:textId="77777777" w:rsidTr="006B7995">
        <w:tc>
          <w:tcPr>
            <w:tcW w:w="1120" w:type="pct"/>
          </w:tcPr>
          <w:p w14:paraId="14AD09A3" w14:textId="61467011" w:rsidR="00ED204B" w:rsidRPr="00BD0FAD" w:rsidRDefault="00ED204B" w:rsidP="000D63FB">
            <w:pPr>
              <w:pStyle w:val="GOSTTablenorm"/>
              <w:rPr>
                <w:strike/>
                <w:highlight w:val="yellow"/>
              </w:rPr>
            </w:pPr>
            <w:r w:rsidRPr="00BD0FAD">
              <w:t>КБК передающего</w:t>
            </w:r>
          </w:p>
        </w:tc>
        <w:tc>
          <w:tcPr>
            <w:tcW w:w="795" w:type="pct"/>
          </w:tcPr>
          <w:p w14:paraId="4D5771FB" w14:textId="626F9FA6" w:rsidR="00ED204B" w:rsidRPr="000D63FB" w:rsidRDefault="00ED204B" w:rsidP="000D63FB">
            <w:pPr>
              <w:pStyle w:val="GOSTTablenorm"/>
              <w:rPr>
                <w:highlight w:val="yellow"/>
              </w:rPr>
            </w:pPr>
            <w:r w:rsidRPr="000D63FB">
              <w:rPr>
                <w:b/>
                <w:highlight w:val="yellow"/>
              </w:rPr>
              <w:t>entries:</w:t>
            </w:r>
            <w:r w:rsidRPr="000D63FB">
              <w:rPr>
                <w:highlight w:val="yellow"/>
              </w:rPr>
              <w:t>bcc_sender</w:t>
            </w:r>
          </w:p>
        </w:tc>
        <w:tc>
          <w:tcPr>
            <w:tcW w:w="560" w:type="pct"/>
          </w:tcPr>
          <w:p w14:paraId="2EBC8AC4" w14:textId="6F4C986A" w:rsidR="00ED204B" w:rsidRPr="00BD0FAD" w:rsidRDefault="00ED204B" w:rsidP="000D63FB">
            <w:pPr>
              <w:pStyle w:val="GOSTTablenorm"/>
              <w:rPr>
                <w:strike/>
              </w:rPr>
            </w:pPr>
            <w:r w:rsidRPr="00BD0FAD">
              <w:t>Строка</w:t>
            </w:r>
          </w:p>
        </w:tc>
        <w:tc>
          <w:tcPr>
            <w:tcW w:w="374" w:type="pct"/>
          </w:tcPr>
          <w:p w14:paraId="12246037" w14:textId="68801709" w:rsidR="00ED204B" w:rsidRPr="00BD0FAD" w:rsidRDefault="00ED204B" w:rsidP="000D63FB">
            <w:pPr>
              <w:pStyle w:val="GOSTTablenorm"/>
              <w:rPr>
                <w:strike/>
              </w:rPr>
            </w:pPr>
            <w:r w:rsidRPr="00BD0FAD">
              <w:t>Нет</w:t>
            </w:r>
          </w:p>
        </w:tc>
        <w:tc>
          <w:tcPr>
            <w:tcW w:w="374" w:type="pct"/>
          </w:tcPr>
          <w:p w14:paraId="188BDDBF" w14:textId="1500B047" w:rsidR="00ED204B" w:rsidRPr="00BD0FAD" w:rsidRDefault="00ED204B" w:rsidP="000D63FB">
            <w:pPr>
              <w:pStyle w:val="GOSTTablenorm"/>
              <w:rPr>
                <w:strike/>
              </w:rPr>
            </w:pPr>
            <w:r w:rsidRPr="00BD0FAD">
              <w:t>= 20</w:t>
            </w:r>
          </w:p>
        </w:tc>
        <w:tc>
          <w:tcPr>
            <w:tcW w:w="1777" w:type="pct"/>
          </w:tcPr>
          <w:p w14:paraId="48C6B1F7" w14:textId="3C7F6B00" w:rsidR="00ED204B" w:rsidRPr="00BD0FAD" w:rsidRDefault="00ED204B" w:rsidP="000D63FB">
            <w:pPr>
              <w:pStyle w:val="GOSTTablenorm"/>
              <w:rPr>
                <w:strike/>
              </w:rPr>
            </w:pPr>
            <w:r w:rsidRPr="00BD0FAD">
              <w:t>Указывается КБК передающего полномочия АДБ. Параметр заполняется только при условии формирования строки с данными передающего полномочия АДБ (строка, в которой в параметре «Сумма</w:t>
            </w:r>
            <w:r w:rsidRPr="007C3A57">
              <w:t xml:space="preserve"> </w:t>
            </w:r>
            <w:r w:rsidRPr="00BD0FAD">
              <w:t>в</w:t>
            </w:r>
            <w:r w:rsidRPr="007C3A57">
              <w:t xml:space="preserve"> </w:t>
            </w:r>
            <w:r w:rsidRPr="00BD0FAD">
              <w:t>рублях» с «-» (минус))</w:t>
            </w:r>
          </w:p>
        </w:tc>
      </w:tr>
      <w:tr w:rsidR="00ED204B" w:rsidRPr="00BD0FAD" w14:paraId="11214183" w14:textId="77777777" w:rsidTr="006B7995">
        <w:tc>
          <w:tcPr>
            <w:tcW w:w="1120" w:type="pct"/>
          </w:tcPr>
          <w:p w14:paraId="6B20229B" w14:textId="7F38BE9B" w:rsidR="00ED204B" w:rsidRPr="00BD0FAD" w:rsidRDefault="00ED204B" w:rsidP="000D63FB">
            <w:pPr>
              <w:pStyle w:val="GOSTTablenorm"/>
            </w:pPr>
            <w:r w:rsidRPr="00BD0FAD">
              <w:rPr>
                <w:color w:val="000000"/>
                <w:highlight w:val="yellow"/>
              </w:rPr>
              <w:t>Тип КБК передающего</w:t>
            </w:r>
          </w:p>
        </w:tc>
        <w:tc>
          <w:tcPr>
            <w:tcW w:w="795" w:type="pct"/>
          </w:tcPr>
          <w:p w14:paraId="4ADC7617" w14:textId="0DDCCF49" w:rsidR="00ED204B" w:rsidRPr="000D63FB" w:rsidRDefault="00ED204B" w:rsidP="000D63FB">
            <w:pPr>
              <w:pStyle w:val="GOSTTablenorm"/>
              <w:rPr>
                <w:highlight w:val="yellow"/>
              </w:rPr>
            </w:pPr>
            <w:r w:rsidRPr="000D63FB">
              <w:rPr>
                <w:b/>
                <w:highlight w:val="yellow"/>
              </w:rPr>
              <w:t>entries</w:t>
            </w:r>
            <w:r w:rsidRPr="000D63FB">
              <w:rPr>
                <w:highlight w:val="yellow"/>
              </w:rPr>
              <w:t>:type_bcc_sender</w:t>
            </w:r>
          </w:p>
        </w:tc>
        <w:tc>
          <w:tcPr>
            <w:tcW w:w="560" w:type="pct"/>
          </w:tcPr>
          <w:p w14:paraId="06AB2BD9" w14:textId="6B08E887" w:rsidR="00ED204B" w:rsidRPr="00BD0FAD" w:rsidRDefault="00ED204B" w:rsidP="000D63FB">
            <w:pPr>
              <w:pStyle w:val="GOSTTablenorm"/>
            </w:pPr>
            <w:r w:rsidRPr="00BD0FAD">
              <w:rPr>
                <w:color w:val="000000"/>
                <w:highlight w:val="yellow"/>
              </w:rPr>
              <w:t>Строка</w:t>
            </w:r>
          </w:p>
        </w:tc>
        <w:tc>
          <w:tcPr>
            <w:tcW w:w="374" w:type="pct"/>
          </w:tcPr>
          <w:p w14:paraId="6FBDCEFD" w14:textId="4FCD680C" w:rsidR="00ED204B" w:rsidRPr="00BD0FAD" w:rsidRDefault="00ED204B" w:rsidP="000D63FB">
            <w:pPr>
              <w:pStyle w:val="GOSTTablenorm"/>
            </w:pPr>
            <w:r w:rsidRPr="00BD0FAD">
              <w:t>Нет</w:t>
            </w:r>
          </w:p>
        </w:tc>
        <w:tc>
          <w:tcPr>
            <w:tcW w:w="374" w:type="pct"/>
          </w:tcPr>
          <w:p w14:paraId="5FBAB1BA" w14:textId="161D6882" w:rsidR="00ED204B" w:rsidRPr="00BD0FAD" w:rsidRDefault="00ED204B" w:rsidP="000D63FB">
            <w:pPr>
              <w:pStyle w:val="GOSTTablenorm"/>
            </w:pPr>
            <w:r w:rsidRPr="00BD0FAD">
              <w:rPr>
                <w:color w:val="000000"/>
                <w:highlight w:val="yellow"/>
              </w:rPr>
              <w:t>=2</w:t>
            </w:r>
          </w:p>
        </w:tc>
        <w:tc>
          <w:tcPr>
            <w:tcW w:w="1777" w:type="pct"/>
          </w:tcPr>
          <w:p w14:paraId="5C95D210" w14:textId="77777777" w:rsidR="00ED204B" w:rsidRPr="00BD0FAD" w:rsidRDefault="00ED204B" w:rsidP="000D63FB">
            <w:pPr>
              <w:pStyle w:val="GOSTTablenorm"/>
              <w:rPr>
                <w:highlight w:val="yellow"/>
              </w:rPr>
            </w:pPr>
            <w:r w:rsidRPr="00BD0FAD">
              <w:rPr>
                <w:highlight w:val="yellow"/>
              </w:rPr>
              <w:t xml:space="preserve">Указывается тип КБК передающего </w:t>
            </w:r>
            <w:r w:rsidRPr="00BD0FAD">
              <w:t>полномочия АДБ</w:t>
            </w:r>
            <w:r w:rsidRPr="00BD0FAD">
              <w:rPr>
                <w:highlight w:val="yellow"/>
              </w:rPr>
              <w:t>.</w:t>
            </w:r>
          </w:p>
          <w:p w14:paraId="40C4373E" w14:textId="484AFB32" w:rsidR="00ED204B" w:rsidRPr="00BD0FAD" w:rsidRDefault="00ED204B" w:rsidP="000D63FB">
            <w:pPr>
              <w:pStyle w:val="GOSTTablenorm"/>
              <w:rPr>
                <w:highlight w:val="yellow"/>
              </w:rPr>
            </w:pPr>
            <w:r w:rsidRPr="00BD0FAD">
              <w:t>Параметр заполняется только при условии формирования строки с данными передающего полномочия АДБ (строка, в которой в параметре «Сумма в рублях» с «-» (минус)).</w:t>
            </w:r>
          </w:p>
          <w:p w14:paraId="7AA88980" w14:textId="2443313A" w:rsidR="00ED204B" w:rsidRPr="00BD0FAD" w:rsidRDefault="00ED204B" w:rsidP="000D63FB">
            <w:pPr>
              <w:pStyle w:val="GOSTTablenorm"/>
              <w:rPr>
                <w:highlight w:val="yellow"/>
              </w:rPr>
            </w:pPr>
            <w:r w:rsidRPr="00BD0FAD">
              <w:rPr>
                <w:highlight w:val="yellow"/>
              </w:rPr>
              <w:t>Если значение из параметра «КБК плательщика» соответствует шаблону «___0000000000000000000», то выгружается значение «00». Если значение не соответствует вышеуказанному шаблону то, определяется значение 4-го символа КБК.</w:t>
            </w:r>
          </w:p>
          <w:p w14:paraId="1841031E" w14:textId="00396B31" w:rsidR="00ED204B" w:rsidRPr="00BD0FAD" w:rsidRDefault="00ED204B" w:rsidP="00A35BC7">
            <w:pPr>
              <w:pStyle w:val="GOSTTablenorm"/>
            </w:pPr>
            <w:r w:rsidRPr="00BD0FAD">
              <w:rPr>
                <w:highlight w:val="yellow"/>
              </w:rPr>
              <w:t>Если 4-ый символ КБК равен «0», то тип КБК указывается «31»; если 4-ый символ КБК не равен «0», то тип КБК равен значению «20»</w:t>
            </w:r>
          </w:p>
        </w:tc>
      </w:tr>
      <w:tr w:rsidR="00ED204B" w:rsidRPr="00BD0FAD" w14:paraId="62D61AD1" w14:textId="77777777" w:rsidTr="006B7995">
        <w:tc>
          <w:tcPr>
            <w:tcW w:w="1120" w:type="pct"/>
          </w:tcPr>
          <w:p w14:paraId="5C4EEA1C" w14:textId="35D1E6C1" w:rsidR="00ED204B" w:rsidRPr="00F40E28" w:rsidRDefault="00ED204B" w:rsidP="000D63FB">
            <w:pPr>
              <w:pStyle w:val="GOSTTablenorm"/>
              <w:rPr>
                <w:strike/>
                <w:highlight w:val="yellow"/>
              </w:rPr>
            </w:pPr>
            <w:r w:rsidRPr="00BD0FAD">
              <w:rPr>
                <w:highlight w:val="yellow"/>
              </w:rPr>
              <w:t>ОКТМО</w:t>
            </w:r>
          </w:p>
        </w:tc>
        <w:tc>
          <w:tcPr>
            <w:tcW w:w="795" w:type="pct"/>
          </w:tcPr>
          <w:p w14:paraId="5A782AB5" w14:textId="179F0455" w:rsidR="00ED204B" w:rsidRPr="000D63FB" w:rsidRDefault="00ED204B" w:rsidP="000D63FB">
            <w:pPr>
              <w:pStyle w:val="GOSTTablenorm"/>
              <w:rPr>
                <w:highlight w:val="yellow"/>
              </w:rPr>
            </w:pPr>
            <w:r w:rsidRPr="000D63FB">
              <w:rPr>
                <w:b/>
                <w:highlight w:val="yellow"/>
              </w:rPr>
              <w:t>entries:</w:t>
            </w:r>
            <w:r w:rsidRPr="000D63FB">
              <w:rPr>
                <w:highlight w:val="yellow"/>
              </w:rPr>
              <w:t>oktmo</w:t>
            </w:r>
          </w:p>
        </w:tc>
        <w:tc>
          <w:tcPr>
            <w:tcW w:w="560" w:type="pct"/>
          </w:tcPr>
          <w:p w14:paraId="4F0B493B" w14:textId="4A75E687" w:rsidR="00ED204B" w:rsidRPr="00F40E28" w:rsidRDefault="00ED204B" w:rsidP="000D63FB">
            <w:pPr>
              <w:pStyle w:val="GOSTTablenorm"/>
              <w:rPr>
                <w:strike/>
              </w:rPr>
            </w:pPr>
            <w:r w:rsidRPr="00BD0FAD">
              <w:t>Строка</w:t>
            </w:r>
          </w:p>
        </w:tc>
        <w:tc>
          <w:tcPr>
            <w:tcW w:w="374" w:type="pct"/>
          </w:tcPr>
          <w:p w14:paraId="7F05305A" w14:textId="2819A4FB" w:rsidR="00ED204B" w:rsidRPr="00F40E28" w:rsidRDefault="00ED204B" w:rsidP="000D63FB">
            <w:pPr>
              <w:pStyle w:val="GOSTTablenorm"/>
              <w:rPr>
                <w:strike/>
              </w:rPr>
            </w:pPr>
            <w:r w:rsidRPr="00BD0FAD">
              <w:t>Да</w:t>
            </w:r>
          </w:p>
        </w:tc>
        <w:tc>
          <w:tcPr>
            <w:tcW w:w="374" w:type="pct"/>
          </w:tcPr>
          <w:p w14:paraId="051CD752" w14:textId="7ADB0626" w:rsidR="00ED204B" w:rsidRPr="00F40E28" w:rsidRDefault="00ED204B" w:rsidP="000D63FB">
            <w:pPr>
              <w:pStyle w:val="GOSTTablenorm"/>
              <w:rPr>
                <w:strike/>
              </w:rPr>
            </w:pPr>
            <w:r w:rsidRPr="00BD0FAD">
              <w:t>= 8</w:t>
            </w:r>
          </w:p>
        </w:tc>
        <w:tc>
          <w:tcPr>
            <w:tcW w:w="1777" w:type="pct"/>
          </w:tcPr>
          <w:p w14:paraId="3E7D2A8C" w14:textId="64A5A568" w:rsidR="00ED204B" w:rsidRPr="00F40E28" w:rsidRDefault="00ED204B" w:rsidP="000D63FB">
            <w:pPr>
              <w:pStyle w:val="GOSTTablenorm"/>
              <w:rPr>
                <w:strike/>
              </w:rPr>
            </w:pPr>
            <w:r w:rsidRPr="00BD0FAD">
              <w:t>Указывается ОКТМО</w:t>
            </w:r>
          </w:p>
        </w:tc>
      </w:tr>
      <w:tr w:rsidR="00ED204B" w:rsidRPr="00BD0FAD" w14:paraId="3443D89A" w14:textId="77777777" w:rsidTr="006B7995">
        <w:tc>
          <w:tcPr>
            <w:tcW w:w="1120" w:type="pct"/>
          </w:tcPr>
          <w:p w14:paraId="2EDA65B3" w14:textId="1BA6E4D9" w:rsidR="00ED204B" w:rsidRPr="00F40E28" w:rsidRDefault="00ED204B" w:rsidP="000D63FB">
            <w:pPr>
              <w:pStyle w:val="GOSTTablenorm"/>
              <w:rPr>
                <w:strike/>
                <w:highlight w:val="yellow"/>
              </w:rPr>
            </w:pPr>
            <w:r w:rsidRPr="00BD0FAD">
              <w:rPr>
                <w:highlight w:val="yellow"/>
              </w:rPr>
              <w:lastRenderedPageBreak/>
              <w:t>Код цели</w:t>
            </w:r>
          </w:p>
        </w:tc>
        <w:tc>
          <w:tcPr>
            <w:tcW w:w="795" w:type="pct"/>
          </w:tcPr>
          <w:p w14:paraId="0B7C49CA" w14:textId="5DAE2A7E" w:rsidR="00ED204B" w:rsidRPr="000D63FB" w:rsidRDefault="00ED204B" w:rsidP="000D63FB">
            <w:pPr>
              <w:pStyle w:val="GOSTTablenorm"/>
              <w:rPr>
                <w:highlight w:val="yellow"/>
              </w:rPr>
            </w:pPr>
            <w:r w:rsidRPr="000D63FB">
              <w:rPr>
                <w:b/>
                <w:highlight w:val="yellow"/>
              </w:rPr>
              <w:t>entries</w:t>
            </w:r>
            <w:r w:rsidRPr="000D63FB">
              <w:rPr>
                <w:highlight w:val="yellow"/>
              </w:rPr>
              <w:t>:analytical_group</w:t>
            </w:r>
          </w:p>
        </w:tc>
        <w:tc>
          <w:tcPr>
            <w:tcW w:w="560" w:type="pct"/>
          </w:tcPr>
          <w:p w14:paraId="3A2781FB" w14:textId="7DA108A0" w:rsidR="00ED204B" w:rsidRPr="00F40E28" w:rsidRDefault="00ED204B" w:rsidP="000D63FB">
            <w:pPr>
              <w:pStyle w:val="GOSTTablenorm"/>
              <w:rPr>
                <w:strike/>
              </w:rPr>
            </w:pPr>
            <w:r w:rsidRPr="00BD0FAD">
              <w:t>Строка</w:t>
            </w:r>
          </w:p>
        </w:tc>
        <w:tc>
          <w:tcPr>
            <w:tcW w:w="374" w:type="pct"/>
          </w:tcPr>
          <w:p w14:paraId="18B24B7C" w14:textId="25D4CEB3" w:rsidR="00ED204B" w:rsidRPr="00F40E28" w:rsidRDefault="00ED204B" w:rsidP="000D63FB">
            <w:pPr>
              <w:pStyle w:val="GOSTTablenorm"/>
              <w:rPr>
                <w:strike/>
              </w:rPr>
            </w:pPr>
            <w:r w:rsidRPr="00BD0FAD">
              <w:t>Да</w:t>
            </w:r>
          </w:p>
        </w:tc>
        <w:tc>
          <w:tcPr>
            <w:tcW w:w="374" w:type="pct"/>
          </w:tcPr>
          <w:p w14:paraId="0B068A99" w14:textId="700A6425" w:rsidR="00ED204B" w:rsidRPr="00F40E28" w:rsidRDefault="00ED204B" w:rsidP="000D63FB">
            <w:pPr>
              <w:pStyle w:val="GOSTTablenorm"/>
              <w:rPr>
                <w:strike/>
              </w:rPr>
            </w:pPr>
            <w:r w:rsidRPr="00BD0FAD">
              <w:rPr>
                <w:lang w:val="en-US"/>
              </w:rPr>
              <w:t>&lt;</w:t>
            </w:r>
            <w:r w:rsidRPr="00BD0FAD">
              <w:t>= 25</w:t>
            </w:r>
          </w:p>
        </w:tc>
        <w:tc>
          <w:tcPr>
            <w:tcW w:w="1777" w:type="pct"/>
          </w:tcPr>
          <w:p w14:paraId="14FFCC0D" w14:textId="6D8F9C01" w:rsidR="00ED204B" w:rsidRPr="00F40E28" w:rsidRDefault="00ED204B" w:rsidP="000D63FB">
            <w:pPr>
              <w:pStyle w:val="GOSTTablenorm"/>
              <w:rPr>
                <w:strike/>
              </w:rPr>
            </w:pPr>
            <w:r w:rsidRPr="00BD0FAD">
              <w:t>Указывается</w:t>
            </w:r>
            <w:r w:rsidRPr="00BD0FAD">
              <w:rPr>
                <w:lang w:val="en-US"/>
              </w:rPr>
              <w:t xml:space="preserve"> </w:t>
            </w:r>
            <w:r w:rsidRPr="00BD0FAD">
              <w:t>код цели</w:t>
            </w:r>
          </w:p>
        </w:tc>
      </w:tr>
      <w:tr w:rsidR="00ED204B" w:rsidRPr="00BD0FAD" w14:paraId="51DBBBBE" w14:textId="77777777" w:rsidTr="006B7995">
        <w:tc>
          <w:tcPr>
            <w:tcW w:w="1120" w:type="pct"/>
          </w:tcPr>
          <w:p w14:paraId="02FFA221" w14:textId="3960C6CD" w:rsidR="00ED204B" w:rsidRPr="00BD0FAD" w:rsidRDefault="00ED204B" w:rsidP="000D63FB">
            <w:pPr>
              <w:pStyle w:val="GOSTTablenorm"/>
            </w:pPr>
            <w:r w:rsidRPr="005470E4">
              <w:rPr>
                <w:color w:val="000000"/>
                <w:highlight w:val="yellow"/>
              </w:rPr>
              <w:t>ЛС дополнительный</w:t>
            </w:r>
            <w:r>
              <w:rPr>
                <w:color w:val="000000"/>
                <w:highlight w:val="yellow"/>
              </w:rPr>
              <w:t xml:space="preserve"> передающего</w:t>
            </w:r>
          </w:p>
        </w:tc>
        <w:tc>
          <w:tcPr>
            <w:tcW w:w="795" w:type="pct"/>
          </w:tcPr>
          <w:p w14:paraId="23FB70EE" w14:textId="15AD198E" w:rsidR="00ED204B" w:rsidRPr="000D63FB" w:rsidRDefault="00ED204B" w:rsidP="000D63FB">
            <w:pPr>
              <w:pStyle w:val="GOSTTablenorm"/>
              <w:rPr>
                <w:highlight w:val="yellow"/>
              </w:rPr>
            </w:pPr>
            <w:r w:rsidRPr="000D63FB">
              <w:rPr>
                <w:b/>
                <w:highlight w:val="yellow"/>
              </w:rPr>
              <w:t>entries:</w:t>
            </w:r>
            <w:r w:rsidRPr="000D63FB">
              <w:rPr>
                <w:highlight w:val="yellow"/>
              </w:rPr>
              <w:t>account_additional_sender</w:t>
            </w:r>
          </w:p>
        </w:tc>
        <w:tc>
          <w:tcPr>
            <w:tcW w:w="560" w:type="pct"/>
          </w:tcPr>
          <w:p w14:paraId="00282300" w14:textId="2CBA07AC" w:rsidR="00ED204B" w:rsidRPr="00BD0FAD" w:rsidRDefault="00ED204B" w:rsidP="000D63FB">
            <w:pPr>
              <w:pStyle w:val="GOSTTablenorm"/>
            </w:pPr>
            <w:r w:rsidRPr="00BD0FAD">
              <w:rPr>
                <w:color w:val="000000"/>
                <w:highlight w:val="yellow"/>
              </w:rPr>
              <w:t>Строка</w:t>
            </w:r>
          </w:p>
        </w:tc>
        <w:tc>
          <w:tcPr>
            <w:tcW w:w="374" w:type="pct"/>
          </w:tcPr>
          <w:p w14:paraId="1ED35486" w14:textId="77C515F7" w:rsidR="00ED204B" w:rsidRPr="00BD0FAD" w:rsidRDefault="00ED204B" w:rsidP="000D63FB">
            <w:pPr>
              <w:pStyle w:val="GOSTTablenorm"/>
            </w:pPr>
            <w:r w:rsidRPr="00BD0FAD">
              <w:rPr>
                <w:color w:val="000000"/>
                <w:highlight w:val="yellow"/>
              </w:rPr>
              <w:t>Нет</w:t>
            </w:r>
          </w:p>
        </w:tc>
        <w:tc>
          <w:tcPr>
            <w:tcW w:w="374" w:type="pct"/>
          </w:tcPr>
          <w:p w14:paraId="2C5E61E3" w14:textId="5EE8A5AE" w:rsidR="00ED204B" w:rsidRPr="00BD0FAD" w:rsidRDefault="00ED204B" w:rsidP="000D63FB">
            <w:pPr>
              <w:pStyle w:val="GOSTTablenorm"/>
            </w:pPr>
            <w:r w:rsidRPr="00BD0FAD">
              <w:rPr>
                <w:color w:val="000000"/>
                <w:highlight w:val="yellow"/>
              </w:rPr>
              <w:t>=11</w:t>
            </w:r>
          </w:p>
        </w:tc>
        <w:tc>
          <w:tcPr>
            <w:tcW w:w="1777" w:type="pct"/>
          </w:tcPr>
          <w:p w14:paraId="3BDE1516" w14:textId="2456824E" w:rsidR="00ED204B" w:rsidRPr="00BD0FAD" w:rsidRDefault="00ED204B" w:rsidP="000D63FB">
            <w:pPr>
              <w:pStyle w:val="GOSTTablenorm"/>
            </w:pPr>
            <w:r w:rsidRPr="005470E4">
              <w:t xml:space="preserve">Указывается </w:t>
            </w:r>
            <w:r>
              <w:t xml:space="preserve">03 </w:t>
            </w:r>
            <w:r w:rsidRPr="005470E4">
              <w:t>ЛС дополнительн</w:t>
            </w:r>
            <w:r>
              <w:t>ого финансирования передающего полномочия АДБ</w:t>
            </w:r>
          </w:p>
        </w:tc>
      </w:tr>
      <w:tr w:rsidR="00ED204B" w:rsidRPr="00BD0FAD" w14:paraId="13E1442D" w14:textId="77777777" w:rsidTr="006B7995">
        <w:tc>
          <w:tcPr>
            <w:tcW w:w="1120" w:type="pct"/>
          </w:tcPr>
          <w:p w14:paraId="4266948A" w14:textId="10106806" w:rsidR="00ED204B" w:rsidRPr="00BD0FAD" w:rsidRDefault="00ED204B" w:rsidP="000D63FB">
            <w:pPr>
              <w:pStyle w:val="GOSTTablenorm"/>
            </w:pPr>
            <w:r w:rsidRPr="005470E4">
              <w:rPr>
                <w:color w:val="000000"/>
                <w:highlight w:val="yellow"/>
              </w:rPr>
              <w:t>ЛС дополнительный</w:t>
            </w:r>
            <w:r>
              <w:rPr>
                <w:color w:val="000000"/>
                <w:highlight w:val="yellow"/>
              </w:rPr>
              <w:t xml:space="preserve"> принимающего</w:t>
            </w:r>
          </w:p>
        </w:tc>
        <w:tc>
          <w:tcPr>
            <w:tcW w:w="795" w:type="pct"/>
          </w:tcPr>
          <w:p w14:paraId="745D3C3C" w14:textId="60736061" w:rsidR="00ED204B" w:rsidRPr="000D63FB" w:rsidRDefault="00ED204B" w:rsidP="000D63FB">
            <w:pPr>
              <w:pStyle w:val="GOSTTablenorm"/>
              <w:rPr>
                <w:highlight w:val="yellow"/>
              </w:rPr>
            </w:pPr>
            <w:r w:rsidRPr="000D63FB">
              <w:rPr>
                <w:b/>
                <w:highlight w:val="yellow"/>
              </w:rPr>
              <w:t>entries:</w:t>
            </w:r>
            <w:r w:rsidRPr="000D63FB">
              <w:rPr>
                <w:highlight w:val="yellow"/>
              </w:rPr>
              <w:t>account_additional_recipient</w:t>
            </w:r>
          </w:p>
        </w:tc>
        <w:tc>
          <w:tcPr>
            <w:tcW w:w="560" w:type="pct"/>
          </w:tcPr>
          <w:p w14:paraId="37DCBC4A" w14:textId="78A6DC82" w:rsidR="00ED204B" w:rsidRPr="00BD0FAD" w:rsidRDefault="00ED204B" w:rsidP="000D63FB">
            <w:pPr>
              <w:pStyle w:val="GOSTTablenorm"/>
            </w:pPr>
            <w:r w:rsidRPr="00BD0FAD">
              <w:rPr>
                <w:color w:val="000000"/>
                <w:highlight w:val="yellow"/>
              </w:rPr>
              <w:t>Строка</w:t>
            </w:r>
          </w:p>
        </w:tc>
        <w:tc>
          <w:tcPr>
            <w:tcW w:w="374" w:type="pct"/>
          </w:tcPr>
          <w:p w14:paraId="2A302B57" w14:textId="346663FC" w:rsidR="00ED204B" w:rsidRPr="00BD0FAD" w:rsidRDefault="00ED204B" w:rsidP="000D63FB">
            <w:pPr>
              <w:pStyle w:val="GOSTTablenorm"/>
            </w:pPr>
            <w:r w:rsidRPr="00BD0FAD">
              <w:rPr>
                <w:color w:val="000000"/>
                <w:highlight w:val="yellow"/>
              </w:rPr>
              <w:t>Нет</w:t>
            </w:r>
          </w:p>
        </w:tc>
        <w:tc>
          <w:tcPr>
            <w:tcW w:w="374" w:type="pct"/>
          </w:tcPr>
          <w:p w14:paraId="14FB74E3" w14:textId="57167EA8" w:rsidR="00ED204B" w:rsidRPr="00BD0FAD" w:rsidRDefault="00ED204B" w:rsidP="000D63FB">
            <w:pPr>
              <w:pStyle w:val="GOSTTablenorm"/>
            </w:pPr>
            <w:r w:rsidRPr="00BD0FAD">
              <w:rPr>
                <w:color w:val="000000"/>
                <w:highlight w:val="yellow"/>
              </w:rPr>
              <w:t>=11</w:t>
            </w:r>
          </w:p>
        </w:tc>
        <w:tc>
          <w:tcPr>
            <w:tcW w:w="1777" w:type="pct"/>
          </w:tcPr>
          <w:p w14:paraId="0DBFD87F" w14:textId="1A572A1C" w:rsidR="00ED204B" w:rsidRPr="00BD0FAD" w:rsidRDefault="00ED204B" w:rsidP="000D63FB">
            <w:pPr>
              <w:pStyle w:val="GOSTTablenorm"/>
            </w:pPr>
            <w:r w:rsidRPr="005470E4">
              <w:t xml:space="preserve">Указывается </w:t>
            </w:r>
            <w:r>
              <w:t xml:space="preserve">03 </w:t>
            </w:r>
            <w:r w:rsidRPr="005470E4">
              <w:t>ЛС дополнительн</w:t>
            </w:r>
            <w:r>
              <w:t>ого финансирования принимающего полномочия АДБ</w:t>
            </w:r>
          </w:p>
        </w:tc>
      </w:tr>
      <w:tr w:rsidR="00ED204B" w:rsidRPr="00BD0FAD" w14:paraId="1A70633B" w14:textId="77777777" w:rsidTr="006B7995">
        <w:tc>
          <w:tcPr>
            <w:tcW w:w="1120" w:type="pct"/>
          </w:tcPr>
          <w:p w14:paraId="26B160F0" w14:textId="25D1B830" w:rsidR="00ED204B" w:rsidRPr="00BD0FAD" w:rsidRDefault="00ED204B" w:rsidP="000D63FB">
            <w:pPr>
              <w:pStyle w:val="GOSTTablenorm"/>
            </w:pPr>
            <w:r w:rsidRPr="00BD0FAD">
              <w:t>КБК принимающего</w:t>
            </w:r>
          </w:p>
        </w:tc>
        <w:tc>
          <w:tcPr>
            <w:tcW w:w="795" w:type="pct"/>
          </w:tcPr>
          <w:p w14:paraId="7DE0A256" w14:textId="161FD745" w:rsidR="00ED204B" w:rsidRPr="000D63FB" w:rsidRDefault="00ED204B" w:rsidP="000D63FB">
            <w:pPr>
              <w:pStyle w:val="GOSTTablenorm"/>
              <w:rPr>
                <w:highlight w:val="yellow"/>
              </w:rPr>
            </w:pPr>
            <w:r w:rsidRPr="000D63FB">
              <w:rPr>
                <w:b/>
                <w:highlight w:val="yellow"/>
              </w:rPr>
              <w:t>entries:</w:t>
            </w:r>
            <w:r w:rsidRPr="000D63FB">
              <w:rPr>
                <w:highlight w:val="yellow"/>
              </w:rPr>
              <w:t>bcc_recipient</w:t>
            </w:r>
          </w:p>
        </w:tc>
        <w:tc>
          <w:tcPr>
            <w:tcW w:w="560" w:type="pct"/>
          </w:tcPr>
          <w:p w14:paraId="2DC0C490" w14:textId="5E923786" w:rsidR="00ED204B" w:rsidRPr="00BD0FAD" w:rsidRDefault="00ED204B" w:rsidP="000D63FB">
            <w:pPr>
              <w:pStyle w:val="GOSTTablenorm"/>
            </w:pPr>
            <w:r w:rsidRPr="00BD0FAD">
              <w:t>Строка</w:t>
            </w:r>
          </w:p>
        </w:tc>
        <w:tc>
          <w:tcPr>
            <w:tcW w:w="374" w:type="pct"/>
          </w:tcPr>
          <w:p w14:paraId="5741A3F3" w14:textId="2A68F822" w:rsidR="00ED204B" w:rsidRPr="00BD0FAD" w:rsidRDefault="00ED204B" w:rsidP="000D63FB">
            <w:pPr>
              <w:pStyle w:val="GOSTTablenorm"/>
            </w:pPr>
            <w:r w:rsidRPr="00BD0FAD">
              <w:t>Нет</w:t>
            </w:r>
          </w:p>
        </w:tc>
        <w:tc>
          <w:tcPr>
            <w:tcW w:w="374" w:type="pct"/>
          </w:tcPr>
          <w:p w14:paraId="0C3B80BD" w14:textId="1803EBC6" w:rsidR="00ED204B" w:rsidRPr="00BD0FAD" w:rsidRDefault="00ED204B" w:rsidP="000D63FB">
            <w:pPr>
              <w:pStyle w:val="GOSTTablenorm"/>
            </w:pPr>
            <w:r w:rsidRPr="00BD0FAD">
              <w:t>= 20</w:t>
            </w:r>
          </w:p>
        </w:tc>
        <w:tc>
          <w:tcPr>
            <w:tcW w:w="1777" w:type="pct"/>
          </w:tcPr>
          <w:p w14:paraId="162F82CD" w14:textId="77777777" w:rsidR="00ED204B" w:rsidRPr="00BD0FAD" w:rsidRDefault="00ED204B" w:rsidP="000D63FB">
            <w:pPr>
              <w:pStyle w:val="GOSTTablenorm"/>
            </w:pPr>
            <w:r w:rsidRPr="00BD0FAD">
              <w:t xml:space="preserve"> Указывается КБК принимающего полномочия АДБ</w:t>
            </w:r>
          </w:p>
          <w:p w14:paraId="61C695DE" w14:textId="5869CABC" w:rsidR="00ED204B" w:rsidRPr="00BD0FAD" w:rsidRDefault="00ED204B" w:rsidP="000D63FB">
            <w:pPr>
              <w:pStyle w:val="GOSTTablenorm"/>
            </w:pPr>
            <w:r w:rsidRPr="00BD0FAD">
              <w:t>Параметр заполняется только при условии формирования строки с данными передающего полномочия АДБ (строка, в которой в параметре «Сумма в рублях» с «+» (плюс))</w:t>
            </w:r>
          </w:p>
        </w:tc>
      </w:tr>
      <w:tr w:rsidR="00ED204B" w:rsidRPr="00BD0FAD" w14:paraId="5AF8A618" w14:textId="77777777" w:rsidTr="006B7995">
        <w:tc>
          <w:tcPr>
            <w:tcW w:w="1120" w:type="pct"/>
          </w:tcPr>
          <w:p w14:paraId="73B275DF" w14:textId="6D93843B" w:rsidR="00ED204B" w:rsidRPr="007C3A57" w:rsidRDefault="00ED204B" w:rsidP="000D63FB">
            <w:pPr>
              <w:pStyle w:val="GOSTTablenorm"/>
              <w:rPr>
                <w:strike/>
                <w:highlight w:val="yellow"/>
              </w:rPr>
            </w:pPr>
            <w:r w:rsidRPr="00BD0FAD">
              <w:rPr>
                <w:color w:val="000000"/>
                <w:highlight w:val="yellow"/>
              </w:rPr>
              <w:t>Тип КБК принимающего</w:t>
            </w:r>
          </w:p>
        </w:tc>
        <w:tc>
          <w:tcPr>
            <w:tcW w:w="795" w:type="pct"/>
          </w:tcPr>
          <w:p w14:paraId="2060D058" w14:textId="710EF830" w:rsidR="00ED204B" w:rsidRPr="000D63FB" w:rsidRDefault="00ED204B" w:rsidP="000D63FB">
            <w:pPr>
              <w:pStyle w:val="GOSTTablenorm"/>
              <w:rPr>
                <w:highlight w:val="yellow"/>
              </w:rPr>
            </w:pPr>
            <w:r w:rsidRPr="000D63FB">
              <w:rPr>
                <w:b/>
                <w:highlight w:val="yellow"/>
              </w:rPr>
              <w:t>entries:</w:t>
            </w:r>
            <w:r w:rsidRPr="000D63FB">
              <w:rPr>
                <w:highlight w:val="yellow"/>
              </w:rPr>
              <w:t>type_bcc_recipient</w:t>
            </w:r>
          </w:p>
        </w:tc>
        <w:tc>
          <w:tcPr>
            <w:tcW w:w="560" w:type="pct"/>
          </w:tcPr>
          <w:p w14:paraId="3D257BD6" w14:textId="66544D89" w:rsidR="00ED204B" w:rsidRPr="007C3A57" w:rsidRDefault="00ED204B" w:rsidP="000D63FB">
            <w:pPr>
              <w:pStyle w:val="GOSTTablenorm"/>
              <w:rPr>
                <w:strike/>
              </w:rPr>
            </w:pPr>
            <w:r w:rsidRPr="00BD0FAD">
              <w:rPr>
                <w:color w:val="000000"/>
                <w:highlight w:val="yellow"/>
              </w:rPr>
              <w:t>Строка</w:t>
            </w:r>
          </w:p>
        </w:tc>
        <w:tc>
          <w:tcPr>
            <w:tcW w:w="374" w:type="pct"/>
          </w:tcPr>
          <w:p w14:paraId="620C9F9A" w14:textId="4B2F6399" w:rsidR="00ED204B" w:rsidRPr="007C3A57" w:rsidRDefault="00ED204B" w:rsidP="000D63FB">
            <w:pPr>
              <w:pStyle w:val="GOSTTablenorm"/>
              <w:rPr>
                <w:strike/>
              </w:rPr>
            </w:pPr>
            <w:r w:rsidRPr="00BD0FAD">
              <w:t>Нет</w:t>
            </w:r>
          </w:p>
        </w:tc>
        <w:tc>
          <w:tcPr>
            <w:tcW w:w="374" w:type="pct"/>
          </w:tcPr>
          <w:p w14:paraId="1953AF23" w14:textId="740CD4D2" w:rsidR="00ED204B" w:rsidRPr="007C3A57" w:rsidRDefault="00ED204B" w:rsidP="000D63FB">
            <w:pPr>
              <w:pStyle w:val="GOSTTablenorm"/>
              <w:rPr>
                <w:strike/>
              </w:rPr>
            </w:pPr>
            <w:r w:rsidRPr="00BD0FAD">
              <w:rPr>
                <w:color w:val="000000"/>
                <w:highlight w:val="yellow"/>
              </w:rPr>
              <w:t>=2</w:t>
            </w:r>
          </w:p>
        </w:tc>
        <w:tc>
          <w:tcPr>
            <w:tcW w:w="1777" w:type="pct"/>
          </w:tcPr>
          <w:p w14:paraId="37B9A93F" w14:textId="675E8AF1" w:rsidR="00ED204B" w:rsidRPr="00BD0FAD" w:rsidRDefault="00ED204B" w:rsidP="000D63FB">
            <w:pPr>
              <w:pStyle w:val="GOSTTablenorm"/>
              <w:rPr>
                <w:highlight w:val="yellow"/>
              </w:rPr>
            </w:pPr>
            <w:r w:rsidRPr="00BD0FAD">
              <w:rPr>
                <w:highlight w:val="yellow"/>
              </w:rPr>
              <w:t xml:space="preserve">Указывается тип КБК принимающего </w:t>
            </w:r>
            <w:r w:rsidRPr="00BD0FAD">
              <w:t>полномочия АДБ</w:t>
            </w:r>
            <w:r w:rsidRPr="00BD0FAD">
              <w:rPr>
                <w:highlight w:val="yellow"/>
              </w:rPr>
              <w:t>.</w:t>
            </w:r>
          </w:p>
          <w:p w14:paraId="310523BB" w14:textId="659DFCBE" w:rsidR="00ED204B" w:rsidRPr="00BD0FAD" w:rsidRDefault="00ED204B" w:rsidP="000D63FB">
            <w:pPr>
              <w:pStyle w:val="GOSTTablenorm"/>
              <w:rPr>
                <w:highlight w:val="yellow"/>
              </w:rPr>
            </w:pPr>
            <w:r w:rsidRPr="00BD0FAD">
              <w:t>Параметр заполняется только при условии формирования строки с данными передающего полномочия АДБ (строка, в которой в параметре «Сумма в рублях» с «+» (плюс)).</w:t>
            </w:r>
          </w:p>
          <w:p w14:paraId="689EA742" w14:textId="77777777" w:rsidR="00ED204B" w:rsidRPr="00BD0FAD" w:rsidRDefault="00ED204B" w:rsidP="000D63FB">
            <w:pPr>
              <w:pStyle w:val="GOSTTablenorm"/>
              <w:rPr>
                <w:highlight w:val="yellow"/>
              </w:rPr>
            </w:pPr>
            <w:r w:rsidRPr="00BD0FAD">
              <w:rPr>
                <w:highlight w:val="yellow"/>
              </w:rPr>
              <w:t>Если значение из параметра «КБК плательщика» соответствует шаблону «___0000000000000000000», то выгружается значение «00». Если значение не соответствует вышеуказанному шаблону то, определяется значение 4-го символа КБК.</w:t>
            </w:r>
          </w:p>
          <w:p w14:paraId="3A72A38A" w14:textId="573D790E" w:rsidR="00ED204B" w:rsidRPr="007C3A57" w:rsidRDefault="00ED204B" w:rsidP="009C6772">
            <w:pPr>
              <w:pStyle w:val="GOSTTablenorm"/>
              <w:rPr>
                <w:strike/>
              </w:rPr>
            </w:pPr>
            <w:r w:rsidRPr="00BD0FAD">
              <w:rPr>
                <w:highlight w:val="yellow"/>
              </w:rPr>
              <w:t>Если 4-ый символ КБК равен «0», то тип КБК указывается «31»; если 4-ый символ КБК не равен «0», то тип КБК равен значению «20»</w:t>
            </w:r>
          </w:p>
        </w:tc>
      </w:tr>
      <w:tr w:rsidR="00ED204B" w:rsidRPr="00BD0FAD" w14:paraId="62312374" w14:textId="77777777" w:rsidTr="006B7995">
        <w:tc>
          <w:tcPr>
            <w:tcW w:w="1120" w:type="pct"/>
          </w:tcPr>
          <w:p w14:paraId="276248B7" w14:textId="6C59E034" w:rsidR="00ED204B" w:rsidRPr="007C3A57" w:rsidRDefault="00ED204B" w:rsidP="000D63FB">
            <w:pPr>
              <w:pStyle w:val="GOSTTablenorm"/>
              <w:rPr>
                <w:strike/>
                <w:highlight w:val="yellow"/>
              </w:rPr>
            </w:pPr>
            <w:r w:rsidRPr="00BD0FAD">
              <w:t>Номер строки</w:t>
            </w:r>
          </w:p>
        </w:tc>
        <w:tc>
          <w:tcPr>
            <w:tcW w:w="795" w:type="pct"/>
          </w:tcPr>
          <w:p w14:paraId="008C663B" w14:textId="21C58638" w:rsidR="00ED204B" w:rsidRPr="000D63FB" w:rsidRDefault="00ED204B" w:rsidP="000D63FB">
            <w:pPr>
              <w:pStyle w:val="GOSTTablenorm"/>
              <w:rPr>
                <w:highlight w:val="yellow"/>
              </w:rPr>
            </w:pPr>
            <w:r w:rsidRPr="000D63FB">
              <w:rPr>
                <w:b/>
                <w:highlight w:val="yellow"/>
              </w:rPr>
              <w:t>entries:</w:t>
            </w:r>
            <w:r w:rsidRPr="000D63FB">
              <w:rPr>
                <w:highlight w:val="yellow"/>
              </w:rPr>
              <w:t>line_no</w:t>
            </w:r>
          </w:p>
        </w:tc>
        <w:tc>
          <w:tcPr>
            <w:tcW w:w="560" w:type="pct"/>
          </w:tcPr>
          <w:p w14:paraId="253A9F6E" w14:textId="31BAC512" w:rsidR="00ED204B" w:rsidRPr="007C3A57" w:rsidRDefault="00ED204B" w:rsidP="000D63FB">
            <w:pPr>
              <w:pStyle w:val="GOSTTablenorm"/>
              <w:rPr>
                <w:strike/>
              </w:rPr>
            </w:pPr>
            <w:r w:rsidRPr="00BD0FAD">
              <w:rPr>
                <w:color w:val="000000"/>
                <w:highlight w:val="yellow"/>
              </w:rPr>
              <w:t>Целое число</w:t>
            </w:r>
          </w:p>
        </w:tc>
        <w:tc>
          <w:tcPr>
            <w:tcW w:w="374" w:type="pct"/>
          </w:tcPr>
          <w:p w14:paraId="55030911" w14:textId="65271C41" w:rsidR="00ED204B" w:rsidRPr="007C3A57" w:rsidRDefault="00ED204B" w:rsidP="000D63FB">
            <w:pPr>
              <w:pStyle w:val="GOSTTablenorm"/>
              <w:rPr>
                <w:strike/>
              </w:rPr>
            </w:pPr>
            <w:r w:rsidRPr="00BD0FAD">
              <w:rPr>
                <w:color w:val="000000"/>
                <w:highlight w:val="yellow"/>
              </w:rPr>
              <w:t>Да</w:t>
            </w:r>
          </w:p>
        </w:tc>
        <w:tc>
          <w:tcPr>
            <w:tcW w:w="374" w:type="pct"/>
          </w:tcPr>
          <w:p w14:paraId="707FA8CD" w14:textId="7C7A06AC" w:rsidR="00ED204B" w:rsidRPr="007C3A57" w:rsidRDefault="00ED204B" w:rsidP="000D63FB">
            <w:pPr>
              <w:pStyle w:val="GOSTTablenorm"/>
              <w:rPr>
                <w:strike/>
              </w:rPr>
            </w:pPr>
            <w:r w:rsidRPr="00BD0FAD">
              <w:rPr>
                <w:color w:val="000000"/>
                <w:highlight w:val="yellow"/>
              </w:rPr>
              <w:t>&lt;= 4</w:t>
            </w:r>
          </w:p>
        </w:tc>
        <w:tc>
          <w:tcPr>
            <w:tcW w:w="1777" w:type="pct"/>
          </w:tcPr>
          <w:p w14:paraId="6C7BBDE6" w14:textId="17185828" w:rsidR="00ED204B" w:rsidRPr="007C3A57" w:rsidRDefault="00ED204B" w:rsidP="000D63FB">
            <w:pPr>
              <w:pStyle w:val="GOSTTablenorm"/>
              <w:rPr>
                <w:strike/>
              </w:rPr>
            </w:pPr>
            <w:r w:rsidRPr="00BD0FAD">
              <w:rPr>
                <w:highlight w:val="yellow"/>
              </w:rPr>
              <w:t>Указывается номер строки, по которой передаются данные</w:t>
            </w:r>
          </w:p>
        </w:tc>
      </w:tr>
      <w:tr w:rsidR="00ED204B" w:rsidRPr="00BD0FAD" w14:paraId="1711CF3C" w14:textId="77777777" w:rsidTr="006B7995">
        <w:tc>
          <w:tcPr>
            <w:tcW w:w="1120" w:type="pct"/>
          </w:tcPr>
          <w:p w14:paraId="4262376F" w14:textId="1BFABE2B" w:rsidR="00ED204B" w:rsidRPr="00BD0FAD" w:rsidRDefault="00ED204B" w:rsidP="000D63FB">
            <w:pPr>
              <w:pStyle w:val="GOSTTablenorm"/>
            </w:pPr>
            <w:r w:rsidRPr="00BD0FAD">
              <w:t>Сумма</w:t>
            </w:r>
            <w:r w:rsidRPr="00BD0FAD">
              <w:rPr>
                <w:lang w:val="en-US"/>
              </w:rPr>
              <w:t xml:space="preserve"> </w:t>
            </w:r>
            <w:r w:rsidRPr="00BD0FAD">
              <w:t>в</w:t>
            </w:r>
            <w:r w:rsidRPr="00BD0FAD">
              <w:rPr>
                <w:lang w:val="en-US"/>
              </w:rPr>
              <w:t xml:space="preserve"> </w:t>
            </w:r>
            <w:r w:rsidRPr="00BD0FAD">
              <w:t>рублях</w:t>
            </w:r>
          </w:p>
        </w:tc>
        <w:tc>
          <w:tcPr>
            <w:tcW w:w="795" w:type="pct"/>
          </w:tcPr>
          <w:p w14:paraId="4CF5652E" w14:textId="242B60B2" w:rsidR="00ED204B" w:rsidRPr="000D63FB" w:rsidRDefault="00ED204B" w:rsidP="000D63FB">
            <w:pPr>
              <w:pStyle w:val="GOSTTablenorm"/>
              <w:rPr>
                <w:highlight w:val="yellow"/>
              </w:rPr>
            </w:pPr>
            <w:r w:rsidRPr="000D63FB">
              <w:rPr>
                <w:b/>
              </w:rPr>
              <w:t>entries:</w:t>
            </w:r>
            <w:r w:rsidRPr="000D63FB">
              <w:t>amount</w:t>
            </w:r>
          </w:p>
        </w:tc>
        <w:tc>
          <w:tcPr>
            <w:tcW w:w="560" w:type="pct"/>
          </w:tcPr>
          <w:p w14:paraId="7D3776F7" w14:textId="2F2944B6" w:rsidR="00ED204B" w:rsidRPr="00BD0FAD" w:rsidRDefault="00ED204B" w:rsidP="000D63FB">
            <w:pPr>
              <w:pStyle w:val="GOSTTablenorm"/>
            </w:pPr>
            <w:r w:rsidRPr="00BD0FAD">
              <w:rPr>
                <w:lang w:eastAsia="en-US"/>
              </w:rPr>
              <w:t>Сумма</w:t>
            </w:r>
          </w:p>
        </w:tc>
        <w:tc>
          <w:tcPr>
            <w:tcW w:w="374" w:type="pct"/>
          </w:tcPr>
          <w:p w14:paraId="53DBD917" w14:textId="5D3DCEDC" w:rsidR="00ED204B" w:rsidRPr="00BD0FAD" w:rsidRDefault="00ED204B" w:rsidP="000D63FB">
            <w:pPr>
              <w:pStyle w:val="GOSTTablenorm"/>
            </w:pPr>
            <w:r w:rsidRPr="00BD0FAD">
              <w:t>Да</w:t>
            </w:r>
          </w:p>
        </w:tc>
        <w:tc>
          <w:tcPr>
            <w:tcW w:w="374" w:type="pct"/>
          </w:tcPr>
          <w:p w14:paraId="34242ED5" w14:textId="44A37999" w:rsidR="00ED204B" w:rsidRPr="00BD0FAD" w:rsidRDefault="00ED204B" w:rsidP="000D63FB">
            <w:pPr>
              <w:pStyle w:val="GOSTTablenorm"/>
            </w:pPr>
          </w:p>
        </w:tc>
        <w:tc>
          <w:tcPr>
            <w:tcW w:w="1777" w:type="pct"/>
          </w:tcPr>
          <w:p w14:paraId="6B25754C" w14:textId="219D552F" w:rsidR="00ED204B" w:rsidRPr="00BD0FAD" w:rsidRDefault="00ED204B" w:rsidP="000D63FB">
            <w:pPr>
              <w:pStyle w:val="GOSTTablenorm"/>
            </w:pPr>
            <w:r w:rsidRPr="00BD0FAD">
              <w:t>Указывается сумма</w:t>
            </w:r>
          </w:p>
        </w:tc>
      </w:tr>
      <w:tr w:rsidR="00ED204B" w:rsidRPr="00BD0FAD" w14:paraId="0CDE5E85" w14:textId="77777777" w:rsidTr="006B7995">
        <w:tc>
          <w:tcPr>
            <w:tcW w:w="1120" w:type="pct"/>
          </w:tcPr>
          <w:p w14:paraId="372851D9" w14:textId="449A965C" w:rsidR="00ED204B" w:rsidRPr="006D2CE7" w:rsidRDefault="00ED204B" w:rsidP="000D63FB">
            <w:pPr>
              <w:pStyle w:val="GOSTTablenorm"/>
            </w:pPr>
            <w:r w:rsidRPr="006D2CE7">
              <w:t>Идентификатор строки</w:t>
            </w:r>
          </w:p>
        </w:tc>
        <w:tc>
          <w:tcPr>
            <w:tcW w:w="795" w:type="pct"/>
          </w:tcPr>
          <w:p w14:paraId="20D8D5DD" w14:textId="191DAF3A" w:rsidR="00ED204B" w:rsidRPr="000D63FB" w:rsidRDefault="00ED204B" w:rsidP="000D63FB">
            <w:pPr>
              <w:pStyle w:val="GOSTTablenorm"/>
            </w:pPr>
            <w:r w:rsidRPr="000D63FB">
              <w:rPr>
                <w:b/>
              </w:rPr>
              <w:t>entries:</w:t>
            </w:r>
            <w:r w:rsidRPr="000D63FB">
              <w:t>line_id</w:t>
            </w:r>
          </w:p>
        </w:tc>
        <w:tc>
          <w:tcPr>
            <w:tcW w:w="560" w:type="pct"/>
          </w:tcPr>
          <w:p w14:paraId="39914592" w14:textId="1410957C" w:rsidR="00ED204B" w:rsidRPr="00BD0FAD" w:rsidRDefault="00ED204B" w:rsidP="000D63FB">
            <w:pPr>
              <w:pStyle w:val="GOSTTablenorm"/>
              <w:rPr>
                <w:lang w:eastAsia="en-US"/>
              </w:rPr>
            </w:pPr>
            <w:r w:rsidRPr="00A57119">
              <w:rPr>
                <w:lang w:val="en-US"/>
              </w:rPr>
              <w:t>GUID</w:t>
            </w:r>
          </w:p>
        </w:tc>
        <w:tc>
          <w:tcPr>
            <w:tcW w:w="374" w:type="pct"/>
          </w:tcPr>
          <w:p w14:paraId="1526B40E" w14:textId="5B436AF2" w:rsidR="00ED204B" w:rsidRPr="00BD0FAD" w:rsidRDefault="00ED204B" w:rsidP="000D63FB">
            <w:pPr>
              <w:pStyle w:val="GOSTTablenorm"/>
            </w:pPr>
            <w:r w:rsidRPr="00A57119">
              <w:t>Да</w:t>
            </w:r>
          </w:p>
        </w:tc>
        <w:tc>
          <w:tcPr>
            <w:tcW w:w="374" w:type="pct"/>
          </w:tcPr>
          <w:p w14:paraId="08D6318A" w14:textId="446AA8E5" w:rsidR="00ED204B" w:rsidRPr="00BD0FAD" w:rsidRDefault="00ED204B" w:rsidP="000D63FB">
            <w:pPr>
              <w:pStyle w:val="GOSTTablenorm"/>
              <w:rPr>
                <w:lang w:val="en-US"/>
              </w:rPr>
            </w:pPr>
            <w:r w:rsidRPr="00A57119">
              <w:t>=36</w:t>
            </w:r>
          </w:p>
        </w:tc>
        <w:tc>
          <w:tcPr>
            <w:tcW w:w="1777" w:type="pct"/>
          </w:tcPr>
          <w:p w14:paraId="1C37344E" w14:textId="1A18F12F" w:rsidR="00ED204B" w:rsidRPr="00BD0FAD" w:rsidRDefault="00ED204B" w:rsidP="000D63FB">
            <w:pPr>
              <w:pStyle w:val="GOSTTablenorm"/>
            </w:pPr>
            <w:r>
              <w:t>Идентификатор строки документа</w:t>
            </w:r>
          </w:p>
        </w:tc>
      </w:tr>
    </w:tbl>
    <w:p w14:paraId="7EA36225" w14:textId="0CF26BCA" w:rsidR="00431832" w:rsidRDefault="00431832" w:rsidP="00431832">
      <w:pPr>
        <w:pStyle w:val="51"/>
      </w:pPr>
      <w:bookmarkStart w:id="693" w:name="_Toc226625570"/>
      <w:r w:rsidRPr="00420F5A">
        <w:lastRenderedPageBreak/>
        <w:t>Пример запроса</w:t>
      </w:r>
      <w:r w:rsidRPr="0013499D">
        <w:t xml:space="preserve"> по документу</w:t>
      </w:r>
      <w:r>
        <w:t xml:space="preserve"> </w:t>
      </w:r>
      <w:r w:rsidRPr="001866AB">
        <w:t>«</w:t>
      </w:r>
      <w:r w:rsidRPr="00AA7867">
        <w:t>Акт приемки-передачи показателей лицевого счета администратора доходов бюджета при реорганизации» BRA_DOC_D_028</w:t>
      </w:r>
      <w:bookmarkEnd w:id="693"/>
    </w:p>
    <w:p w14:paraId="06AE4A53" w14:textId="77777777" w:rsidR="00551E7D" w:rsidRPr="00866B16" w:rsidRDefault="00551E7D" w:rsidP="00551E7D">
      <w:pPr>
        <w:pStyle w:val="GOSTScript"/>
      </w:pPr>
      <w:r w:rsidRPr="00866B16">
        <w:t>{</w:t>
      </w:r>
    </w:p>
    <w:p w14:paraId="676602A1" w14:textId="77777777" w:rsidR="00551E7D" w:rsidRPr="00866B16" w:rsidRDefault="00551E7D" w:rsidP="00551E7D">
      <w:pPr>
        <w:pStyle w:val="GOSTScript"/>
      </w:pPr>
      <w:r w:rsidRPr="00866B16">
        <w:tab/>
        <w:t>"header": {</w:t>
      </w:r>
    </w:p>
    <w:p w14:paraId="4F7FC855" w14:textId="77777777" w:rsidR="00551E7D" w:rsidRPr="00866B16" w:rsidRDefault="00551E7D" w:rsidP="00551E7D">
      <w:pPr>
        <w:pStyle w:val="GOSTScript"/>
      </w:pPr>
      <w:r w:rsidRPr="00866B16">
        <w:tab/>
      </w:r>
      <w:r w:rsidRPr="00866B16">
        <w:tab/>
        <w:t>"Source": "RMS",</w:t>
      </w:r>
    </w:p>
    <w:p w14:paraId="743549A8" w14:textId="77777777" w:rsidR="00551E7D" w:rsidRPr="00866B16" w:rsidRDefault="00551E7D" w:rsidP="00551E7D">
      <w:pPr>
        <w:pStyle w:val="GOSTScript"/>
      </w:pPr>
      <w:r w:rsidRPr="00866B16">
        <w:tab/>
      </w:r>
      <w:r w:rsidRPr="00866B16">
        <w:tab/>
        <w:t>"ReqDateTime": "2023-09-29 10:37:22",</w:t>
      </w:r>
    </w:p>
    <w:p w14:paraId="3B5797A2" w14:textId="77777777" w:rsidR="00551E7D" w:rsidRPr="00866B16" w:rsidRDefault="00551E7D" w:rsidP="00551E7D">
      <w:pPr>
        <w:pStyle w:val="GOSTScript"/>
      </w:pPr>
      <w:r w:rsidRPr="00866B16">
        <w:tab/>
      </w:r>
      <w:r w:rsidRPr="00866B16">
        <w:tab/>
        <w:t>"Version": "1.0",</w:t>
      </w:r>
    </w:p>
    <w:p w14:paraId="7399B945" w14:textId="296F8CF0" w:rsidR="00551E7D" w:rsidRPr="00866B16" w:rsidRDefault="00551E7D" w:rsidP="00551E7D">
      <w:pPr>
        <w:pStyle w:val="GOSTScript"/>
      </w:pPr>
      <w:r w:rsidRPr="00866B16">
        <w:tab/>
      </w:r>
    </w:p>
    <w:p w14:paraId="6B6584A0" w14:textId="77777777" w:rsidR="00551E7D" w:rsidRPr="00866B16" w:rsidRDefault="00551E7D" w:rsidP="00551E7D">
      <w:pPr>
        <w:pStyle w:val="GOSTScript"/>
      </w:pPr>
      <w:r w:rsidRPr="00866B16">
        <w:tab/>
      </w:r>
      <w:r w:rsidRPr="00866B16">
        <w:tab/>
        <w:t>"ReqGuid": "b0d4ce5d-2757-4699-948c-cfa72ba94f10",</w:t>
      </w:r>
    </w:p>
    <w:p w14:paraId="309DD201" w14:textId="77777777" w:rsidR="00551E7D" w:rsidRPr="00866B16" w:rsidRDefault="00551E7D" w:rsidP="00551E7D">
      <w:pPr>
        <w:pStyle w:val="GOSTScript"/>
      </w:pPr>
      <w:r w:rsidRPr="00866B16">
        <w:tab/>
      </w:r>
      <w:r w:rsidRPr="00866B16">
        <w:tab/>
        <w:t>"DocGuid": "0bd90a7c-e339-46ff-ac39-71029ff81370",</w:t>
      </w:r>
    </w:p>
    <w:p w14:paraId="318E4F26" w14:textId="77777777" w:rsidR="00551E7D" w:rsidRPr="00866B16" w:rsidRDefault="00551E7D" w:rsidP="00551E7D">
      <w:pPr>
        <w:pStyle w:val="GOSTScript"/>
      </w:pPr>
      <w:r w:rsidRPr="00866B16">
        <w:tab/>
      </w:r>
      <w:r w:rsidRPr="00866B16">
        <w:tab/>
        <w:t>"RequestType": "ACCOUNTING",</w:t>
      </w:r>
    </w:p>
    <w:p w14:paraId="3B7F3607" w14:textId="77777777" w:rsidR="00551E7D" w:rsidRPr="00866B16" w:rsidRDefault="00551E7D" w:rsidP="00551E7D">
      <w:pPr>
        <w:pStyle w:val="GOSTScript"/>
      </w:pPr>
      <w:r w:rsidRPr="00866B16">
        <w:tab/>
      </w:r>
      <w:r w:rsidRPr="00866B16">
        <w:tab/>
        <w:t>"Stage": "auth",</w:t>
      </w:r>
    </w:p>
    <w:p w14:paraId="1A48807D" w14:textId="77777777" w:rsidR="00551E7D" w:rsidRPr="00866B16" w:rsidRDefault="00551E7D" w:rsidP="00551E7D">
      <w:pPr>
        <w:pStyle w:val="GOSTScript"/>
      </w:pPr>
      <w:r w:rsidRPr="00866B16">
        <w:tab/>
      </w:r>
      <w:r w:rsidRPr="00866B16">
        <w:tab/>
        <w:t>"BalLevContrl": "2",</w:t>
      </w:r>
    </w:p>
    <w:p w14:paraId="6A75FBFF" w14:textId="77777777" w:rsidR="00551E7D" w:rsidRPr="00866B16" w:rsidRDefault="00551E7D" w:rsidP="00551E7D">
      <w:pPr>
        <w:pStyle w:val="GOSTScript"/>
      </w:pPr>
      <w:r w:rsidRPr="00866B16">
        <w:tab/>
      </w:r>
      <w:r w:rsidRPr="00866B16">
        <w:tab/>
        <w:t>"Subject": "6000",</w:t>
      </w:r>
    </w:p>
    <w:p w14:paraId="4B515581" w14:textId="77777777" w:rsidR="00551E7D" w:rsidRPr="00866B16" w:rsidRDefault="00551E7D" w:rsidP="00551E7D">
      <w:pPr>
        <w:pStyle w:val="GOSTScript"/>
      </w:pPr>
      <w:r>
        <w:tab/>
      </w:r>
      <w:r>
        <w:tab/>
        <w:t>"TypeDoc": "BRA_DOC_D_028</w:t>
      </w:r>
      <w:r w:rsidRPr="00866B16">
        <w:t>",</w:t>
      </w:r>
    </w:p>
    <w:p w14:paraId="0A4A16F9" w14:textId="77777777" w:rsidR="00551E7D" w:rsidRPr="00866B16" w:rsidRDefault="00551E7D" w:rsidP="00551E7D">
      <w:pPr>
        <w:pStyle w:val="GOSTScript"/>
      </w:pPr>
      <w:r w:rsidRPr="00866B16">
        <w:tab/>
      </w:r>
      <w:r w:rsidRPr="00866B16">
        <w:tab/>
        <w:t>"SettlementDate": "2023-09-29"</w:t>
      </w:r>
    </w:p>
    <w:p w14:paraId="57601184" w14:textId="77777777" w:rsidR="00551E7D" w:rsidRPr="00866B16" w:rsidRDefault="00551E7D" w:rsidP="00551E7D">
      <w:pPr>
        <w:pStyle w:val="GOSTScript"/>
      </w:pPr>
      <w:r w:rsidRPr="00866B16">
        <w:tab/>
        <w:t>},</w:t>
      </w:r>
    </w:p>
    <w:p w14:paraId="1B8CE499" w14:textId="77777777" w:rsidR="00551E7D" w:rsidRPr="00866B16" w:rsidRDefault="00551E7D" w:rsidP="00551E7D">
      <w:pPr>
        <w:pStyle w:val="GOSTScript"/>
      </w:pPr>
      <w:r w:rsidRPr="00866B16">
        <w:tab/>
        <w:t>"document": {</w:t>
      </w:r>
    </w:p>
    <w:p w14:paraId="072A8DCA" w14:textId="77777777" w:rsidR="00551E7D" w:rsidRPr="00866B16" w:rsidRDefault="00551E7D" w:rsidP="00551E7D">
      <w:pPr>
        <w:pStyle w:val="GOSTScript"/>
      </w:pPr>
      <w:r w:rsidRPr="00866B16">
        <w:tab/>
      </w:r>
      <w:r w:rsidRPr="00866B16">
        <w:tab/>
        <w:t>"document_no": "123",</w:t>
      </w:r>
    </w:p>
    <w:p w14:paraId="068E2773" w14:textId="77777777" w:rsidR="00551E7D" w:rsidRPr="00866B16" w:rsidRDefault="00551E7D" w:rsidP="00551E7D">
      <w:pPr>
        <w:pStyle w:val="GOSTScript"/>
      </w:pPr>
      <w:r w:rsidRPr="00866B16">
        <w:tab/>
      </w:r>
      <w:r w:rsidRPr="00866B16">
        <w:tab/>
        <w:t>"document_date": "2023-09-12",</w:t>
      </w:r>
    </w:p>
    <w:p w14:paraId="168C0893" w14:textId="77777777" w:rsidR="00551E7D" w:rsidRDefault="00551E7D" w:rsidP="00551E7D">
      <w:pPr>
        <w:pStyle w:val="GOSTScript"/>
      </w:pPr>
      <w:r w:rsidRPr="00866B16">
        <w:tab/>
      </w:r>
      <w:r w:rsidRPr="00866B16">
        <w:tab/>
        <w:t>"document_type": "</w:t>
      </w:r>
      <w:r>
        <w:t>ИРД</w:t>
      </w:r>
      <w:r w:rsidRPr="00866B16">
        <w:t>",</w:t>
      </w:r>
    </w:p>
    <w:p w14:paraId="15319FCF" w14:textId="415D96A5" w:rsidR="00551E7D" w:rsidRDefault="009C6772" w:rsidP="00551E7D">
      <w:pPr>
        <w:pStyle w:val="GOSTScript"/>
      </w:pPr>
      <w:r w:rsidRPr="00866B16">
        <w:tab/>
      </w:r>
      <w:r w:rsidRPr="00866B16">
        <w:tab/>
      </w:r>
      <w:r w:rsidR="00551E7D" w:rsidRPr="00124B92">
        <w:t>"treasury_account": "03100643000000016000",</w:t>
      </w:r>
    </w:p>
    <w:p w14:paraId="60A59704" w14:textId="77777777" w:rsidR="00551E7D" w:rsidRPr="00866B16" w:rsidRDefault="00551E7D" w:rsidP="00551E7D">
      <w:pPr>
        <w:pStyle w:val="GOSTScript"/>
      </w:pPr>
      <w:r w:rsidRPr="00866B16">
        <w:tab/>
      </w:r>
      <w:r w:rsidRPr="00866B16">
        <w:tab/>
        <w:t>"sender": {</w:t>
      </w:r>
    </w:p>
    <w:p w14:paraId="2D7A4425" w14:textId="77777777" w:rsidR="00551E7D" w:rsidRDefault="00551E7D" w:rsidP="00551E7D">
      <w:pPr>
        <w:pStyle w:val="GOSTScript"/>
      </w:pPr>
      <w:r w:rsidRPr="00866B16">
        <w:tab/>
      </w:r>
      <w:r w:rsidRPr="00866B16">
        <w:tab/>
      </w:r>
      <w:r w:rsidRPr="00866B16">
        <w:tab/>
        <w:t>"account": "04601110030",</w:t>
      </w:r>
    </w:p>
    <w:p w14:paraId="03CAEFF7" w14:textId="77777777" w:rsidR="00551E7D" w:rsidRPr="00866B16" w:rsidRDefault="00551E7D" w:rsidP="00551E7D">
      <w:pPr>
        <w:pStyle w:val="GOSTScript"/>
      </w:pPr>
      <w:r w:rsidRPr="00866B16">
        <w:tab/>
      </w:r>
      <w:r w:rsidRPr="00866B16">
        <w:tab/>
        <w:t>},</w:t>
      </w:r>
    </w:p>
    <w:p w14:paraId="1B647A06" w14:textId="77777777" w:rsidR="00551E7D" w:rsidRPr="00866B16" w:rsidRDefault="00551E7D" w:rsidP="00551E7D">
      <w:pPr>
        <w:pStyle w:val="GOSTScript"/>
      </w:pPr>
      <w:r w:rsidRPr="00866B16">
        <w:tab/>
      </w:r>
      <w:r w:rsidRPr="00866B16">
        <w:tab/>
        <w:t>"recipient": {</w:t>
      </w:r>
    </w:p>
    <w:p w14:paraId="0868AAEB" w14:textId="0B1FD4FD" w:rsidR="00551E7D" w:rsidRDefault="00551E7D" w:rsidP="00551E7D">
      <w:pPr>
        <w:pStyle w:val="GOSTScript"/>
      </w:pPr>
      <w:r w:rsidRPr="00866B16">
        <w:tab/>
      </w:r>
      <w:r w:rsidRPr="00866B16">
        <w:tab/>
      </w:r>
      <w:r w:rsidRPr="00866B16">
        <w:tab/>
        <w:t>"account": "</w:t>
      </w:r>
      <w:r w:rsidRPr="00F97974">
        <w:t>00000000000</w:t>
      </w:r>
      <w:r w:rsidRPr="00F97974" w:rsidDel="00F97974">
        <w:t xml:space="preserve"> </w:t>
      </w:r>
      <w:r w:rsidRPr="00866B16">
        <w:t>",</w:t>
      </w:r>
    </w:p>
    <w:p w14:paraId="0D3467A3" w14:textId="77777777" w:rsidR="00551E7D" w:rsidRPr="00866B16" w:rsidRDefault="00551E7D" w:rsidP="00551E7D">
      <w:pPr>
        <w:pStyle w:val="GOSTScript"/>
      </w:pPr>
      <w:r w:rsidRPr="00866B16">
        <w:tab/>
      </w:r>
      <w:r w:rsidRPr="00866B16">
        <w:tab/>
        <w:t>},</w:t>
      </w:r>
    </w:p>
    <w:p w14:paraId="2E788AB8" w14:textId="12317685" w:rsidR="00551E7D" w:rsidRDefault="00F8325A" w:rsidP="00551E7D">
      <w:pPr>
        <w:pStyle w:val="GOSTScript"/>
      </w:pPr>
      <w:r w:rsidRPr="00F8325A">
        <w:tab/>
      </w:r>
      <w:r w:rsidRPr="00F8325A">
        <w:tab/>
      </w:r>
      <w:r w:rsidR="00551E7D" w:rsidRPr="000A32DF">
        <w:t>"entries": [</w:t>
      </w:r>
    </w:p>
    <w:p w14:paraId="27727DAF" w14:textId="77777777" w:rsidR="00F8325A" w:rsidRPr="000A32DF" w:rsidRDefault="00F8325A" w:rsidP="00F8325A">
      <w:pPr>
        <w:pStyle w:val="GOSTScript"/>
      </w:pPr>
      <w:r w:rsidRPr="00F8325A">
        <w:tab/>
      </w:r>
      <w:r w:rsidRPr="00F8325A">
        <w:tab/>
      </w:r>
      <w:r w:rsidRPr="00F8325A">
        <w:tab/>
        <w:t>{</w:t>
      </w:r>
    </w:p>
    <w:p w14:paraId="616E78A7" w14:textId="77777777" w:rsidR="00551E7D" w:rsidRDefault="00551E7D" w:rsidP="00551E7D">
      <w:pPr>
        <w:pStyle w:val="GOSTScript"/>
      </w:pPr>
      <w:r>
        <w:tab/>
      </w:r>
      <w:r>
        <w:tab/>
      </w:r>
      <w:r>
        <w:tab/>
      </w:r>
      <w:r>
        <w:rPr>
          <w:highlight w:val="yellow"/>
        </w:rPr>
        <w:t>"accounting_type": "Дт</w:t>
      </w:r>
      <w:r w:rsidRPr="00275C12">
        <w:rPr>
          <w:highlight w:val="yellow"/>
        </w:rPr>
        <w:t>",</w:t>
      </w:r>
    </w:p>
    <w:p w14:paraId="66178744" w14:textId="77777777" w:rsidR="00551E7D" w:rsidRDefault="00551E7D" w:rsidP="00551E7D">
      <w:pPr>
        <w:pStyle w:val="GOSTScript"/>
      </w:pPr>
      <w:r>
        <w:tab/>
      </w:r>
      <w:r>
        <w:tab/>
      </w:r>
      <w:r>
        <w:tab/>
      </w:r>
      <w:r w:rsidRPr="00275C12">
        <w:rPr>
          <w:highlight w:val="yellow"/>
        </w:rPr>
        <w:t>"analytical_group_sku": "00",</w:t>
      </w:r>
    </w:p>
    <w:p w14:paraId="2FAD2B6C" w14:textId="77777777" w:rsidR="00551E7D" w:rsidRDefault="00551E7D" w:rsidP="00551E7D">
      <w:pPr>
        <w:pStyle w:val="GOSTScript"/>
      </w:pPr>
      <w:r w:rsidRPr="00866B16">
        <w:tab/>
      </w:r>
      <w:r>
        <w:tab/>
      </w:r>
      <w:r>
        <w:tab/>
      </w:r>
      <w:r w:rsidRPr="00275C12">
        <w:rPr>
          <w:highlight w:val="yellow"/>
        </w:rPr>
        <w:t>"bcc</w:t>
      </w:r>
      <w:r w:rsidRPr="00C6161D">
        <w:rPr>
          <w:highlight w:val="yellow"/>
        </w:rPr>
        <w:t>_</w:t>
      </w:r>
      <w:r>
        <w:rPr>
          <w:highlight w:val="yellow"/>
        </w:rPr>
        <w:t>sender</w:t>
      </w:r>
      <w:r w:rsidRPr="00275C12">
        <w:rPr>
          <w:highlight w:val="yellow"/>
        </w:rPr>
        <w:t>": "32011301270010000130",</w:t>
      </w:r>
    </w:p>
    <w:p w14:paraId="2167A168" w14:textId="77777777" w:rsidR="00551E7D" w:rsidRPr="00866B16" w:rsidRDefault="00551E7D" w:rsidP="00551E7D">
      <w:pPr>
        <w:pStyle w:val="GOSTScript"/>
      </w:pPr>
      <w:r w:rsidRPr="00866B16">
        <w:tab/>
      </w:r>
      <w:r>
        <w:tab/>
      </w:r>
      <w:r>
        <w:tab/>
      </w:r>
      <w:r w:rsidRPr="00275C12">
        <w:rPr>
          <w:highlight w:val="yellow"/>
        </w:rPr>
        <w:t>"</w:t>
      </w:r>
      <w:r>
        <w:t>type_</w:t>
      </w:r>
      <w:r w:rsidRPr="00275C12">
        <w:rPr>
          <w:highlight w:val="yellow"/>
        </w:rPr>
        <w:t>bcc</w:t>
      </w:r>
      <w:r w:rsidRPr="00C6161D">
        <w:rPr>
          <w:highlight w:val="yellow"/>
        </w:rPr>
        <w:t>_</w:t>
      </w:r>
      <w:r>
        <w:rPr>
          <w:highlight w:val="yellow"/>
        </w:rPr>
        <w:t>sender</w:t>
      </w:r>
      <w:r w:rsidRPr="00275C12">
        <w:rPr>
          <w:highlight w:val="yellow"/>
        </w:rPr>
        <w:t>": "</w:t>
      </w:r>
      <w:r>
        <w:rPr>
          <w:highlight w:val="yellow"/>
        </w:rPr>
        <w:t>2</w:t>
      </w:r>
      <w:r w:rsidRPr="00275C12">
        <w:rPr>
          <w:highlight w:val="yellow"/>
        </w:rPr>
        <w:t>0",</w:t>
      </w:r>
    </w:p>
    <w:p w14:paraId="1FA7DE16" w14:textId="77777777" w:rsidR="00551E7D" w:rsidRPr="00866B16" w:rsidRDefault="00551E7D" w:rsidP="00551E7D">
      <w:pPr>
        <w:pStyle w:val="GOSTScript"/>
      </w:pPr>
      <w:r>
        <w:tab/>
      </w:r>
      <w:r>
        <w:tab/>
      </w:r>
      <w:r>
        <w:tab/>
      </w:r>
      <w:r w:rsidRPr="00275C12">
        <w:rPr>
          <w:highlight w:val="yellow"/>
        </w:rPr>
        <w:t>"oktmo": "63000000",</w:t>
      </w:r>
    </w:p>
    <w:p w14:paraId="05FFBA87" w14:textId="77777777" w:rsidR="00551E7D" w:rsidRDefault="00551E7D" w:rsidP="00551E7D">
      <w:pPr>
        <w:pStyle w:val="GOSTScript"/>
      </w:pPr>
      <w:r>
        <w:tab/>
      </w:r>
      <w:r>
        <w:tab/>
      </w:r>
      <w:r>
        <w:tab/>
      </w:r>
      <w:r w:rsidRPr="00275C12">
        <w:rPr>
          <w:highlight w:val="yellow"/>
        </w:rPr>
        <w:t>"analytical_group": "1234567890100236789012302",</w:t>
      </w:r>
    </w:p>
    <w:p w14:paraId="3EA379ED" w14:textId="77777777" w:rsidR="00551E7D" w:rsidRPr="00866B16" w:rsidRDefault="00551E7D" w:rsidP="00551E7D">
      <w:pPr>
        <w:pStyle w:val="GOSTScript"/>
      </w:pPr>
      <w:r>
        <w:lastRenderedPageBreak/>
        <w:tab/>
      </w:r>
      <w:r>
        <w:tab/>
      </w:r>
      <w:r>
        <w:tab/>
      </w:r>
      <w:r w:rsidRPr="00866B16">
        <w:t>"account_additional": "03601110030",</w:t>
      </w:r>
    </w:p>
    <w:p w14:paraId="20894B5F" w14:textId="77777777" w:rsidR="00551E7D" w:rsidRDefault="00551E7D" w:rsidP="00551E7D">
      <w:pPr>
        <w:pStyle w:val="GOSTScript"/>
      </w:pPr>
      <w:r w:rsidRPr="00866B16">
        <w:tab/>
      </w:r>
      <w:r>
        <w:tab/>
      </w:r>
      <w:r>
        <w:tab/>
      </w:r>
      <w:r w:rsidRPr="00275C12">
        <w:rPr>
          <w:highlight w:val="yellow"/>
        </w:rPr>
        <w:t>"bcc</w:t>
      </w:r>
      <w:r>
        <w:rPr>
          <w:highlight w:val="yellow"/>
        </w:rPr>
        <w:t>_recipient</w:t>
      </w:r>
      <w:r w:rsidRPr="00275C12">
        <w:rPr>
          <w:highlight w:val="yellow"/>
        </w:rPr>
        <w:t>": "00001050400000000510",</w:t>
      </w:r>
    </w:p>
    <w:p w14:paraId="4E1D3FEC" w14:textId="77777777" w:rsidR="00551E7D" w:rsidRPr="00866B16" w:rsidRDefault="00551E7D" w:rsidP="00551E7D">
      <w:pPr>
        <w:pStyle w:val="GOSTScript"/>
      </w:pPr>
      <w:r w:rsidRPr="00866B16">
        <w:tab/>
      </w:r>
      <w:r>
        <w:tab/>
      </w:r>
      <w:r>
        <w:tab/>
      </w:r>
      <w:r w:rsidRPr="00275C12">
        <w:rPr>
          <w:highlight w:val="yellow"/>
        </w:rPr>
        <w:t>"</w:t>
      </w:r>
      <w:r>
        <w:t>type_</w:t>
      </w:r>
      <w:r w:rsidRPr="00275C12">
        <w:rPr>
          <w:highlight w:val="yellow"/>
        </w:rPr>
        <w:t>bcc</w:t>
      </w:r>
      <w:r>
        <w:rPr>
          <w:highlight w:val="yellow"/>
        </w:rPr>
        <w:t>_recipient</w:t>
      </w:r>
      <w:r w:rsidRPr="00275C12">
        <w:rPr>
          <w:highlight w:val="yellow"/>
        </w:rPr>
        <w:t>": "</w:t>
      </w:r>
      <w:r>
        <w:rPr>
          <w:highlight w:val="yellow"/>
        </w:rPr>
        <w:t>31</w:t>
      </w:r>
      <w:r w:rsidRPr="00275C12">
        <w:rPr>
          <w:highlight w:val="yellow"/>
        </w:rPr>
        <w:t>",</w:t>
      </w:r>
    </w:p>
    <w:p w14:paraId="532A145A" w14:textId="77777777" w:rsidR="00551E7D" w:rsidRPr="00C6161D" w:rsidRDefault="00551E7D" w:rsidP="00551E7D">
      <w:pPr>
        <w:pStyle w:val="GOSTScript"/>
        <w:rPr>
          <w:strike/>
          <w:highlight w:val="yellow"/>
        </w:rPr>
      </w:pPr>
      <w:commentRangeStart w:id="694"/>
      <w:r w:rsidRPr="00C6161D">
        <w:rPr>
          <w:strike/>
        </w:rPr>
        <w:tab/>
      </w:r>
      <w:r w:rsidRPr="00C6161D">
        <w:rPr>
          <w:strike/>
        </w:rPr>
        <w:tab/>
      </w:r>
      <w:r w:rsidRPr="00C6161D">
        <w:rPr>
          <w:strike/>
        </w:rPr>
        <w:tab/>
      </w:r>
      <w:r w:rsidRPr="00C6161D">
        <w:rPr>
          <w:strike/>
          <w:highlight w:val="yellow"/>
        </w:rPr>
        <w:t>"oktmo": "",</w:t>
      </w:r>
    </w:p>
    <w:p w14:paraId="105BB5D0" w14:textId="77777777" w:rsidR="00551E7D" w:rsidRPr="00C6161D" w:rsidRDefault="00551E7D" w:rsidP="00551E7D">
      <w:pPr>
        <w:pStyle w:val="GOSTScript"/>
        <w:rPr>
          <w:strike/>
        </w:rPr>
      </w:pPr>
      <w:r w:rsidRPr="00C6161D">
        <w:rPr>
          <w:strike/>
          <w:highlight w:val="yellow"/>
        </w:rPr>
        <w:tab/>
      </w:r>
      <w:r w:rsidRPr="00C6161D">
        <w:rPr>
          <w:strike/>
          <w:highlight w:val="yellow"/>
        </w:rPr>
        <w:tab/>
      </w:r>
      <w:r w:rsidRPr="00C6161D">
        <w:rPr>
          <w:strike/>
          <w:highlight w:val="yellow"/>
        </w:rPr>
        <w:tab/>
        <w:t>"analytical_group":"",</w:t>
      </w:r>
      <w:commentRangeEnd w:id="694"/>
      <w:r>
        <w:rPr>
          <w:rStyle w:val="affa"/>
        </w:rPr>
        <w:commentReference w:id="694"/>
      </w:r>
    </w:p>
    <w:p w14:paraId="295A9C5E" w14:textId="41892D2A" w:rsidR="00551E7D" w:rsidRPr="000A32DF" w:rsidRDefault="00F8325A" w:rsidP="00551E7D">
      <w:pPr>
        <w:pStyle w:val="GOSTScript"/>
      </w:pPr>
      <w:r>
        <w:tab/>
      </w:r>
      <w:r>
        <w:tab/>
      </w:r>
      <w:r>
        <w:tab/>
      </w:r>
      <w:r w:rsidR="00551E7D" w:rsidRPr="000A32DF">
        <w:t>"line_id": "a0d4ce5d-2757-4699-948c-cfa72ba94f11",</w:t>
      </w:r>
    </w:p>
    <w:p w14:paraId="142D97A5" w14:textId="1373B928" w:rsidR="00551E7D" w:rsidRDefault="00F8325A" w:rsidP="00551E7D">
      <w:pPr>
        <w:pStyle w:val="GOSTScript"/>
      </w:pPr>
      <w:r>
        <w:tab/>
      </w:r>
      <w:r>
        <w:tab/>
      </w:r>
      <w:r>
        <w:tab/>
      </w:r>
      <w:r w:rsidR="00551E7D" w:rsidRPr="000A32DF">
        <w:t>"amount": 50</w:t>
      </w:r>
    </w:p>
    <w:p w14:paraId="76F0E426" w14:textId="0F05891D" w:rsidR="00F8325A" w:rsidRPr="000A32DF" w:rsidRDefault="00F8325A" w:rsidP="00551E7D">
      <w:pPr>
        <w:pStyle w:val="GOSTScript"/>
      </w:pPr>
      <w:r w:rsidRPr="00F8325A">
        <w:tab/>
      </w:r>
      <w:r w:rsidRPr="00F8325A">
        <w:tab/>
      </w:r>
      <w:r w:rsidRPr="00F8325A">
        <w:tab/>
        <w:t>}</w:t>
      </w:r>
    </w:p>
    <w:p w14:paraId="341F5215" w14:textId="538A1FCB" w:rsidR="00551E7D" w:rsidRPr="000A32DF" w:rsidRDefault="00F8325A" w:rsidP="00551E7D">
      <w:pPr>
        <w:pStyle w:val="GOSTScript"/>
      </w:pPr>
      <w:r w:rsidRPr="00F8325A">
        <w:tab/>
      </w:r>
      <w:r w:rsidRPr="00F8325A">
        <w:tab/>
      </w:r>
      <w:r w:rsidR="00551E7D" w:rsidRPr="000A32DF">
        <w:t>]</w:t>
      </w:r>
    </w:p>
    <w:p w14:paraId="0B2BC3C9" w14:textId="77777777" w:rsidR="00551E7D" w:rsidRPr="00866B16" w:rsidRDefault="00551E7D" w:rsidP="00551E7D">
      <w:pPr>
        <w:pStyle w:val="GOSTScript"/>
      </w:pPr>
      <w:r w:rsidRPr="00866B16">
        <w:tab/>
        <w:t>}</w:t>
      </w:r>
    </w:p>
    <w:p w14:paraId="5A7CBB69" w14:textId="2902A7D9" w:rsidR="00431832" w:rsidRPr="00431832" w:rsidRDefault="00551E7D" w:rsidP="00551E7D">
      <w:pPr>
        <w:pStyle w:val="GOSTScript"/>
      </w:pPr>
      <w:r w:rsidRPr="00866B16">
        <w:t>}</w:t>
      </w:r>
    </w:p>
    <w:p w14:paraId="1DDD6BF3" w14:textId="14536F1E" w:rsidR="00645B21" w:rsidRPr="00943DFB" w:rsidRDefault="00645B21" w:rsidP="00943DFB">
      <w:pPr>
        <w:pStyle w:val="41"/>
      </w:pPr>
      <w:bookmarkStart w:id="695" w:name="_Ref195713150"/>
      <w:bookmarkStart w:id="696" w:name="_Toc226625571"/>
      <w:r w:rsidRPr="00943DFB">
        <w:t>«</w:t>
      </w:r>
      <w:r w:rsidR="00943DFB" w:rsidRPr="00943DFB">
        <w:t>Бухгалтерская справка (ф. 0504833)» ARP_NPS_0504833 (Document)</w:t>
      </w:r>
      <w:bookmarkEnd w:id="695"/>
      <w:bookmarkEnd w:id="696"/>
    </w:p>
    <w:p w14:paraId="52831448" w14:textId="746D0399" w:rsidR="00645B21" w:rsidRPr="004C328C" w:rsidRDefault="00645B21" w:rsidP="00645B21">
      <w:pPr>
        <w:pStyle w:val="51"/>
      </w:pPr>
      <w:bookmarkStart w:id="697" w:name="_Toc226625572"/>
      <w:r w:rsidRPr="00601F01">
        <w:t>Перечень параметров тела запроса (Document) по документу</w:t>
      </w:r>
      <w:r>
        <w:t xml:space="preserve"> </w:t>
      </w:r>
      <w:r w:rsidRPr="00ED204B">
        <w:t>«</w:t>
      </w:r>
      <w:r w:rsidR="00943DFB" w:rsidRPr="00943DFB">
        <w:t>Бухгалтерская справка (ф. 0504833)» ARP_NPS_0504833</w:t>
      </w:r>
      <w:bookmarkEnd w:id="697"/>
    </w:p>
    <w:p w14:paraId="5B139D41" w14:textId="31090746" w:rsidR="000D6D16" w:rsidRDefault="000A24E5" w:rsidP="000D6D16">
      <w:pPr>
        <w:pStyle w:val="GOSTNameTable"/>
      </w:pPr>
      <w:r>
        <w:rPr>
          <w:noProof/>
        </w:rPr>
        <w:fldChar w:fldCharType="begin"/>
      </w:r>
      <w:r>
        <w:rPr>
          <w:noProof/>
        </w:rPr>
        <w:instrText xml:space="preserve"> SEQ Таблица \* ARABIC </w:instrText>
      </w:r>
      <w:r>
        <w:rPr>
          <w:noProof/>
        </w:rPr>
        <w:fldChar w:fldCharType="separate"/>
      </w:r>
      <w:bookmarkStart w:id="698" w:name="_Toc226625615"/>
      <w:r w:rsidR="001C3732">
        <w:rPr>
          <w:noProof/>
        </w:rPr>
        <w:t>16</w:t>
      </w:r>
      <w:r>
        <w:rPr>
          <w:noProof/>
        </w:rPr>
        <w:fldChar w:fldCharType="end"/>
      </w:r>
      <w:r w:rsidR="000D6D16">
        <w:t xml:space="preserve"> </w:t>
      </w:r>
      <w:r w:rsidR="00C96D5C" w:rsidRPr="00A57119">
        <w:rPr>
          <w:szCs w:val="22"/>
        </w:rPr>
        <w:t>–</w:t>
      </w:r>
      <w:r w:rsidR="000D6D16">
        <w:t xml:space="preserve"> </w:t>
      </w:r>
      <w:r w:rsidR="000D6D16" w:rsidRPr="00894519">
        <w:t>Параметры запроса на подбор / сторнирование / переформирование записей учета по документу «Бухгалтерская справка (ф. 0504833)» ARP_NPS_0504833</w:t>
      </w:r>
      <w:bookmarkEnd w:id="698"/>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1D076E" w14:paraId="62A0CB13" w14:textId="77777777" w:rsidTr="001D076E">
        <w:trPr>
          <w:cnfStyle w:val="100000000000" w:firstRow="1" w:lastRow="0" w:firstColumn="0" w:lastColumn="0" w:oddVBand="0" w:evenVBand="0" w:oddHBand="0" w:evenHBand="0" w:firstRowFirstColumn="0" w:firstRowLastColumn="0" w:lastRowFirstColumn="0" w:lastRowLastColumn="0"/>
        </w:trPr>
        <w:tc>
          <w:tcPr>
            <w:tcW w:w="1120" w:type="pct"/>
          </w:tcPr>
          <w:p w14:paraId="2B34BB20" w14:textId="77777777" w:rsidR="001D076E" w:rsidRPr="00F56162" w:rsidRDefault="001D076E" w:rsidP="00335018">
            <w:pPr>
              <w:pStyle w:val="GOSTTableHead"/>
              <w:rPr>
                <w:szCs w:val="22"/>
              </w:rPr>
            </w:pPr>
            <w:r w:rsidRPr="00A57119">
              <w:t>Наименование параметра</w:t>
            </w:r>
          </w:p>
        </w:tc>
        <w:tc>
          <w:tcPr>
            <w:tcW w:w="795" w:type="pct"/>
          </w:tcPr>
          <w:p w14:paraId="20FB86C1" w14:textId="77777777" w:rsidR="001D076E" w:rsidRPr="00F56162" w:rsidRDefault="001D076E" w:rsidP="00335018">
            <w:pPr>
              <w:pStyle w:val="GOSTTableHead"/>
              <w:rPr>
                <w:szCs w:val="22"/>
                <w:lang w:val="en-US"/>
              </w:rPr>
            </w:pPr>
            <w:r w:rsidRPr="00A57119">
              <w:t>Название тэга</w:t>
            </w:r>
          </w:p>
        </w:tc>
        <w:tc>
          <w:tcPr>
            <w:tcW w:w="560" w:type="pct"/>
          </w:tcPr>
          <w:p w14:paraId="6C6D6291" w14:textId="77777777" w:rsidR="001D076E" w:rsidRPr="00F56162" w:rsidRDefault="001D076E" w:rsidP="00335018">
            <w:pPr>
              <w:pStyle w:val="GOSTTableHead"/>
              <w:rPr>
                <w:szCs w:val="22"/>
                <w:lang w:eastAsia="en-US"/>
              </w:rPr>
            </w:pPr>
            <w:r w:rsidRPr="00A57119">
              <w:t>Тип данных</w:t>
            </w:r>
          </w:p>
        </w:tc>
        <w:tc>
          <w:tcPr>
            <w:tcW w:w="374" w:type="pct"/>
          </w:tcPr>
          <w:p w14:paraId="3B6B4751" w14:textId="77777777" w:rsidR="001D076E" w:rsidRPr="00F56162" w:rsidRDefault="001D076E" w:rsidP="00335018">
            <w:pPr>
              <w:pStyle w:val="GOSTTableHead"/>
              <w:rPr>
                <w:szCs w:val="22"/>
              </w:rPr>
            </w:pPr>
            <w:r w:rsidRPr="00A57119">
              <w:t>Обязательность</w:t>
            </w:r>
          </w:p>
        </w:tc>
        <w:tc>
          <w:tcPr>
            <w:tcW w:w="374" w:type="pct"/>
          </w:tcPr>
          <w:p w14:paraId="1D9BC4F8" w14:textId="77777777" w:rsidR="001D076E" w:rsidRPr="00F56162" w:rsidRDefault="001D076E" w:rsidP="00335018">
            <w:pPr>
              <w:pStyle w:val="GOSTTableHead"/>
              <w:rPr>
                <w:szCs w:val="22"/>
              </w:rPr>
            </w:pPr>
            <w:r w:rsidRPr="00A57119">
              <w:t>Размерность</w:t>
            </w:r>
          </w:p>
        </w:tc>
        <w:tc>
          <w:tcPr>
            <w:tcW w:w="1777" w:type="pct"/>
          </w:tcPr>
          <w:p w14:paraId="7BE03010" w14:textId="77777777" w:rsidR="001D076E" w:rsidRDefault="001D076E" w:rsidP="00335018">
            <w:pPr>
              <w:pStyle w:val="GOSTTableHead"/>
              <w:rPr>
                <w:szCs w:val="22"/>
              </w:rPr>
            </w:pPr>
            <w:r w:rsidRPr="00A57119">
              <w:t>Описание</w:t>
            </w:r>
          </w:p>
        </w:tc>
      </w:tr>
      <w:tr w:rsidR="00ED204B" w:rsidRPr="00A57119" w14:paraId="09C02EC6" w14:textId="77777777" w:rsidTr="001D076E">
        <w:tc>
          <w:tcPr>
            <w:tcW w:w="5000" w:type="pct"/>
            <w:gridSpan w:val="6"/>
          </w:tcPr>
          <w:p w14:paraId="17E6BBD2" w14:textId="31B4500B" w:rsidR="00ED204B" w:rsidRPr="00A57119" w:rsidRDefault="00ED204B" w:rsidP="00ED204B">
            <w:pPr>
              <w:keepNext/>
              <w:suppressAutoHyphens/>
              <w:ind w:firstLine="30"/>
              <w:jc w:val="center"/>
              <w:rPr>
                <w:sz w:val="22"/>
                <w:szCs w:val="22"/>
              </w:rPr>
            </w:pPr>
            <w:r w:rsidRPr="00A57119">
              <w:rPr>
                <w:b/>
                <w:sz w:val="22"/>
                <w:szCs w:val="22"/>
              </w:rPr>
              <w:t>Бухгалтерская справка (ф. 0504833) ARP_NPS_0504833 (</w:t>
            </w:r>
            <w:r w:rsidRPr="00A57119">
              <w:rPr>
                <w:b/>
                <w:sz w:val="22"/>
                <w:szCs w:val="22"/>
                <w:lang w:val="en-US"/>
              </w:rPr>
              <w:t>Document</w:t>
            </w:r>
            <w:r w:rsidRPr="00A57119">
              <w:rPr>
                <w:b/>
                <w:sz w:val="22"/>
                <w:szCs w:val="22"/>
              </w:rPr>
              <w:t>)</w:t>
            </w:r>
          </w:p>
        </w:tc>
      </w:tr>
      <w:tr w:rsidR="00ED204B" w:rsidRPr="00A57119" w14:paraId="1BA7AE49" w14:textId="77777777" w:rsidTr="001D076E">
        <w:tc>
          <w:tcPr>
            <w:tcW w:w="1120" w:type="pct"/>
          </w:tcPr>
          <w:p w14:paraId="4C381BD6" w14:textId="47D4012C" w:rsidR="00ED204B" w:rsidRPr="00A57119" w:rsidRDefault="00ED204B" w:rsidP="00B97E8E">
            <w:pPr>
              <w:pStyle w:val="GOSTTablenorm"/>
            </w:pPr>
            <w:r w:rsidRPr="00A57119">
              <w:t>Номер документа</w:t>
            </w:r>
          </w:p>
        </w:tc>
        <w:tc>
          <w:tcPr>
            <w:tcW w:w="795" w:type="pct"/>
          </w:tcPr>
          <w:p w14:paraId="1F90BA35" w14:textId="2B3DBFEA" w:rsidR="00ED204B" w:rsidRPr="00A57119" w:rsidRDefault="00ED204B" w:rsidP="00B97E8E">
            <w:pPr>
              <w:pStyle w:val="GOSTTablenorm"/>
            </w:pPr>
            <w:r w:rsidRPr="00A57119">
              <w:t>TtlPrt_DcNmbr</w:t>
            </w:r>
          </w:p>
        </w:tc>
        <w:tc>
          <w:tcPr>
            <w:tcW w:w="560" w:type="pct"/>
          </w:tcPr>
          <w:p w14:paraId="0E445873" w14:textId="7AF8400F" w:rsidR="00ED204B" w:rsidRPr="00A57119" w:rsidRDefault="00ED204B" w:rsidP="00B97E8E">
            <w:pPr>
              <w:pStyle w:val="GOSTTablenorm"/>
              <w:rPr>
                <w:lang w:eastAsia="en-US"/>
              </w:rPr>
            </w:pPr>
            <w:r w:rsidRPr="00A57119">
              <w:t>Строка</w:t>
            </w:r>
          </w:p>
        </w:tc>
        <w:tc>
          <w:tcPr>
            <w:tcW w:w="374" w:type="pct"/>
          </w:tcPr>
          <w:p w14:paraId="6F01FB68" w14:textId="20BE674D" w:rsidR="00ED204B" w:rsidRPr="00A57119" w:rsidRDefault="00ED204B" w:rsidP="00B97E8E">
            <w:pPr>
              <w:pStyle w:val="GOSTTablenorm"/>
            </w:pPr>
            <w:r w:rsidRPr="00A57119">
              <w:t>Да</w:t>
            </w:r>
          </w:p>
        </w:tc>
        <w:tc>
          <w:tcPr>
            <w:tcW w:w="374" w:type="pct"/>
          </w:tcPr>
          <w:p w14:paraId="3A16B77F" w14:textId="438DC585" w:rsidR="00ED204B" w:rsidRPr="00A57119" w:rsidRDefault="00ED204B" w:rsidP="00B97E8E">
            <w:pPr>
              <w:pStyle w:val="GOSTTablenorm"/>
            </w:pPr>
            <w:r w:rsidRPr="00A57119">
              <w:t>&lt;=50</w:t>
            </w:r>
          </w:p>
        </w:tc>
        <w:tc>
          <w:tcPr>
            <w:tcW w:w="1777" w:type="pct"/>
          </w:tcPr>
          <w:p w14:paraId="148A6093" w14:textId="30DF6346" w:rsidR="00ED204B" w:rsidRPr="00A57119" w:rsidRDefault="00ED204B" w:rsidP="00B97E8E">
            <w:pPr>
              <w:pStyle w:val="GOSTTablenorm"/>
            </w:pPr>
            <w:r w:rsidRPr="00A57119">
              <w:t>Указывается номер документа</w:t>
            </w:r>
          </w:p>
        </w:tc>
      </w:tr>
      <w:tr w:rsidR="00ED204B" w:rsidRPr="00A57119" w14:paraId="31E82A52" w14:textId="77777777" w:rsidTr="001D076E">
        <w:tc>
          <w:tcPr>
            <w:tcW w:w="1120" w:type="pct"/>
          </w:tcPr>
          <w:p w14:paraId="36C8F429" w14:textId="04F033BF" w:rsidR="00ED204B" w:rsidRPr="00A57119" w:rsidRDefault="00ED204B" w:rsidP="00B97E8E">
            <w:pPr>
              <w:pStyle w:val="GOSTTablenorm"/>
            </w:pPr>
            <w:r w:rsidRPr="00A57119">
              <w:t>Дата документа</w:t>
            </w:r>
          </w:p>
        </w:tc>
        <w:tc>
          <w:tcPr>
            <w:tcW w:w="795" w:type="pct"/>
          </w:tcPr>
          <w:p w14:paraId="564B9DB6" w14:textId="0DFDEC86" w:rsidR="00ED204B" w:rsidRPr="00A57119" w:rsidRDefault="00ED204B" w:rsidP="00B97E8E">
            <w:pPr>
              <w:pStyle w:val="GOSTTablenorm"/>
            </w:pPr>
            <w:r w:rsidRPr="00A57119">
              <w:t>TtlPrt_Dt</w:t>
            </w:r>
          </w:p>
        </w:tc>
        <w:tc>
          <w:tcPr>
            <w:tcW w:w="560" w:type="pct"/>
          </w:tcPr>
          <w:p w14:paraId="2DEE40A3" w14:textId="616784C1" w:rsidR="00ED204B" w:rsidRPr="00A57119" w:rsidRDefault="00ED204B" w:rsidP="00B97E8E">
            <w:pPr>
              <w:pStyle w:val="GOSTTablenorm"/>
              <w:rPr>
                <w:lang w:eastAsia="en-US"/>
              </w:rPr>
            </w:pPr>
            <w:r w:rsidRPr="00A57119">
              <w:t>Дата</w:t>
            </w:r>
          </w:p>
        </w:tc>
        <w:tc>
          <w:tcPr>
            <w:tcW w:w="374" w:type="pct"/>
          </w:tcPr>
          <w:p w14:paraId="283267D0" w14:textId="5B5CC32B" w:rsidR="00ED204B" w:rsidRPr="00A57119" w:rsidRDefault="00ED204B" w:rsidP="00B97E8E">
            <w:pPr>
              <w:pStyle w:val="GOSTTablenorm"/>
            </w:pPr>
            <w:r w:rsidRPr="00A57119">
              <w:t>Да</w:t>
            </w:r>
          </w:p>
        </w:tc>
        <w:tc>
          <w:tcPr>
            <w:tcW w:w="374" w:type="pct"/>
          </w:tcPr>
          <w:p w14:paraId="30C54BB0" w14:textId="77777777" w:rsidR="00ED204B" w:rsidRPr="00A57119" w:rsidRDefault="00ED204B" w:rsidP="00B97E8E">
            <w:pPr>
              <w:pStyle w:val="GOSTTablenorm"/>
            </w:pPr>
          </w:p>
        </w:tc>
        <w:tc>
          <w:tcPr>
            <w:tcW w:w="1777" w:type="pct"/>
          </w:tcPr>
          <w:p w14:paraId="1BF57076" w14:textId="4F84CFE5" w:rsidR="00ED204B" w:rsidRPr="00A57119" w:rsidRDefault="00ED204B" w:rsidP="00B97E8E">
            <w:pPr>
              <w:pStyle w:val="GOSTTablenorm"/>
            </w:pPr>
            <w:r w:rsidRPr="00A57119">
              <w:t>Указывается дата документа в формате YYYY-MM-DD</w:t>
            </w:r>
          </w:p>
        </w:tc>
      </w:tr>
      <w:tr w:rsidR="00ED204B" w:rsidRPr="00A57119" w14:paraId="1D9E7CAA" w14:textId="77777777" w:rsidTr="001D076E">
        <w:tc>
          <w:tcPr>
            <w:tcW w:w="1120" w:type="pct"/>
          </w:tcPr>
          <w:p w14:paraId="1C6A935B" w14:textId="03CC9202" w:rsidR="00ED204B" w:rsidRPr="00A57119" w:rsidRDefault="00ED204B" w:rsidP="00B97E8E">
            <w:pPr>
              <w:pStyle w:val="GOSTTablenorm"/>
            </w:pPr>
            <w:r w:rsidRPr="00A57119">
              <w:t>Дата исправления</w:t>
            </w:r>
          </w:p>
        </w:tc>
        <w:tc>
          <w:tcPr>
            <w:tcW w:w="795" w:type="pct"/>
          </w:tcPr>
          <w:p w14:paraId="3FA3C57A" w14:textId="5A0A064E" w:rsidR="00ED204B" w:rsidRPr="00A57119" w:rsidRDefault="00ED204B" w:rsidP="00B97E8E">
            <w:pPr>
              <w:pStyle w:val="GOSTTablenorm"/>
            </w:pPr>
            <w:r w:rsidRPr="00A57119">
              <w:t>TtlPrt_</w:t>
            </w:r>
            <w:r w:rsidRPr="00A57119">
              <w:rPr>
                <w:lang w:val="en-US"/>
              </w:rPr>
              <w:t>CorrectionDate</w:t>
            </w:r>
          </w:p>
        </w:tc>
        <w:tc>
          <w:tcPr>
            <w:tcW w:w="560" w:type="pct"/>
          </w:tcPr>
          <w:p w14:paraId="08DBB4BD" w14:textId="4DA0C549" w:rsidR="00ED204B" w:rsidRPr="00A57119" w:rsidRDefault="00ED204B" w:rsidP="00B97E8E">
            <w:pPr>
              <w:pStyle w:val="GOSTTablenorm"/>
              <w:rPr>
                <w:lang w:eastAsia="en-US"/>
              </w:rPr>
            </w:pPr>
            <w:r w:rsidRPr="00A57119">
              <w:t>Дата</w:t>
            </w:r>
          </w:p>
        </w:tc>
        <w:tc>
          <w:tcPr>
            <w:tcW w:w="374" w:type="pct"/>
          </w:tcPr>
          <w:p w14:paraId="6FB15AD9" w14:textId="2BBD7164" w:rsidR="00ED204B" w:rsidRPr="00A57119" w:rsidRDefault="00ED204B" w:rsidP="00B97E8E">
            <w:pPr>
              <w:pStyle w:val="GOSTTablenorm"/>
            </w:pPr>
            <w:r w:rsidRPr="00A57119">
              <w:t>Да</w:t>
            </w:r>
          </w:p>
        </w:tc>
        <w:tc>
          <w:tcPr>
            <w:tcW w:w="374" w:type="pct"/>
          </w:tcPr>
          <w:p w14:paraId="01F72CC6" w14:textId="77777777" w:rsidR="00ED204B" w:rsidRPr="00A57119" w:rsidRDefault="00ED204B" w:rsidP="00B97E8E">
            <w:pPr>
              <w:pStyle w:val="GOSTTablenorm"/>
            </w:pPr>
          </w:p>
        </w:tc>
        <w:tc>
          <w:tcPr>
            <w:tcW w:w="1777" w:type="pct"/>
          </w:tcPr>
          <w:p w14:paraId="027D57D0" w14:textId="4D929D96" w:rsidR="00ED204B" w:rsidRPr="00A57119" w:rsidRDefault="00ED204B" w:rsidP="00B97E8E">
            <w:pPr>
              <w:pStyle w:val="GOSTTablenorm"/>
            </w:pPr>
            <w:r w:rsidRPr="00A57119">
              <w:t>Указывается дата и</w:t>
            </w:r>
            <w:r w:rsidR="00B97E8E">
              <w:t>справления в формате YYYY-MM-DD</w:t>
            </w:r>
          </w:p>
        </w:tc>
      </w:tr>
      <w:tr w:rsidR="00ED204B" w:rsidRPr="00A57119" w14:paraId="04D88DBF" w14:textId="77777777" w:rsidTr="001D076E">
        <w:tc>
          <w:tcPr>
            <w:tcW w:w="1120" w:type="pct"/>
          </w:tcPr>
          <w:p w14:paraId="67FF775F" w14:textId="1475CFF7" w:rsidR="00ED204B" w:rsidRPr="00A57119" w:rsidRDefault="00ED204B" w:rsidP="00B97E8E">
            <w:pPr>
              <w:pStyle w:val="GOSTTablenorm"/>
            </w:pPr>
            <w:r w:rsidRPr="00A57119">
              <w:t>Дата ввода в действие</w:t>
            </w:r>
          </w:p>
        </w:tc>
        <w:tc>
          <w:tcPr>
            <w:tcW w:w="795" w:type="pct"/>
          </w:tcPr>
          <w:p w14:paraId="4E936EA6" w14:textId="7AC2DA27" w:rsidR="00ED204B" w:rsidRPr="00A57119" w:rsidRDefault="00ED204B" w:rsidP="00B97E8E">
            <w:pPr>
              <w:pStyle w:val="GOSTTablenorm"/>
            </w:pPr>
            <w:r w:rsidRPr="00A57119">
              <w:t>TtlPrt_EffectiveDate</w:t>
            </w:r>
          </w:p>
        </w:tc>
        <w:tc>
          <w:tcPr>
            <w:tcW w:w="560" w:type="pct"/>
          </w:tcPr>
          <w:p w14:paraId="0908A8CE" w14:textId="5BE53F4A" w:rsidR="00ED204B" w:rsidRPr="00A57119" w:rsidRDefault="00ED204B" w:rsidP="00B97E8E">
            <w:pPr>
              <w:pStyle w:val="GOSTTablenorm"/>
              <w:rPr>
                <w:lang w:eastAsia="en-US"/>
              </w:rPr>
            </w:pPr>
            <w:r w:rsidRPr="00A57119">
              <w:t>Дата</w:t>
            </w:r>
          </w:p>
        </w:tc>
        <w:tc>
          <w:tcPr>
            <w:tcW w:w="374" w:type="pct"/>
          </w:tcPr>
          <w:p w14:paraId="2C4099CA" w14:textId="04B9EFAD" w:rsidR="00ED204B" w:rsidRPr="00A57119" w:rsidRDefault="00ED204B" w:rsidP="00B97E8E">
            <w:pPr>
              <w:pStyle w:val="GOSTTablenorm"/>
            </w:pPr>
            <w:r w:rsidRPr="00A57119">
              <w:t>Да</w:t>
            </w:r>
          </w:p>
        </w:tc>
        <w:tc>
          <w:tcPr>
            <w:tcW w:w="374" w:type="pct"/>
          </w:tcPr>
          <w:p w14:paraId="4558A1A4" w14:textId="77777777" w:rsidR="00ED204B" w:rsidRPr="00A57119" w:rsidRDefault="00ED204B" w:rsidP="00B97E8E">
            <w:pPr>
              <w:pStyle w:val="GOSTTablenorm"/>
            </w:pPr>
          </w:p>
        </w:tc>
        <w:tc>
          <w:tcPr>
            <w:tcW w:w="1777" w:type="pct"/>
          </w:tcPr>
          <w:p w14:paraId="743DE073" w14:textId="7D4B049C" w:rsidR="00ED204B" w:rsidRPr="00A57119" w:rsidRDefault="00ED204B" w:rsidP="00B97E8E">
            <w:pPr>
              <w:pStyle w:val="GOSTTablenorm"/>
            </w:pPr>
            <w:r w:rsidRPr="00A57119">
              <w:t>Указывается дата ввода в действие сформированных зап</w:t>
            </w:r>
            <w:r w:rsidR="00B97E8E">
              <w:t>исей учета в формате YYYY-MM-DD</w:t>
            </w:r>
          </w:p>
        </w:tc>
      </w:tr>
      <w:tr w:rsidR="00ED204B" w:rsidRPr="00A57119" w14:paraId="4A6D10B4" w14:textId="77777777" w:rsidTr="001D076E">
        <w:tc>
          <w:tcPr>
            <w:tcW w:w="1120" w:type="pct"/>
          </w:tcPr>
          <w:p w14:paraId="3069FAEE" w14:textId="7DAAA757" w:rsidR="00ED204B" w:rsidRPr="00A57119" w:rsidRDefault="00ED204B" w:rsidP="00B97E8E">
            <w:pPr>
              <w:pStyle w:val="GOSTTablenorm"/>
            </w:pPr>
            <w:r w:rsidRPr="00A57119">
              <w:t>Тип справки</w:t>
            </w:r>
          </w:p>
        </w:tc>
        <w:tc>
          <w:tcPr>
            <w:tcW w:w="795" w:type="pct"/>
          </w:tcPr>
          <w:p w14:paraId="6CCC4776" w14:textId="16E2C1FF" w:rsidR="00ED204B" w:rsidRPr="00A57119" w:rsidRDefault="00ED204B" w:rsidP="00B97E8E">
            <w:pPr>
              <w:pStyle w:val="GOSTTablenorm"/>
            </w:pPr>
            <w:r w:rsidRPr="00A57119">
              <w:t>TtlPrt_TypeDoc</w:t>
            </w:r>
          </w:p>
        </w:tc>
        <w:tc>
          <w:tcPr>
            <w:tcW w:w="560" w:type="pct"/>
          </w:tcPr>
          <w:p w14:paraId="73DE7340" w14:textId="14392430" w:rsidR="00ED204B" w:rsidRPr="00A57119" w:rsidRDefault="00ED204B" w:rsidP="00B97E8E">
            <w:pPr>
              <w:pStyle w:val="GOSTTablenorm"/>
              <w:rPr>
                <w:lang w:eastAsia="en-US"/>
              </w:rPr>
            </w:pPr>
            <w:r w:rsidRPr="00A57119">
              <w:t>Строка</w:t>
            </w:r>
          </w:p>
        </w:tc>
        <w:tc>
          <w:tcPr>
            <w:tcW w:w="374" w:type="pct"/>
          </w:tcPr>
          <w:p w14:paraId="37F841FB" w14:textId="6F2E0307" w:rsidR="00ED204B" w:rsidRPr="00A57119" w:rsidRDefault="00ED204B" w:rsidP="00B97E8E">
            <w:pPr>
              <w:pStyle w:val="GOSTTablenorm"/>
            </w:pPr>
            <w:r w:rsidRPr="00A57119">
              <w:t>Да</w:t>
            </w:r>
          </w:p>
        </w:tc>
        <w:tc>
          <w:tcPr>
            <w:tcW w:w="374" w:type="pct"/>
          </w:tcPr>
          <w:p w14:paraId="4A080B08" w14:textId="53370938" w:rsidR="00ED204B" w:rsidRPr="00A57119" w:rsidRDefault="00ED204B" w:rsidP="00B97E8E">
            <w:pPr>
              <w:pStyle w:val="GOSTTablenorm"/>
            </w:pPr>
            <w:r w:rsidRPr="00A57119">
              <w:t>=3</w:t>
            </w:r>
          </w:p>
        </w:tc>
        <w:tc>
          <w:tcPr>
            <w:tcW w:w="1777" w:type="pct"/>
          </w:tcPr>
          <w:p w14:paraId="319C0B5F" w14:textId="1A90D1C9" w:rsidR="00ED204B" w:rsidRPr="00A57119" w:rsidRDefault="00B97E8E" w:rsidP="00B97E8E">
            <w:pPr>
              <w:pStyle w:val="GOSTTablenorm"/>
            </w:pPr>
            <w:r>
              <w:t>Указывается значение «БСА»</w:t>
            </w:r>
          </w:p>
        </w:tc>
      </w:tr>
      <w:tr w:rsidR="00ED204B" w:rsidRPr="00A57119" w14:paraId="1B5F6118" w14:textId="77777777" w:rsidTr="001D076E">
        <w:tc>
          <w:tcPr>
            <w:tcW w:w="1120" w:type="pct"/>
          </w:tcPr>
          <w:p w14:paraId="21B6C19F" w14:textId="4AA9136A" w:rsidR="00ED204B" w:rsidRPr="00A57119" w:rsidRDefault="00ED204B" w:rsidP="00B97E8E">
            <w:pPr>
              <w:pStyle w:val="GOSTTablenorm"/>
            </w:pPr>
            <w:r w:rsidRPr="00A57119">
              <w:t>Наименование типа справки</w:t>
            </w:r>
          </w:p>
        </w:tc>
        <w:tc>
          <w:tcPr>
            <w:tcW w:w="795" w:type="pct"/>
          </w:tcPr>
          <w:p w14:paraId="7B2EC4E7" w14:textId="535AA871" w:rsidR="00ED204B" w:rsidRPr="00A57119" w:rsidRDefault="00ED204B" w:rsidP="00B97E8E">
            <w:pPr>
              <w:pStyle w:val="GOSTTablenorm"/>
            </w:pPr>
            <w:r w:rsidRPr="00A57119">
              <w:t>TtlPrt_FullTypeDoc</w:t>
            </w:r>
          </w:p>
        </w:tc>
        <w:tc>
          <w:tcPr>
            <w:tcW w:w="560" w:type="pct"/>
          </w:tcPr>
          <w:p w14:paraId="4C44D172" w14:textId="57FCE1AC" w:rsidR="00ED204B" w:rsidRPr="00A57119" w:rsidRDefault="00ED204B" w:rsidP="00B97E8E">
            <w:pPr>
              <w:pStyle w:val="GOSTTablenorm"/>
              <w:rPr>
                <w:lang w:eastAsia="en-US"/>
              </w:rPr>
            </w:pPr>
            <w:r w:rsidRPr="00A57119">
              <w:t>Строка</w:t>
            </w:r>
          </w:p>
        </w:tc>
        <w:tc>
          <w:tcPr>
            <w:tcW w:w="374" w:type="pct"/>
          </w:tcPr>
          <w:p w14:paraId="0723E240" w14:textId="1B6A6F89" w:rsidR="00ED204B" w:rsidRPr="00A57119" w:rsidRDefault="00ED204B" w:rsidP="00B97E8E">
            <w:pPr>
              <w:pStyle w:val="GOSTTablenorm"/>
            </w:pPr>
            <w:r w:rsidRPr="00A57119">
              <w:t>Да</w:t>
            </w:r>
          </w:p>
        </w:tc>
        <w:tc>
          <w:tcPr>
            <w:tcW w:w="374" w:type="pct"/>
          </w:tcPr>
          <w:p w14:paraId="06AB70F1" w14:textId="5D458B66" w:rsidR="00ED204B" w:rsidRPr="00A57119" w:rsidRDefault="00ED204B" w:rsidP="00B97E8E">
            <w:pPr>
              <w:pStyle w:val="GOSTTablenorm"/>
            </w:pPr>
            <w:r w:rsidRPr="00A57119">
              <w:t>&lt;=2000</w:t>
            </w:r>
          </w:p>
        </w:tc>
        <w:tc>
          <w:tcPr>
            <w:tcW w:w="1777" w:type="pct"/>
          </w:tcPr>
          <w:p w14:paraId="50019D79" w14:textId="77777777" w:rsidR="00ED204B" w:rsidRPr="00A57119" w:rsidRDefault="00ED204B" w:rsidP="00B97E8E">
            <w:pPr>
              <w:pStyle w:val="GOSTTablenorm"/>
            </w:pPr>
            <w:r w:rsidRPr="00A57119">
              <w:t>Указывается наименование справки, соответствующее типу.</w:t>
            </w:r>
          </w:p>
          <w:p w14:paraId="7A189029" w14:textId="3B1F854D" w:rsidR="00ED204B" w:rsidRPr="00A57119" w:rsidRDefault="00ED204B" w:rsidP="00B97E8E">
            <w:pPr>
              <w:pStyle w:val="GOSTTablenorm"/>
            </w:pPr>
            <w:r w:rsidRPr="00A57119">
              <w:lastRenderedPageBreak/>
              <w:t xml:space="preserve">Для типа «БСА» </w:t>
            </w:r>
            <w:r w:rsidR="00B97E8E" w:rsidRPr="00A57119">
              <w:rPr>
                <w:szCs w:val="22"/>
              </w:rPr>
              <w:t>–</w:t>
            </w:r>
            <w:r w:rsidRPr="00A57119">
              <w:t xml:space="preserve"> Справка по исправительным записям, формируемая вручную</w:t>
            </w:r>
          </w:p>
        </w:tc>
      </w:tr>
      <w:tr w:rsidR="00ED204B" w:rsidRPr="00A57119" w14:paraId="037FA2C6" w14:textId="77777777" w:rsidTr="001D076E">
        <w:tc>
          <w:tcPr>
            <w:tcW w:w="1120" w:type="pct"/>
          </w:tcPr>
          <w:p w14:paraId="071FAAD7" w14:textId="34435320" w:rsidR="00ED204B" w:rsidRPr="00A57119" w:rsidRDefault="00ED204B" w:rsidP="00B97E8E">
            <w:pPr>
              <w:pStyle w:val="GOSTTablenorm"/>
            </w:pPr>
            <w:r w:rsidRPr="00A57119">
              <w:lastRenderedPageBreak/>
              <w:t>Код валюты по ОКВ</w:t>
            </w:r>
          </w:p>
        </w:tc>
        <w:tc>
          <w:tcPr>
            <w:tcW w:w="795" w:type="pct"/>
          </w:tcPr>
          <w:p w14:paraId="64E9A5B6" w14:textId="15D8D11D" w:rsidR="00ED204B" w:rsidRPr="00A57119" w:rsidRDefault="00ED204B" w:rsidP="00B97E8E">
            <w:pPr>
              <w:pStyle w:val="GOSTTablenorm"/>
            </w:pPr>
            <w:r w:rsidRPr="00A57119">
              <w:t>TtlPrt_CdCrr</w:t>
            </w:r>
          </w:p>
        </w:tc>
        <w:tc>
          <w:tcPr>
            <w:tcW w:w="560" w:type="pct"/>
          </w:tcPr>
          <w:p w14:paraId="72872C61" w14:textId="39DAFAE3" w:rsidR="00ED204B" w:rsidRPr="00A57119" w:rsidRDefault="00ED204B" w:rsidP="00B97E8E">
            <w:pPr>
              <w:pStyle w:val="GOSTTablenorm"/>
              <w:rPr>
                <w:lang w:eastAsia="en-US"/>
              </w:rPr>
            </w:pPr>
            <w:r w:rsidRPr="00A57119">
              <w:t>Строка</w:t>
            </w:r>
          </w:p>
        </w:tc>
        <w:tc>
          <w:tcPr>
            <w:tcW w:w="374" w:type="pct"/>
          </w:tcPr>
          <w:p w14:paraId="46BE6958" w14:textId="20D79688" w:rsidR="00ED204B" w:rsidRPr="00A57119" w:rsidRDefault="00ED204B" w:rsidP="00B97E8E">
            <w:pPr>
              <w:pStyle w:val="GOSTTablenorm"/>
            </w:pPr>
            <w:r w:rsidRPr="00A57119">
              <w:t>Да</w:t>
            </w:r>
          </w:p>
        </w:tc>
        <w:tc>
          <w:tcPr>
            <w:tcW w:w="374" w:type="pct"/>
          </w:tcPr>
          <w:p w14:paraId="11DC2239" w14:textId="09B69E80" w:rsidR="00ED204B" w:rsidRPr="00A57119" w:rsidRDefault="00ED204B" w:rsidP="00B97E8E">
            <w:pPr>
              <w:pStyle w:val="GOSTTablenorm"/>
            </w:pPr>
            <w:r w:rsidRPr="00A57119">
              <w:t>=3</w:t>
            </w:r>
          </w:p>
        </w:tc>
        <w:tc>
          <w:tcPr>
            <w:tcW w:w="1777" w:type="pct"/>
          </w:tcPr>
          <w:p w14:paraId="4519A299" w14:textId="11D8CC73" w:rsidR="00ED204B" w:rsidRPr="00A57119" w:rsidRDefault="00ED204B" w:rsidP="00B97E8E">
            <w:pPr>
              <w:pStyle w:val="GOSTTablenorm"/>
            </w:pPr>
            <w:r w:rsidRPr="00A57119">
              <w:t>Указывается код валюты по Общероссийскому классификатору валют. Допустимо указывать как цифровой, так и буквенный код валюты</w:t>
            </w:r>
          </w:p>
        </w:tc>
      </w:tr>
      <w:tr w:rsidR="00ED204B" w:rsidRPr="00A57119" w14:paraId="02E0C448" w14:textId="77777777" w:rsidTr="001D076E">
        <w:tc>
          <w:tcPr>
            <w:tcW w:w="1120" w:type="pct"/>
          </w:tcPr>
          <w:p w14:paraId="04A88535" w14:textId="05DED760" w:rsidR="00ED204B" w:rsidRPr="00A57119" w:rsidRDefault="00ED204B" w:rsidP="00B97E8E">
            <w:pPr>
              <w:pStyle w:val="GOSTTablenorm"/>
            </w:pPr>
            <w:r w:rsidRPr="00A57119">
              <w:t>Уровень конфиденциальности</w:t>
            </w:r>
          </w:p>
        </w:tc>
        <w:tc>
          <w:tcPr>
            <w:tcW w:w="795" w:type="pct"/>
          </w:tcPr>
          <w:p w14:paraId="500AF401" w14:textId="50F93971" w:rsidR="00ED204B" w:rsidRPr="00A57119" w:rsidRDefault="00ED204B" w:rsidP="00B97E8E">
            <w:pPr>
              <w:pStyle w:val="GOSTTablenorm"/>
            </w:pPr>
            <w:r w:rsidRPr="00A57119">
              <w:t>SystemInformation_UFOS_SECRECY</w:t>
            </w:r>
          </w:p>
        </w:tc>
        <w:tc>
          <w:tcPr>
            <w:tcW w:w="560" w:type="pct"/>
          </w:tcPr>
          <w:p w14:paraId="4F3FBB94" w14:textId="041D8D67" w:rsidR="00ED204B" w:rsidRPr="00A57119" w:rsidRDefault="00ED204B" w:rsidP="00B97E8E">
            <w:pPr>
              <w:pStyle w:val="GOSTTablenorm"/>
              <w:rPr>
                <w:lang w:eastAsia="en-US"/>
              </w:rPr>
            </w:pPr>
            <w:r w:rsidRPr="00A57119">
              <w:t>Число</w:t>
            </w:r>
          </w:p>
        </w:tc>
        <w:tc>
          <w:tcPr>
            <w:tcW w:w="374" w:type="pct"/>
          </w:tcPr>
          <w:p w14:paraId="5B0C0836" w14:textId="7CC66ABA" w:rsidR="00ED204B" w:rsidRPr="00A57119" w:rsidRDefault="00ED204B" w:rsidP="00B97E8E">
            <w:pPr>
              <w:pStyle w:val="GOSTTablenorm"/>
            </w:pPr>
            <w:r w:rsidRPr="00A57119">
              <w:t>Да</w:t>
            </w:r>
          </w:p>
        </w:tc>
        <w:tc>
          <w:tcPr>
            <w:tcW w:w="374" w:type="pct"/>
          </w:tcPr>
          <w:p w14:paraId="77A3EB96" w14:textId="62F95841" w:rsidR="00ED204B" w:rsidRPr="00A57119" w:rsidRDefault="00ED204B" w:rsidP="00B97E8E">
            <w:pPr>
              <w:pStyle w:val="GOSTTablenorm"/>
            </w:pPr>
            <w:r w:rsidRPr="00A57119">
              <w:t>=1</w:t>
            </w:r>
          </w:p>
        </w:tc>
        <w:tc>
          <w:tcPr>
            <w:tcW w:w="1777" w:type="pct"/>
          </w:tcPr>
          <w:p w14:paraId="12BBAB07" w14:textId="77777777" w:rsidR="00ED204B" w:rsidRPr="00A57119" w:rsidRDefault="00ED204B" w:rsidP="00B97E8E">
            <w:pPr>
              <w:pStyle w:val="GOSTTablenorm"/>
            </w:pPr>
            <w:r w:rsidRPr="00A57119">
              <w:t>Указывается уровень конфиденциальности документа.</w:t>
            </w:r>
          </w:p>
          <w:p w14:paraId="449CF738" w14:textId="77777777" w:rsidR="00ED204B" w:rsidRPr="00A57119" w:rsidRDefault="00ED204B" w:rsidP="00B97E8E">
            <w:pPr>
              <w:pStyle w:val="GOSTTablenorm"/>
            </w:pPr>
            <w:r w:rsidRPr="00A57119">
              <w:t>Возможные значения:</w:t>
            </w:r>
          </w:p>
          <w:p w14:paraId="54C50AB7" w14:textId="7D6B2413" w:rsidR="00ED204B" w:rsidRPr="00A57119" w:rsidRDefault="00ED204B" w:rsidP="00B97E8E">
            <w:pPr>
              <w:pStyle w:val="GOSTTableListMark1"/>
            </w:pPr>
            <w:r w:rsidRPr="00A57119">
              <w:t xml:space="preserve">«0» </w:t>
            </w:r>
            <w:r w:rsidR="00B97E8E" w:rsidRPr="00A57119">
              <w:rPr>
                <w:szCs w:val="22"/>
              </w:rPr>
              <w:t>–</w:t>
            </w:r>
            <w:r w:rsidRPr="00A57119">
              <w:t xml:space="preserve"> Несекретно;</w:t>
            </w:r>
          </w:p>
          <w:p w14:paraId="6691CFE0" w14:textId="40827D5D" w:rsidR="00ED204B" w:rsidRPr="00A57119" w:rsidRDefault="00ED204B" w:rsidP="00B97E8E">
            <w:pPr>
              <w:pStyle w:val="GOSTTableListMark1"/>
            </w:pPr>
            <w:r w:rsidRPr="00A57119">
              <w:t xml:space="preserve">«1» </w:t>
            </w:r>
            <w:r w:rsidR="00B97E8E" w:rsidRPr="00A57119">
              <w:rPr>
                <w:szCs w:val="22"/>
              </w:rPr>
              <w:t>–</w:t>
            </w:r>
            <w:r w:rsidR="00B97E8E">
              <w:t xml:space="preserve"> Для служебного пользования</w:t>
            </w:r>
          </w:p>
        </w:tc>
      </w:tr>
      <w:tr w:rsidR="00ED204B" w:rsidRPr="00A57119" w14:paraId="5DC876B9" w14:textId="77777777" w:rsidTr="001D076E">
        <w:tc>
          <w:tcPr>
            <w:tcW w:w="1120" w:type="pct"/>
          </w:tcPr>
          <w:p w14:paraId="580C3982" w14:textId="71E1B030" w:rsidR="00ED204B" w:rsidRPr="00A57119" w:rsidRDefault="00ED204B" w:rsidP="00B97E8E">
            <w:pPr>
              <w:pStyle w:val="GOSTTablenorm"/>
            </w:pPr>
            <w:r w:rsidRPr="00A57119">
              <w:t>Книга учета</w:t>
            </w:r>
          </w:p>
        </w:tc>
        <w:tc>
          <w:tcPr>
            <w:tcW w:w="795" w:type="pct"/>
          </w:tcPr>
          <w:p w14:paraId="6807112F" w14:textId="7A3120F6" w:rsidR="00ED204B" w:rsidRPr="00A57119" w:rsidRDefault="00ED204B" w:rsidP="00B97E8E">
            <w:pPr>
              <w:pStyle w:val="GOSTTablenorm"/>
            </w:pPr>
            <w:r w:rsidRPr="00A57119">
              <w:t>TtlPrt_LEDGERBOOK</w:t>
            </w:r>
          </w:p>
        </w:tc>
        <w:tc>
          <w:tcPr>
            <w:tcW w:w="560" w:type="pct"/>
          </w:tcPr>
          <w:p w14:paraId="722B138F" w14:textId="49CA8390" w:rsidR="00ED204B" w:rsidRPr="00A57119" w:rsidRDefault="00ED204B" w:rsidP="00B97E8E">
            <w:pPr>
              <w:pStyle w:val="GOSTTablenorm"/>
              <w:rPr>
                <w:lang w:eastAsia="en-US"/>
              </w:rPr>
            </w:pPr>
            <w:r w:rsidRPr="00A57119">
              <w:t>Строка</w:t>
            </w:r>
          </w:p>
        </w:tc>
        <w:tc>
          <w:tcPr>
            <w:tcW w:w="374" w:type="pct"/>
          </w:tcPr>
          <w:p w14:paraId="799A4CD5" w14:textId="79261170" w:rsidR="00ED204B" w:rsidRPr="00A57119" w:rsidRDefault="00ED204B" w:rsidP="00B97E8E">
            <w:pPr>
              <w:pStyle w:val="GOSTTablenorm"/>
            </w:pPr>
            <w:r w:rsidRPr="00A57119">
              <w:t>Да</w:t>
            </w:r>
          </w:p>
        </w:tc>
        <w:tc>
          <w:tcPr>
            <w:tcW w:w="374" w:type="pct"/>
          </w:tcPr>
          <w:p w14:paraId="2F827932" w14:textId="4477E5A1" w:rsidR="00ED204B" w:rsidRPr="00A57119" w:rsidRDefault="00ED204B" w:rsidP="00B97E8E">
            <w:pPr>
              <w:pStyle w:val="GOSTTablenorm"/>
            </w:pPr>
            <w:r w:rsidRPr="00A57119">
              <w:t>&lt;=100</w:t>
            </w:r>
          </w:p>
        </w:tc>
        <w:tc>
          <w:tcPr>
            <w:tcW w:w="1777" w:type="pct"/>
          </w:tcPr>
          <w:p w14:paraId="3B7049B5" w14:textId="69102D87" w:rsidR="00ED204B" w:rsidRPr="0047582C" w:rsidRDefault="00ED204B" w:rsidP="00B97E8E">
            <w:pPr>
              <w:pStyle w:val="GOSTTablenorm"/>
            </w:pPr>
            <w:r w:rsidRPr="00A57119">
              <w:t xml:space="preserve">Указывается системное наименование книги бухгалтерского учета в соответствии со справочником «Книги учета» в </w:t>
            </w:r>
            <w:r w:rsidRPr="00A57119">
              <w:rPr>
                <w:lang w:val="en-US"/>
              </w:rPr>
              <w:t>SVAP</w:t>
            </w:r>
          </w:p>
        </w:tc>
      </w:tr>
      <w:tr w:rsidR="00ED204B" w:rsidRPr="00A57119" w14:paraId="040EE1DC" w14:textId="77777777" w:rsidTr="001D076E">
        <w:trPr>
          <w:trHeight w:val="825"/>
        </w:trPr>
        <w:tc>
          <w:tcPr>
            <w:tcW w:w="1120" w:type="pct"/>
          </w:tcPr>
          <w:p w14:paraId="6575640A" w14:textId="17FFEE5C" w:rsidR="00ED204B" w:rsidRPr="00A57119" w:rsidRDefault="00ED204B" w:rsidP="00B97E8E">
            <w:pPr>
              <w:pStyle w:val="GOSTTablenorm"/>
            </w:pPr>
            <w:r w:rsidRPr="00A57119">
              <w:t>Подсистема-инициатор</w:t>
            </w:r>
          </w:p>
        </w:tc>
        <w:tc>
          <w:tcPr>
            <w:tcW w:w="795" w:type="pct"/>
          </w:tcPr>
          <w:p w14:paraId="638BBAA8" w14:textId="506800D5" w:rsidR="00ED204B" w:rsidRPr="00A57119" w:rsidRDefault="00ED204B" w:rsidP="00B97E8E">
            <w:pPr>
              <w:pStyle w:val="GOSTTablenorm"/>
            </w:pPr>
            <w:r w:rsidRPr="00A57119">
              <w:t>TtlPrt_</w:t>
            </w:r>
            <w:r w:rsidRPr="00A57119">
              <w:rPr>
                <w:lang w:val="en-US"/>
              </w:rPr>
              <w:t>Source</w:t>
            </w:r>
          </w:p>
        </w:tc>
        <w:tc>
          <w:tcPr>
            <w:tcW w:w="560" w:type="pct"/>
          </w:tcPr>
          <w:p w14:paraId="0284B5DF" w14:textId="40F4DB2C" w:rsidR="00ED204B" w:rsidRPr="00A57119" w:rsidRDefault="00ED204B" w:rsidP="00B97E8E">
            <w:pPr>
              <w:pStyle w:val="GOSTTablenorm"/>
              <w:rPr>
                <w:lang w:eastAsia="en-US"/>
              </w:rPr>
            </w:pPr>
            <w:r w:rsidRPr="00A57119">
              <w:t>Строка</w:t>
            </w:r>
          </w:p>
        </w:tc>
        <w:tc>
          <w:tcPr>
            <w:tcW w:w="374" w:type="pct"/>
          </w:tcPr>
          <w:p w14:paraId="3841E2A3" w14:textId="0C890120" w:rsidR="00ED204B" w:rsidRPr="00A57119" w:rsidRDefault="00ED204B" w:rsidP="00B97E8E">
            <w:pPr>
              <w:pStyle w:val="GOSTTablenorm"/>
            </w:pPr>
            <w:r w:rsidRPr="00A57119">
              <w:t>Да</w:t>
            </w:r>
          </w:p>
        </w:tc>
        <w:tc>
          <w:tcPr>
            <w:tcW w:w="374" w:type="pct"/>
          </w:tcPr>
          <w:p w14:paraId="52A04AA7" w14:textId="7EFCEFCE" w:rsidR="00ED204B" w:rsidRPr="00A57119" w:rsidRDefault="00ED204B" w:rsidP="00B97E8E">
            <w:pPr>
              <w:pStyle w:val="GOSTTablenorm"/>
            </w:pPr>
            <w:r w:rsidRPr="00A57119">
              <w:t>&lt;=20</w:t>
            </w:r>
          </w:p>
        </w:tc>
        <w:tc>
          <w:tcPr>
            <w:tcW w:w="1777" w:type="pct"/>
          </w:tcPr>
          <w:p w14:paraId="2A130557" w14:textId="77777777" w:rsidR="00906A7B" w:rsidRDefault="00ED204B" w:rsidP="00B97E8E">
            <w:pPr>
              <w:pStyle w:val="GOSTTablenorm"/>
            </w:pPr>
            <w:r w:rsidRPr="00A57119">
              <w:t>Указывается подсистема, по операциям которого осуще</w:t>
            </w:r>
            <w:r w:rsidR="00906A7B">
              <w:t>ствляется формирование справки.</w:t>
            </w:r>
          </w:p>
          <w:p w14:paraId="29902B16" w14:textId="7A45FE61" w:rsidR="00906A7B" w:rsidRDefault="00ED204B" w:rsidP="00B97E8E">
            <w:pPr>
              <w:pStyle w:val="GOSTTablenorm"/>
            </w:pPr>
            <w:r w:rsidRPr="00A57119">
              <w:t>Возможны</w:t>
            </w:r>
            <w:r w:rsidR="00906A7B">
              <w:t>е значения:</w:t>
            </w:r>
          </w:p>
          <w:p w14:paraId="1D7FA71D" w14:textId="77777777" w:rsidR="00906A7B" w:rsidRDefault="00ED204B" w:rsidP="00906A7B">
            <w:pPr>
              <w:pStyle w:val="GOSTTableListMark1"/>
            </w:pPr>
            <w:r w:rsidRPr="00A57119">
              <w:t>«ПУД»</w:t>
            </w:r>
            <w:r w:rsidR="00906A7B">
              <w:t>;</w:t>
            </w:r>
          </w:p>
          <w:p w14:paraId="6A5CC56D" w14:textId="6D7E5077" w:rsidR="00ED204B" w:rsidRPr="00A57119" w:rsidRDefault="00ED204B" w:rsidP="00B03404">
            <w:pPr>
              <w:pStyle w:val="GOSTTableListMark1"/>
            </w:pPr>
            <w:r w:rsidRPr="00A57119">
              <w:t>«ЕБП»</w:t>
            </w:r>
          </w:p>
        </w:tc>
      </w:tr>
      <w:tr w:rsidR="00ED204B" w:rsidRPr="00A57119" w14:paraId="2217CE34" w14:textId="77777777" w:rsidTr="001D076E">
        <w:tc>
          <w:tcPr>
            <w:tcW w:w="1120" w:type="pct"/>
          </w:tcPr>
          <w:p w14:paraId="77FFF1BE" w14:textId="36C0A815" w:rsidR="00ED204B" w:rsidRPr="00B97E8E" w:rsidRDefault="00ED204B" w:rsidP="00B97E8E">
            <w:pPr>
              <w:pStyle w:val="GOSTTablenorm"/>
              <w:rPr>
                <w:b/>
              </w:rPr>
            </w:pPr>
            <w:r w:rsidRPr="00B97E8E">
              <w:rPr>
                <w:b/>
              </w:rPr>
              <w:t>Строки</w:t>
            </w:r>
          </w:p>
        </w:tc>
        <w:tc>
          <w:tcPr>
            <w:tcW w:w="795" w:type="pct"/>
          </w:tcPr>
          <w:p w14:paraId="30E9FA9D" w14:textId="61E91D4E" w:rsidR="00ED204B" w:rsidRPr="00B97E8E" w:rsidRDefault="00ED204B" w:rsidP="00B97E8E">
            <w:pPr>
              <w:pStyle w:val="GOSTTablenorm"/>
              <w:rPr>
                <w:b/>
              </w:rPr>
            </w:pPr>
            <w:r w:rsidRPr="00B97E8E">
              <w:rPr>
                <w:b/>
              </w:rPr>
              <w:t>T0504833</w:t>
            </w:r>
          </w:p>
        </w:tc>
        <w:tc>
          <w:tcPr>
            <w:tcW w:w="560" w:type="pct"/>
          </w:tcPr>
          <w:p w14:paraId="1B4024CA" w14:textId="471621DC" w:rsidR="00ED204B" w:rsidRPr="00B97E8E" w:rsidRDefault="00ED204B" w:rsidP="00B97E8E">
            <w:pPr>
              <w:pStyle w:val="GOSTTablenorm"/>
              <w:rPr>
                <w:lang w:eastAsia="en-US"/>
              </w:rPr>
            </w:pPr>
            <w:r w:rsidRPr="00B97E8E">
              <w:t>Массив</w:t>
            </w:r>
          </w:p>
        </w:tc>
        <w:tc>
          <w:tcPr>
            <w:tcW w:w="374" w:type="pct"/>
          </w:tcPr>
          <w:p w14:paraId="06D0255D" w14:textId="371DDDAC" w:rsidR="00ED204B" w:rsidRPr="00A57119" w:rsidRDefault="00ED204B" w:rsidP="00B97E8E">
            <w:pPr>
              <w:pStyle w:val="GOSTTablenorm"/>
            </w:pPr>
            <w:r w:rsidRPr="00A57119">
              <w:t>Да</w:t>
            </w:r>
          </w:p>
        </w:tc>
        <w:tc>
          <w:tcPr>
            <w:tcW w:w="374" w:type="pct"/>
          </w:tcPr>
          <w:p w14:paraId="7A361B4D" w14:textId="77777777" w:rsidR="00ED204B" w:rsidRPr="00A57119" w:rsidRDefault="00ED204B" w:rsidP="00B97E8E">
            <w:pPr>
              <w:pStyle w:val="GOSTTablenorm"/>
            </w:pPr>
          </w:p>
        </w:tc>
        <w:tc>
          <w:tcPr>
            <w:tcW w:w="1777" w:type="pct"/>
          </w:tcPr>
          <w:p w14:paraId="08C253DC" w14:textId="77777777" w:rsidR="00ED204B" w:rsidRPr="00A57119" w:rsidRDefault="00ED204B" w:rsidP="00B97E8E">
            <w:pPr>
              <w:pStyle w:val="GOSTTablenorm"/>
            </w:pPr>
          </w:p>
        </w:tc>
      </w:tr>
      <w:tr w:rsidR="00ED204B" w:rsidRPr="00A57119" w14:paraId="7745C7E9" w14:textId="77777777" w:rsidTr="001D076E">
        <w:tc>
          <w:tcPr>
            <w:tcW w:w="1120" w:type="pct"/>
          </w:tcPr>
          <w:p w14:paraId="74136C82" w14:textId="7B19BFDC" w:rsidR="00ED204B" w:rsidRPr="00A57119" w:rsidRDefault="00ED204B" w:rsidP="00B97E8E">
            <w:pPr>
              <w:pStyle w:val="GOSTTablenorm"/>
            </w:pPr>
            <w:r w:rsidRPr="00A57119">
              <w:t>Идентификатор строки</w:t>
            </w:r>
          </w:p>
        </w:tc>
        <w:tc>
          <w:tcPr>
            <w:tcW w:w="795" w:type="pct"/>
          </w:tcPr>
          <w:p w14:paraId="2836BD46" w14:textId="25E24672" w:rsidR="00ED204B" w:rsidRPr="00A57119" w:rsidRDefault="00ED204B" w:rsidP="00B97E8E">
            <w:pPr>
              <w:pStyle w:val="GOSTTablenorm"/>
            </w:pPr>
            <w:r w:rsidRPr="00B97E8E">
              <w:rPr>
                <w:b/>
              </w:rPr>
              <w:t>T0504833:</w:t>
            </w:r>
            <w:r w:rsidRPr="00A57119">
              <w:rPr>
                <w:lang w:val="en-US"/>
              </w:rPr>
              <w:t>id</w:t>
            </w:r>
          </w:p>
        </w:tc>
        <w:tc>
          <w:tcPr>
            <w:tcW w:w="560" w:type="pct"/>
          </w:tcPr>
          <w:p w14:paraId="5707FE9F" w14:textId="74B55010" w:rsidR="00ED204B" w:rsidRPr="00A57119" w:rsidRDefault="00ED204B" w:rsidP="00B97E8E">
            <w:pPr>
              <w:pStyle w:val="GOSTTablenorm"/>
            </w:pPr>
            <w:r w:rsidRPr="00A57119">
              <w:t>Число</w:t>
            </w:r>
          </w:p>
        </w:tc>
        <w:tc>
          <w:tcPr>
            <w:tcW w:w="374" w:type="pct"/>
          </w:tcPr>
          <w:p w14:paraId="68BFEB95" w14:textId="6ACD6F0B" w:rsidR="00ED204B" w:rsidRPr="00A57119" w:rsidRDefault="00ED204B" w:rsidP="00B97E8E">
            <w:pPr>
              <w:pStyle w:val="GOSTTablenorm"/>
            </w:pPr>
            <w:r w:rsidRPr="00A57119">
              <w:t>Да</w:t>
            </w:r>
          </w:p>
        </w:tc>
        <w:tc>
          <w:tcPr>
            <w:tcW w:w="374" w:type="pct"/>
          </w:tcPr>
          <w:p w14:paraId="25BD9A75" w14:textId="6629F54D" w:rsidR="00ED204B" w:rsidRPr="00A57119" w:rsidRDefault="00ED204B" w:rsidP="00B97E8E">
            <w:pPr>
              <w:pStyle w:val="GOSTTablenorm"/>
            </w:pPr>
            <w:r w:rsidRPr="00A57119">
              <w:t>&lt;=20</w:t>
            </w:r>
          </w:p>
        </w:tc>
        <w:tc>
          <w:tcPr>
            <w:tcW w:w="1777" w:type="pct"/>
          </w:tcPr>
          <w:p w14:paraId="75DB407C" w14:textId="72B471FF" w:rsidR="00ED204B" w:rsidRPr="00A57119" w:rsidRDefault="00ED204B" w:rsidP="00B97E8E">
            <w:pPr>
              <w:pStyle w:val="GOSTTablenorm"/>
            </w:pPr>
            <w:r w:rsidRPr="00A57119">
              <w:t>Указывается технический идентификатор строки</w:t>
            </w:r>
          </w:p>
        </w:tc>
      </w:tr>
      <w:tr w:rsidR="00ED204B" w:rsidRPr="00A57119" w14:paraId="573063E6" w14:textId="77777777" w:rsidTr="001D076E">
        <w:tc>
          <w:tcPr>
            <w:tcW w:w="1120" w:type="pct"/>
          </w:tcPr>
          <w:p w14:paraId="724415E6" w14:textId="0FCDE6C7" w:rsidR="00ED204B" w:rsidRPr="00A57119" w:rsidRDefault="00ED204B" w:rsidP="00B97E8E">
            <w:pPr>
              <w:pStyle w:val="GOSTTablenorm"/>
            </w:pPr>
            <w:r w:rsidRPr="00A57119">
              <w:t>Номер строки</w:t>
            </w:r>
          </w:p>
        </w:tc>
        <w:tc>
          <w:tcPr>
            <w:tcW w:w="795" w:type="pct"/>
          </w:tcPr>
          <w:p w14:paraId="39091ED4" w14:textId="691B2B38" w:rsidR="00ED204B" w:rsidRPr="00A57119" w:rsidRDefault="00ED204B" w:rsidP="00B97E8E">
            <w:pPr>
              <w:pStyle w:val="GOSTTablenorm"/>
            </w:pPr>
            <w:r w:rsidRPr="00B97E8E">
              <w:rPr>
                <w:b/>
              </w:rPr>
              <w:t>T0504833:</w:t>
            </w:r>
            <w:r w:rsidRPr="00A57119">
              <w:t>NPP</w:t>
            </w:r>
          </w:p>
        </w:tc>
        <w:tc>
          <w:tcPr>
            <w:tcW w:w="560" w:type="pct"/>
          </w:tcPr>
          <w:p w14:paraId="2DF071AD" w14:textId="5255F5C2" w:rsidR="00ED204B" w:rsidRPr="00A57119" w:rsidRDefault="00ED204B" w:rsidP="00B97E8E">
            <w:pPr>
              <w:pStyle w:val="GOSTTablenorm"/>
              <w:rPr>
                <w:lang w:eastAsia="en-US"/>
              </w:rPr>
            </w:pPr>
            <w:r w:rsidRPr="00A57119">
              <w:t>Число</w:t>
            </w:r>
          </w:p>
        </w:tc>
        <w:tc>
          <w:tcPr>
            <w:tcW w:w="374" w:type="pct"/>
          </w:tcPr>
          <w:p w14:paraId="7C45B856" w14:textId="46C1FB54" w:rsidR="00ED204B" w:rsidRPr="00A57119" w:rsidRDefault="00ED204B" w:rsidP="00B97E8E">
            <w:pPr>
              <w:pStyle w:val="GOSTTablenorm"/>
            </w:pPr>
            <w:r w:rsidRPr="00A57119">
              <w:t>Да</w:t>
            </w:r>
          </w:p>
        </w:tc>
        <w:tc>
          <w:tcPr>
            <w:tcW w:w="374" w:type="pct"/>
          </w:tcPr>
          <w:p w14:paraId="19BDA7D1" w14:textId="1AD395EB" w:rsidR="00ED204B" w:rsidRPr="00A57119" w:rsidRDefault="00ED204B" w:rsidP="00B97E8E">
            <w:pPr>
              <w:pStyle w:val="GOSTTablenorm"/>
            </w:pPr>
            <w:r w:rsidRPr="00A57119">
              <w:t>&lt;=5</w:t>
            </w:r>
          </w:p>
        </w:tc>
        <w:tc>
          <w:tcPr>
            <w:tcW w:w="1777" w:type="pct"/>
          </w:tcPr>
          <w:p w14:paraId="1BDBB80C" w14:textId="422B0807" w:rsidR="00ED204B" w:rsidRPr="00A57119" w:rsidRDefault="00ED204B" w:rsidP="00B97E8E">
            <w:pPr>
              <w:pStyle w:val="GOSTTablenorm"/>
            </w:pPr>
            <w:r w:rsidRPr="00A57119">
              <w:t>Указывается порядковый номер строки</w:t>
            </w:r>
          </w:p>
        </w:tc>
      </w:tr>
      <w:tr w:rsidR="00ED204B" w:rsidRPr="00A57119" w14:paraId="1E9DEBAF" w14:textId="77777777" w:rsidTr="001D076E">
        <w:tc>
          <w:tcPr>
            <w:tcW w:w="1120" w:type="pct"/>
          </w:tcPr>
          <w:p w14:paraId="5D9A7C56" w14:textId="07DFBC1A" w:rsidR="00ED204B" w:rsidRPr="00A57119" w:rsidRDefault="00ED204B" w:rsidP="00B97E8E">
            <w:pPr>
              <w:pStyle w:val="GOSTTablenorm"/>
            </w:pPr>
            <w:r w:rsidRPr="00A57119">
              <w:t>Наименование операции</w:t>
            </w:r>
          </w:p>
        </w:tc>
        <w:tc>
          <w:tcPr>
            <w:tcW w:w="795" w:type="pct"/>
          </w:tcPr>
          <w:p w14:paraId="0AA0DC1E" w14:textId="2D3FF6D5" w:rsidR="00ED204B" w:rsidRPr="00A57119" w:rsidRDefault="00ED204B" w:rsidP="00B97E8E">
            <w:pPr>
              <w:pStyle w:val="GOSTTablenorm"/>
            </w:pPr>
            <w:r w:rsidRPr="00B97E8E">
              <w:rPr>
                <w:b/>
                <w:lang w:val="en-US"/>
              </w:rPr>
              <w:t>T0504833</w:t>
            </w:r>
            <w:r w:rsidRPr="00B97E8E">
              <w:rPr>
                <w:b/>
              </w:rPr>
              <w:t>:</w:t>
            </w:r>
            <w:r w:rsidRPr="00A57119">
              <w:t>NAME_O</w:t>
            </w:r>
          </w:p>
        </w:tc>
        <w:tc>
          <w:tcPr>
            <w:tcW w:w="560" w:type="pct"/>
          </w:tcPr>
          <w:p w14:paraId="58291B73" w14:textId="09ED0480" w:rsidR="00ED204B" w:rsidRPr="00A57119" w:rsidRDefault="00ED204B" w:rsidP="00B97E8E">
            <w:pPr>
              <w:pStyle w:val="GOSTTablenorm"/>
              <w:rPr>
                <w:lang w:eastAsia="en-US"/>
              </w:rPr>
            </w:pPr>
            <w:r w:rsidRPr="00A57119">
              <w:t>Строка</w:t>
            </w:r>
          </w:p>
        </w:tc>
        <w:tc>
          <w:tcPr>
            <w:tcW w:w="374" w:type="pct"/>
          </w:tcPr>
          <w:p w14:paraId="3C0EFF97" w14:textId="64D2620A" w:rsidR="00ED204B" w:rsidRPr="00A57119" w:rsidRDefault="00ED204B" w:rsidP="00B97E8E">
            <w:pPr>
              <w:pStyle w:val="GOSTTablenorm"/>
            </w:pPr>
            <w:r w:rsidRPr="00A57119">
              <w:t>Да</w:t>
            </w:r>
          </w:p>
        </w:tc>
        <w:tc>
          <w:tcPr>
            <w:tcW w:w="374" w:type="pct"/>
          </w:tcPr>
          <w:p w14:paraId="26702484" w14:textId="7607F4AB" w:rsidR="00ED204B" w:rsidRPr="00A57119" w:rsidRDefault="00ED204B" w:rsidP="00B97E8E">
            <w:pPr>
              <w:pStyle w:val="GOSTTablenorm"/>
            </w:pPr>
            <w:r w:rsidRPr="00A57119">
              <w:t>&lt;=2000</w:t>
            </w:r>
          </w:p>
        </w:tc>
        <w:tc>
          <w:tcPr>
            <w:tcW w:w="1777" w:type="pct"/>
          </w:tcPr>
          <w:p w14:paraId="37359B91" w14:textId="451619BE" w:rsidR="00ED204B" w:rsidRPr="00A57119" w:rsidRDefault="00ED204B" w:rsidP="00B97E8E">
            <w:pPr>
              <w:pStyle w:val="GOSTTablenorm"/>
            </w:pPr>
            <w:r w:rsidRPr="00A57119">
              <w:t xml:space="preserve">Указывается произвольное наименование операции, может отсутствовать в справочнике «Наименования записей учета» в </w:t>
            </w:r>
            <w:r w:rsidRPr="00A57119">
              <w:rPr>
                <w:lang w:val="en-US"/>
              </w:rPr>
              <w:t>SVAP</w:t>
            </w:r>
          </w:p>
        </w:tc>
      </w:tr>
      <w:tr w:rsidR="00ED204B" w:rsidRPr="00A57119" w14:paraId="05E68E96" w14:textId="77777777" w:rsidTr="001D076E">
        <w:tc>
          <w:tcPr>
            <w:tcW w:w="1120" w:type="pct"/>
          </w:tcPr>
          <w:p w14:paraId="332E25E3" w14:textId="4980AA47" w:rsidR="00ED204B" w:rsidRPr="00A57119" w:rsidRDefault="00ED204B" w:rsidP="00B97E8E">
            <w:pPr>
              <w:pStyle w:val="GOSTTablenorm"/>
            </w:pPr>
            <w:r w:rsidRPr="00A57119">
              <w:t>Основание операции</w:t>
            </w:r>
          </w:p>
        </w:tc>
        <w:tc>
          <w:tcPr>
            <w:tcW w:w="795" w:type="pct"/>
          </w:tcPr>
          <w:p w14:paraId="0C703FCC" w14:textId="681147F2" w:rsidR="00ED204B" w:rsidRPr="00A57119" w:rsidRDefault="00ED204B" w:rsidP="00B97E8E">
            <w:pPr>
              <w:pStyle w:val="GOSTTablenorm"/>
            </w:pPr>
            <w:r w:rsidRPr="00B97E8E">
              <w:rPr>
                <w:b/>
              </w:rPr>
              <w:t>T0504833:</w:t>
            </w:r>
            <w:r w:rsidRPr="00A57119">
              <w:t>NAME_O</w:t>
            </w:r>
            <w:r w:rsidRPr="00A57119">
              <w:rPr>
                <w:lang w:val="en-US"/>
              </w:rPr>
              <w:t>O</w:t>
            </w:r>
          </w:p>
        </w:tc>
        <w:tc>
          <w:tcPr>
            <w:tcW w:w="560" w:type="pct"/>
          </w:tcPr>
          <w:p w14:paraId="494C2FC7" w14:textId="7A020D2A" w:rsidR="00ED204B" w:rsidRPr="00A57119" w:rsidRDefault="00ED204B" w:rsidP="00B97E8E">
            <w:pPr>
              <w:pStyle w:val="GOSTTablenorm"/>
              <w:rPr>
                <w:lang w:eastAsia="en-US"/>
              </w:rPr>
            </w:pPr>
            <w:r w:rsidRPr="00A57119">
              <w:t>Строка</w:t>
            </w:r>
          </w:p>
        </w:tc>
        <w:tc>
          <w:tcPr>
            <w:tcW w:w="374" w:type="pct"/>
          </w:tcPr>
          <w:p w14:paraId="0AD1C7C1" w14:textId="3BC006EF" w:rsidR="00ED204B" w:rsidRPr="00A57119" w:rsidRDefault="00ED204B" w:rsidP="00B97E8E">
            <w:pPr>
              <w:pStyle w:val="GOSTTablenorm"/>
            </w:pPr>
            <w:r w:rsidRPr="00A57119">
              <w:t>Да</w:t>
            </w:r>
          </w:p>
        </w:tc>
        <w:tc>
          <w:tcPr>
            <w:tcW w:w="374" w:type="pct"/>
          </w:tcPr>
          <w:p w14:paraId="2CE8DE27" w14:textId="50D6D045" w:rsidR="00ED204B" w:rsidRPr="00A57119" w:rsidRDefault="00ED204B" w:rsidP="00B97E8E">
            <w:pPr>
              <w:pStyle w:val="GOSTTablenorm"/>
            </w:pPr>
            <w:r w:rsidRPr="00A57119">
              <w:t>&lt;=2000</w:t>
            </w:r>
          </w:p>
        </w:tc>
        <w:tc>
          <w:tcPr>
            <w:tcW w:w="1777" w:type="pct"/>
          </w:tcPr>
          <w:p w14:paraId="7C9F49FE" w14:textId="5C00D1EA" w:rsidR="00ED204B" w:rsidRPr="00A57119" w:rsidRDefault="00ED204B" w:rsidP="00B97E8E">
            <w:pPr>
              <w:pStyle w:val="GOSTTablenorm"/>
            </w:pPr>
            <w:r w:rsidRPr="00A57119">
              <w:t>Указывается основание для проведения операции (произвольный текст)</w:t>
            </w:r>
          </w:p>
        </w:tc>
      </w:tr>
      <w:tr w:rsidR="00ED204B" w:rsidRPr="00A57119" w14:paraId="51B35206" w14:textId="77777777" w:rsidTr="001D076E">
        <w:tc>
          <w:tcPr>
            <w:tcW w:w="1120" w:type="pct"/>
          </w:tcPr>
          <w:p w14:paraId="4435ADBD" w14:textId="2681D899" w:rsidR="00ED204B" w:rsidRPr="00A57119" w:rsidRDefault="00ED204B" w:rsidP="00B97E8E">
            <w:pPr>
              <w:pStyle w:val="GOSTTablenorm"/>
            </w:pPr>
            <w:r w:rsidRPr="00A57119">
              <w:lastRenderedPageBreak/>
              <w:t>Сумма в валюте документа</w:t>
            </w:r>
          </w:p>
        </w:tc>
        <w:tc>
          <w:tcPr>
            <w:tcW w:w="795" w:type="pct"/>
          </w:tcPr>
          <w:p w14:paraId="5A570DE4" w14:textId="5E5F3036" w:rsidR="00ED204B" w:rsidRPr="00A57119" w:rsidRDefault="00ED204B" w:rsidP="00B97E8E">
            <w:pPr>
              <w:pStyle w:val="GOSTTablenorm"/>
            </w:pPr>
            <w:r w:rsidRPr="00B97E8E">
              <w:rPr>
                <w:b/>
              </w:rPr>
              <w:t>T0504833:</w:t>
            </w:r>
            <w:r w:rsidRPr="00A57119">
              <w:t>SUMM</w:t>
            </w:r>
          </w:p>
        </w:tc>
        <w:tc>
          <w:tcPr>
            <w:tcW w:w="560" w:type="pct"/>
          </w:tcPr>
          <w:p w14:paraId="58BCC2B0" w14:textId="04C95E2A" w:rsidR="00ED204B" w:rsidRPr="00A57119" w:rsidRDefault="00ED204B" w:rsidP="00B97E8E">
            <w:pPr>
              <w:pStyle w:val="GOSTTablenorm"/>
              <w:rPr>
                <w:lang w:eastAsia="en-US"/>
              </w:rPr>
            </w:pPr>
            <w:r w:rsidRPr="00A57119">
              <w:t>Сумма</w:t>
            </w:r>
          </w:p>
        </w:tc>
        <w:tc>
          <w:tcPr>
            <w:tcW w:w="374" w:type="pct"/>
          </w:tcPr>
          <w:p w14:paraId="5C85B220" w14:textId="3C2E1CDE" w:rsidR="00ED204B" w:rsidRPr="00A57119" w:rsidRDefault="00ED204B" w:rsidP="00B97E8E">
            <w:pPr>
              <w:pStyle w:val="GOSTTablenorm"/>
            </w:pPr>
            <w:r w:rsidRPr="00A57119">
              <w:t>Да</w:t>
            </w:r>
          </w:p>
        </w:tc>
        <w:tc>
          <w:tcPr>
            <w:tcW w:w="374" w:type="pct"/>
          </w:tcPr>
          <w:p w14:paraId="100F6DD0" w14:textId="21E1DCAB" w:rsidR="00ED204B" w:rsidRPr="00A57119" w:rsidRDefault="00ED204B" w:rsidP="00B97E8E">
            <w:pPr>
              <w:pStyle w:val="GOSTTablenorm"/>
            </w:pPr>
          </w:p>
        </w:tc>
        <w:tc>
          <w:tcPr>
            <w:tcW w:w="1777" w:type="pct"/>
          </w:tcPr>
          <w:p w14:paraId="3AF48587" w14:textId="7378C6B6" w:rsidR="00ED204B" w:rsidRPr="00A57119" w:rsidRDefault="00ED204B" w:rsidP="00B97E8E">
            <w:pPr>
              <w:pStyle w:val="GOSTTablenorm"/>
            </w:pPr>
            <w:r w:rsidRPr="00A57119">
              <w:t xml:space="preserve">Сумма передается в единицах валюты, указанной в параметре TtlPrt_CdCrr, с </w:t>
            </w:r>
            <w:r w:rsidR="00476382">
              <w:t>точностью 2 знака после запятой</w:t>
            </w:r>
          </w:p>
        </w:tc>
      </w:tr>
      <w:tr w:rsidR="00ED204B" w:rsidRPr="00A57119" w14:paraId="39421E2D" w14:textId="77777777" w:rsidTr="001D076E">
        <w:tc>
          <w:tcPr>
            <w:tcW w:w="1120" w:type="pct"/>
          </w:tcPr>
          <w:p w14:paraId="7C16BDF9" w14:textId="4C6DEDFB" w:rsidR="00ED204B" w:rsidRPr="00A57119" w:rsidRDefault="00ED204B" w:rsidP="00B97E8E">
            <w:pPr>
              <w:pStyle w:val="GOSTTablenorm"/>
            </w:pPr>
            <w:r w:rsidRPr="00A57119">
              <w:t>Учетная сумма</w:t>
            </w:r>
          </w:p>
        </w:tc>
        <w:tc>
          <w:tcPr>
            <w:tcW w:w="795" w:type="pct"/>
          </w:tcPr>
          <w:p w14:paraId="0F82FCE2" w14:textId="304F9A71" w:rsidR="00ED204B" w:rsidRPr="00A57119" w:rsidRDefault="00ED204B" w:rsidP="00B97E8E">
            <w:pPr>
              <w:pStyle w:val="GOSTTablenorm"/>
            </w:pPr>
            <w:r w:rsidRPr="00B97E8E">
              <w:rPr>
                <w:b/>
              </w:rPr>
              <w:t>T0504833:</w:t>
            </w:r>
            <w:r w:rsidRPr="00A57119">
              <w:t>RgSUMM</w:t>
            </w:r>
          </w:p>
        </w:tc>
        <w:tc>
          <w:tcPr>
            <w:tcW w:w="560" w:type="pct"/>
          </w:tcPr>
          <w:p w14:paraId="2F2C34A8" w14:textId="78E4A156" w:rsidR="00ED204B" w:rsidRPr="00A57119" w:rsidRDefault="00ED204B" w:rsidP="00B97E8E">
            <w:pPr>
              <w:pStyle w:val="GOSTTablenorm"/>
              <w:rPr>
                <w:lang w:eastAsia="en-US"/>
              </w:rPr>
            </w:pPr>
            <w:r w:rsidRPr="00A57119">
              <w:t>Сумма</w:t>
            </w:r>
          </w:p>
        </w:tc>
        <w:tc>
          <w:tcPr>
            <w:tcW w:w="374" w:type="pct"/>
          </w:tcPr>
          <w:p w14:paraId="4DECE09B" w14:textId="760E5A99" w:rsidR="00ED204B" w:rsidRPr="00A57119" w:rsidRDefault="00ED204B" w:rsidP="00B97E8E">
            <w:pPr>
              <w:pStyle w:val="GOSTTablenorm"/>
            </w:pPr>
            <w:r w:rsidRPr="00A57119">
              <w:t>Да</w:t>
            </w:r>
          </w:p>
        </w:tc>
        <w:tc>
          <w:tcPr>
            <w:tcW w:w="374" w:type="pct"/>
          </w:tcPr>
          <w:p w14:paraId="13717067" w14:textId="70DB5446" w:rsidR="00ED204B" w:rsidRPr="00A57119" w:rsidRDefault="00ED204B" w:rsidP="00B97E8E">
            <w:pPr>
              <w:pStyle w:val="GOSTTablenorm"/>
            </w:pPr>
          </w:p>
        </w:tc>
        <w:tc>
          <w:tcPr>
            <w:tcW w:w="1777" w:type="pct"/>
          </w:tcPr>
          <w:p w14:paraId="01F1EDF2" w14:textId="500EC7C2" w:rsidR="00ED204B" w:rsidRPr="00A57119" w:rsidRDefault="00ED204B" w:rsidP="00B97E8E">
            <w:pPr>
              <w:pStyle w:val="GOSTTablenorm"/>
            </w:pPr>
            <w:r w:rsidRPr="00A57119">
              <w:t>Сумма передается в единицах валюты учета (в рублях) с точностью 2 знака после запято</w:t>
            </w:r>
            <w:r w:rsidR="00476382">
              <w:t>й</w:t>
            </w:r>
          </w:p>
        </w:tc>
      </w:tr>
      <w:tr w:rsidR="00ED204B" w:rsidRPr="00A57119" w14:paraId="4EEFF561" w14:textId="77777777" w:rsidTr="001D076E">
        <w:tc>
          <w:tcPr>
            <w:tcW w:w="1120" w:type="pct"/>
          </w:tcPr>
          <w:p w14:paraId="57BB3DBE" w14:textId="22CD07C6" w:rsidR="00ED204B" w:rsidRPr="00A57119" w:rsidRDefault="00ED204B" w:rsidP="00B97E8E">
            <w:pPr>
              <w:pStyle w:val="GOSTTablenorm"/>
            </w:pPr>
            <w:r w:rsidRPr="00A57119">
              <w:t>Счет Дт</w:t>
            </w:r>
          </w:p>
        </w:tc>
        <w:tc>
          <w:tcPr>
            <w:tcW w:w="795" w:type="pct"/>
          </w:tcPr>
          <w:p w14:paraId="453C7A70" w14:textId="4B7FA3FC" w:rsidR="00ED204B" w:rsidRPr="00A57119" w:rsidRDefault="00ED204B" w:rsidP="00B97E8E">
            <w:pPr>
              <w:pStyle w:val="GOSTTablenorm"/>
            </w:pPr>
            <w:r w:rsidRPr="00B97E8E">
              <w:rPr>
                <w:b/>
              </w:rPr>
              <w:t>T0504833:</w:t>
            </w:r>
            <w:r w:rsidRPr="00A57119">
              <w:t>DT_ACCOUNT</w:t>
            </w:r>
          </w:p>
        </w:tc>
        <w:tc>
          <w:tcPr>
            <w:tcW w:w="560" w:type="pct"/>
          </w:tcPr>
          <w:p w14:paraId="3C32016A" w14:textId="31BFBB6A" w:rsidR="00ED204B" w:rsidRPr="00A57119" w:rsidRDefault="00ED204B" w:rsidP="00B97E8E">
            <w:pPr>
              <w:pStyle w:val="GOSTTablenorm"/>
              <w:rPr>
                <w:lang w:eastAsia="en-US"/>
              </w:rPr>
            </w:pPr>
            <w:r w:rsidRPr="00A57119">
              <w:t>Строка</w:t>
            </w:r>
          </w:p>
        </w:tc>
        <w:tc>
          <w:tcPr>
            <w:tcW w:w="374" w:type="pct"/>
          </w:tcPr>
          <w:p w14:paraId="656D1A78" w14:textId="2385A19C" w:rsidR="00ED204B" w:rsidRPr="00A57119" w:rsidRDefault="00ED204B" w:rsidP="00B97E8E">
            <w:pPr>
              <w:pStyle w:val="GOSTTablenorm"/>
            </w:pPr>
            <w:r w:rsidRPr="00A57119">
              <w:t>Да</w:t>
            </w:r>
          </w:p>
        </w:tc>
        <w:tc>
          <w:tcPr>
            <w:tcW w:w="374" w:type="pct"/>
          </w:tcPr>
          <w:p w14:paraId="259D5B11" w14:textId="589597D1" w:rsidR="00ED204B" w:rsidRPr="00A57119" w:rsidRDefault="00ED204B" w:rsidP="00B97E8E">
            <w:pPr>
              <w:pStyle w:val="GOSTTablenorm"/>
            </w:pPr>
            <w:r w:rsidRPr="00A57119">
              <w:rPr>
                <w:lang w:val="en-US"/>
              </w:rPr>
              <w:t>&lt;</w:t>
            </w:r>
            <w:r w:rsidRPr="00A57119">
              <w:t>=5</w:t>
            </w:r>
          </w:p>
        </w:tc>
        <w:tc>
          <w:tcPr>
            <w:tcW w:w="1777" w:type="pct"/>
          </w:tcPr>
          <w:p w14:paraId="20BB5D1D" w14:textId="7EE6D924" w:rsidR="00ED204B" w:rsidRPr="00A57119" w:rsidRDefault="00ED204B" w:rsidP="00B97E8E">
            <w:pPr>
              <w:pStyle w:val="GOSTTablenorm"/>
            </w:pPr>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w:t>
            </w:r>
            <w:r w:rsidR="00476382">
              <w:t>тражения по дебету записи учета</w:t>
            </w:r>
          </w:p>
        </w:tc>
      </w:tr>
      <w:tr w:rsidR="00ED204B" w:rsidRPr="00A57119" w14:paraId="133236D6" w14:textId="77777777" w:rsidTr="001D076E">
        <w:tc>
          <w:tcPr>
            <w:tcW w:w="1120" w:type="pct"/>
          </w:tcPr>
          <w:p w14:paraId="1F016607" w14:textId="7A58A389" w:rsidR="00ED204B" w:rsidRPr="00A57119" w:rsidRDefault="00ED204B" w:rsidP="00B97E8E">
            <w:pPr>
              <w:pStyle w:val="GOSTTablenorm"/>
            </w:pPr>
            <w:r w:rsidRPr="00A57119">
              <w:t>ОКТМО КС Дт</w:t>
            </w:r>
          </w:p>
        </w:tc>
        <w:tc>
          <w:tcPr>
            <w:tcW w:w="795" w:type="pct"/>
          </w:tcPr>
          <w:p w14:paraId="13B3CE79" w14:textId="2C5B740B" w:rsidR="00ED204B" w:rsidRPr="00A57119" w:rsidRDefault="00ED204B" w:rsidP="00B97E8E">
            <w:pPr>
              <w:pStyle w:val="GOSTTablenorm"/>
            </w:pPr>
            <w:r w:rsidRPr="00B97E8E">
              <w:rPr>
                <w:b/>
              </w:rPr>
              <w:t>T0504833:</w:t>
            </w:r>
            <w:r w:rsidRPr="00A57119">
              <w:t>DT_OKTMOKS</w:t>
            </w:r>
          </w:p>
        </w:tc>
        <w:tc>
          <w:tcPr>
            <w:tcW w:w="560" w:type="pct"/>
          </w:tcPr>
          <w:p w14:paraId="7404A6B6" w14:textId="0C5953CB" w:rsidR="00ED204B" w:rsidRPr="00A57119" w:rsidRDefault="00ED204B" w:rsidP="00B97E8E">
            <w:pPr>
              <w:pStyle w:val="GOSTTablenorm"/>
              <w:rPr>
                <w:lang w:eastAsia="en-US"/>
              </w:rPr>
            </w:pPr>
            <w:r w:rsidRPr="00A57119">
              <w:t>Строка</w:t>
            </w:r>
          </w:p>
        </w:tc>
        <w:tc>
          <w:tcPr>
            <w:tcW w:w="374" w:type="pct"/>
          </w:tcPr>
          <w:p w14:paraId="717C7B24" w14:textId="59F042D9" w:rsidR="00ED204B" w:rsidRPr="00A57119" w:rsidRDefault="00ED204B" w:rsidP="00B97E8E">
            <w:pPr>
              <w:pStyle w:val="GOSTTablenorm"/>
            </w:pPr>
            <w:r w:rsidRPr="00A57119">
              <w:t>Да</w:t>
            </w:r>
          </w:p>
        </w:tc>
        <w:tc>
          <w:tcPr>
            <w:tcW w:w="374" w:type="pct"/>
          </w:tcPr>
          <w:p w14:paraId="4F8D0AFD" w14:textId="71417032" w:rsidR="00ED204B" w:rsidRPr="00A57119" w:rsidRDefault="00ED204B" w:rsidP="00B97E8E">
            <w:pPr>
              <w:pStyle w:val="GOSTTablenorm"/>
            </w:pPr>
            <w:r w:rsidRPr="00A57119">
              <w:t>&lt;=8</w:t>
            </w:r>
          </w:p>
        </w:tc>
        <w:tc>
          <w:tcPr>
            <w:tcW w:w="1777" w:type="pct"/>
          </w:tcPr>
          <w:p w14:paraId="767A278B" w14:textId="77777777" w:rsidR="00ED204B" w:rsidRPr="00A57119" w:rsidRDefault="00ED204B" w:rsidP="00B97E8E">
            <w:pPr>
              <w:pStyle w:val="GOSTTablenorm"/>
            </w:pPr>
            <w:r w:rsidRPr="00A57119">
              <w:t>Указывается значение аналитического признака «ОКТМО КС» (код по ОКТМО казначейского счета) для отражения по дебету записи аналитического учета.</w:t>
            </w:r>
          </w:p>
          <w:p w14:paraId="70EB6FF0" w14:textId="474C0997" w:rsidR="00ED204B" w:rsidRPr="00A57119" w:rsidRDefault="00ED204B" w:rsidP="00B97E8E">
            <w:pPr>
              <w:pStyle w:val="GOSTTablenorm"/>
            </w:pPr>
            <w:r w:rsidRPr="00A57119">
              <w:t>Допускается заполнение прочерком</w:t>
            </w:r>
          </w:p>
        </w:tc>
      </w:tr>
      <w:tr w:rsidR="00ED204B" w:rsidRPr="00A57119" w14:paraId="04B657EF" w14:textId="77777777" w:rsidTr="001D076E">
        <w:tc>
          <w:tcPr>
            <w:tcW w:w="1120" w:type="pct"/>
          </w:tcPr>
          <w:p w14:paraId="5DBF8AE4" w14:textId="4B18B6B4" w:rsidR="00ED204B" w:rsidRPr="00A57119" w:rsidRDefault="00ED204B" w:rsidP="00B97E8E">
            <w:pPr>
              <w:pStyle w:val="GOSTTablenorm"/>
            </w:pPr>
            <w:r w:rsidRPr="00A57119">
              <w:t>ЛС Дт</w:t>
            </w:r>
          </w:p>
        </w:tc>
        <w:tc>
          <w:tcPr>
            <w:tcW w:w="795" w:type="pct"/>
          </w:tcPr>
          <w:p w14:paraId="18402EFD" w14:textId="0E25F0DC" w:rsidR="00ED204B" w:rsidRPr="00A57119" w:rsidRDefault="00ED204B" w:rsidP="00B97E8E">
            <w:pPr>
              <w:pStyle w:val="GOSTTablenorm"/>
            </w:pPr>
            <w:r w:rsidRPr="00B97E8E">
              <w:rPr>
                <w:b/>
              </w:rPr>
              <w:t>T0504833:</w:t>
            </w:r>
            <w:r w:rsidRPr="00A57119">
              <w:rPr>
                <w:lang w:val="en-US"/>
              </w:rPr>
              <w:t>D</w:t>
            </w:r>
            <w:r w:rsidRPr="00A57119">
              <w:t>T_LS</w:t>
            </w:r>
          </w:p>
        </w:tc>
        <w:tc>
          <w:tcPr>
            <w:tcW w:w="560" w:type="pct"/>
          </w:tcPr>
          <w:p w14:paraId="7157516F" w14:textId="6095D6C0" w:rsidR="00ED204B" w:rsidRPr="00A57119" w:rsidRDefault="00ED204B" w:rsidP="00B97E8E">
            <w:pPr>
              <w:pStyle w:val="GOSTTablenorm"/>
              <w:rPr>
                <w:lang w:eastAsia="en-US"/>
              </w:rPr>
            </w:pPr>
            <w:r w:rsidRPr="00A57119">
              <w:t>Строка</w:t>
            </w:r>
          </w:p>
        </w:tc>
        <w:tc>
          <w:tcPr>
            <w:tcW w:w="374" w:type="pct"/>
          </w:tcPr>
          <w:p w14:paraId="3DDC1200" w14:textId="6F5C71BE" w:rsidR="00ED204B" w:rsidRPr="00A57119" w:rsidRDefault="00ED204B" w:rsidP="00B97E8E">
            <w:pPr>
              <w:pStyle w:val="GOSTTablenorm"/>
            </w:pPr>
            <w:r w:rsidRPr="00A57119">
              <w:t>Да</w:t>
            </w:r>
          </w:p>
        </w:tc>
        <w:tc>
          <w:tcPr>
            <w:tcW w:w="374" w:type="pct"/>
          </w:tcPr>
          <w:p w14:paraId="3EAB5B73" w14:textId="488478BD" w:rsidR="00ED204B" w:rsidRPr="00A57119" w:rsidRDefault="00ED204B" w:rsidP="00B97E8E">
            <w:pPr>
              <w:pStyle w:val="GOSTTablenorm"/>
            </w:pPr>
            <w:r w:rsidRPr="00A57119">
              <w:t>&lt;=11</w:t>
            </w:r>
          </w:p>
        </w:tc>
        <w:tc>
          <w:tcPr>
            <w:tcW w:w="1777" w:type="pct"/>
          </w:tcPr>
          <w:p w14:paraId="1D18C819" w14:textId="77777777" w:rsidR="00ED204B" w:rsidRPr="00A57119" w:rsidRDefault="00ED204B" w:rsidP="00B97E8E">
            <w:pPr>
              <w:pStyle w:val="GOSTTablenorm"/>
            </w:pPr>
            <w:r w:rsidRPr="00A57119">
              <w:t>Указывается значение аналитического признака «ЛС» для отражения по дебету записи аналитического учета.</w:t>
            </w:r>
          </w:p>
          <w:p w14:paraId="4EE00F43" w14:textId="5AC12DF6" w:rsidR="00ED204B" w:rsidRPr="00A57119" w:rsidRDefault="00ED204B" w:rsidP="00B97E8E">
            <w:pPr>
              <w:pStyle w:val="GOSTTablenorm"/>
            </w:pPr>
            <w:r w:rsidRPr="00A57119">
              <w:t>Допускается заполнение прочерком</w:t>
            </w:r>
          </w:p>
        </w:tc>
      </w:tr>
      <w:tr w:rsidR="00ED204B" w:rsidRPr="00A57119" w14:paraId="1B30B24E" w14:textId="77777777" w:rsidTr="001D076E">
        <w:tc>
          <w:tcPr>
            <w:tcW w:w="1120" w:type="pct"/>
          </w:tcPr>
          <w:p w14:paraId="2B359C6E" w14:textId="400D3020" w:rsidR="00ED204B" w:rsidRPr="00A57119" w:rsidRDefault="00ED204B" w:rsidP="00B97E8E">
            <w:pPr>
              <w:pStyle w:val="GOSTTablenorm"/>
            </w:pPr>
            <w:r w:rsidRPr="00A57119">
              <w:t>Аналитический код СКУ Дт</w:t>
            </w:r>
          </w:p>
        </w:tc>
        <w:tc>
          <w:tcPr>
            <w:tcW w:w="795" w:type="pct"/>
          </w:tcPr>
          <w:p w14:paraId="42BEEE2B" w14:textId="0E3BEF63" w:rsidR="00ED204B" w:rsidRPr="00A57119" w:rsidRDefault="00ED204B" w:rsidP="00B97E8E">
            <w:pPr>
              <w:pStyle w:val="GOSTTablenorm"/>
            </w:pPr>
            <w:r w:rsidRPr="00B97E8E">
              <w:rPr>
                <w:b/>
              </w:rPr>
              <w:t>T0504833:</w:t>
            </w:r>
            <w:r w:rsidRPr="00A57119">
              <w:t>DT_ANALITCODESKU</w:t>
            </w:r>
          </w:p>
        </w:tc>
        <w:tc>
          <w:tcPr>
            <w:tcW w:w="560" w:type="pct"/>
          </w:tcPr>
          <w:p w14:paraId="31C3C907" w14:textId="66C49CE8" w:rsidR="00ED204B" w:rsidRPr="00A57119" w:rsidRDefault="00ED204B" w:rsidP="00B97E8E">
            <w:pPr>
              <w:pStyle w:val="GOSTTablenorm"/>
              <w:rPr>
                <w:lang w:eastAsia="en-US"/>
              </w:rPr>
            </w:pPr>
            <w:r w:rsidRPr="00A57119">
              <w:t>Строка</w:t>
            </w:r>
          </w:p>
        </w:tc>
        <w:tc>
          <w:tcPr>
            <w:tcW w:w="374" w:type="pct"/>
          </w:tcPr>
          <w:p w14:paraId="3F03F07A" w14:textId="1FC46B04" w:rsidR="00ED204B" w:rsidRPr="00A57119" w:rsidRDefault="00ED204B" w:rsidP="00B97E8E">
            <w:pPr>
              <w:pStyle w:val="GOSTTablenorm"/>
            </w:pPr>
            <w:r w:rsidRPr="00A57119">
              <w:t>Да</w:t>
            </w:r>
          </w:p>
        </w:tc>
        <w:tc>
          <w:tcPr>
            <w:tcW w:w="374" w:type="pct"/>
          </w:tcPr>
          <w:p w14:paraId="152D577B" w14:textId="4D4A4029" w:rsidR="00ED204B" w:rsidRPr="00A57119" w:rsidRDefault="00ED204B" w:rsidP="00B97E8E">
            <w:pPr>
              <w:pStyle w:val="GOSTTablenorm"/>
            </w:pPr>
            <w:r w:rsidRPr="00A57119">
              <w:t>&lt;=</w:t>
            </w:r>
            <w:r w:rsidRPr="00A57119">
              <w:rPr>
                <w:lang w:val="en-US"/>
              </w:rPr>
              <w:t>2</w:t>
            </w:r>
          </w:p>
        </w:tc>
        <w:tc>
          <w:tcPr>
            <w:tcW w:w="1777" w:type="pct"/>
          </w:tcPr>
          <w:p w14:paraId="348C3837" w14:textId="77777777" w:rsidR="00ED204B" w:rsidRPr="00A57119" w:rsidRDefault="00ED204B" w:rsidP="00B97E8E">
            <w:pPr>
              <w:pStyle w:val="GOSTTablenorm"/>
            </w:pPr>
            <w:r w:rsidRPr="00A57119">
              <w:t>Указывается значение аналитического признака «Аналитический код СКУ» для отражения по дебету записи учета.</w:t>
            </w:r>
          </w:p>
          <w:p w14:paraId="0781D763" w14:textId="25AEFC69" w:rsidR="00ED204B" w:rsidRPr="00A57119" w:rsidRDefault="00ED204B" w:rsidP="00B97E8E">
            <w:pPr>
              <w:pStyle w:val="GOSTTablenorm"/>
            </w:pPr>
            <w:r w:rsidRPr="00A57119">
              <w:t>Д</w:t>
            </w:r>
            <w:r w:rsidR="00476382">
              <w:t>опускается заполнение прочерком</w:t>
            </w:r>
          </w:p>
        </w:tc>
      </w:tr>
      <w:tr w:rsidR="00ED204B" w:rsidRPr="00A57119" w14:paraId="6B131100" w14:textId="77777777" w:rsidTr="001D076E">
        <w:tc>
          <w:tcPr>
            <w:tcW w:w="1120" w:type="pct"/>
          </w:tcPr>
          <w:p w14:paraId="5F0C0F2A" w14:textId="22989DFF" w:rsidR="00ED204B" w:rsidRPr="00A57119" w:rsidRDefault="00ED204B" w:rsidP="00B97E8E">
            <w:pPr>
              <w:pStyle w:val="GOSTTablenorm"/>
            </w:pPr>
            <w:r w:rsidRPr="00A57119">
              <w:t>КБК Дт</w:t>
            </w:r>
          </w:p>
        </w:tc>
        <w:tc>
          <w:tcPr>
            <w:tcW w:w="795" w:type="pct"/>
          </w:tcPr>
          <w:p w14:paraId="6CAEB491" w14:textId="53F213A2" w:rsidR="00ED204B" w:rsidRPr="00A57119" w:rsidRDefault="00ED204B" w:rsidP="00B97E8E">
            <w:pPr>
              <w:pStyle w:val="GOSTTablenorm"/>
            </w:pPr>
            <w:r w:rsidRPr="00B97E8E">
              <w:rPr>
                <w:b/>
              </w:rPr>
              <w:t>T0504833:</w:t>
            </w:r>
            <w:r w:rsidRPr="00A57119">
              <w:t>DT_KBK</w:t>
            </w:r>
          </w:p>
        </w:tc>
        <w:tc>
          <w:tcPr>
            <w:tcW w:w="560" w:type="pct"/>
          </w:tcPr>
          <w:p w14:paraId="0552179D" w14:textId="08E81016" w:rsidR="00ED204B" w:rsidRPr="00A57119" w:rsidRDefault="00ED204B" w:rsidP="00B97E8E">
            <w:pPr>
              <w:pStyle w:val="GOSTTablenorm"/>
              <w:rPr>
                <w:lang w:eastAsia="en-US"/>
              </w:rPr>
            </w:pPr>
            <w:r w:rsidRPr="00A57119">
              <w:t>Строка</w:t>
            </w:r>
          </w:p>
        </w:tc>
        <w:tc>
          <w:tcPr>
            <w:tcW w:w="374" w:type="pct"/>
          </w:tcPr>
          <w:p w14:paraId="39609C1B" w14:textId="49BDD47D" w:rsidR="00ED204B" w:rsidRPr="00A57119" w:rsidRDefault="00ED204B" w:rsidP="00B97E8E">
            <w:pPr>
              <w:pStyle w:val="GOSTTablenorm"/>
            </w:pPr>
            <w:r w:rsidRPr="00A57119">
              <w:t>Да</w:t>
            </w:r>
          </w:p>
        </w:tc>
        <w:tc>
          <w:tcPr>
            <w:tcW w:w="374" w:type="pct"/>
          </w:tcPr>
          <w:p w14:paraId="4A5188E1" w14:textId="128D979B" w:rsidR="00ED204B" w:rsidRPr="00A57119" w:rsidRDefault="00ED204B" w:rsidP="00B97E8E">
            <w:pPr>
              <w:pStyle w:val="GOSTTablenorm"/>
            </w:pPr>
            <w:r w:rsidRPr="00A57119">
              <w:t>&lt;=20</w:t>
            </w:r>
          </w:p>
        </w:tc>
        <w:tc>
          <w:tcPr>
            <w:tcW w:w="1777" w:type="pct"/>
          </w:tcPr>
          <w:p w14:paraId="5CFDC0C4" w14:textId="77777777" w:rsidR="00ED204B" w:rsidRPr="00A57119" w:rsidRDefault="00ED204B" w:rsidP="00B97E8E">
            <w:pPr>
              <w:pStyle w:val="GOSTTablenorm"/>
            </w:pPr>
            <w:r w:rsidRPr="00A57119">
              <w:t>Указывается значение аналитического признака «КБК»  (Код по бюджетной классификации) для отражения по дебету записи учета.</w:t>
            </w:r>
          </w:p>
          <w:p w14:paraId="34FD0E1C" w14:textId="397AE18A" w:rsidR="00ED204B" w:rsidRPr="00A57119" w:rsidRDefault="00ED204B" w:rsidP="00B97E8E">
            <w:pPr>
              <w:pStyle w:val="GOSTTablenorm"/>
            </w:pPr>
            <w:r w:rsidRPr="00A57119">
              <w:t>Д</w:t>
            </w:r>
            <w:r w:rsidR="00476382">
              <w:t>опускается заполнение прочерком</w:t>
            </w:r>
          </w:p>
        </w:tc>
      </w:tr>
      <w:tr w:rsidR="00ED204B" w:rsidRPr="00A57119" w14:paraId="7017B7DF" w14:textId="77777777" w:rsidTr="001D076E">
        <w:tc>
          <w:tcPr>
            <w:tcW w:w="1120" w:type="pct"/>
          </w:tcPr>
          <w:p w14:paraId="06863A5D" w14:textId="7D2A441C" w:rsidR="00ED204B" w:rsidRPr="00A57119" w:rsidRDefault="00ED204B" w:rsidP="00B97E8E">
            <w:pPr>
              <w:pStyle w:val="GOSTTablenorm"/>
            </w:pPr>
            <w:r w:rsidRPr="00A57119">
              <w:t>Тип КБК Дт</w:t>
            </w:r>
          </w:p>
        </w:tc>
        <w:tc>
          <w:tcPr>
            <w:tcW w:w="795" w:type="pct"/>
          </w:tcPr>
          <w:p w14:paraId="6679B615" w14:textId="5983EC5E" w:rsidR="00ED204B" w:rsidRPr="00A57119" w:rsidRDefault="00ED204B" w:rsidP="00B97E8E">
            <w:pPr>
              <w:pStyle w:val="GOSTTablenorm"/>
            </w:pPr>
            <w:r w:rsidRPr="00B97E8E">
              <w:rPr>
                <w:b/>
              </w:rPr>
              <w:t>T0504833:</w:t>
            </w:r>
            <w:r w:rsidRPr="00A57119">
              <w:t>DT_</w:t>
            </w:r>
            <w:r w:rsidRPr="00A57119">
              <w:rPr>
                <w:lang w:val="en-US"/>
              </w:rPr>
              <w:t>TYPE</w:t>
            </w:r>
            <w:r w:rsidRPr="00A57119">
              <w:t>KBK</w:t>
            </w:r>
          </w:p>
        </w:tc>
        <w:tc>
          <w:tcPr>
            <w:tcW w:w="560" w:type="pct"/>
          </w:tcPr>
          <w:p w14:paraId="664B3B96" w14:textId="350FB847" w:rsidR="00ED204B" w:rsidRPr="00A57119" w:rsidRDefault="00ED204B" w:rsidP="00B97E8E">
            <w:pPr>
              <w:pStyle w:val="GOSTTablenorm"/>
            </w:pPr>
            <w:r w:rsidRPr="00A57119">
              <w:t>Строка</w:t>
            </w:r>
          </w:p>
        </w:tc>
        <w:tc>
          <w:tcPr>
            <w:tcW w:w="374" w:type="pct"/>
          </w:tcPr>
          <w:p w14:paraId="6F39E246" w14:textId="46181E48" w:rsidR="00ED204B" w:rsidRPr="00A57119" w:rsidRDefault="00ED204B" w:rsidP="00B97E8E">
            <w:pPr>
              <w:pStyle w:val="GOSTTablenorm"/>
            </w:pPr>
            <w:r w:rsidRPr="00A57119">
              <w:t>Да</w:t>
            </w:r>
          </w:p>
        </w:tc>
        <w:tc>
          <w:tcPr>
            <w:tcW w:w="374" w:type="pct"/>
          </w:tcPr>
          <w:p w14:paraId="1AAA9024" w14:textId="390E0349" w:rsidR="00ED204B" w:rsidRPr="00A57119" w:rsidRDefault="00ED204B" w:rsidP="00B97E8E">
            <w:pPr>
              <w:pStyle w:val="GOSTTablenorm"/>
            </w:pPr>
            <w:r w:rsidRPr="00A57119">
              <w:rPr>
                <w:lang w:val="en-US"/>
              </w:rPr>
              <w:t>&lt;</w:t>
            </w:r>
            <w:r w:rsidRPr="00A57119">
              <w:t>=2</w:t>
            </w:r>
          </w:p>
        </w:tc>
        <w:tc>
          <w:tcPr>
            <w:tcW w:w="1777" w:type="pct"/>
          </w:tcPr>
          <w:p w14:paraId="1F0C68EE" w14:textId="77777777" w:rsidR="00F015FE" w:rsidRDefault="00ED204B" w:rsidP="00F015FE">
            <w:pPr>
              <w:pStyle w:val="GOSTTablenorm"/>
            </w:pPr>
            <w:r w:rsidRPr="00A57119">
              <w:t>Указывается значение аналитического признака «Тип КБК» для отражения по дебету записи учета.</w:t>
            </w:r>
          </w:p>
          <w:p w14:paraId="1C688089" w14:textId="3A222F14" w:rsidR="00ED204B" w:rsidRPr="00A57119" w:rsidRDefault="00ED204B" w:rsidP="00F015FE">
            <w:pPr>
              <w:pStyle w:val="GOSTTablenorm"/>
            </w:pPr>
            <w:r w:rsidRPr="00A57119">
              <w:t>Допускается заполнение прочерком</w:t>
            </w:r>
          </w:p>
        </w:tc>
      </w:tr>
      <w:tr w:rsidR="00ED204B" w:rsidRPr="00A57119" w14:paraId="6FAF2797" w14:textId="77777777" w:rsidTr="001D076E">
        <w:tc>
          <w:tcPr>
            <w:tcW w:w="1120" w:type="pct"/>
          </w:tcPr>
          <w:p w14:paraId="6AF76EF7" w14:textId="59DC5563" w:rsidR="00ED204B" w:rsidRPr="00A57119" w:rsidRDefault="00ED204B" w:rsidP="00B97E8E">
            <w:pPr>
              <w:pStyle w:val="GOSTTablenorm"/>
            </w:pPr>
            <w:r w:rsidRPr="00A57119">
              <w:lastRenderedPageBreak/>
              <w:t>Код валюты Дт</w:t>
            </w:r>
          </w:p>
        </w:tc>
        <w:tc>
          <w:tcPr>
            <w:tcW w:w="795" w:type="pct"/>
          </w:tcPr>
          <w:p w14:paraId="3168E926" w14:textId="1F4AA8D6" w:rsidR="00ED204B" w:rsidRPr="00A57119" w:rsidRDefault="00ED204B" w:rsidP="00B97E8E">
            <w:pPr>
              <w:pStyle w:val="GOSTTablenorm"/>
            </w:pPr>
            <w:r w:rsidRPr="00B97E8E">
              <w:rPr>
                <w:b/>
              </w:rPr>
              <w:t>T0504833:</w:t>
            </w:r>
            <w:r w:rsidRPr="00A57119">
              <w:t>DT_VALCODE</w:t>
            </w:r>
          </w:p>
        </w:tc>
        <w:tc>
          <w:tcPr>
            <w:tcW w:w="560" w:type="pct"/>
          </w:tcPr>
          <w:p w14:paraId="20C5348B" w14:textId="37B41550" w:rsidR="00ED204B" w:rsidRPr="00A57119" w:rsidRDefault="00ED204B" w:rsidP="00B97E8E">
            <w:pPr>
              <w:pStyle w:val="GOSTTablenorm"/>
              <w:rPr>
                <w:lang w:eastAsia="en-US"/>
              </w:rPr>
            </w:pPr>
            <w:r w:rsidRPr="00A57119">
              <w:t>Строка</w:t>
            </w:r>
          </w:p>
        </w:tc>
        <w:tc>
          <w:tcPr>
            <w:tcW w:w="374" w:type="pct"/>
          </w:tcPr>
          <w:p w14:paraId="487D74E3" w14:textId="12A27C1A" w:rsidR="00ED204B" w:rsidRPr="00A57119" w:rsidRDefault="00ED204B" w:rsidP="00B97E8E">
            <w:pPr>
              <w:pStyle w:val="GOSTTablenorm"/>
            </w:pPr>
            <w:r w:rsidRPr="00A57119">
              <w:t>Да</w:t>
            </w:r>
          </w:p>
        </w:tc>
        <w:tc>
          <w:tcPr>
            <w:tcW w:w="374" w:type="pct"/>
          </w:tcPr>
          <w:p w14:paraId="0FFA11BE" w14:textId="7E7FA358" w:rsidR="00ED204B" w:rsidRPr="00A57119" w:rsidRDefault="00ED204B" w:rsidP="00B97E8E">
            <w:pPr>
              <w:pStyle w:val="GOSTTablenorm"/>
            </w:pPr>
            <w:r w:rsidRPr="00A57119">
              <w:t>&lt;=3</w:t>
            </w:r>
          </w:p>
        </w:tc>
        <w:tc>
          <w:tcPr>
            <w:tcW w:w="1777" w:type="pct"/>
          </w:tcPr>
          <w:p w14:paraId="01AA6620" w14:textId="77777777" w:rsidR="00ED204B" w:rsidRPr="00A57119" w:rsidRDefault="00ED204B" w:rsidP="00B97E8E">
            <w:pPr>
              <w:pStyle w:val="GOSTTablenorm"/>
            </w:pPr>
            <w:r w:rsidRPr="00A57119">
              <w:t>Указывается значение аналитического признака «Код валюты» для отражения по дебету записи учета.</w:t>
            </w:r>
          </w:p>
          <w:p w14:paraId="0787615F" w14:textId="4019D23B" w:rsidR="00ED204B" w:rsidRPr="00A57119" w:rsidRDefault="00ED204B" w:rsidP="00B97E8E">
            <w:pPr>
              <w:pStyle w:val="GOSTTablenorm"/>
            </w:pPr>
            <w:r w:rsidRPr="00A57119">
              <w:t>Д</w:t>
            </w:r>
            <w:r w:rsidR="00476382">
              <w:t>опускается заполнение прочерком</w:t>
            </w:r>
          </w:p>
        </w:tc>
      </w:tr>
      <w:tr w:rsidR="00ED204B" w:rsidRPr="00A57119" w14:paraId="7D7A3082" w14:textId="77777777" w:rsidTr="001D076E">
        <w:tc>
          <w:tcPr>
            <w:tcW w:w="1120" w:type="pct"/>
          </w:tcPr>
          <w:p w14:paraId="1768E0C6" w14:textId="40C81FD3" w:rsidR="00ED204B" w:rsidRPr="00A57119" w:rsidRDefault="00ED204B" w:rsidP="00B97E8E">
            <w:pPr>
              <w:pStyle w:val="GOSTTablenorm"/>
            </w:pPr>
            <w:r w:rsidRPr="00A57119">
              <w:t>ТОФК КС Дт</w:t>
            </w:r>
          </w:p>
        </w:tc>
        <w:tc>
          <w:tcPr>
            <w:tcW w:w="795" w:type="pct"/>
          </w:tcPr>
          <w:p w14:paraId="2D83CDA5" w14:textId="4DA71E85" w:rsidR="00ED204B" w:rsidRPr="00A57119" w:rsidRDefault="00ED204B" w:rsidP="00B97E8E">
            <w:pPr>
              <w:pStyle w:val="GOSTTablenorm"/>
            </w:pPr>
            <w:r w:rsidRPr="00B97E8E">
              <w:rPr>
                <w:b/>
              </w:rPr>
              <w:t>T0504833:</w:t>
            </w:r>
            <w:r w:rsidRPr="00A57119">
              <w:t>DT_TOFKKS</w:t>
            </w:r>
          </w:p>
        </w:tc>
        <w:tc>
          <w:tcPr>
            <w:tcW w:w="560" w:type="pct"/>
          </w:tcPr>
          <w:p w14:paraId="3474F1E2" w14:textId="5168057C" w:rsidR="00ED204B" w:rsidRPr="00A57119" w:rsidRDefault="00ED204B" w:rsidP="00B97E8E">
            <w:pPr>
              <w:pStyle w:val="GOSTTablenorm"/>
              <w:rPr>
                <w:lang w:eastAsia="en-US"/>
              </w:rPr>
            </w:pPr>
            <w:r w:rsidRPr="00A57119">
              <w:t>Строка</w:t>
            </w:r>
          </w:p>
        </w:tc>
        <w:tc>
          <w:tcPr>
            <w:tcW w:w="374" w:type="pct"/>
          </w:tcPr>
          <w:p w14:paraId="057034C3" w14:textId="1EA7370C" w:rsidR="00ED204B" w:rsidRPr="00A57119" w:rsidRDefault="00ED204B" w:rsidP="00B97E8E">
            <w:pPr>
              <w:pStyle w:val="GOSTTablenorm"/>
            </w:pPr>
            <w:r w:rsidRPr="00A57119">
              <w:t>Да</w:t>
            </w:r>
          </w:p>
        </w:tc>
        <w:tc>
          <w:tcPr>
            <w:tcW w:w="374" w:type="pct"/>
          </w:tcPr>
          <w:p w14:paraId="3CA4BF28" w14:textId="0FF78867" w:rsidR="00ED204B" w:rsidRPr="00A57119" w:rsidRDefault="00ED204B" w:rsidP="00B97E8E">
            <w:pPr>
              <w:pStyle w:val="GOSTTablenorm"/>
            </w:pPr>
            <w:r w:rsidRPr="00A57119">
              <w:t>&lt;=2</w:t>
            </w:r>
          </w:p>
        </w:tc>
        <w:tc>
          <w:tcPr>
            <w:tcW w:w="1777" w:type="pct"/>
          </w:tcPr>
          <w:p w14:paraId="26387E02" w14:textId="77777777" w:rsidR="00ED204B" w:rsidRPr="00A57119" w:rsidRDefault="00ED204B" w:rsidP="00B97E8E">
            <w:pPr>
              <w:pStyle w:val="GOSTTablenorm"/>
            </w:pPr>
            <w:r w:rsidRPr="00A57119">
              <w:t>Указывается значение аналитического признака «ТОФК КС» для отражения по дебету записи учета.</w:t>
            </w:r>
          </w:p>
          <w:p w14:paraId="174642B7" w14:textId="08A4EA0E" w:rsidR="00ED204B" w:rsidRPr="00A57119" w:rsidRDefault="00ED204B" w:rsidP="00B97E8E">
            <w:pPr>
              <w:pStyle w:val="GOSTTablenorm"/>
            </w:pPr>
            <w:r w:rsidRPr="00A57119">
              <w:t>Д</w:t>
            </w:r>
            <w:r w:rsidR="00476382">
              <w:t>опускается заполнение прочерком</w:t>
            </w:r>
          </w:p>
        </w:tc>
      </w:tr>
      <w:tr w:rsidR="00ED204B" w:rsidRPr="00A57119" w14:paraId="27E3510E" w14:textId="77777777" w:rsidTr="001D076E">
        <w:tc>
          <w:tcPr>
            <w:tcW w:w="1120" w:type="pct"/>
          </w:tcPr>
          <w:p w14:paraId="3AB0FE9C" w14:textId="1950867C" w:rsidR="00ED204B" w:rsidRPr="00A57119" w:rsidRDefault="00ED204B" w:rsidP="00B97E8E">
            <w:pPr>
              <w:pStyle w:val="GOSTTablenorm"/>
            </w:pPr>
            <w:r w:rsidRPr="00A57119">
              <w:t>Порядковый номер КС Дт</w:t>
            </w:r>
          </w:p>
        </w:tc>
        <w:tc>
          <w:tcPr>
            <w:tcW w:w="795" w:type="pct"/>
          </w:tcPr>
          <w:p w14:paraId="332472E0" w14:textId="1A15B400" w:rsidR="00ED204B" w:rsidRPr="00A57119" w:rsidRDefault="00ED204B" w:rsidP="00B97E8E">
            <w:pPr>
              <w:pStyle w:val="GOSTTablenorm"/>
            </w:pPr>
            <w:r w:rsidRPr="00B97E8E">
              <w:rPr>
                <w:b/>
              </w:rPr>
              <w:t>T0504833:</w:t>
            </w:r>
            <w:r w:rsidRPr="00A57119">
              <w:t>DT_PNKS</w:t>
            </w:r>
          </w:p>
        </w:tc>
        <w:tc>
          <w:tcPr>
            <w:tcW w:w="560" w:type="pct"/>
          </w:tcPr>
          <w:p w14:paraId="1857CACD" w14:textId="676F232F" w:rsidR="00ED204B" w:rsidRPr="00A57119" w:rsidRDefault="00ED204B" w:rsidP="00B97E8E">
            <w:pPr>
              <w:pStyle w:val="GOSTTablenorm"/>
              <w:rPr>
                <w:lang w:eastAsia="en-US"/>
              </w:rPr>
            </w:pPr>
            <w:r w:rsidRPr="00A57119">
              <w:t>Строка</w:t>
            </w:r>
          </w:p>
        </w:tc>
        <w:tc>
          <w:tcPr>
            <w:tcW w:w="374" w:type="pct"/>
          </w:tcPr>
          <w:p w14:paraId="7B0BE2A0" w14:textId="2DA5C31A" w:rsidR="00ED204B" w:rsidRPr="00A57119" w:rsidRDefault="00ED204B" w:rsidP="00B97E8E">
            <w:pPr>
              <w:pStyle w:val="GOSTTablenorm"/>
            </w:pPr>
            <w:r w:rsidRPr="00A57119">
              <w:t>Да</w:t>
            </w:r>
          </w:p>
        </w:tc>
        <w:tc>
          <w:tcPr>
            <w:tcW w:w="374" w:type="pct"/>
          </w:tcPr>
          <w:p w14:paraId="12021142" w14:textId="09593A1F" w:rsidR="00ED204B" w:rsidRPr="00A57119" w:rsidRDefault="00ED204B" w:rsidP="00B97E8E">
            <w:pPr>
              <w:pStyle w:val="GOSTTablenorm"/>
            </w:pPr>
            <w:r w:rsidRPr="00A57119">
              <w:rPr>
                <w:lang w:val="en-US"/>
              </w:rPr>
              <w:t>&lt;</w:t>
            </w:r>
            <w:r w:rsidRPr="00A57119">
              <w:t>=2</w:t>
            </w:r>
          </w:p>
        </w:tc>
        <w:tc>
          <w:tcPr>
            <w:tcW w:w="1777" w:type="pct"/>
          </w:tcPr>
          <w:p w14:paraId="20680E6B" w14:textId="77777777" w:rsidR="00ED204B" w:rsidRPr="00A57119" w:rsidRDefault="00ED204B" w:rsidP="00B97E8E">
            <w:pPr>
              <w:pStyle w:val="GOSTTablenorm"/>
            </w:pPr>
            <w:r w:rsidRPr="00A57119">
              <w:t>Указывается значение аналитического признака «Порядковый номер КС» для отражения по дебету записи учета.</w:t>
            </w:r>
          </w:p>
          <w:p w14:paraId="745CD1A3" w14:textId="52FDF137" w:rsidR="00ED204B" w:rsidRPr="00A57119" w:rsidRDefault="00ED204B" w:rsidP="00B97E8E">
            <w:pPr>
              <w:pStyle w:val="GOSTTablenorm"/>
            </w:pPr>
            <w:r w:rsidRPr="00A57119">
              <w:t>Допускается заполнение прочерком</w:t>
            </w:r>
          </w:p>
        </w:tc>
      </w:tr>
      <w:tr w:rsidR="00ED204B" w:rsidRPr="00A57119" w14:paraId="4435184B" w14:textId="77777777" w:rsidTr="001D076E">
        <w:tc>
          <w:tcPr>
            <w:tcW w:w="1120" w:type="pct"/>
          </w:tcPr>
          <w:p w14:paraId="08D813B6" w14:textId="731BBCB8" w:rsidR="00ED204B" w:rsidRPr="00A57119" w:rsidRDefault="00ED204B" w:rsidP="00B97E8E">
            <w:pPr>
              <w:pStyle w:val="GOSTTablenorm"/>
            </w:pPr>
            <w:r w:rsidRPr="00A57119">
              <w:t>ОКТМО Дт</w:t>
            </w:r>
          </w:p>
        </w:tc>
        <w:tc>
          <w:tcPr>
            <w:tcW w:w="795" w:type="pct"/>
          </w:tcPr>
          <w:p w14:paraId="6478F0DA" w14:textId="0A23D4B6" w:rsidR="00ED204B" w:rsidRPr="00A57119" w:rsidRDefault="00ED204B" w:rsidP="00B97E8E">
            <w:pPr>
              <w:pStyle w:val="GOSTTablenorm"/>
            </w:pPr>
            <w:r w:rsidRPr="00B97E8E">
              <w:rPr>
                <w:b/>
              </w:rPr>
              <w:t>T0504833:</w:t>
            </w:r>
            <w:r w:rsidRPr="00A57119">
              <w:t>DT_OKTMO</w:t>
            </w:r>
          </w:p>
        </w:tc>
        <w:tc>
          <w:tcPr>
            <w:tcW w:w="560" w:type="pct"/>
          </w:tcPr>
          <w:p w14:paraId="0EBCBCD5" w14:textId="1BA3F2F5" w:rsidR="00ED204B" w:rsidRPr="00A57119" w:rsidRDefault="00ED204B" w:rsidP="00B97E8E">
            <w:pPr>
              <w:pStyle w:val="GOSTTablenorm"/>
              <w:rPr>
                <w:lang w:eastAsia="en-US"/>
              </w:rPr>
            </w:pPr>
            <w:r w:rsidRPr="00A57119">
              <w:t>Строка</w:t>
            </w:r>
          </w:p>
        </w:tc>
        <w:tc>
          <w:tcPr>
            <w:tcW w:w="374" w:type="pct"/>
          </w:tcPr>
          <w:p w14:paraId="79A4DE7D" w14:textId="57ED4368" w:rsidR="00ED204B" w:rsidRPr="00A57119" w:rsidRDefault="00ED204B" w:rsidP="00B97E8E">
            <w:pPr>
              <w:pStyle w:val="GOSTTablenorm"/>
            </w:pPr>
            <w:r w:rsidRPr="00A57119">
              <w:t>Да</w:t>
            </w:r>
          </w:p>
        </w:tc>
        <w:tc>
          <w:tcPr>
            <w:tcW w:w="374" w:type="pct"/>
          </w:tcPr>
          <w:p w14:paraId="44F85A92" w14:textId="3F177F7E" w:rsidR="00ED204B" w:rsidRPr="00A57119" w:rsidRDefault="00ED204B" w:rsidP="00B97E8E">
            <w:pPr>
              <w:pStyle w:val="GOSTTablenorm"/>
            </w:pPr>
            <w:r w:rsidRPr="00A57119">
              <w:rPr>
                <w:lang w:val="en-US"/>
              </w:rPr>
              <w:t>&lt;</w:t>
            </w:r>
            <w:r w:rsidRPr="00A57119">
              <w:t>=8</w:t>
            </w:r>
          </w:p>
        </w:tc>
        <w:tc>
          <w:tcPr>
            <w:tcW w:w="1777" w:type="pct"/>
          </w:tcPr>
          <w:p w14:paraId="4E7372DA" w14:textId="77777777" w:rsidR="00ED204B" w:rsidRPr="00A57119" w:rsidRDefault="00ED204B" w:rsidP="00B97E8E">
            <w:pPr>
              <w:pStyle w:val="GOSTTablenorm"/>
            </w:pPr>
            <w:r w:rsidRPr="00A57119">
              <w:t>Указывается значение аналитического признака «ОКТМО» для отражения по дебету</w:t>
            </w:r>
            <w:r w:rsidRPr="00A57119" w:rsidDel="000A0FA3">
              <w:t xml:space="preserve"> </w:t>
            </w:r>
            <w:r w:rsidRPr="00A57119">
              <w:t>записи учета.</w:t>
            </w:r>
          </w:p>
          <w:p w14:paraId="603B9569" w14:textId="77777777" w:rsidR="00ED204B" w:rsidRPr="00A57119" w:rsidRDefault="00ED204B" w:rsidP="00B97E8E">
            <w:pPr>
              <w:pStyle w:val="GOSTTablenorm"/>
            </w:pPr>
            <w:r w:rsidRPr="00A57119">
              <w:t>Допускается заполнение прочерком.</w:t>
            </w:r>
          </w:p>
          <w:p w14:paraId="06B761F1" w14:textId="3609D522" w:rsidR="00ED204B" w:rsidRPr="00A57119" w:rsidRDefault="00ED204B" w:rsidP="00B97E8E">
            <w:pPr>
              <w:pStyle w:val="GOSTTablenorm"/>
            </w:pPr>
            <w:r w:rsidRPr="00A57119">
              <w:t xml:space="preserve">Параметр </w:t>
            </w:r>
            <w:r>
              <w:t>заполняется</w:t>
            </w:r>
            <w:r w:rsidRPr="00A57119">
              <w:t>, если параметр «Подсистема-инициатор» принимает значение «ПУД»</w:t>
            </w:r>
          </w:p>
        </w:tc>
      </w:tr>
      <w:tr w:rsidR="00ED204B" w:rsidRPr="00A57119" w14:paraId="72ED8771" w14:textId="77777777" w:rsidTr="001D076E">
        <w:tc>
          <w:tcPr>
            <w:tcW w:w="1120" w:type="pct"/>
          </w:tcPr>
          <w:p w14:paraId="62D23849" w14:textId="502ED30F" w:rsidR="00ED204B" w:rsidRPr="00A57119" w:rsidRDefault="00ED204B" w:rsidP="00B97E8E">
            <w:pPr>
              <w:pStyle w:val="GOSTTablenorm"/>
            </w:pPr>
            <w:r w:rsidRPr="00A57119">
              <w:t>Код цели Дт</w:t>
            </w:r>
          </w:p>
        </w:tc>
        <w:tc>
          <w:tcPr>
            <w:tcW w:w="795" w:type="pct"/>
          </w:tcPr>
          <w:p w14:paraId="35C64161" w14:textId="3AA4065C" w:rsidR="00ED204B" w:rsidRPr="00A57119" w:rsidRDefault="00ED204B" w:rsidP="00B97E8E">
            <w:pPr>
              <w:pStyle w:val="GOSTTablenorm"/>
            </w:pPr>
            <w:r w:rsidRPr="00B97E8E">
              <w:rPr>
                <w:b/>
              </w:rPr>
              <w:t>T0504833:</w:t>
            </w:r>
            <w:r w:rsidRPr="00A57119">
              <w:t>DT_TARGETCODE</w:t>
            </w:r>
          </w:p>
        </w:tc>
        <w:tc>
          <w:tcPr>
            <w:tcW w:w="560" w:type="pct"/>
          </w:tcPr>
          <w:p w14:paraId="11C6FF8E" w14:textId="4194CF2A" w:rsidR="00ED204B" w:rsidRPr="00A57119" w:rsidRDefault="00ED204B" w:rsidP="00B97E8E">
            <w:pPr>
              <w:pStyle w:val="GOSTTablenorm"/>
              <w:rPr>
                <w:lang w:eastAsia="en-US"/>
              </w:rPr>
            </w:pPr>
            <w:r w:rsidRPr="00A57119">
              <w:t>Строка</w:t>
            </w:r>
          </w:p>
        </w:tc>
        <w:tc>
          <w:tcPr>
            <w:tcW w:w="374" w:type="pct"/>
          </w:tcPr>
          <w:p w14:paraId="1A46B1D8" w14:textId="41B1D7AE" w:rsidR="00ED204B" w:rsidRPr="00A57119" w:rsidRDefault="00ED204B" w:rsidP="00B97E8E">
            <w:pPr>
              <w:pStyle w:val="GOSTTablenorm"/>
            </w:pPr>
            <w:r w:rsidRPr="00A57119">
              <w:t>Да</w:t>
            </w:r>
          </w:p>
        </w:tc>
        <w:tc>
          <w:tcPr>
            <w:tcW w:w="374" w:type="pct"/>
          </w:tcPr>
          <w:p w14:paraId="25217B58" w14:textId="293CFE90" w:rsidR="00ED204B" w:rsidRPr="00A57119" w:rsidRDefault="00ED204B" w:rsidP="00B97E8E">
            <w:pPr>
              <w:pStyle w:val="GOSTTablenorm"/>
            </w:pPr>
            <w:r w:rsidRPr="00A57119">
              <w:t>&lt;=2</w:t>
            </w:r>
            <w:r>
              <w:t>5</w:t>
            </w:r>
          </w:p>
        </w:tc>
        <w:tc>
          <w:tcPr>
            <w:tcW w:w="1777" w:type="pct"/>
          </w:tcPr>
          <w:p w14:paraId="2371E43C" w14:textId="77777777" w:rsidR="00ED204B" w:rsidRPr="00A57119" w:rsidRDefault="00ED204B" w:rsidP="00B97E8E">
            <w:pPr>
              <w:pStyle w:val="GOSTTablenorm"/>
            </w:pPr>
            <w:r w:rsidRPr="00A57119">
              <w:t>Указывается значение аналитического признака «Код цели» для отражения по дебету записи учета.</w:t>
            </w:r>
          </w:p>
          <w:p w14:paraId="1085AA93" w14:textId="634D8D10" w:rsidR="00ED204B" w:rsidRPr="00A57119" w:rsidRDefault="00ED204B" w:rsidP="00B97E8E">
            <w:pPr>
              <w:pStyle w:val="GOSTTablenorm"/>
            </w:pPr>
            <w:r w:rsidRPr="00A57119">
              <w:t>Допускается заполнение прочерком</w:t>
            </w:r>
          </w:p>
        </w:tc>
      </w:tr>
      <w:tr w:rsidR="00ED204B" w:rsidRPr="00A57119" w14:paraId="7C96A963" w14:textId="77777777" w:rsidTr="001D076E">
        <w:tc>
          <w:tcPr>
            <w:tcW w:w="1120" w:type="pct"/>
          </w:tcPr>
          <w:p w14:paraId="2555908C" w14:textId="77777777" w:rsidR="00ED204B" w:rsidRPr="00A57119" w:rsidRDefault="00ED204B" w:rsidP="00B97E8E">
            <w:pPr>
              <w:pStyle w:val="GOSTTablenorm"/>
            </w:pPr>
            <w:r w:rsidRPr="00A57119">
              <w:t>Код целевой субсидии Дт</w:t>
            </w:r>
          </w:p>
        </w:tc>
        <w:tc>
          <w:tcPr>
            <w:tcW w:w="795" w:type="pct"/>
          </w:tcPr>
          <w:p w14:paraId="5E9712DD" w14:textId="3227B647" w:rsidR="00ED204B" w:rsidRPr="00A57119" w:rsidRDefault="00ED204B" w:rsidP="00B97E8E">
            <w:pPr>
              <w:pStyle w:val="GOSTTablenorm"/>
            </w:pPr>
            <w:r w:rsidRPr="00B97E8E">
              <w:rPr>
                <w:b/>
              </w:rPr>
              <w:t>T0504833:</w:t>
            </w:r>
            <w:r w:rsidRPr="00A57119">
              <w:t>DT_ANALITCODE</w:t>
            </w:r>
          </w:p>
        </w:tc>
        <w:tc>
          <w:tcPr>
            <w:tcW w:w="560" w:type="pct"/>
          </w:tcPr>
          <w:p w14:paraId="64BB977A" w14:textId="77777777" w:rsidR="00ED204B" w:rsidRPr="00A57119" w:rsidRDefault="00ED204B" w:rsidP="00B97E8E">
            <w:pPr>
              <w:pStyle w:val="GOSTTablenorm"/>
            </w:pPr>
            <w:r w:rsidRPr="00A57119">
              <w:t>Строка</w:t>
            </w:r>
          </w:p>
        </w:tc>
        <w:tc>
          <w:tcPr>
            <w:tcW w:w="374" w:type="pct"/>
          </w:tcPr>
          <w:p w14:paraId="0BAF1271" w14:textId="77777777" w:rsidR="00ED204B" w:rsidRPr="00A57119" w:rsidDel="00493782" w:rsidRDefault="00ED204B" w:rsidP="00B97E8E">
            <w:pPr>
              <w:pStyle w:val="GOSTTablenorm"/>
            </w:pPr>
            <w:r w:rsidRPr="00A57119">
              <w:t>Нет</w:t>
            </w:r>
          </w:p>
        </w:tc>
        <w:tc>
          <w:tcPr>
            <w:tcW w:w="374" w:type="pct"/>
          </w:tcPr>
          <w:p w14:paraId="56633AD6" w14:textId="77777777" w:rsidR="00ED204B" w:rsidRPr="00A57119" w:rsidRDefault="00ED204B" w:rsidP="00B97E8E">
            <w:pPr>
              <w:pStyle w:val="GOSTTablenorm"/>
            </w:pPr>
            <w:r w:rsidRPr="00A57119">
              <w:rPr>
                <w:lang w:val="en-US"/>
              </w:rPr>
              <w:t>&lt;</w:t>
            </w:r>
            <w:r>
              <w:t>=25</w:t>
            </w:r>
          </w:p>
        </w:tc>
        <w:tc>
          <w:tcPr>
            <w:tcW w:w="1777" w:type="pct"/>
          </w:tcPr>
          <w:p w14:paraId="37D51004" w14:textId="77777777" w:rsidR="00ED204B" w:rsidRPr="00A57119" w:rsidRDefault="00ED204B" w:rsidP="00B97E8E">
            <w:pPr>
              <w:pStyle w:val="GOSTTablenorm"/>
            </w:pPr>
            <w:r w:rsidRPr="00A57119">
              <w:t>Указывается значение аналитического признака «Аналитический код» для отражения по дебету</w:t>
            </w:r>
            <w:r w:rsidRPr="00A57119" w:rsidDel="000A0FA3">
              <w:t xml:space="preserve"> </w:t>
            </w:r>
            <w:r w:rsidRPr="00A57119">
              <w:t>записи учета.</w:t>
            </w:r>
          </w:p>
          <w:p w14:paraId="03D42EFE" w14:textId="77777777" w:rsidR="00ED204B" w:rsidRPr="00A57119" w:rsidRDefault="00ED204B" w:rsidP="00B97E8E">
            <w:pPr>
              <w:pStyle w:val="GOSTTablenorm"/>
            </w:pPr>
            <w:r w:rsidRPr="00A57119">
              <w:t>Допускается заполнение прочерком.</w:t>
            </w:r>
          </w:p>
          <w:p w14:paraId="7E1B68F6" w14:textId="798C394A" w:rsidR="00ED204B" w:rsidRPr="00A57119" w:rsidRDefault="00ED204B" w:rsidP="00B03404">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36A97E8A" w14:textId="77777777" w:rsidTr="001D076E">
        <w:tc>
          <w:tcPr>
            <w:tcW w:w="1120" w:type="pct"/>
          </w:tcPr>
          <w:p w14:paraId="7604D529" w14:textId="126C5D66" w:rsidR="00ED204B" w:rsidRPr="00A57119" w:rsidRDefault="00ED204B" w:rsidP="00B97E8E">
            <w:pPr>
              <w:pStyle w:val="GOSTTablenorm"/>
            </w:pPr>
            <w:r w:rsidRPr="00A57119">
              <w:t>Код ОКС Дт</w:t>
            </w:r>
          </w:p>
        </w:tc>
        <w:tc>
          <w:tcPr>
            <w:tcW w:w="795" w:type="pct"/>
          </w:tcPr>
          <w:p w14:paraId="327281E7" w14:textId="6247C634" w:rsidR="00ED204B" w:rsidRPr="00A57119" w:rsidRDefault="00ED204B" w:rsidP="00B97E8E">
            <w:pPr>
              <w:pStyle w:val="GOSTTablenorm"/>
            </w:pPr>
            <w:r w:rsidRPr="00335018">
              <w:rPr>
                <w:b/>
              </w:rPr>
              <w:t>T0504833:</w:t>
            </w:r>
            <w:r w:rsidRPr="00A57119">
              <w:t>DT_OKS</w:t>
            </w:r>
          </w:p>
        </w:tc>
        <w:tc>
          <w:tcPr>
            <w:tcW w:w="560" w:type="pct"/>
          </w:tcPr>
          <w:p w14:paraId="6DEE4612" w14:textId="768BA2E9" w:rsidR="00ED204B" w:rsidRPr="00A57119" w:rsidRDefault="00ED204B" w:rsidP="00B97E8E">
            <w:pPr>
              <w:pStyle w:val="GOSTTablenorm"/>
            </w:pPr>
            <w:r w:rsidRPr="00A57119">
              <w:t>Строка</w:t>
            </w:r>
          </w:p>
        </w:tc>
        <w:tc>
          <w:tcPr>
            <w:tcW w:w="374" w:type="pct"/>
          </w:tcPr>
          <w:p w14:paraId="6903017E" w14:textId="2EDB1C4F" w:rsidR="00ED204B" w:rsidRPr="00A57119" w:rsidRDefault="00ED204B" w:rsidP="00B97E8E">
            <w:pPr>
              <w:pStyle w:val="GOSTTablenorm"/>
            </w:pPr>
            <w:r w:rsidRPr="00A57119">
              <w:t>Нет</w:t>
            </w:r>
          </w:p>
        </w:tc>
        <w:tc>
          <w:tcPr>
            <w:tcW w:w="374" w:type="pct"/>
          </w:tcPr>
          <w:p w14:paraId="335D40C6" w14:textId="390C5036" w:rsidR="00ED204B" w:rsidRPr="00A57119" w:rsidRDefault="00ED204B" w:rsidP="00B97E8E">
            <w:pPr>
              <w:pStyle w:val="GOSTTablenorm"/>
              <w:rPr>
                <w:lang w:val="en-US"/>
              </w:rPr>
            </w:pPr>
            <w:r w:rsidRPr="00A57119">
              <w:rPr>
                <w:lang w:val="en-US"/>
              </w:rPr>
              <w:t>&lt;</w:t>
            </w:r>
            <w:r w:rsidRPr="00A57119">
              <w:t>=2</w:t>
            </w:r>
            <w:r w:rsidRPr="00A57119">
              <w:rPr>
                <w:lang w:val="en-US"/>
              </w:rPr>
              <w:t>5</w:t>
            </w:r>
          </w:p>
        </w:tc>
        <w:tc>
          <w:tcPr>
            <w:tcW w:w="1777" w:type="pct"/>
          </w:tcPr>
          <w:p w14:paraId="34267C9B" w14:textId="4B4608E4" w:rsidR="00ED204B" w:rsidRPr="00A57119" w:rsidRDefault="00ED204B" w:rsidP="00B97E8E">
            <w:pPr>
              <w:pStyle w:val="GOSTTablenorm"/>
            </w:pPr>
            <w:r w:rsidRPr="00A57119">
              <w:t>Указывается значение аналитического признака «ФАИП» для отражения по дебету</w:t>
            </w:r>
            <w:r w:rsidRPr="00A57119" w:rsidDel="000A0FA3">
              <w:t xml:space="preserve"> </w:t>
            </w:r>
            <w:r w:rsidRPr="00A57119">
              <w:t>записи учета.</w:t>
            </w:r>
          </w:p>
          <w:p w14:paraId="438722D8" w14:textId="77777777" w:rsidR="00ED204B" w:rsidRPr="00A57119" w:rsidRDefault="00ED204B" w:rsidP="00B97E8E">
            <w:pPr>
              <w:pStyle w:val="GOSTTablenorm"/>
            </w:pPr>
            <w:r w:rsidRPr="00A57119">
              <w:t>Допускается заполнение прочерком.</w:t>
            </w:r>
          </w:p>
          <w:p w14:paraId="1B8ACB64" w14:textId="02E0F450" w:rsidR="00ED204B" w:rsidRPr="00A57119" w:rsidRDefault="00ED204B" w:rsidP="00B03404">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2F979410" w14:textId="77777777" w:rsidTr="001D076E">
        <w:tc>
          <w:tcPr>
            <w:tcW w:w="1120" w:type="pct"/>
          </w:tcPr>
          <w:p w14:paraId="0B537992" w14:textId="65F5C5AB" w:rsidR="00ED204B" w:rsidRPr="00A57119" w:rsidRDefault="00ED204B" w:rsidP="00B97E8E">
            <w:pPr>
              <w:pStyle w:val="GOSTTablenorm"/>
            </w:pPr>
            <w:r w:rsidRPr="00A57119">
              <w:lastRenderedPageBreak/>
              <w:t>Код НПА Дт</w:t>
            </w:r>
          </w:p>
        </w:tc>
        <w:tc>
          <w:tcPr>
            <w:tcW w:w="795" w:type="pct"/>
          </w:tcPr>
          <w:p w14:paraId="1C6B8DA3" w14:textId="20AD293C" w:rsidR="00ED204B" w:rsidRPr="00A57119" w:rsidRDefault="00ED204B" w:rsidP="00B97E8E">
            <w:pPr>
              <w:pStyle w:val="GOSTTablenorm"/>
            </w:pPr>
            <w:r w:rsidRPr="00335018">
              <w:rPr>
                <w:b/>
              </w:rPr>
              <w:t>T0504833:</w:t>
            </w:r>
            <w:r w:rsidRPr="00A57119">
              <w:t>DT_NPA</w:t>
            </w:r>
          </w:p>
        </w:tc>
        <w:tc>
          <w:tcPr>
            <w:tcW w:w="560" w:type="pct"/>
          </w:tcPr>
          <w:p w14:paraId="65257783" w14:textId="2E139CCB" w:rsidR="00ED204B" w:rsidRPr="00A57119" w:rsidRDefault="00ED204B" w:rsidP="00B97E8E">
            <w:pPr>
              <w:pStyle w:val="GOSTTablenorm"/>
            </w:pPr>
            <w:r w:rsidRPr="00A57119">
              <w:t>Строка</w:t>
            </w:r>
          </w:p>
        </w:tc>
        <w:tc>
          <w:tcPr>
            <w:tcW w:w="374" w:type="pct"/>
          </w:tcPr>
          <w:p w14:paraId="6966B980" w14:textId="26D9C862" w:rsidR="00ED204B" w:rsidRPr="00A57119" w:rsidRDefault="00ED204B" w:rsidP="00B97E8E">
            <w:pPr>
              <w:pStyle w:val="GOSTTablenorm"/>
            </w:pPr>
            <w:r w:rsidRPr="00A57119">
              <w:t>Нет</w:t>
            </w:r>
          </w:p>
        </w:tc>
        <w:tc>
          <w:tcPr>
            <w:tcW w:w="374" w:type="pct"/>
          </w:tcPr>
          <w:p w14:paraId="24E74655" w14:textId="1FB091E0" w:rsidR="00ED204B" w:rsidRPr="00A57119" w:rsidRDefault="00ED204B" w:rsidP="00B97E8E">
            <w:pPr>
              <w:pStyle w:val="GOSTTablenorm"/>
              <w:rPr>
                <w:lang w:val="en-US"/>
              </w:rPr>
            </w:pPr>
            <w:r w:rsidRPr="00A57119">
              <w:rPr>
                <w:lang w:val="en-US"/>
              </w:rPr>
              <w:t>&lt;=20</w:t>
            </w:r>
          </w:p>
        </w:tc>
        <w:tc>
          <w:tcPr>
            <w:tcW w:w="1777" w:type="pct"/>
          </w:tcPr>
          <w:p w14:paraId="5EC2538C" w14:textId="0FC2551B" w:rsidR="00ED204B" w:rsidRPr="00A57119" w:rsidRDefault="00ED204B" w:rsidP="00B97E8E">
            <w:pPr>
              <w:pStyle w:val="GOSTTablenorm"/>
            </w:pPr>
            <w:r w:rsidRPr="00A57119">
              <w:t>Указывается значение аналитического признака «Код НПА» для отражения по дебету</w:t>
            </w:r>
            <w:r w:rsidRPr="00A57119" w:rsidDel="000A0FA3">
              <w:t xml:space="preserve"> </w:t>
            </w:r>
            <w:r w:rsidRPr="00A57119">
              <w:t>записи учета.</w:t>
            </w:r>
          </w:p>
          <w:p w14:paraId="600C1A6B" w14:textId="77777777" w:rsidR="00ED204B" w:rsidRPr="00A57119" w:rsidRDefault="00ED204B" w:rsidP="00B97E8E">
            <w:pPr>
              <w:pStyle w:val="GOSTTablenorm"/>
            </w:pPr>
            <w:r w:rsidRPr="00A57119">
              <w:t>Допускается заполнение прочерком.</w:t>
            </w:r>
          </w:p>
          <w:p w14:paraId="5781F4C2" w14:textId="397A28D9" w:rsidR="00ED204B" w:rsidRPr="00A57119" w:rsidRDefault="00ED204B" w:rsidP="00B97E8E">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78D05BE8" w14:textId="77777777" w:rsidTr="001D076E">
        <w:tc>
          <w:tcPr>
            <w:tcW w:w="1120" w:type="pct"/>
          </w:tcPr>
          <w:p w14:paraId="52D56331" w14:textId="4172E1DA" w:rsidR="00ED204B" w:rsidRPr="00A57119" w:rsidRDefault="00ED204B" w:rsidP="00B97E8E">
            <w:pPr>
              <w:pStyle w:val="GOSTTablenorm"/>
            </w:pPr>
            <w:r w:rsidRPr="00A57119">
              <w:t>БО Дт</w:t>
            </w:r>
          </w:p>
        </w:tc>
        <w:tc>
          <w:tcPr>
            <w:tcW w:w="795" w:type="pct"/>
          </w:tcPr>
          <w:p w14:paraId="5F4B2E2F" w14:textId="6F4F3452" w:rsidR="00ED204B" w:rsidRPr="00A57119" w:rsidRDefault="00ED204B" w:rsidP="00B97E8E">
            <w:pPr>
              <w:pStyle w:val="GOSTTablenorm"/>
            </w:pPr>
            <w:r w:rsidRPr="00335018">
              <w:rPr>
                <w:b/>
              </w:rPr>
              <w:t>T0504833:</w:t>
            </w:r>
            <w:r w:rsidRPr="00A57119">
              <w:t>DT_BO</w:t>
            </w:r>
          </w:p>
        </w:tc>
        <w:tc>
          <w:tcPr>
            <w:tcW w:w="560" w:type="pct"/>
          </w:tcPr>
          <w:p w14:paraId="6237A3AE" w14:textId="4C971C9C" w:rsidR="00ED204B" w:rsidRPr="00A57119" w:rsidRDefault="00ED204B" w:rsidP="00B97E8E">
            <w:pPr>
              <w:pStyle w:val="GOSTTablenorm"/>
            </w:pPr>
            <w:r w:rsidRPr="00A57119">
              <w:t>Строка</w:t>
            </w:r>
          </w:p>
        </w:tc>
        <w:tc>
          <w:tcPr>
            <w:tcW w:w="374" w:type="pct"/>
          </w:tcPr>
          <w:p w14:paraId="0B8F258D" w14:textId="0BE92E99" w:rsidR="00ED204B" w:rsidRPr="00A57119" w:rsidRDefault="00ED204B" w:rsidP="00B97E8E">
            <w:pPr>
              <w:pStyle w:val="GOSTTablenorm"/>
            </w:pPr>
            <w:r w:rsidRPr="00A57119">
              <w:t>Нет</w:t>
            </w:r>
          </w:p>
        </w:tc>
        <w:tc>
          <w:tcPr>
            <w:tcW w:w="374" w:type="pct"/>
          </w:tcPr>
          <w:p w14:paraId="0DA055D0" w14:textId="5DC20D79" w:rsidR="00ED204B" w:rsidRPr="00A57119" w:rsidRDefault="00ED204B" w:rsidP="00B97E8E">
            <w:pPr>
              <w:pStyle w:val="GOSTTablenorm"/>
              <w:rPr>
                <w:lang w:val="en-US"/>
              </w:rPr>
            </w:pPr>
            <w:r w:rsidRPr="00A57119">
              <w:rPr>
                <w:lang w:val="en-US"/>
              </w:rPr>
              <w:t>&lt;=19</w:t>
            </w:r>
          </w:p>
        </w:tc>
        <w:tc>
          <w:tcPr>
            <w:tcW w:w="1777" w:type="pct"/>
          </w:tcPr>
          <w:p w14:paraId="5269D1B5" w14:textId="38473568" w:rsidR="00ED204B" w:rsidRPr="00A57119" w:rsidRDefault="00ED204B" w:rsidP="00B97E8E">
            <w:pPr>
              <w:pStyle w:val="GOSTTablenorm"/>
            </w:pPr>
            <w:r w:rsidRPr="00A57119">
              <w:t>Указывается значение аналитического признака «БО» для отражения по дебету</w:t>
            </w:r>
            <w:r w:rsidRPr="00A57119" w:rsidDel="000A0FA3">
              <w:t xml:space="preserve"> </w:t>
            </w:r>
            <w:r w:rsidRPr="00A57119">
              <w:t>записи учета.</w:t>
            </w:r>
          </w:p>
          <w:p w14:paraId="409EFC3F" w14:textId="77777777" w:rsidR="00ED204B" w:rsidRPr="00A57119" w:rsidRDefault="00ED204B" w:rsidP="00B97E8E">
            <w:pPr>
              <w:pStyle w:val="GOSTTablenorm"/>
            </w:pPr>
            <w:r w:rsidRPr="00A57119">
              <w:t>Допускается заполнение прочерком.</w:t>
            </w:r>
          </w:p>
          <w:p w14:paraId="5B08B9E5" w14:textId="5FDEBC75" w:rsidR="00ED204B" w:rsidRPr="00A57119" w:rsidRDefault="00ED204B" w:rsidP="00B97E8E">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24D2287C" w14:textId="77777777" w:rsidTr="001D076E">
        <w:tc>
          <w:tcPr>
            <w:tcW w:w="1120" w:type="pct"/>
          </w:tcPr>
          <w:p w14:paraId="64FC366D" w14:textId="5C315906" w:rsidR="00ED204B" w:rsidRPr="00A57119" w:rsidRDefault="00ED204B" w:rsidP="00B97E8E">
            <w:pPr>
              <w:pStyle w:val="GOSTTablenorm"/>
              <w:rPr>
                <w:lang w:val="en-US"/>
              </w:rPr>
            </w:pPr>
            <w:r w:rsidRPr="00A57119">
              <w:t>ДО Дт</w:t>
            </w:r>
          </w:p>
        </w:tc>
        <w:tc>
          <w:tcPr>
            <w:tcW w:w="795" w:type="pct"/>
          </w:tcPr>
          <w:p w14:paraId="3AC0D0CF" w14:textId="6C31188A" w:rsidR="00ED204B" w:rsidRPr="00A57119" w:rsidRDefault="00ED204B" w:rsidP="00B97E8E">
            <w:pPr>
              <w:pStyle w:val="GOSTTablenorm"/>
            </w:pPr>
            <w:r w:rsidRPr="00335018">
              <w:rPr>
                <w:b/>
              </w:rPr>
              <w:t>T0504833:</w:t>
            </w:r>
            <w:r w:rsidRPr="00A57119">
              <w:t>DT_DO</w:t>
            </w:r>
          </w:p>
        </w:tc>
        <w:tc>
          <w:tcPr>
            <w:tcW w:w="560" w:type="pct"/>
          </w:tcPr>
          <w:p w14:paraId="12176D8B" w14:textId="32874C69" w:rsidR="00ED204B" w:rsidRPr="00A57119" w:rsidRDefault="00ED204B" w:rsidP="00B97E8E">
            <w:pPr>
              <w:pStyle w:val="GOSTTablenorm"/>
            </w:pPr>
            <w:r w:rsidRPr="00A57119">
              <w:t>Строка</w:t>
            </w:r>
          </w:p>
        </w:tc>
        <w:tc>
          <w:tcPr>
            <w:tcW w:w="374" w:type="pct"/>
          </w:tcPr>
          <w:p w14:paraId="27D226E5" w14:textId="0BAD52A4" w:rsidR="00ED204B" w:rsidRPr="00A57119" w:rsidRDefault="00ED204B" w:rsidP="00B97E8E">
            <w:pPr>
              <w:pStyle w:val="GOSTTablenorm"/>
            </w:pPr>
            <w:r w:rsidRPr="00A57119">
              <w:t>Нет</w:t>
            </w:r>
          </w:p>
        </w:tc>
        <w:tc>
          <w:tcPr>
            <w:tcW w:w="374" w:type="pct"/>
          </w:tcPr>
          <w:p w14:paraId="442AD7EA" w14:textId="2E73B31A" w:rsidR="00ED204B" w:rsidRPr="00A57119" w:rsidRDefault="00ED204B" w:rsidP="00B97E8E">
            <w:pPr>
              <w:pStyle w:val="GOSTTablenorm"/>
              <w:rPr>
                <w:lang w:val="en-US"/>
              </w:rPr>
            </w:pPr>
            <w:r w:rsidRPr="00A57119">
              <w:rPr>
                <w:lang w:val="en-US"/>
              </w:rPr>
              <w:t>&lt;=22</w:t>
            </w:r>
          </w:p>
        </w:tc>
        <w:tc>
          <w:tcPr>
            <w:tcW w:w="1777" w:type="pct"/>
          </w:tcPr>
          <w:p w14:paraId="1ED8B5F1" w14:textId="163BF2FA" w:rsidR="00ED204B" w:rsidRPr="00A57119" w:rsidRDefault="00ED204B" w:rsidP="00B97E8E">
            <w:pPr>
              <w:pStyle w:val="GOSTTablenorm"/>
            </w:pPr>
            <w:r w:rsidRPr="00A57119">
              <w:t>Указывается значение аналитического признака «ДО» для отражения по дебету</w:t>
            </w:r>
            <w:r w:rsidRPr="00A57119" w:rsidDel="000A0FA3">
              <w:t xml:space="preserve"> </w:t>
            </w:r>
            <w:r w:rsidRPr="00A57119">
              <w:t>записи учета.</w:t>
            </w:r>
          </w:p>
          <w:p w14:paraId="7AC8AC40" w14:textId="77777777" w:rsidR="00ED204B" w:rsidRPr="00A57119" w:rsidRDefault="00ED204B" w:rsidP="00B97E8E">
            <w:pPr>
              <w:pStyle w:val="GOSTTablenorm"/>
            </w:pPr>
            <w:r w:rsidRPr="00A57119">
              <w:t>Допускается заполнение прочерком.</w:t>
            </w:r>
          </w:p>
          <w:p w14:paraId="3AA9F2BE" w14:textId="71F89C2A" w:rsidR="00ED204B" w:rsidRPr="00A57119" w:rsidRDefault="00ED204B" w:rsidP="00B97E8E">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7C25CADB" w14:textId="77777777" w:rsidTr="001D076E">
        <w:tc>
          <w:tcPr>
            <w:tcW w:w="1120" w:type="pct"/>
          </w:tcPr>
          <w:p w14:paraId="4352D0E9" w14:textId="0B8B2FBD" w:rsidR="00ED204B" w:rsidRPr="00A57119" w:rsidRDefault="00ED204B" w:rsidP="00B97E8E">
            <w:pPr>
              <w:pStyle w:val="GOSTTablenorm"/>
            </w:pPr>
            <w:r w:rsidRPr="00A57119">
              <w:t>ИГК Дт</w:t>
            </w:r>
          </w:p>
        </w:tc>
        <w:tc>
          <w:tcPr>
            <w:tcW w:w="795" w:type="pct"/>
          </w:tcPr>
          <w:p w14:paraId="5B254605" w14:textId="75B32618" w:rsidR="00ED204B" w:rsidRPr="00A57119" w:rsidRDefault="00ED204B" w:rsidP="00B97E8E">
            <w:pPr>
              <w:pStyle w:val="GOSTTablenorm"/>
            </w:pPr>
            <w:r w:rsidRPr="00335018">
              <w:rPr>
                <w:b/>
              </w:rPr>
              <w:t>T0504833:</w:t>
            </w:r>
            <w:r w:rsidRPr="00A57119">
              <w:t>DT_IGK</w:t>
            </w:r>
          </w:p>
        </w:tc>
        <w:tc>
          <w:tcPr>
            <w:tcW w:w="560" w:type="pct"/>
          </w:tcPr>
          <w:p w14:paraId="3FFC23AE" w14:textId="74C96F03" w:rsidR="00ED204B" w:rsidRPr="00A57119" w:rsidRDefault="00ED204B" w:rsidP="00B97E8E">
            <w:pPr>
              <w:pStyle w:val="GOSTTablenorm"/>
            </w:pPr>
            <w:r w:rsidRPr="00A57119">
              <w:t>Строка</w:t>
            </w:r>
          </w:p>
        </w:tc>
        <w:tc>
          <w:tcPr>
            <w:tcW w:w="374" w:type="pct"/>
          </w:tcPr>
          <w:p w14:paraId="46F19956" w14:textId="134813C1" w:rsidR="00ED204B" w:rsidRPr="00A57119" w:rsidRDefault="00ED204B" w:rsidP="00B97E8E">
            <w:pPr>
              <w:pStyle w:val="GOSTTablenorm"/>
            </w:pPr>
            <w:r w:rsidRPr="00A57119">
              <w:t>Нет</w:t>
            </w:r>
          </w:p>
        </w:tc>
        <w:tc>
          <w:tcPr>
            <w:tcW w:w="374" w:type="pct"/>
          </w:tcPr>
          <w:p w14:paraId="3D944AE3" w14:textId="27AAC7DC" w:rsidR="00ED204B" w:rsidRPr="00A57119" w:rsidRDefault="00ED204B" w:rsidP="00B97E8E">
            <w:pPr>
              <w:pStyle w:val="GOSTTablenorm"/>
              <w:rPr>
                <w:lang w:val="en-US"/>
              </w:rPr>
            </w:pPr>
            <w:r w:rsidRPr="00A57119">
              <w:rPr>
                <w:lang w:val="en-US"/>
              </w:rPr>
              <w:t>&lt;=20</w:t>
            </w:r>
          </w:p>
        </w:tc>
        <w:tc>
          <w:tcPr>
            <w:tcW w:w="1777" w:type="pct"/>
          </w:tcPr>
          <w:p w14:paraId="113D5137" w14:textId="2FEC5080" w:rsidR="00ED204B" w:rsidRPr="00A57119" w:rsidRDefault="00ED204B" w:rsidP="00B97E8E">
            <w:pPr>
              <w:pStyle w:val="GOSTTablenorm"/>
            </w:pPr>
            <w:r w:rsidRPr="00A57119">
              <w:t>Указывается значение аналитического признака «Идентификатор ГК» для отражения по дебету</w:t>
            </w:r>
            <w:r w:rsidRPr="00A57119" w:rsidDel="000A0FA3">
              <w:t xml:space="preserve"> </w:t>
            </w:r>
            <w:r w:rsidRPr="00A57119">
              <w:t>записи учета.</w:t>
            </w:r>
          </w:p>
          <w:p w14:paraId="78616772" w14:textId="77777777" w:rsidR="00ED204B" w:rsidRPr="00A57119" w:rsidRDefault="00ED204B" w:rsidP="00B97E8E">
            <w:pPr>
              <w:pStyle w:val="GOSTTablenorm"/>
            </w:pPr>
            <w:r w:rsidRPr="00A57119">
              <w:t>Допускается заполнение прочерком.</w:t>
            </w:r>
          </w:p>
          <w:p w14:paraId="7D09CDB6" w14:textId="7E05FA70" w:rsidR="00ED204B" w:rsidRPr="00A57119" w:rsidRDefault="00ED204B" w:rsidP="00B03404">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7A4DBDB0" w14:textId="77777777" w:rsidTr="001D076E">
        <w:tc>
          <w:tcPr>
            <w:tcW w:w="1120" w:type="pct"/>
          </w:tcPr>
          <w:p w14:paraId="6874D95C" w14:textId="74C2F5E3" w:rsidR="00ED204B" w:rsidRPr="00A57119" w:rsidRDefault="00ED204B" w:rsidP="00B97E8E">
            <w:pPr>
              <w:pStyle w:val="GOSTTablenorm"/>
            </w:pPr>
            <w:r w:rsidRPr="00A57119">
              <w:t>Код источника поступлений/направления расходования ЦС Дт</w:t>
            </w:r>
          </w:p>
        </w:tc>
        <w:tc>
          <w:tcPr>
            <w:tcW w:w="795" w:type="pct"/>
          </w:tcPr>
          <w:p w14:paraId="65C39E2C" w14:textId="147AD89A" w:rsidR="00ED204B" w:rsidRPr="00A57119" w:rsidRDefault="00ED204B" w:rsidP="004C0235">
            <w:pPr>
              <w:pStyle w:val="GOSTTablenorm"/>
            </w:pPr>
            <w:r w:rsidRPr="00335018">
              <w:rPr>
                <w:b/>
              </w:rPr>
              <w:t>T0504833:</w:t>
            </w:r>
            <w:r w:rsidRPr="00A57119">
              <w:t>DT_TARGETFUNDSCODE</w:t>
            </w:r>
          </w:p>
        </w:tc>
        <w:tc>
          <w:tcPr>
            <w:tcW w:w="560" w:type="pct"/>
          </w:tcPr>
          <w:p w14:paraId="1C97F293" w14:textId="2D83BDF2" w:rsidR="00ED204B" w:rsidRPr="00A57119" w:rsidRDefault="00ED204B" w:rsidP="00B97E8E">
            <w:pPr>
              <w:pStyle w:val="GOSTTablenorm"/>
            </w:pPr>
            <w:r w:rsidRPr="00A57119">
              <w:t>Строка</w:t>
            </w:r>
          </w:p>
        </w:tc>
        <w:tc>
          <w:tcPr>
            <w:tcW w:w="374" w:type="pct"/>
          </w:tcPr>
          <w:p w14:paraId="0C41BD29" w14:textId="4F2A931A" w:rsidR="00ED204B" w:rsidRPr="00A57119" w:rsidRDefault="00ED204B" w:rsidP="00B97E8E">
            <w:pPr>
              <w:pStyle w:val="GOSTTablenorm"/>
            </w:pPr>
            <w:r w:rsidRPr="00A57119">
              <w:t>Нет</w:t>
            </w:r>
          </w:p>
        </w:tc>
        <w:tc>
          <w:tcPr>
            <w:tcW w:w="374" w:type="pct"/>
          </w:tcPr>
          <w:p w14:paraId="51027382" w14:textId="5B4A0F28" w:rsidR="00ED204B" w:rsidRPr="00A57119" w:rsidRDefault="00ED204B" w:rsidP="00B97E8E">
            <w:pPr>
              <w:pStyle w:val="GOSTTablenorm"/>
              <w:rPr>
                <w:lang w:val="en-US"/>
              </w:rPr>
            </w:pPr>
            <w:r w:rsidRPr="00A57119">
              <w:rPr>
                <w:lang w:val="en-US"/>
              </w:rPr>
              <w:t>&lt;=50</w:t>
            </w:r>
          </w:p>
        </w:tc>
        <w:tc>
          <w:tcPr>
            <w:tcW w:w="1777" w:type="pct"/>
          </w:tcPr>
          <w:p w14:paraId="459B6384" w14:textId="29348B85" w:rsidR="00ED204B" w:rsidRPr="00A57119" w:rsidRDefault="00ED204B" w:rsidP="00B97E8E">
            <w:pPr>
              <w:pStyle w:val="GOSTTablenorm"/>
            </w:pPr>
            <w:r w:rsidRPr="00A57119">
              <w:t>Указывается значение аналитического признака «Код целевых средств» для отражения по дебету</w:t>
            </w:r>
            <w:r w:rsidRPr="00A57119" w:rsidDel="000A0FA3">
              <w:t xml:space="preserve"> </w:t>
            </w:r>
            <w:r w:rsidRPr="00A57119">
              <w:t>записи учета.</w:t>
            </w:r>
          </w:p>
          <w:p w14:paraId="7545A441" w14:textId="77777777" w:rsidR="00ED204B" w:rsidRPr="00A57119" w:rsidRDefault="00ED204B" w:rsidP="00B97E8E">
            <w:pPr>
              <w:pStyle w:val="GOSTTablenorm"/>
            </w:pPr>
            <w:r w:rsidRPr="00A57119">
              <w:t>Допускается заполнение прочерком.</w:t>
            </w:r>
          </w:p>
          <w:p w14:paraId="6616231B" w14:textId="3F6CFB2C" w:rsidR="00ED204B" w:rsidRPr="00A57119" w:rsidRDefault="00ED204B" w:rsidP="00B03404">
            <w:pPr>
              <w:pStyle w:val="GOSTTablenorm"/>
            </w:pPr>
            <w:r w:rsidRPr="00A57119">
              <w:t xml:space="preserve">Параметр </w:t>
            </w:r>
            <w:r>
              <w:t>заполняется</w:t>
            </w:r>
            <w:r w:rsidRPr="00A57119">
              <w:t>, если параметр «Подсистема-инициатор» принимает значение «ЕБП»</w:t>
            </w:r>
          </w:p>
        </w:tc>
      </w:tr>
      <w:tr w:rsidR="00ED204B" w:rsidRPr="00A57119" w14:paraId="0B78762F" w14:textId="77777777" w:rsidTr="001D076E">
        <w:tc>
          <w:tcPr>
            <w:tcW w:w="1120" w:type="pct"/>
          </w:tcPr>
          <w:p w14:paraId="0BC59A54" w14:textId="321ABF30" w:rsidR="00ED204B" w:rsidRPr="00A57119" w:rsidRDefault="00ED204B" w:rsidP="00B97E8E">
            <w:pPr>
              <w:pStyle w:val="GOSTTablenorm"/>
            </w:pPr>
            <w:r w:rsidRPr="00A57119">
              <w:t>Код по Сводному реестру Дт</w:t>
            </w:r>
          </w:p>
        </w:tc>
        <w:tc>
          <w:tcPr>
            <w:tcW w:w="795" w:type="pct"/>
          </w:tcPr>
          <w:p w14:paraId="36BE2E5B" w14:textId="472558D9" w:rsidR="00ED204B" w:rsidRPr="00A57119" w:rsidRDefault="00ED204B" w:rsidP="00B97E8E">
            <w:pPr>
              <w:pStyle w:val="GOSTTablenorm"/>
            </w:pPr>
            <w:r w:rsidRPr="00335018">
              <w:rPr>
                <w:b/>
              </w:rPr>
              <w:t>T0504833:</w:t>
            </w:r>
            <w:r w:rsidRPr="00A57119">
              <w:t>DT_UBP</w:t>
            </w:r>
          </w:p>
        </w:tc>
        <w:tc>
          <w:tcPr>
            <w:tcW w:w="560" w:type="pct"/>
          </w:tcPr>
          <w:p w14:paraId="3905287C" w14:textId="7ECE5073" w:rsidR="00ED204B" w:rsidRPr="00A57119" w:rsidRDefault="00ED204B" w:rsidP="00B97E8E">
            <w:pPr>
              <w:pStyle w:val="GOSTTablenorm"/>
            </w:pPr>
            <w:r w:rsidRPr="00A57119">
              <w:t>Строка</w:t>
            </w:r>
          </w:p>
        </w:tc>
        <w:tc>
          <w:tcPr>
            <w:tcW w:w="374" w:type="pct"/>
          </w:tcPr>
          <w:p w14:paraId="15EEE535" w14:textId="2F5A2AEE" w:rsidR="00ED204B" w:rsidRPr="00A57119" w:rsidRDefault="00ED204B" w:rsidP="00B97E8E">
            <w:pPr>
              <w:pStyle w:val="GOSTTablenorm"/>
            </w:pPr>
            <w:r w:rsidRPr="00A57119">
              <w:t>Нет</w:t>
            </w:r>
          </w:p>
        </w:tc>
        <w:tc>
          <w:tcPr>
            <w:tcW w:w="374" w:type="pct"/>
          </w:tcPr>
          <w:p w14:paraId="08DBD2A9" w14:textId="632C1D7A" w:rsidR="00ED204B" w:rsidRPr="00A57119" w:rsidRDefault="00ED204B" w:rsidP="00B97E8E">
            <w:pPr>
              <w:pStyle w:val="GOSTTablenorm"/>
              <w:rPr>
                <w:lang w:val="en-US"/>
              </w:rPr>
            </w:pPr>
            <w:r w:rsidRPr="00A57119">
              <w:rPr>
                <w:lang w:val="en-US"/>
              </w:rPr>
              <w:t>&lt;=8</w:t>
            </w:r>
          </w:p>
        </w:tc>
        <w:tc>
          <w:tcPr>
            <w:tcW w:w="1777" w:type="pct"/>
          </w:tcPr>
          <w:p w14:paraId="5B5F7921" w14:textId="10F499AE" w:rsidR="00ED204B" w:rsidRPr="00A57119" w:rsidRDefault="00ED204B" w:rsidP="00B97E8E">
            <w:pPr>
              <w:pStyle w:val="GOSTTablenorm"/>
            </w:pPr>
            <w:r w:rsidRPr="00A57119">
              <w:t>Указывается значение аналитического признака «Участник СКП-УБП» для отражения по дебету</w:t>
            </w:r>
            <w:r w:rsidRPr="00A57119" w:rsidDel="000A0FA3">
              <w:t xml:space="preserve"> </w:t>
            </w:r>
            <w:r w:rsidRPr="00A57119">
              <w:t>записи учета.</w:t>
            </w:r>
          </w:p>
          <w:p w14:paraId="78B6D8BA" w14:textId="77777777" w:rsidR="00ED204B" w:rsidRPr="00A57119" w:rsidRDefault="00ED204B" w:rsidP="00B97E8E">
            <w:pPr>
              <w:pStyle w:val="GOSTTablenorm"/>
            </w:pPr>
            <w:r w:rsidRPr="00A57119">
              <w:t>Допускается заполнение прочерком.</w:t>
            </w:r>
          </w:p>
          <w:p w14:paraId="742D5DE8" w14:textId="595E1897" w:rsidR="00ED204B" w:rsidRPr="00A57119" w:rsidRDefault="00ED204B" w:rsidP="00B97E8E">
            <w:pPr>
              <w:pStyle w:val="GOSTTablenorm"/>
            </w:pPr>
            <w:r w:rsidRPr="00A57119">
              <w:lastRenderedPageBreak/>
              <w:t xml:space="preserve">Параметр </w:t>
            </w:r>
            <w:r>
              <w:t>заполняется</w:t>
            </w:r>
            <w:r w:rsidRPr="00A57119">
              <w:t>, если параметр «Подсистема-инициатор» принимает значение «ЕБП»</w:t>
            </w:r>
          </w:p>
        </w:tc>
      </w:tr>
      <w:tr w:rsidR="00ED204B" w:rsidRPr="00A57119" w14:paraId="14867EA2" w14:textId="77777777" w:rsidTr="001D076E">
        <w:tc>
          <w:tcPr>
            <w:tcW w:w="1120" w:type="pct"/>
          </w:tcPr>
          <w:p w14:paraId="0C463AF4" w14:textId="312992A7" w:rsidR="00ED204B" w:rsidRPr="00A57119" w:rsidRDefault="00ED204B" w:rsidP="00B97E8E">
            <w:pPr>
              <w:pStyle w:val="GOSTTablenorm"/>
            </w:pPr>
            <w:r w:rsidRPr="00A57119">
              <w:lastRenderedPageBreak/>
              <w:t>Банковский счет Дт</w:t>
            </w:r>
          </w:p>
        </w:tc>
        <w:tc>
          <w:tcPr>
            <w:tcW w:w="795" w:type="pct"/>
          </w:tcPr>
          <w:p w14:paraId="7D504DA5" w14:textId="22EBE377" w:rsidR="00ED204B" w:rsidRPr="00A57119" w:rsidRDefault="00ED204B" w:rsidP="00B97E8E">
            <w:pPr>
              <w:pStyle w:val="GOSTTablenorm"/>
            </w:pPr>
            <w:r w:rsidRPr="00335018">
              <w:rPr>
                <w:b/>
              </w:rPr>
              <w:t>T0504833:</w:t>
            </w:r>
            <w:r w:rsidRPr="00A57119">
              <w:t>DT_BA</w:t>
            </w:r>
          </w:p>
        </w:tc>
        <w:tc>
          <w:tcPr>
            <w:tcW w:w="560" w:type="pct"/>
          </w:tcPr>
          <w:p w14:paraId="0CBFBD30" w14:textId="4E821B0E" w:rsidR="00ED204B" w:rsidRPr="00A57119" w:rsidRDefault="00ED204B" w:rsidP="00B97E8E">
            <w:pPr>
              <w:pStyle w:val="GOSTTablenorm"/>
              <w:rPr>
                <w:lang w:eastAsia="en-US"/>
              </w:rPr>
            </w:pPr>
            <w:r w:rsidRPr="00A57119">
              <w:t>Строка</w:t>
            </w:r>
          </w:p>
        </w:tc>
        <w:tc>
          <w:tcPr>
            <w:tcW w:w="374" w:type="pct"/>
          </w:tcPr>
          <w:p w14:paraId="32C992DC" w14:textId="443FE3FE" w:rsidR="00ED204B" w:rsidRPr="00A57119" w:rsidRDefault="00ED204B" w:rsidP="00B97E8E">
            <w:pPr>
              <w:pStyle w:val="GOSTTablenorm"/>
            </w:pPr>
            <w:r w:rsidRPr="00A57119">
              <w:t>Да</w:t>
            </w:r>
          </w:p>
        </w:tc>
        <w:tc>
          <w:tcPr>
            <w:tcW w:w="374" w:type="pct"/>
          </w:tcPr>
          <w:p w14:paraId="7A13D324" w14:textId="7F1EED13" w:rsidR="00ED204B" w:rsidRPr="00A57119" w:rsidRDefault="00ED204B" w:rsidP="00B97E8E">
            <w:pPr>
              <w:pStyle w:val="GOSTTablenorm"/>
            </w:pPr>
            <w:r w:rsidRPr="00A57119">
              <w:t>&lt;=20</w:t>
            </w:r>
          </w:p>
        </w:tc>
        <w:tc>
          <w:tcPr>
            <w:tcW w:w="1777" w:type="pct"/>
          </w:tcPr>
          <w:p w14:paraId="6079FC4B" w14:textId="77777777" w:rsidR="00ED204B" w:rsidRPr="00A57119" w:rsidRDefault="00ED204B" w:rsidP="00B97E8E">
            <w:pPr>
              <w:pStyle w:val="GOSTTablenorm"/>
            </w:pPr>
            <w:r w:rsidRPr="00A57119">
              <w:t>Указывается значение аналитического признака «Банковский счет» для отражения по дебету записи учета.</w:t>
            </w:r>
          </w:p>
          <w:p w14:paraId="65980862" w14:textId="42D0B5F8" w:rsidR="00ED204B" w:rsidRPr="00A57119" w:rsidRDefault="00ED204B" w:rsidP="00B97E8E">
            <w:pPr>
              <w:pStyle w:val="GOSTTablenorm"/>
            </w:pPr>
            <w:r w:rsidRPr="00A57119">
              <w:t>Допускается заполнение прочерком</w:t>
            </w:r>
          </w:p>
        </w:tc>
      </w:tr>
      <w:tr w:rsidR="00ED204B" w:rsidRPr="00A57119" w14:paraId="0B1981D1" w14:textId="77777777" w:rsidTr="001D076E">
        <w:tc>
          <w:tcPr>
            <w:tcW w:w="1120" w:type="pct"/>
          </w:tcPr>
          <w:p w14:paraId="71D2632A" w14:textId="5BE1B413" w:rsidR="00ED204B" w:rsidRPr="00A57119" w:rsidRDefault="00ED204B" w:rsidP="00B97E8E">
            <w:pPr>
              <w:pStyle w:val="GOSTTablenorm"/>
            </w:pPr>
            <w:r w:rsidRPr="00A57119">
              <w:t>Счет контрагента Дт</w:t>
            </w:r>
          </w:p>
        </w:tc>
        <w:tc>
          <w:tcPr>
            <w:tcW w:w="795" w:type="pct"/>
          </w:tcPr>
          <w:p w14:paraId="2F333C05" w14:textId="7CC61397" w:rsidR="00ED204B" w:rsidRPr="00A57119" w:rsidRDefault="00ED204B" w:rsidP="00B97E8E">
            <w:pPr>
              <w:pStyle w:val="GOSTTablenorm"/>
            </w:pPr>
            <w:r w:rsidRPr="00335018">
              <w:rPr>
                <w:b/>
              </w:rPr>
              <w:t>T0504833:</w:t>
            </w:r>
            <w:r w:rsidRPr="00A57119">
              <w:t>DT_CA</w:t>
            </w:r>
          </w:p>
        </w:tc>
        <w:tc>
          <w:tcPr>
            <w:tcW w:w="560" w:type="pct"/>
          </w:tcPr>
          <w:p w14:paraId="5B9245BC" w14:textId="55EA8E20" w:rsidR="00ED204B" w:rsidRPr="00A57119" w:rsidRDefault="00ED204B" w:rsidP="00B97E8E">
            <w:pPr>
              <w:pStyle w:val="GOSTTablenorm"/>
              <w:rPr>
                <w:lang w:eastAsia="en-US"/>
              </w:rPr>
            </w:pPr>
            <w:r w:rsidRPr="00A57119">
              <w:t>Строка</w:t>
            </w:r>
          </w:p>
        </w:tc>
        <w:tc>
          <w:tcPr>
            <w:tcW w:w="374" w:type="pct"/>
          </w:tcPr>
          <w:p w14:paraId="158A26CC" w14:textId="621A60BC" w:rsidR="00ED204B" w:rsidRPr="00A57119" w:rsidRDefault="00ED204B" w:rsidP="00B97E8E">
            <w:pPr>
              <w:pStyle w:val="GOSTTablenorm"/>
            </w:pPr>
            <w:r w:rsidRPr="00A57119">
              <w:t>Да</w:t>
            </w:r>
          </w:p>
        </w:tc>
        <w:tc>
          <w:tcPr>
            <w:tcW w:w="374" w:type="pct"/>
          </w:tcPr>
          <w:p w14:paraId="6FFF305B" w14:textId="23E4F4CC" w:rsidR="00ED204B" w:rsidRPr="00A57119" w:rsidRDefault="00ED204B" w:rsidP="00B97E8E">
            <w:pPr>
              <w:pStyle w:val="GOSTTablenorm"/>
            </w:pPr>
            <w:r w:rsidRPr="00A57119">
              <w:t>&lt;=20</w:t>
            </w:r>
          </w:p>
        </w:tc>
        <w:tc>
          <w:tcPr>
            <w:tcW w:w="1777" w:type="pct"/>
          </w:tcPr>
          <w:p w14:paraId="218FFC52" w14:textId="77777777" w:rsidR="00ED204B" w:rsidRPr="00A57119" w:rsidRDefault="00ED204B" w:rsidP="00B97E8E">
            <w:pPr>
              <w:pStyle w:val="GOSTTablenorm"/>
            </w:pPr>
            <w:r w:rsidRPr="00A57119">
              <w:t>Указывается значение аналитического признака «Счет контрагента» для отражения по дебету записи учета.</w:t>
            </w:r>
          </w:p>
          <w:p w14:paraId="2BEF0181" w14:textId="2BCF90D6" w:rsidR="00ED204B" w:rsidRPr="00A57119" w:rsidRDefault="00ED204B" w:rsidP="00B97E8E">
            <w:pPr>
              <w:pStyle w:val="GOSTTablenorm"/>
            </w:pPr>
            <w:r w:rsidRPr="00A57119">
              <w:t>Допускается заполнение прочерком</w:t>
            </w:r>
          </w:p>
        </w:tc>
      </w:tr>
      <w:tr w:rsidR="00ED204B" w:rsidRPr="00A57119" w14:paraId="28488AA0" w14:textId="77777777" w:rsidTr="001D076E">
        <w:tc>
          <w:tcPr>
            <w:tcW w:w="1120" w:type="pct"/>
          </w:tcPr>
          <w:p w14:paraId="2CB5B2FB" w14:textId="54F41A50" w:rsidR="00ED204B" w:rsidRPr="00A57119" w:rsidRDefault="00ED204B" w:rsidP="00B97E8E">
            <w:pPr>
              <w:pStyle w:val="GOSTTablenorm"/>
            </w:pPr>
            <w:r w:rsidRPr="00A57119">
              <w:t>ЛС (дополнительный) Дт</w:t>
            </w:r>
          </w:p>
        </w:tc>
        <w:tc>
          <w:tcPr>
            <w:tcW w:w="795" w:type="pct"/>
          </w:tcPr>
          <w:p w14:paraId="51A00C44" w14:textId="33A24E39" w:rsidR="00ED204B" w:rsidRPr="00A57119" w:rsidRDefault="00ED204B" w:rsidP="00B97E8E">
            <w:pPr>
              <w:pStyle w:val="GOSTTablenorm"/>
            </w:pPr>
            <w:r w:rsidRPr="00335018">
              <w:rPr>
                <w:b/>
              </w:rPr>
              <w:t>T0504833:</w:t>
            </w:r>
            <w:r w:rsidRPr="00A57119">
              <w:t>DT_</w:t>
            </w:r>
            <w:r w:rsidRPr="00A57119">
              <w:rPr>
                <w:lang w:val="en-US"/>
              </w:rPr>
              <w:t>LSADD</w:t>
            </w:r>
          </w:p>
        </w:tc>
        <w:tc>
          <w:tcPr>
            <w:tcW w:w="560" w:type="pct"/>
          </w:tcPr>
          <w:p w14:paraId="040378AE" w14:textId="749FAE68" w:rsidR="00ED204B" w:rsidRPr="00A57119" w:rsidRDefault="00ED204B" w:rsidP="00B97E8E">
            <w:pPr>
              <w:pStyle w:val="GOSTTablenorm"/>
              <w:rPr>
                <w:lang w:eastAsia="en-US"/>
              </w:rPr>
            </w:pPr>
            <w:r w:rsidRPr="00A57119">
              <w:t>Строка</w:t>
            </w:r>
          </w:p>
        </w:tc>
        <w:tc>
          <w:tcPr>
            <w:tcW w:w="374" w:type="pct"/>
          </w:tcPr>
          <w:p w14:paraId="143954E0" w14:textId="57F7534E" w:rsidR="00ED204B" w:rsidRPr="00A57119" w:rsidRDefault="00ED204B" w:rsidP="00B97E8E">
            <w:pPr>
              <w:pStyle w:val="GOSTTablenorm"/>
            </w:pPr>
            <w:r w:rsidRPr="00A57119">
              <w:t>Да</w:t>
            </w:r>
          </w:p>
        </w:tc>
        <w:tc>
          <w:tcPr>
            <w:tcW w:w="374" w:type="pct"/>
          </w:tcPr>
          <w:p w14:paraId="7679C88C" w14:textId="75DC5E81" w:rsidR="00ED204B" w:rsidRPr="00A57119" w:rsidRDefault="00ED204B" w:rsidP="00B97E8E">
            <w:pPr>
              <w:pStyle w:val="GOSTTablenorm"/>
            </w:pPr>
            <w:r w:rsidRPr="00A57119">
              <w:t>&lt;=11</w:t>
            </w:r>
          </w:p>
        </w:tc>
        <w:tc>
          <w:tcPr>
            <w:tcW w:w="1777" w:type="pct"/>
          </w:tcPr>
          <w:p w14:paraId="22227F7D" w14:textId="77777777" w:rsidR="00ED204B" w:rsidRPr="00A57119" w:rsidRDefault="00ED204B" w:rsidP="00B97E8E">
            <w:pPr>
              <w:pStyle w:val="GOSTTablenorm"/>
            </w:pPr>
            <w:r w:rsidRPr="00A57119">
              <w:t>Указывается значение аналитического признака «ЛС (дополнительный)» для отражения по дебету записи учета.</w:t>
            </w:r>
          </w:p>
          <w:p w14:paraId="6BE760ED" w14:textId="77777777" w:rsidR="00ED204B" w:rsidRPr="00A57119" w:rsidRDefault="00ED204B" w:rsidP="00B97E8E">
            <w:pPr>
              <w:pStyle w:val="GOSTTablenorm"/>
            </w:pPr>
            <w:r w:rsidRPr="00A57119">
              <w:t>Допускается заполнение прочерком.</w:t>
            </w:r>
          </w:p>
          <w:p w14:paraId="390FA563" w14:textId="69723B68" w:rsidR="00ED204B" w:rsidRPr="00A57119" w:rsidRDefault="00ED204B" w:rsidP="00B97E8E">
            <w:pPr>
              <w:pStyle w:val="GOSTTablenorm"/>
            </w:pPr>
            <w:r w:rsidRPr="00A57119">
              <w:t>Параметр обязателен для заполнения, если значение «Подсистема-инициатор» равно «ПУД»</w:t>
            </w:r>
          </w:p>
        </w:tc>
      </w:tr>
      <w:tr w:rsidR="00ED204B" w:rsidRPr="00A57119" w14:paraId="7DC69FD6" w14:textId="77777777" w:rsidTr="001D076E">
        <w:tc>
          <w:tcPr>
            <w:tcW w:w="1120" w:type="pct"/>
          </w:tcPr>
          <w:p w14:paraId="28B3DCB7" w14:textId="5DDD4C2B" w:rsidR="00ED204B" w:rsidRPr="00A57119" w:rsidRDefault="00ED204B" w:rsidP="00B97E8E">
            <w:pPr>
              <w:pStyle w:val="GOSTTablenorm"/>
            </w:pPr>
            <w:r w:rsidRPr="00A57119">
              <w:t>Аналитический показатель ЛС (операции) Дт</w:t>
            </w:r>
          </w:p>
        </w:tc>
        <w:tc>
          <w:tcPr>
            <w:tcW w:w="795" w:type="pct"/>
          </w:tcPr>
          <w:p w14:paraId="17272FC6" w14:textId="0DC0091B" w:rsidR="00ED204B" w:rsidRPr="00A57119" w:rsidRDefault="00ED204B" w:rsidP="00B97E8E">
            <w:pPr>
              <w:pStyle w:val="GOSTTablenorm"/>
            </w:pPr>
            <w:r w:rsidRPr="00335018">
              <w:rPr>
                <w:b/>
              </w:rPr>
              <w:t>T0504833:</w:t>
            </w:r>
            <w:r w:rsidRPr="00A57119">
              <w:t>DT_PLS</w:t>
            </w:r>
          </w:p>
        </w:tc>
        <w:tc>
          <w:tcPr>
            <w:tcW w:w="560" w:type="pct"/>
          </w:tcPr>
          <w:p w14:paraId="556089DB" w14:textId="1B2A1179" w:rsidR="00ED204B" w:rsidRPr="00A57119" w:rsidRDefault="00ED204B" w:rsidP="00B97E8E">
            <w:pPr>
              <w:pStyle w:val="GOSTTablenorm"/>
            </w:pPr>
            <w:r w:rsidRPr="00A57119">
              <w:t>Строка</w:t>
            </w:r>
          </w:p>
        </w:tc>
        <w:tc>
          <w:tcPr>
            <w:tcW w:w="374" w:type="pct"/>
          </w:tcPr>
          <w:p w14:paraId="739588F9" w14:textId="1EDB9BF3" w:rsidR="00ED204B" w:rsidRPr="00A57119" w:rsidRDefault="00ED204B" w:rsidP="00B97E8E">
            <w:pPr>
              <w:pStyle w:val="GOSTTablenorm"/>
            </w:pPr>
            <w:r w:rsidRPr="00A57119">
              <w:t>Нет</w:t>
            </w:r>
          </w:p>
        </w:tc>
        <w:tc>
          <w:tcPr>
            <w:tcW w:w="374" w:type="pct"/>
          </w:tcPr>
          <w:p w14:paraId="4AB4A04F" w14:textId="6417F90F" w:rsidR="00ED204B" w:rsidRPr="00A57119" w:rsidRDefault="00ED204B" w:rsidP="00B97E8E">
            <w:pPr>
              <w:pStyle w:val="GOSTTablenorm"/>
              <w:rPr>
                <w:lang w:val="en-US"/>
              </w:rPr>
            </w:pPr>
            <w:r w:rsidRPr="00A57119">
              <w:rPr>
                <w:lang w:val="en-US"/>
              </w:rPr>
              <w:t>&lt;=20</w:t>
            </w:r>
          </w:p>
        </w:tc>
        <w:tc>
          <w:tcPr>
            <w:tcW w:w="1777" w:type="pct"/>
          </w:tcPr>
          <w:p w14:paraId="7A99DE8E" w14:textId="3479A208" w:rsidR="00ED204B" w:rsidRPr="00A57119" w:rsidRDefault="00ED204B" w:rsidP="00B97E8E">
            <w:pPr>
              <w:pStyle w:val="GOSTTablenorm"/>
            </w:pPr>
            <w:r w:rsidRPr="00A57119">
              <w:t>Указывается значение аналитического признака «Показатель ЛС (операции)» для отражения по дебету</w:t>
            </w:r>
            <w:r w:rsidRPr="00A57119" w:rsidDel="000A0FA3">
              <w:t xml:space="preserve"> </w:t>
            </w:r>
            <w:r w:rsidRPr="00A57119">
              <w:t>записи учета.</w:t>
            </w:r>
          </w:p>
          <w:p w14:paraId="7BFBF0DB" w14:textId="77777777" w:rsidR="00ED204B" w:rsidRPr="00A57119" w:rsidRDefault="00ED204B" w:rsidP="00B97E8E">
            <w:pPr>
              <w:pStyle w:val="GOSTTablenorm"/>
            </w:pPr>
            <w:r w:rsidRPr="00A57119">
              <w:t>Допускается заполнение прочерком.</w:t>
            </w:r>
          </w:p>
          <w:p w14:paraId="0E76C740" w14:textId="59FF7A8A" w:rsidR="00ED204B" w:rsidRPr="00A57119" w:rsidRDefault="00ED204B" w:rsidP="00B03404">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6772B697" w14:textId="77777777" w:rsidTr="001D076E">
        <w:tc>
          <w:tcPr>
            <w:tcW w:w="1120" w:type="pct"/>
          </w:tcPr>
          <w:p w14:paraId="7BCD5104" w14:textId="267E626E" w:rsidR="00ED204B" w:rsidRPr="00A57119" w:rsidRDefault="00ED204B" w:rsidP="00B97E8E">
            <w:pPr>
              <w:pStyle w:val="GOSTTablenorm"/>
            </w:pPr>
            <w:r w:rsidRPr="00A57119">
              <w:t>ТОФК Дт</w:t>
            </w:r>
          </w:p>
        </w:tc>
        <w:tc>
          <w:tcPr>
            <w:tcW w:w="795" w:type="pct"/>
          </w:tcPr>
          <w:p w14:paraId="0EA9EF95" w14:textId="4B253AAD" w:rsidR="00ED204B" w:rsidRPr="00A57119" w:rsidRDefault="00ED204B" w:rsidP="00B97E8E">
            <w:pPr>
              <w:pStyle w:val="GOSTTablenorm"/>
            </w:pPr>
            <w:r w:rsidRPr="00335018">
              <w:rPr>
                <w:b/>
              </w:rPr>
              <w:t>T0504833:</w:t>
            </w:r>
            <w:r w:rsidRPr="00A57119">
              <w:t>DT_</w:t>
            </w:r>
            <w:r w:rsidRPr="00A57119">
              <w:rPr>
                <w:lang w:val="en-US"/>
              </w:rPr>
              <w:t>TOFK</w:t>
            </w:r>
          </w:p>
        </w:tc>
        <w:tc>
          <w:tcPr>
            <w:tcW w:w="560" w:type="pct"/>
          </w:tcPr>
          <w:p w14:paraId="2858D49D" w14:textId="6E48E1C0" w:rsidR="00ED204B" w:rsidRPr="00A57119" w:rsidRDefault="00ED204B" w:rsidP="00B97E8E">
            <w:pPr>
              <w:pStyle w:val="GOSTTablenorm"/>
              <w:rPr>
                <w:lang w:eastAsia="en-US"/>
              </w:rPr>
            </w:pPr>
            <w:r w:rsidRPr="00A57119">
              <w:t>Строка</w:t>
            </w:r>
          </w:p>
        </w:tc>
        <w:tc>
          <w:tcPr>
            <w:tcW w:w="374" w:type="pct"/>
          </w:tcPr>
          <w:p w14:paraId="72E14853" w14:textId="7D0979F5" w:rsidR="00ED204B" w:rsidRPr="00A57119" w:rsidRDefault="00ED204B" w:rsidP="00B97E8E">
            <w:pPr>
              <w:pStyle w:val="GOSTTablenorm"/>
            </w:pPr>
            <w:r w:rsidRPr="00A57119">
              <w:t>Да</w:t>
            </w:r>
          </w:p>
        </w:tc>
        <w:tc>
          <w:tcPr>
            <w:tcW w:w="374" w:type="pct"/>
          </w:tcPr>
          <w:p w14:paraId="47A08852" w14:textId="6F98ABE7" w:rsidR="00ED204B" w:rsidRPr="00A57119" w:rsidRDefault="00ED204B" w:rsidP="00B97E8E">
            <w:pPr>
              <w:pStyle w:val="GOSTTablenorm"/>
            </w:pPr>
            <w:r w:rsidRPr="00A57119">
              <w:t>&lt;=4</w:t>
            </w:r>
          </w:p>
        </w:tc>
        <w:tc>
          <w:tcPr>
            <w:tcW w:w="1777" w:type="pct"/>
          </w:tcPr>
          <w:p w14:paraId="4F07BF84" w14:textId="77777777" w:rsidR="00ED204B" w:rsidRPr="00A57119" w:rsidRDefault="00ED204B" w:rsidP="00B97E8E">
            <w:pPr>
              <w:pStyle w:val="GOSTTablenorm"/>
            </w:pPr>
            <w:r w:rsidRPr="00A57119">
              <w:t>Указывается значение аналитического признака «ТОФК</w:t>
            </w:r>
            <w:r w:rsidRPr="00A57119" w:rsidDel="000A0FA3">
              <w:t xml:space="preserve"> </w:t>
            </w:r>
            <w:r w:rsidRPr="00A57119">
              <w:t>» для отражения по дебету записи учета.</w:t>
            </w:r>
          </w:p>
          <w:p w14:paraId="749A887A" w14:textId="774B1BDE" w:rsidR="00ED204B" w:rsidRPr="00A57119" w:rsidRDefault="00ED204B" w:rsidP="00B97E8E">
            <w:pPr>
              <w:pStyle w:val="GOSTTablenorm"/>
            </w:pPr>
            <w:r w:rsidRPr="00A57119">
              <w:t>Допускается заполнение прочерком</w:t>
            </w:r>
          </w:p>
        </w:tc>
      </w:tr>
      <w:tr w:rsidR="00ED204B" w:rsidRPr="00A57119" w14:paraId="76D28468" w14:textId="77777777" w:rsidTr="001D076E">
        <w:tc>
          <w:tcPr>
            <w:tcW w:w="1120" w:type="pct"/>
          </w:tcPr>
          <w:p w14:paraId="5E45A1CF" w14:textId="17790997" w:rsidR="00ED204B" w:rsidRPr="00A57119" w:rsidRDefault="00ED204B" w:rsidP="00B97E8E">
            <w:pPr>
              <w:pStyle w:val="GOSTTablenorm"/>
            </w:pPr>
            <w:r w:rsidRPr="00A57119">
              <w:t>ЦС ЛС Дт</w:t>
            </w:r>
          </w:p>
        </w:tc>
        <w:tc>
          <w:tcPr>
            <w:tcW w:w="795" w:type="pct"/>
          </w:tcPr>
          <w:p w14:paraId="305D718B" w14:textId="197195BD" w:rsidR="00ED204B" w:rsidRPr="00A57119" w:rsidRDefault="00ED204B" w:rsidP="00B97E8E">
            <w:pPr>
              <w:pStyle w:val="GOSTTablenorm"/>
            </w:pPr>
            <w:r w:rsidRPr="00335018">
              <w:rPr>
                <w:b/>
              </w:rPr>
              <w:t>T0504833:</w:t>
            </w:r>
            <w:r w:rsidRPr="00A57119">
              <w:t>DT_PACENTRE</w:t>
            </w:r>
          </w:p>
        </w:tc>
        <w:tc>
          <w:tcPr>
            <w:tcW w:w="560" w:type="pct"/>
          </w:tcPr>
          <w:p w14:paraId="0BD9B831" w14:textId="358A29C2" w:rsidR="00ED204B" w:rsidRPr="00A57119" w:rsidRDefault="00ED204B" w:rsidP="00B97E8E">
            <w:pPr>
              <w:pStyle w:val="GOSTTablenorm"/>
              <w:rPr>
                <w:lang w:eastAsia="en-US"/>
              </w:rPr>
            </w:pPr>
            <w:r w:rsidRPr="00A57119">
              <w:t>Строка</w:t>
            </w:r>
          </w:p>
        </w:tc>
        <w:tc>
          <w:tcPr>
            <w:tcW w:w="374" w:type="pct"/>
          </w:tcPr>
          <w:p w14:paraId="3A7BE959" w14:textId="1070D6DD" w:rsidR="00ED204B" w:rsidRPr="00A57119" w:rsidRDefault="00ED204B" w:rsidP="00B97E8E">
            <w:pPr>
              <w:pStyle w:val="GOSTTablenorm"/>
            </w:pPr>
            <w:r w:rsidRPr="00A57119">
              <w:t>Да</w:t>
            </w:r>
          </w:p>
        </w:tc>
        <w:tc>
          <w:tcPr>
            <w:tcW w:w="374" w:type="pct"/>
          </w:tcPr>
          <w:p w14:paraId="3EB3C1FD" w14:textId="53EF9887" w:rsidR="00ED204B" w:rsidRPr="00A57119" w:rsidRDefault="00ED204B" w:rsidP="00B97E8E">
            <w:pPr>
              <w:pStyle w:val="GOSTTablenorm"/>
            </w:pPr>
            <w:r w:rsidRPr="00A57119">
              <w:t>&lt;=4</w:t>
            </w:r>
          </w:p>
        </w:tc>
        <w:tc>
          <w:tcPr>
            <w:tcW w:w="1777" w:type="pct"/>
          </w:tcPr>
          <w:p w14:paraId="29BB4E62" w14:textId="77777777" w:rsidR="00ED204B" w:rsidRPr="00A57119" w:rsidRDefault="00ED204B" w:rsidP="00B97E8E">
            <w:pPr>
              <w:pStyle w:val="GOSTTablenorm"/>
            </w:pPr>
            <w:r w:rsidRPr="00A57119">
              <w:t>Указывается значение аналитического признака «ЦС ЛС» (Код цели, аналитический код) для отражения по дебету записи учета.</w:t>
            </w:r>
          </w:p>
          <w:p w14:paraId="1125EBC4" w14:textId="11BAC931" w:rsidR="00ED204B" w:rsidRPr="00A57119" w:rsidRDefault="00ED204B" w:rsidP="00B97E8E">
            <w:pPr>
              <w:pStyle w:val="GOSTTablenorm"/>
            </w:pPr>
            <w:r w:rsidRPr="00A57119">
              <w:t>Допускается заполнение прочерком</w:t>
            </w:r>
          </w:p>
        </w:tc>
      </w:tr>
      <w:tr w:rsidR="00ED204B" w:rsidRPr="00A57119" w14:paraId="4AB65157" w14:textId="77777777" w:rsidTr="001D076E">
        <w:tc>
          <w:tcPr>
            <w:tcW w:w="1120" w:type="pct"/>
          </w:tcPr>
          <w:p w14:paraId="6FEE0DD4" w14:textId="45C50A22" w:rsidR="00ED204B" w:rsidRPr="00A57119" w:rsidRDefault="00ED204B" w:rsidP="00B97E8E">
            <w:pPr>
              <w:pStyle w:val="GOSTTablenorm"/>
            </w:pPr>
            <w:r w:rsidRPr="00A57119">
              <w:lastRenderedPageBreak/>
              <w:t>ТОФК контрагента Дт</w:t>
            </w:r>
          </w:p>
        </w:tc>
        <w:tc>
          <w:tcPr>
            <w:tcW w:w="795" w:type="pct"/>
          </w:tcPr>
          <w:p w14:paraId="1A957F0B" w14:textId="33229012" w:rsidR="00ED204B" w:rsidRPr="00A57119" w:rsidRDefault="00ED204B" w:rsidP="00B97E8E">
            <w:pPr>
              <w:pStyle w:val="GOSTTablenorm"/>
            </w:pPr>
            <w:r w:rsidRPr="00335018">
              <w:rPr>
                <w:b/>
              </w:rPr>
              <w:t>T0504833:</w:t>
            </w:r>
            <w:r w:rsidRPr="00A57119">
              <w:t>DT_TOFKC</w:t>
            </w:r>
          </w:p>
        </w:tc>
        <w:tc>
          <w:tcPr>
            <w:tcW w:w="560" w:type="pct"/>
          </w:tcPr>
          <w:p w14:paraId="74379ABD" w14:textId="4FFDD496" w:rsidR="00ED204B" w:rsidRPr="00A57119" w:rsidRDefault="00ED204B" w:rsidP="00B97E8E">
            <w:pPr>
              <w:pStyle w:val="GOSTTablenorm"/>
              <w:rPr>
                <w:lang w:eastAsia="en-US"/>
              </w:rPr>
            </w:pPr>
            <w:r w:rsidRPr="00A57119">
              <w:t>Строка</w:t>
            </w:r>
          </w:p>
        </w:tc>
        <w:tc>
          <w:tcPr>
            <w:tcW w:w="374" w:type="pct"/>
          </w:tcPr>
          <w:p w14:paraId="14384B62" w14:textId="57D1545C" w:rsidR="00ED204B" w:rsidRPr="00A57119" w:rsidRDefault="00ED204B" w:rsidP="00B97E8E">
            <w:pPr>
              <w:pStyle w:val="GOSTTablenorm"/>
            </w:pPr>
            <w:r w:rsidRPr="00A57119">
              <w:t>Да</w:t>
            </w:r>
          </w:p>
        </w:tc>
        <w:tc>
          <w:tcPr>
            <w:tcW w:w="374" w:type="pct"/>
          </w:tcPr>
          <w:p w14:paraId="4EB0B8DB" w14:textId="149E2D68" w:rsidR="00ED204B" w:rsidRPr="00A57119" w:rsidRDefault="00ED204B" w:rsidP="00B97E8E">
            <w:pPr>
              <w:pStyle w:val="GOSTTablenorm"/>
            </w:pPr>
            <w:r w:rsidRPr="00A57119">
              <w:t>&lt;=4</w:t>
            </w:r>
          </w:p>
        </w:tc>
        <w:tc>
          <w:tcPr>
            <w:tcW w:w="1777" w:type="pct"/>
          </w:tcPr>
          <w:p w14:paraId="1340BC69" w14:textId="77777777" w:rsidR="00ED204B" w:rsidRPr="00A57119" w:rsidRDefault="00ED204B" w:rsidP="00B97E8E">
            <w:pPr>
              <w:pStyle w:val="GOSTTablenorm"/>
            </w:pPr>
            <w:r w:rsidRPr="00A57119">
              <w:t>Указывается значение аналитического признака «ТОФК контрагента» для отражения по дебету записи учета.</w:t>
            </w:r>
          </w:p>
          <w:p w14:paraId="6CB0839F" w14:textId="3588C284" w:rsidR="00ED204B" w:rsidRPr="00A57119" w:rsidRDefault="00ED204B" w:rsidP="00B97E8E">
            <w:pPr>
              <w:pStyle w:val="GOSTTablenorm"/>
            </w:pPr>
            <w:r w:rsidRPr="00A57119">
              <w:t>Допускается заполнение прочерком</w:t>
            </w:r>
          </w:p>
        </w:tc>
      </w:tr>
      <w:tr w:rsidR="00ED204B" w:rsidRPr="00A57119" w14:paraId="4594A4CA" w14:textId="77777777" w:rsidTr="001D076E">
        <w:tc>
          <w:tcPr>
            <w:tcW w:w="1120" w:type="pct"/>
          </w:tcPr>
          <w:p w14:paraId="672634FA" w14:textId="5A9B0889" w:rsidR="00ED204B" w:rsidRPr="00A57119" w:rsidRDefault="00ED204B" w:rsidP="00B97E8E">
            <w:pPr>
              <w:pStyle w:val="GOSTTablenorm"/>
            </w:pPr>
            <w:r w:rsidRPr="00A57119">
              <w:t>Период для 19 ЗС Дт</w:t>
            </w:r>
          </w:p>
        </w:tc>
        <w:tc>
          <w:tcPr>
            <w:tcW w:w="795" w:type="pct"/>
          </w:tcPr>
          <w:p w14:paraId="3FCB5627" w14:textId="08A34DA9" w:rsidR="00ED204B" w:rsidRPr="00A57119" w:rsidRDefault="00ED204B" w:rsidP="00B97E8E">
            <w:pPr>
              <w:pStyle w:val="GOSTTablenorm"/>
            </w:pPr>
            <w:r w:rsidRPr="00335018">
              <w:rPr>
                <w:b/>
              </w:rPr>
              <w:t>T0504833:</w:t>
            </w:r>
            <w:r w:rsidRPr="00A57119">
              <w:t>DT_PERIOD</w:t>
            </w:r>
          </w:p>
        </w:tc>
        <w:tc>
          <w:tcPr>
            <w:tcW w:w="560" w:type="pct"/>
          </w:tcPr>
          <w:p w14:paraId="76B4EF41" w14:textId="7BE6F05B" w:rsidR="00ED204B" w:rsidRPr="00A57119" w:rsidRDefault="00ED204B" w:rsidP="00B97E8E">
            <w:pPr>
              <w:pStyle w:val="GOSTTablenorm"/>
              <w:rPr>
                <w:lang w:eastAsia="en-US"/>
              </w:rPr>
            </w:pPr>
            <w:r w:rsidRPr="00A57119">
              <w:t>Строка</w:t>
            </w:r>
          </w:p>
        </w:tc>
        <w:tc>
          <w:tcPr>
            <w:tcW w:w="374" w:type="pct"/>
          </w:tcPr>
          <w:p w14:paraId="164B8FB2" w14:textId="659FDA74" w:rsidR="00ED204B" w:rsidRPr="00A57119" w:rsidRDefault="00ED204B" w:rsidP="00B97E8E">
            <w:pPr>
              <w:pStyle w:val="GOSTTablenorm"/>
            </w:pPr>
            <w:r w:rsidRPr="00A57119">
              <w:t>Да</w:t>
            </w:r>
          </w:p>
        </w:tc>
        <w:tc>
          <w:tcPr>
            <w:tcW w:w="374" w:type="pct"/>
          </w:tcPr>
          <w:p w14:paraId="6BD45589" w14:textId="408C76AC" w:rsidR="00ED204B" w:rsidRPr="00A57119" w:rsidRDefault="00ED204B" w:rsidP="00B97E8E">
            <w:pPr>
              <w:pStyle w:val="GOSTTablenorm"/>
            </w:pPr>
            <w:r w:rsidRPr="00A57119">
              <w:t>&lt;=4</w:t>
            </w:r>
          </w:p>
        </w:tc>
        <w:tc>
          <w:tcPr>
            <w:tcW w:w="1777" w:type="pct"/>
          </w:tcPr>
          <w:p w14:paraId="67B178DA" w14:textId="77777777" w:rsidR="00ED204B" w:rsidRPr="00A57119" w:rsidRDefault="00ED204B" w:rsidP="00B97E8E">
            <w:pPr>
              <w:pStyle w:val="GOSTTablenorm"/>
            </w:pPr>
            <w:r w:rsidRPr="00A57119">
              <w:t>Указывается значение аналитического признака «Период для 19 ЗС» для отражения по дебету записи учета.</w:t>
            </w:r>
          </w:p>
          <w:p w14:paraId="4BE2599C" w14:textId="1E763144" w:rsidR="00ED204B" w:rsidRPr="00A57119" w:rsidRDefault="00ED204B" w:rsidP="00B97E8E">
            <w:pPr>
              <w:pStyle w:val="GOSTTablenorm"/>
            </w:pPr>
            <w:r w:rsidRPr="00A57119">
              <w:t>Допускается заполнение прочерком</w:t>
            </w:r>
          </w:p>
        </w:tc>
      </w:tr>
      <w:tr w:rsidR="00ED204B" w:rsidRPr="00A57119" w14:paraId="6711134E" w14:textId="77777777" w:rsidTr="001D076E">
        <w:tc>
          <w:tcPr>
            <w:tcW w:w="1120" w:type="pct"/>
          </w:tcPr>
          <w:p w14:paraId="4B5144A2" w14:textId="374CD106" w:rsidR="00ED204B" w:rsidRPr="00A57119" w:rsidRDefault="00ED204B" w:rsidP="00B97E8E">
            <w:pPr>
              <w:pStyle w:val="GOSTTablenorm"/>
            </w:pPr>
            <w:r w:rsidRPr="00A57119">
              <w:t>Код СКУ корреспондирующий Дт</w:t>
            </w:r>
          </w:p>
        </w:tc>
        <w:tc>
          <w:tcPr>
            <w:tcW w:w="795" w:type="pct"/>
          </w:tcPr>
          <w:p w14:paraId="07C2CF99" w14:textId="18FBAC6C" w:rsidR="00ED204B" w:rsidRPr="00A57119" w:rsidRDefault="00ED204B" w:rsidP="00B97E8E">
            <w:pPr>
              <w:pStyle w:val="GOSTTablenorm"/>
            </w:pPr>
            <w:r w:rsidRPr="00335018">
              <w:rPr>
                <w:b/>
              </w:rPr>
              <w:t>T0504833:</w:t>
            </w:r>
            <w:r w:rsidRPr="00A57119">
              <w:t>DT_ACCOUNTCORR</w:t>
            </w:r>
          </w:p>
        </w:tc>
        <w:tc>
          <w:tcPr>
            <w:tcW w:w="560" w:type="pct"/>
          </w:tcPr>
          <w:p w14:paraId="57A2E4C4" w14:textId="0A126B87" w:rsidR="00ED204B" w:rsidRPr="00A57119" w:rsidRDefault="00ED204B" w:rsidP="00B97E8E">
            <w:pPr>
              <w:pStyle w:val="GOSTTablenorm"/>
              <w:rPr>
                <w:lang w:eastAsia="en-US"/>
              </w:rPr>
            </w:pPr>
            <w:r w:rsidRPr="00A57119">
              <w:t>Строка</w:t>
            </w:r>
          </w:p>
        </w:tc>
        <w:tc>
          <w:tcPr>
            <w:tcW w:w="374" w:type="pct"/>
          </w:tcPr>
          <w:p w14:paraId="1F2F1849" w14:textId="7FB3C7AC" w:rsidR="00ED204B" w:rsidRPr="00A57119" w:rsidRDefault="00ED204B" w:rsidP="00B97E8E">
            <w:pPr>
              <w:pStyle w:val="GOSTTablenorm"/>
            </w:pPr>
            <w:r w:rsidRPr="00A57119">
              <w:t>Да</w:t>
            </w:r>
          </w:p>
        </w:tc>
        <w:tc>
          <w:tcPr>
            <w:tcW w:w="374" w:type="pct"/>
          </w:tcPr>
          <w:p w14:paraId="6CC35D44" w14:textId="2F000314" w:rsidR="00ED204B" w:rsidRPr="00A57119" w:rsidRDefault="00ED204B" w:rsidP="00B97E8E">
            <w:pPr>
              <w:pStyle w:val="GOSTTablenorm"/>
            </w:pPr>
            <w:r w:rsidRPr="00A57119">
              <w:t>&lt;=5</w:t>
            </w:r>
          </w:p>
        </w:tc>
        <w:tc>
          <w:tcPr>
            <w:tcW w:w="1777" w:type="pct"/>
          </w:tcPr>
          <w:p w14:paraId="2E82D7D4" w14:textId="77777777" w:rsidR="00ED204B" w:rsidRPr="00A57119" w:rsidRDefault="00ED204B" w:rsidP="00B97E8E">
            <w:pPr>
              <w:pStyle w:val="GOSTTablenorm"/>
            </w:pPr>
            <w:r w:rsidRPr="00A57119">
              <w:t>Указывается значение аналитического признака «Код СКУ корреспондирующий» для отражения по дебету записи учета.</w:t>
            </w:r>
          </w:p>
          <w:p w14:paraId="1DDDF51D" w14:textId="6C9EB761" w:rsidR="00ED204B" w:rsidRPr="00A57119" w:rsidRDefault="00ED204B" w:rsidP="00B97E8E">
            <w:pPr>
              <w:pStyle w:val="GOSTTablenorm"/>
            </w:pPr>
            <w:r w:rsidRPr="00A57119">
              <w:t>Допускается заполнение прочерком</w:t>
            </w:r>
          </w:p>
        </w:tc>
      </w:tr>
      <w:tr w:rsidR="00ED204B" w:rsidRPr="00A57119" w14:paraId="0C6EB38A" w14:textId="77777777" w:rsidTr="001D076E">
        <w:tc>
          <w:tcPr>
            <w:tcW w:w="1120" w:type="pct"/>
          </w:tcPr>
          <w:p w14:paraId="7A0BCF0A" w14:textId="1FEDFC80" w:rsidR="00ED204B" w:rsidRPr="00A57119" w:rsidRDefault="00ED204B" w:rsidP="00B97E8E">
            <w:pPr>
              <w:pStyle w:val="GOSTTablenorm"/>
            </w:pPr>
            <w:r w:rsidRPr="00A57119">
              <w:t>Тип СКУ Дт</w:t>
            </w:r>
          </w:p>
        </w:tc>
        <w:tc>
          <w:tcPr>
            <w:tcW w:w="795" w:type="pct"/>
          </w:tcPr>
          <w:p w14:paraId="3212A3C7" w14:textId="07FC8283" w:rsidR="00ED204B" w:rsidRPr="00A57119" w:rsidRDefault="00ED204B" w:rsidP="00B97E8E">
            <w:pPr>
              <w:pStyle w:val="GOSTTablenorm"/>
            </w:pPr>
            <w:r w:rsidRPr="00335018">
              <w:rPr>
                <w:b/>
              </w:rPr>
              <w:t>T0504833:</w:t>
            </w:r>
            <w:r w:rsidRPr="00A57119">
              <w:t>DT_ACCOUNTTYPE</w:t>
            </w:r>
          </w:p>
        </w:tc>
        <w:tc>
          <w:tcPr>
            <w:tcW w:w="560" w:type="pct"/>
          </w:tcPr>
          <w:p w14:paraId="1021C790" w14:textId="7D277E0E" w:rsidR="00ED204B" w:rsidRPr="00A57119" w:rsidRDefault="00ED204B" w:rsidP="00B97E8E">
            <w:pPr>
              <w:pStyle w:val="GOSTTablenorm"/>
              <w:rPr>
                <w:lang w:eastAsia="en-US"/>
              </w:rPr>
            </w:pPr>
            <w:r w:rsidRPr="00A57119">
              <w:t>Строка</w:t>
            </w:r>
          </w:p>
        </w:tc>
        <w:tc>
          <w:tcPr>
            <w:tcW w:w="374" w:type="pct"/>
          </w:tcPr>
          <w:p w14:paraId="7AF1909D" w14:textId="6F1BCE34" w:rsidR="00ED204B" w:rsidRPr="00A57119" w:rsidRDefault="00ED204B" w:rsidP="00B97E8E">
            <w:pPr>
              <w:pStyle w:val="GOSTTablenorm"/>
            </w:pPr>
            <w:r w:rsidRPr="00A57119">
              <w:t>Да</w:t>
            </w:r>
          </w:p>
        </w:tc>
        <w:tc>
          <w:tcPr>
            <w:tcW w:w="374" w:type="pct"/>
          </w:tcPr>
          <w:p w14:paraId="2045C4CF" w14:textId="18C2891E" w:rsidR="00ED204B" w:rsidRPr="00A57119" w:rsidRDefault="00ED204B" w:rsidP="00B97E8E">
            <w:pPr>
              <w:pStyle w:val="GOSTTablenorm"/>
            </w:pPr>
            <w:r w:rsidRPr="00A57119">
              <w:t>&lt;=2</w:t>
            </w:r>
          </w:p>
        </w:tc>
        <w:tc>
          <w:tcPr>
            <w:tcW w:w="1777" w:type="pct"/>
          </w:tcPr>
          <w:p w14:paraId="7A1310D9" w14:textId="77777777" w:rsidR="00ED204B" w:rsidRPr="00A57119" w:rsidRDefault="00ED204B" w:rsidP="00B97E8E">
            <w:pPr>
              <w:pStyle w:val="GOSTTablenorm"/>
            </w:pPr>
            <w:r w:rsidRPr="00A57119">
              <w:t>Указывается значение аналитического признака «Тип СКУ» для отражения по дебету записи учета.</w:t>
            </w:r>
          </w:p>
          <w:p w14:paraId="2F9BF0B9" w14:textId="487A4393" w:rsidR="00ED204B" w:rsidRPr="00A57119" w:rsidRDefault="00ED204B" w:rsidP="00B97E8E">
            <w:pPr>
              <w:pStyle w:val="GOSTTablenorm"/>
            </w:pPr>
            <w:r w:rsidRPr="00A57119">
              <w:t>Допускается заполнение прочерком</w:t>
            </w:r>
          </w:p>
        </w:tc>
      </w:tr>
      <w:tr w:rsidR="00ED204B" w:rsidRPr="00A57119" w14:paraId="6188C6E6" w14:textId="77777777" w:rsidTr="001D076E">
        <w:tc>
          <w:tcPr>
            <w:tcW w:w="1120" w:type="pct"/>
          </w:tcPr>
          <w:p w14:paraId="11CC9AE9" w14:textId="1DF3DEAC" w:rsidR="00ED204B" w:rsidRPr="00A57119" w:rsidRDefault="00ED204B" w:rsidP="00B97E8E">
            <w:pPr>
              <w:pStyle w:val="GOSTTablenorm"/>
            </w:pPr>
            <w:r w:rsidRPr="00A57119">
              <w:t>ЗО Дт</w:t>
            </w:r>
            <w:r>
              <w:t xml:space="preserve"> </w:t>
            </w:r>
          </w:p>
        </w:tc>
        <w:tc>
          <w:tcPr>
            <w:tcW w:w="795" w:type="pct"/>
          </w:tcPr>
          <w:p w14:paraId="715F9A9C" w14:textId="4F375DC8" w:rsidR="00ED204B" w:rsidRPr="00A57119" w:rsidRDefault="00ED204B" w:rsidP="00B97E8E">
            <w:pPr>
              <w:pStyle w:val="GOSTTablenorm"/>
            </w:pPr>
            <w:r w:rsidRPr="00335018">
              <w:rPr>
                <w:b/>
              </w:rPr>
              <w:t>T0504833:</w:t>
            </w:r>
            <w:r w:rsidRPr="00A57119">
              <w:t>DT_PZO</w:t>
            </w:r>
          </w:p>
        </w:tc>
        <w:tc>
          <w:tcPr>
            <w:tcW w:w="560" w:type="pct"/>
          </w:tcPr>
          <w:p w14:paraId="7BBB34D3" w14:textId="3182C150" w:rsidR="00ED204B" w:rsidRPr="00A57119" w:rsidRDefault="00ED204B" w:rsidP="00B97E8E">
            <w:pPr>
              <w:pStyle w:val="GOSTTablenorm"/>
              <w:rPr>
                <w:lang w:eastAsia="en-US"/>
              </w:rPr>
            </w:pPr>
            <w:r w:rsidRPr="00A57119">
              <w:t>Строка</w:t>
            </w:r>
          </w:p>
        </w:tc>
        <w:tc>
          <w:tcPr>
            <w:tcW w:w="374" w:type="pct"/>
          </w:tcPr>
          <w:p w14:paraId="57E6810E" w14:textId="003EF57B" w:rsidR="00ED204B" w:rsidRPr="00A57119" w:rsidRDefault="00ED204B" w:rsidP="00B97E8E">
            <w:pPr>
              <w:pStyle w:val="GOSTTablenorm"/>
            </w:pPr>
            <w:r w:rsidRPr="00A57119">
              <w:t>Да</w:t>
            </w:r>
          </w:p>
        </w:tc>
        <w:tc>
          <w:tcPr>
            <w:tcW w:w="374" w:type="pct"/>
          </w:tcPr>
          <w:p w14:paraId="40F1E069" w14:textId="0A5C13E1" w:rsidR="00ED204B" w:rsidRPr="00A57119" w:rsidRDefault="00ED204B" w:rsidP="00B97E8E">
            <w:pPr>
              <w:pStyle w:val="GOSTTablenorm"/>
            </w:pPr>
            <w:r w:rsidRPr="00A57119">
              <w:t>&lt;=10</w:t>
            </w:r>
          </w:p>
        </w:tc>
        <w:tc>
          <w:tcPr>
            <w:tcW w:w="1777" w:type="pct"/>
          </w:tcPr>
          <w:p w14:paraId="097347F4" w14:textId="77777777" w:rsidR="00ED204B" w:rsidRPr="00A57119" w:rsidRDefault="00ED204B" w:rsidP="00B97E8E">
            <w:pPr>
              <w:pStyle w:val="GOSTTablenorm"/>
            </w:pPr>
            <w:r w:rsidRPr="00A57119">
              <w:t>Указывается значение аналитического признака «ЗО» (Признак заключительных оборотов) для отражения по дебету записи учета.</w:t>
            </w:r>
          </w:p>
          <w:p w14:paraId="1A3AEC52" w14:textId="269C19C0" w:rsidR="00ED204B" w:rsidRPr="00A57119" w:rsidRDefault="00ED204B" w:rsidP="00B97E8E">
            <w:pPr>
              <w:pStyle w:val="GOSTTablenorm"/>
            </w:pPr>
            <w:r w:rsidRPr="00A57119">
              <w:t>Допускается заполнение прочерком</w:t>
            </w:r>
          </w:p>
        </w:tc>
      </w:tr>
      <w:tr w:rsidR="00ED204B" w:rsidRPr="00A57119" w14:paraId="4CE4F79B" w14:textId="77777777" w:rsidTr="001D076E">
        <w:tc>
          <w:tcPr>
            <w:tcW w:w="1120" w:type="pct"/>
          </w:tcPr>
          <w:p w14:paraId="7CBC3E3E" w14:textId="4D949539" w:rsidR="00ED204B" w:rsidRPr="00A57119" w:rsidRDefault="00ED204B" w:rsidP="00B97E8E">
            <w:pPr>
              <w:pStyle w:val="GOSTTablenorm"/>
            </w:pPr>
            <w:r w:rsidRPr="00A57119">
              <w:t>Счет Кт</w:t>
            </w:r>
          </w:p>
        </w:tc>
        <w:tc>
          <w:tcPr>
            <w:tcW w:w="795" w:type="pct"/>
          </w:tcPr>
          <w:p w14:paraId="5CACC436" w14:textId="1DD6A9A8" w:rsidR="00ED204B" w:rsidRPr="00A57119" w:rsidRDefault="00ED204B" w:rsidP="00B97E8E">
            <w:pPr>
              <w:pStyle w:val="GOSTTablenorm"/>
            </w:pPr>
            <w:r w:rsidRPr="00335018">
              <w:rPr>
                <w:b/>
              </w:rPr>
              <w:t>T0504833:</w:t>
            </w:r>
            <w:r w:rsidRPr="00A57119">
              <w:t>CT_ACCOUNT</w:t>
            </w:r>
          </w:p>
        </w:tc>
        <w:tc>
          <w:tcPr>
            <w:tcW w:w="560" w:type="pct"/>
          </w:tcPr>
          <w:p w14:paraId="6AF036D6" w14:textId="54A0CAFC" w:rsidR="00ED204B" w:rsidRPr="00CE70A0" w:rsidRDefault="00ED204B" w:rsidP="00B97E8E">
            <w:pPr>
              <w:pStyle w:val="GOSTTablenorm"/>
              <w:rPr>
                <w:lang w:val="en-US" w:eastAsia="en-US"/>
              </w:rPr>
            </w:pPr>
            <w:r w:rsidRPr="00A57119">
              <w:t>Строка</w:t>
            </w:r>
            <w:r>
              <w:rPr>
                <w:lang w:val="en-US"/>
              </w:rPr>
              <w:t xml:space="preserve"> </w:t>
            </w:r>
          </w:p>
        </w:tc>
        <w:tc>
          <w:tcPr>
            <w:tcW w:w="374" w:type="pct"/>
          </w:tcPr>
          <w:p w14:paraId="1C74AD2D" w14:textId="0CBDE0E8" w:rsidR="00ED204B" w:rsidRPr="00A57119" w:rsidRDefault="00ED204B" w:rsidP="00B97E8E">
            <w:pPr>
              <w:pStyle w:val="GOSTTablenorm"/>
            </w:pPr>
            <w:r w:rsidRPr="00A57119">
              <w:t>Да</w:t>
            </w:r>
          </w:p>
        </w:tc>
        <w:tc>
          <w:tcPr>
            <w:tcW w:w="374" w:type="pct"/>
          </w:tcPr>
          <w:p w14:paraId="43244D85" w14:textId="6B69DA27" w:rsidR="00ED204B" w:rsidRPr="00A57119" w:rsidRDefault="00ED204B" w:rsidP="00B97E8E">
            <w:pPr>
              <w:pStyle w:val="GOSTTablenorm"/>
            </w:pPr>
            <w:r w:rsidRPr="00A57119">
              <w:rPr>
                <w:lang w:val="en-US"/>
              </w:rPr>
              <w:t>&lt;</w:t>
            </w:r>
            <w:r w:rsidRPr="00A57119">
              <w:t>=5</w:t>
            </w:r>
          </w:p>
        </w:tc>
        <w:tc>
          <w:tcPr>
            <w:tcW w:w="1777" w:type="pct"/>
          </w:tcPr>
          <w:p w14:paraId="62BECDAB" w14:textId="3C44FCF9" w:rsidR="00ED204B" w:rsidRPr="00A57119" w:rsidRDefault="00ED204B" w:rsidP="00B97E8E">
            <w:pPr>
              <w:pStyle w:val="GOSTTablenorm"/>
            </w:pPr>
            <w:r w:rsidRPr="00A57119">
              <w:t xml:space="preserve">Указывается код счета казначейского учета (номер забалансового счета) в соответствии со справочником «План счетов» в </w:t>
            </w:r>
            <w:r w:rsidRPr="00A57119">
              <w:rPr>
                <w:lang w:val="en-US"/>
              </w:rPr>
              <w:t>SVAP</w:t>
            </w:r>
            <w:r w:rsidRPr="00A57119">
              <w:t xml:space="preserve"> для от</w:t>
            </w:r>
            <w:r w:rsidR="00F015FE">
              <w:t>ражения по кредиту записи учета</w:t>
            </w:r>
          </w:p>
        </w:tc>
      </w:tr>
      <w:tr w:rsidR="00ED204B" w:rsidRPr="00A57119" w14:paraId="0C465907" w14:textId="77777777" w:rsidTr="001D076E">
        <w:tc>
          <w:tcPr>
            <w:tcW w:w="1120" w:type="pct"/>
          </w:tcPr>
          <w:p w14:paraId="3C89B0AD" w14:textId="5CC46AD8" w:rsidR="00ED204B" w:rsidRPr="00A57119" w:rsidRDefault="00ED204B" w:rsidP="00B97E8E">
            <w:pPr>
              <w:pStyle w:val="GOSTTablenorm"/>
            </w:pPr>
            <w:r w:rsidRPr="00A57119">
              <w:t>ОКТМО КС Кт</w:t>
            </w:r>
          </w:p>
        </w:tc>
        <w:tc>
          <w:tcPr>
            <w:tcW w:w="795" w:type="pct"/>
          </w:tcPr>
          <w:p w14:paraId="094BB1D2" w14:textId="734AF645" w:rsidR="00ED204B" w:rsidRPr="00A57119" w:rsidRDefault="00ED204B" w:rsidP="00B97E8E">
            <w:pPr>
              <w:pStyle w:val="GOSTTablenorm"/>
            </w:pPr>
            <w:r w:rsidRPr="00335018">
              <w:rPr>
                <w:b/>
              </w:rPr>
              <w:t>T0504833:</w:t>
            </w:r>
            <w:r w:rsidRPr="00A57119">
              <w:t>CT_OKTMOKS</w:t>
            </w:r>
          </w:p>
        </w:tc>
        <w:tc>
          <w:tcPr>
            <w:tcW w:w="560" w:type="pct"/>
          </w:tcPr>
          <w:p w14:paraId="37F17804" w14:textId="217441AC" w:rsidR="00ED204B" w:rsidRPr="00A57119" w:rsidRDefault="00ED204B" w:rsidP="00B97E8E">
            <w:pPr>
              <w:pStyle w:val="GOSTTablenorm"/>
              <w:rPr>
                <w:lang w:eastAsia="en-US"/>
              </w:rPr>
            </w:pPr>
            <w:r w:rsidRPr="00A57119">
              <w:t>Строка</w:t>
            </w:r>
          </w:p>
        </w:tc>
        <w:tc>
          <w:tcPr>
            <w:tcW w:w="374" w:type="pct"/>
          </w:tcPr>
          <w:p w14:paraId="45960A2B" w14:textId="04082919" w:rsidR="00ED204B" w:rsidRPr="00A57119" w:rsidRDefault="00ED204B" w:rsidP="00B97E8E">
            <w:pPr>
              <w:pStyle w:val="GOSTTablenorm"/>
            </w:pPr>
            <w:r w:rsidRPr="00A57119">
              <w:t>Да</w:t>
            </w:r>
          </w:p>
        </w:tc>
        <w:tc>
          <w:tcPr>
            <w:tcW w:w="374" w:type="pct"/>
          </w:tcPr>
          <w:p w14:paraId="2810EFDC" w14:textId="481D4DBE" w:rsidR="00ED204B" w:rsidRPr="00A57119" w:rsidRDefault="00ED204B" w:rsidP="00B97E8E">
            <w:pPr>
              <w:pStyle w:val="GOSTTablenorm"/>
            </w:pPr>
            <w:r w:rsidRPr="00A57119">
              <w:t>&lt;=8</w:t>
            </w:r>
          </w:p>
        </w:tc>
        <w:tc>
          <w:tcPr>
            <w:tcW w:w="1777" w:type="pct"/>
          </w:tcPr>
          <w:p w14:paraId="273C4B91" w14:textId="77777777" w:rsidR="00ED204B" w:rsidRPr="00A57119" w:rsidRDefault="00ED204B" w:rsidP="00B97E8E">
            <w:pPr>
              <w:pStyle w:val="GOSTTablenorm"/>
            </w:pPr>
            <w:r w:rsidRPr="00A57119">
              <w:t>Указывается значение аналитического признака «ОКТМО КС» (код по ОКТМО казначейского счета) для отражения по кредиту записи аналитического учета.</w:t>
            </w:r>
          </w:p>
          <w:p w14:paraId="2CCE9567" w14:textId="4F2BAF79" w:rsidR="00ED204B" w:rsidRPr="00A57119" w:rsidRDefault="00ED204B" w:rsidP="00B97E8E">
            <w:pPr>
              <w:pStyle w:val="GOSTTablenorm"/>
            </w:pPr>
            <w:r w:rsidRPr="00A57119">
              <w:t>Допускается заполнение прочерком</w:t>
            </w:r>
          </w:p>
        </w:tc>
      </w:tr>
      <w:tr w:rsidR="00ED204B" w:rsidRPr="00A57119" w14:paraId="6DC974A3" w14:textId="77777777" w:rsidTr="001D076E">
        <w:tc>
          <w:tcPr>
            <w:tcW w:w="1120" w:type="pct"/>
          </w:tcPr>
          <w:p w14:paraId="564C4829" w14:textId="59F79ED4" w:rsidR="00ED204B" w:rsidRPr="00A57119" w:rsidRDefault="00ED204B" w:rsidP="00B97E8E">
            <w:pPr>
              <w:pStyle w:val="GOSTTablenorm"/>
            </w:pPr>
            <w:r w:rsidRPr="00A57119">
              <w:t>ЛС Кт</w:t>
            </w:r>
          </w:p>
        </w:tc>
        <w:tc>
          <w:tcPr>
            <w:tcW w:w="795" w:type="pct"/>
          </w:tcPr>
          <w:p w14:paraId="47793CB0" w14:textId="0B951E1C" w:rsidR="00ED204B" w:rsidRPr="00A57119" w:rsidRDefault="00ED204B" w:rsidP="00B97E8E">
            <w:pPr>
              <w:pStyle w:val="GOSTTablenorm"/>
            </w:pPr>
            <w:r w:rsidRPr="00335018">
              <w:rPr>
                <w:b/>
              </w:rPr>
              <w:t>T0504833:</w:t>
            </w:r>
            <w:r w:rsidRPr="00A57119">
              <w:rPr>
                <w:lang w:val="en-US"/>
              </w:rPr>
              <w:t>CT</w:t>
            </w:r>
            <w:r w:rsidRPr="00A57119">
              <w:t>_LS</w:t>
            </w:r>
          </w:p>
        </w:tc>
        <w:tc>
          <w:tcPr>
            <w:tcW w:w="560" w:type="pct"/>
          </w:tcPr>
          <w:p w14:paraId="111A0614" w14:textId="72B0CBA5" w:rsidR="00ED204B" w:rsidRPr="00A57119" w:rsidRDefault="00ED204B" w:rsidP="00B97E8E">
            <w:pPr>
              <w:pStyle w:val="GOSTTablenorm"/>
              <w:rPr>
                <w:lang w:eastAsia="en-US"/>
              </w:rPr>
            </w:pPr>
            <w:r w:rsidRPr="00A57119">
              <w:t>Строка</w:t>
            </w:r>
          </w:p>
        </w:tc>
        <w:tc>
          <w:tcPr>
            <w:tcW w:w="374" w:type="pct"/>
          </w:tcPr>
          <w:p w14:paraId="2E67F473" w14:textId="038170FB" w:rsidR="00ED204B" w:rsidRPr="00A57119" w:rsidRDefault="00ED204B" w:rsidP="00B97E8E">
            <w:pPr>
              <w:pStyle w:val="GOSTTablenorm"/>
            </w:pPr>
            <w:r w:rsidRPr="00A57119">
              <w:t>Да</w:t>
            </w:r>
          </w:p>
        </w:tc>
        <w:tc>
          <w:tcPr>
            <w:tcW w:w="374" w:type="pct"/>
          </w:tcPr>
          <w:p w14:paraId="6519A8AE" w14:textId="17D8005D" w:rsidR="00ED204B" w:rsidRPr="00A57119" w:rsidRDefault="00ED204B" w:rsidP="00B97E8E">
            <w:pPr>
              <w:pStyle w:val="GOSTTablenorm"/>
            </w:pPr>
            <w:r w:rsidRPr="00A57119">
              <w:t>&lt;=11</w:t>
            </w:r>
          </w:p>
        </w:tc>
        <w:tc>
          <w:tcPr>
            <w:tcW w:w="1777" w:type="pct"/>
          </w:tcPr>
          <w:p w14:paraId="5492A595" w14:textId="77777777" w:rsidR="00ED204B" w:rsidRPr="00A57119" w:rsidRDefault="00ED204B" w:rsidP="00B97E8E">
            <w:pPr>
              <w:pStyle w:val="GOSTTablenorm"/>
            </w:pPr>
            <w:r w:rsidRPr="00A57119">
              <w:t>Указывается значение аналитического признака «ЛС» для отражения по кредиту записи аналитического учета.</w:t>
            </w:r>
          </w:p>
          <w:p w14:paraId="2469114D" w14:textId="18E72F01" w:rsidR="00ED204B" w:rsidRPr="00A57119" w:rsidRDefault="00ED204B" w:rsidP="00B97E8E">
            <w:pPr>
              <w:pStyle w:val="GOSTTablenorm"/>
            </w:pPr>
            <w:r w:rsidRPr="00A57119">
              <w:t>Допускается заполнение прочерком</w:t>
            </w:r>
          </w:p>
        </w:tc>
      </w:tr>
      <w:tr w:rsidR="00ED204B" w:rsidRPr="00A57119" w14:paraId="4FB44904" w14:textId="77777777" w:rsidTr="001D076E">
        <w:tc>
          <w:tcPr>
            <w:tcW w:w="1120" w:type="pct"/>
          </w:tcPr>
          <w:p w14:paraId="3B050DAB" w14:textId="78030616" w:rsidR="00ED204B" w:rsidRPr="00A57119" w:rsidRDefault="00ED204B" w:rsidP="00B97E8E">
            <w:pPr>
              <w:pStyle w:val="GOSTTablenorm"/>
            </w:pPr>
            <w:r w:rsidRPr="00A57119">
              <w:lastRenderedPageBreak/>
              <w:t>Аналитический код СКУ Кт</w:t>
            </w:r>
          </w:p>
        </w:tc>
        <w:tc>
          <w:tcPr>
            <w:tcW w:w="795" w:type="pct"/>
          </w:tcPr>
          <w:p w14:paraId="4BEA3103" w14:textId="3B02BE4A" w:rsidR="00ED204B" w:rsidRPr="00A57119" w:rsidRDefault="00ED204B" w:rsidP="00B97E8E">
            <w:pPr>
              <w:pStyle w:val="GOSTTablenorm"/>
            </w:pPr>
            <w:r w:rsidRPr="00335018">
              <w:rPr>
                <w:b/>
              </w:rPr>
              <w:t>T0504833:</w:t>
            </w:r>
            <w:r w:rsidRPr="00A57119">
              <w:t>CT_ANALITCODESKU</w:t>
            </w:r>
          </w:p>
        </w:tc>
        <w:tc>
          <w:tcPr>
            <w:tcW w:w="560" w:type="pct"/>
          </w:tcPr>
          <w:p w14:paraId="72671C66" w14:textId="4B15A1E9" w:rsidR="00ED204B" w:rsidRPr="00A57119" w:rsidRDefault="00ED204B" w:rsidP="00B97E8E">
            <w:pPr>
              <w:pStyle w:val="GOSTTablenorm"/>
              <w:rPr>
                <w:lang w:eastAsia="en-US"/>
              </w:rPr>
            </w:pPr>
            <w:r w:rsidRPr="00A57119">
              <w:t>Строка</w:t>
            </w:r>
          </w:p>
        </w:tc>
        <w:tc>
          <w:tcPr>
            <w:tcW w:w="374" w:type="pct"/>
          </w:tcPr>
          <w:p w14:paraId="78B96CDD" w14:textId="17F14801" w:rsidR="00ED204B" w:rsidRPr="00A57119" w:rsidRDefault="00ED204B" w:rsidP="00B97E8E">
            <w:pPr>
              <w:pStyle w:val="GOSTTablenorm"/>
            </w:pPr>
            <w:r w:rsidRPr="00A57119">
              <w:t>Да</w:t>
            </w:r>
          </w:p>
        </w:tc>
        <w:tc>
          <w:tcPr>
            <w:tcW w:w="374" w:type="pct"/>
          </w:tcPr>
          <w:p w14:paraId="7C924534" w14:textId="1E641878" w:rsidR="00ED204B" w:rsidRPr="00A57119" w:rsidRDefault="00ED204B" w:rsidP="00B97E8E">
            <w:pPr>
              <w:pStyle w:val="GOSTTablenorm"/>
            </w:pPr>
            <w:r w:rsidRPr="00A57119">
              <w:t>&lt;=</w:t>
            </w:r>
            <w:r w:rsidRPr="00A57119">
              <w:rPr>
                <w:lang w:val="en-US"/>
              </w:rPr>
              <w:t>2</w:t>
            </w:r>
          </w:p>
        </w:tc>
        <w:tc>
          <w:tcPr>
            <w:tcW w:w="1777" w:type="pct"/>
          </w:tcPr>
          <w:p w14:paraId="010B7FBA" w14:textId="77777777" w:rsidR="00ED204B" w:rsidRPr="00A57119" w:rsidRDefault="00ED204B" w:rsidP="00B97E8E">
            <w:pPr>
              <w:pStyle w:val="GOSTTablenorm"/>
            </w:pPr>
            <w:r w:rsidRPr="00A57119">
              <w:t>Указывается значение аналитического признака «Аналитический код СКУ» для отражения по кредиту записи учета.</w:t>
            </w:r>
          </w:p>
          <w:p w14:paraId="1275E3E3" w14:textId="312FA4AA" w:rsidR="00ED204B" w:rsidRPr="00A57119" w:rsidRDefault="00ED204B" w:rsidP="00B97E8E">
            <w:pPr>
              <w:pStyle w:val="GOSTTablenorm"/>
            </w:pPr>
            <w:r w:rsidRPr="00A57119">
              <w:t xml:space="preserve">Допускается заполнение прочерком </w:t>
            </w:r>
          </w:p>
        </w:tc>
      </w:tr>
      <w:tr w:rsidR="00ED204B" w:rsidRPr="00A57119" w14:paraId="3BE97CC3" w14:textId="77777777" w:rsidTr="001D076E">
        <w:tc>
          <w:tcPr>
            <w:tcW w:w="1120" w:type="pct"/>
          </w:tcPr>
          <w:p w14:paraId="6F274D6C" w14:textId="0BCCDA0A" w:rsidR="00ED204B" w:rsidRPr="00A57119" w:rsidRDefault="00ED204B" w:rsidP="00B97E8E">
            <w:pPr>
              <w:pStyle w:val="GOSTTablenorm"/>
            </w:pPr>
            <w:r w:rsidRPr="00A57119">
              <w:t>КБК Кт</w:t>
            </w:r>
          </w:p>
        </w:tc>
        <w:tc>
          <w:tcPr>
            <w:tcW w:w="795" w:type="pct"/>
          </w:tcPr>
          <w:p w14:paraId="51D214A8" w14:textId="4CD56D2A" w:rsidR="00ED204B" w:rsidRPr="00A57119" w:rsidRDefault="00ED204B" w:rsidP="00B97E8E">
            <w:pPr>
              <w:pStyle w:val="GOSTTablenorm"/>
            </w:pPr>
            <w:r w:rsidRPr="00335018">
              <w:rPr>
                <w:b/>
              </w:rPr>
              <w:t>T0504833:</w:t>
            </w:r>
            <w:r w:rsidRPr="00A57119">
              <w:t>CT_KBK</w:t>
            </w:r>
          </w:p>
        </w:tc>
        <w:tc>
          <w:tcPr>
            <w:tcW w:w="560" w:type="pct"/>
          </w:tcPr>
          <w:p w14:paraId="036F4495" w14:textId="32C9B6F1" w:rsidR="00ED204B" w:rsidRPr="00A57119" w:rsidRDefault="00ED204B" w:rsidP="00B97E8E">
            <w:pPr>
              <w:pStyle w:val="GOSTTablenorm"/>
              <w:rPr>
                <w:lang w:eastAsia="en-US"/>
              </w:rPr>
            </w:pPr>
            <w:r w:rsidRPr="00A57119">
              <w:t>Строка</w:t>
            </w:r>
          </w:p>
        </w:tc>
        <w:tc>
          <w:tcPr>
            <w:tcW w:w="374" w:type="pct"/>
          </w:tcPr>
          <w:p w14:paraId="5EA6A98C" w14:textId="7F7C1310" w:rsidR="00ED204B" w:rsidRPr="00A57119" w:rsidRDefault="00ED204B" w:rsidP="00B97E8E">
            <w:pPr>
              <w:pStyle w:val="GOSTTablenorm"/>
            </w:pPr>
            <w:r w:rsidRPr="00A57119">
              <w:t>Да</w:t>
            </w:r>
          </w:p>
        </w:tc>
        <w:tc>
          <w:tcPr>
            <w:tcW w:w="374" w:type="pct"/>
          </w:tcPr>
          <w:p w14:paraId="3AC33A26" w14:textId="55F45302" w:rsidR="00ED204B" w:rsidRPr="00A57119" w:rsidRDefault="00ED204B" w:rsidP="00B97E8E">
            <w:pPr>
              <w:pStyle w:val="GOSTTablenorm"/>
            </w:pPr>
            <w:r w:rsidRPr="00A57119">
              <w:t>&lt;=20</w:t>
            </w:r>
          </w:p>
        </w:tc>
        <w:tc>
          <w:tcPr>
            <w:tcW w:w="1777" w:type="pct"/>
          </w:tcPr>
          <w:p w14:paraId="192159DB" w14:textId="77777777" w:rsidR="00ED204B" w:rsidRPr="00A57119" w:rsidRDefault="00ED204B" w:rsidP="00B97E8E">
            <w:pPr>
              <w:pStyle w:val="GOSTTablenorm"/>
            </w:pPr>
            <w:r w:rsidRPr="00A57119">
              <w:t>Указывается значение аналитического признака «КБК»  (Код по бюджетной классификации) для отражения по кредиту записи учета.</w:t>
            </w:r>
          </w:p>
          <w:p w14:paraId="6E9A98EC" w14:textId="10484540" w:rsidR="00ED204B" w:rsidRPr="00A57119" w:rsidRDefault="00ED204B" w:rsidP="00B97E8E">
            <w:pPr>
              <w:pStyle w:val="GOSTTablenorm"/>
            </w:pPr>
            <w:r w:rsidRPr="00A57119">
              <w:t>Допускается заполнение прочер</w:t>
            </w:r>
            <w:r w:rsidR="00476382">
              <w:t>ком</w:t>
            </w:r>
          </w:p>
        </w:tc>
      </w:tr>
      <w:tr w:rsidR="00ED204B" w:rsidRPr="00A57119" w14:paraId="6B8B75C9" w14:textId="77777777" w:rsidTr="001D076E">
        <w:tc>
          <w:tcPr>
            <w:tcW w:w="1120" w:type="pct"/>
          </w:tcPr>
          <w:p w14:paraId="7143D48F" w14:textId="72B6FEDE" w:rsidR="00ED204B" w:rsidRPr="00A57119" w:rsidRDefault="00ED204B" w:rsidP="00B97E8E">
            <w:pPr>
              <w:pStyle w:val="GOSTTablenorm"/>
            </w:pPr>
            <w:r w:rsidRPr="00A57119">
              <w:t>Тип КБК Кт</w:t>
            </w:r>
          </w:p>
        </w:tc>
        <w:tc>
          <w:tcPr>
            <w:tcW w:w="795" w:type="pct"/>
          </w:tcPr>
          <w:p w14:paraId="523E711A" w14:textId="715C8BE6" w:rsidR="00ED204B" w:rsidRPr="00A57119" w:rsidRDefault="00ED204B" w:rsidP="00B97E8E">
            <w:pPr>
              <w:pStyle w:val="GOSTTablenorm"/>
            </w:pPr>
            <w:r w:rsidRPr="00335018">
              <w:rPr>
                <w:b/>
              </w:rPr>
              <w:t>T0504833:</w:t>
            </w:r>
            <w:r w:rsidRPr="00A57119">
              <w:t>СT_</w:t>
            </w:r>
            <w:r w:rsidRPr="00A57119">
              <w:rPr>
                <w:lang w:val="en-US"/>
              </w:rPr>
              <w:t>TYPE</w:t>
            </w:r>
            <w:r w:rsidRPr="00A57119">
              <w:t>KBK</w:t>
            </w:r>
          </w:p>
        </w:tc>
        <w:tc>
          <w:tcPr>
            <w:tcW w:w="560" w:type="pct"/>
          </w:tcPr>
          <w:p w14:paraId="4085D5BA" w14:textId="066FDD23" w:rsidR="00ED204B" w:rsidRPr="00A57119" w:rsidRDefault="00ED204B" w:rsidP="00B97E8E">
            <w:pPr>
              <w:pStyle w:val="GOSTTablenorm"/>
            </w:pPr>
            <w:r w:rsidRPr="00A57119">
              <w:t>Строка</w:t>
            </w:r>
          </w:p>
        </w:tc>
        <w:tc>
          <w:tcPr>
            <w:tcW w:w="374" w:type="pct"/>
          </w:tcPr>
          <w:p w14:paraId="69650DE5" w14:textId="485E9DAF" w:rsidR="00ED204B" w:rsidRPr="00A57119" w:rsidRDefault="00ED204B" w:rsidP="00B97E8E">
            <w:pPr>
              <w:pStyle w:val="GOSTTablenorm"/>
            </w:pPr>
            <w:r w:rsidRPr="00A57119">
              <w:t>Да</w:t>
            </w:r>
          </w:p>
        </w:tc>
        <w:tc>
          <w:tcPr>
            <w:tcW w:w="374" w:type="pct"/>
          </w:tcPr>
          <w:p w14:paraId="64D2F569" w14:textId="0382E283" w:rsidR="00ED204B" w:rsidRPr="00A57119" w:rsidRDefault="00ED204B" w:rsidP="00B97E8E">
            <w:pPr>
              <w:pStyle w:val="GOSTTablenorm"/>
            </w:pPr>
            <w:r w:rsidRPr="00A57119">
              <w:rPr>
                <w:lang w:val="en-US"/>
              </w:rPr>
              <w:t>&lt;</w:t>
            </w:r>
            <w:r w:rsidRPr="00A57119">
              <w:t>=2</w:t>
            </w:r>
          </w:p>
        </w:tc>
        <w:tc>
          <w:tcPr>
            <w:tcW w:w="1777" w:type="pct"/>
          </w:tcPr>
          <w:p w14:paraId="321F7AA7" w14:textId="77777777" w:rsidR="00F015FE" w:rsidRDefault="00ED204B" w:rsidP="009C6772">
            <w:pPr>
              <w:pStyle w:val="GOSTTablenorm"/>
            </w:pPr>
            <w:r w:rsidRPr="00A57119">
              <w:t>Указывается значение аналитического признака «Тип КБК» для отражения по кредиту записи учета.</w:t>
            </w:r>
          </w:p>
          <w:p w14:paraId="0C1DBA94" w14:textId="7CB136C6" w:rsidR="00ED204B" w:rsidRPr="00A57119" w:rsidRDefault="00ED204B" w:rsidP="009C6772">
            <w:pPr>
              <w:pStyle w:val="GOSTTablenorm"/>
            </w:pPr>
            <w:r w:rsidRPr="00A57119">
              <w:t>Допускается заполнение прочерком</w:t>
            </w:r>
          </w:p>
        </w:tc>
      </w:tr>
      <w:tr w:rsidR="00ED204B" w:rsidRPr="00A57119" w14:paraId="4FB35F9A" w14:textId="77777777" w:rsidTr="001D076E">
        <w:tc>
          <w:tcPr>
            <w:tcW w:w="1120" w:type="pct"/>
          </w:tcPr>
          <w:p w14:paraId="2254EAEC" w14:textId="008956CB" w:rsidR="00ED204B" w:rsidRPr="00A57119" w:rsidRDefault="00ED204B" w:rsidP="00B97E8E">
            <w:pPr>
              <w:pStyle w:val="GOSTTablenorm"/>
            </w:pPr>
            <w:r w:rsidRPr="00A57119">
              <w:t>Код валюты Кт</w:t>
            </w:r>
          </w:p>
        </w:tc>
        <w:tc>
          <w:tcPr>
            <w:tcW w:w="795" w:type="pct"/>
          </w:tcPr>
          <w:p w14:paraId="2EC5238C" w14:textId="147DD937" w:rsidR="00ED204B" w:rsidRPr="00A57119" w:rsidRDefault="00ED204B" w:rsidP="00B97E8E">
            <w:pPr>
              <w:pStyle w:val="GOSTTablenorm"/>
            </w:pPr>
            <w:r w:rsidRPr="00335018">
              <w:rPr>
                <w:b/>
              </w:rPr>
              <w:t>T0504833:</w:t>
            </w:r>
            <w:r w:rsidRPr="00A57119">
              <w:t>CT_VALCODE</w:t>
            </w:r>
          </w:p>
        </w:tc>
        <w:tc>
          <w:tcPr>
            <w:tcW w:w="560" w:type="pct"/>
          </w:tcPr>
          <w:p w14:paraId="5BF17418" w14:textId="5C63F197" w:rsidR="00ED204B" w:rsidRPr="00A57119" w:rsidRDefault="00ED204B" w:rsidP="00B97E8E">
            <w:pPr>
              <w:pStyle w:val="GOSTTablenorm"/>
              <w:rPr>
                <w:lang w:eastAsia="en-US"/>
              </w:rPr>
            </w:pPr>
            <w:r w:rsidRPr="00A57119">
              <w:t>Строка</w:t>
            </w:r>
          </w:p>
        </w:tc>
        <w:tc>
          <w:tcPr>
            <w:tcW w:w="374" w:type="pct"/>
          </w:tcPr>
          <w:p w14:paraId="58FFAC70" w14:textId="01382868" w:rsidR="00ED204B" w:rsidRPr="00A57119" w:rsidRDefault="00ED204B" w:rsidP="00B97E8E">
            <w:pPr>
              <w:pStyle w:val="GOSTTablenorm"/>
            </w:pPr>
            <w:r w:rsidRPr="00A57119">
              <w:t>Да</w:t>
            </w:r>
          </w:p>
        </w:tc>
        <w:tc>
          <w:tcPr>
            <w:tcW w:w="374" w:type="pct"/>
          </w:tcPr>
          <w:p w14:paraId="638717DB" w14:textId="6272C0D9" w:rsidR="00ED204B" w:rsidRPr="00A57119" w:rsidRDefault="00ED204B" w:rsidP="00B97E8E">
            <w:pPr>
              <w:pStyle w:val="GOSTTablenorm"/>
            </w:pPr>
            <w:r w:rsidRPr="00A57119">
              <w:t>&lt;=3</w:t>
            </w:r>
          </w:p>
        </w:tc>
        <w:tc>
          <w:tcPr>
            <w:tcW w:w="1777" w:type="pct"/>
          </w:tcPr>
          <w:p w14:paraId="675D1EF8" w14:textId="77777777" w:rsidR="00ED204B" w:rsidRPr="00A57119" w:rsidRDefault="00ED204B" w:rsidP="00B97E8E">
            <w:pPr>
              <w:pStyle w:val="GOSTTablenorm"/>
            </w:pPr>
            <w:r w:rsidRPr="00A57119">
              <w:t>Указывается значение аналитического признака «Код валюты» для отражения по кредиту записи учета.</w:t>
            </w:r>
          </w:p>
          <w:p w14:paraId="50AB1E39" w14:textId="7A7A091A" w:rsidR="00ED204B" w:rsidRPr="00A57119" w:rsidRDefault="00ED204B" w:rsidP="00B97E8E">
            <w:pPr>
              <w:pStyle w:val="GOSTTablenorm"/>
            </w:pPr>
            <w:r w:rsidRPr="00A57119">
              <w:t xml:space="preserve">Допускается заполнение прочерком </w:t>
            </w:r>
          </w:p>
        </w:tc>
      </w:tr>
      <w:tr w:rsidR="00ED204B" w:rsidRPr="00A57119" w14:paraId="5BC6617F" w14:textId="77777777" w:rsidTr="001D076E">
        <w:tc>
          <w:tcPr>
            <w:tcW w:w="1120" w:type="pct"/>
          </w:tcPr>
          <w:p w14:paraId="0549532D" w14:textId="36BC11B3" w:rsidR="00ED204B" w:rsidRPr="00A57119" w:rsidRDefault="00ED204B" w:rsidP="00B97E8E">
            <w:pPr>
              <w:pStyle w:val="GOSTTablenorm"/>
            </w:pPr>
            <w:r w:rsidRPr="00A57119">
              <w:t>ТОФК КС Кт</w:t>
            </w:r>
          </w:p>
        </w:tc>
        <w:tc>
          <w:tcPr>
            <w:tcW w:w="795" w:type="pct"/>
          </w:tcPr>
          <w:p w14:paraId="69089719" w14:textId="2D03C7E5" w:rsidR="00ED204B" w:rsidRPr="00A57119" w:rsidRDefault="00ED204B" w:rsidP="00B97E8E">
            <w:pPr>
              <w:pStyle w:val="GOSTTablenorm"/>
            </w:pPr>
            <w:r w:rsidRPr="00335018">
              <w:rPr>
                <w:b/>
              </w:rPr>
              <w:t>T0504833:</w:t>
            </w:r>
            <w:r w:rsidRPr="00A57119">
              <w:t>CT_TOFKKS</w:t>
            </w:r>
          </w:p>
        </w:tc>
        <w:tc>
          <w:tcPr>
            <w:tcW w:w="560" w:type="pct"/>
          </w:tcPr>
          <w:p w14:paraId="09998B4D" w14:textId="5956995C" w:rsidR="00ED204B" w:rsidRPr="00A57119" w:rsidRDefault="00ED204B" w:rsidP="00B97E8E">
            <w:pPr>
              <w:pStyle w:val="GOSTTablenorm"/>
              <w:rPr>
                <w:lang w:eastAsia="en-US"/>
              </w:rPr>
            </w:pPr>
            <w:r w:rsidRPr="00A57119">
              <w:t>Строка</w:t>
            </w:r>
          </w:p>
        </w:tc>
        <w:tc>
          <w:tcPr>
            <w:tcW w:w="374" w:type="pct"/>
          </w:tcPr>
          <w:p w14:paraId="6281CE0E" w14:textId="6A46411A" w:rsidR="00ED204B" w:rsidRPr="00A57119" w:rsidRDefault="00ED204B" w:rsidP="00B97E8E">
            <w:pPr>
              <w:pStyle w:val="GOSTTablenorm"/>
            </w:pPr>
            <w:r w:rsidRPr="00A57119">
              <w:t>Да</w:t>
            </w:r>
          </w:p>
        </w:tc>
        <w:tc>
          <w:tcPr>
            <w:tcW w:w="374" w:type="pct"/>
          </w:tcPr>
          <w:p w14:paraId="28CADB0F" w14:textId="243C64C1" w:rsidR="00ED204B" w:rsidRPr="00A57119" w:rsidRDefault="00ED204B" w:rsidP="00B97E8E">
            <w:pPr>
              <w:pStyle w:val="GOSTTablenorm"/>
            </w:pPr>
            <w:r w:rsidRPr="00A57119">
              <w:t>&lt;=2</w:t>
            </w:r>
          </w:p>
        </w:tc>
        <w:tc>
          <w:tcPr>
            <w:tcW w:w="1777" w:type="pct"/>
          </w:tcPr>
          <w:p w14:paraId="3BF1FF94" w14:textId="77777777" w:rsidR="00ED204B" w:rsidRPr="00A57119" w:rsidRDefault="00ED204B" w:rsidP="00B97E8E">
            <w:pPr>
              <w:pStyle w:val="GOSTTablenorm"/>
            </w:pPr>
            <w:r w:rsidRPr="00A57119">
              <w:t>Указывается значение аналитического признака «ТОФК КС» для отражения по кредиту записи учета.</w:t>
            </w:r>
          </w:p>
          <w:p w14:paraId="09429E7A" w14:textId="20B25DB2" w:rsidR="00ED204B" w:rsidRPr="00A57119" w:rsidRDefault="00ED204B" w:rsidP="00B97E8E">
            <w:pPr>
              <w:pStyle w:val="GOSTTablenorm"/>
            </w:pPr>
            <w:r w:rsidRPr="00A57119">
              <w:t>Допускается за</w:t>
            </w:r>
            <w:r w:rsidR="00476382">
              <w:t>полнение прочерком</w:t>
            </w:r>
          </w:p>
        </w:tc>
      </w:tr>
      <w:tr w:rsidR="00ED204B" w:rsidRPr="00A57119" w14:paraId="06FB86F5" w14:textId="77777777" w:rsidTr="001D076E">
        <w:tc>
          <w:tcPr>
            <w:tcW w:w="1120" w:type="pct"/>
          </w:tcPr>
          <w:p w14:paraId="45EEA33E" w14:textId="244E77F1" w:rsidR="00ED204B" w:rsidRPr="00A57119" w:rsidRDefault="00ED204B" w:rsidP="00B97E8E">
            <w:pPr>
              <w:pStyle w:val="GOSTTablenorm"/>
            </w:pPr>
            <w:r w:rsidRPr="00A57119">
              <w:t>Порядковый номер КС Кт</w:t>
            </w:r>
          </w:p>
        </w:tc>
        <w:tc>
          <w:tcPr>
            <w:tcW w:w="795" w:type="pct"/>
          </w:tcPr>
          <w:p w14:paraId="6EF969F9" w14:textId="051868EC" w:rsidR="00ED204B" w:rsidRPr="00A57119" w:rsidRDefault="00ED204B" w:rsidP="00B97E8E">
            <w:pPr>
              <w:pStyle w:val="GOSTTablenorm"/>
            </w:pPr>
            <w:r w:rsidRPr="00335018">
              <w:rPr>
                <w:b/>
              </w:rPr>
              <w:t>T0504833:</w:t>
            </w:r>
            <w:r w:rsidRPr="00A57119">
              <w:t>CT_PNKS</w:t>
            </w:r>
          </w:p>
        </w:tc>
        <w:tc>
          <w:tcPr>
            <w:tcW w:w="560" w:type="pct"/>
          </w:tcPr>
          <w:p w14:paraId="7163573C" w14:textId="74C48903" w:rsidR="00ED204B" w:rsidRPr="00A57119" w:rsidRDefault="00ED204B" w:rsidP="00B97E8E">
            <w:pPr>
              <w:pStyle w:val="GOSTTablenorm"/>
              <w:rPr>
                <w:lang w:eastAsia="en-US"/>
              </w:rPr>
            </w:pPr>
            <w:r w:rsidRPr="00A57119">
              <w:t>Строка</w:t>
            </w:r>
          </w:p>
        </w:tc>
        <w:tc>
          <w:tcPr>
            <w:tcW w:w="374" w:type="pct"/>
          </w:tcPr>
          <w:p w14:paraId="0B169AA7" w14:textId="32C92CE7" w:rsidR="00ED204B" w:rsidRPr="00A57119" w:rsidRDefault="00ED204B" w:rsidP="00B97E8E">
            <w:pPr>
              <w:pStyle w:val="GOSTTablenorm"/>
            </w:pPr>
            <w:r w:rsidRPr="00A57119">
              <w:t>Да</w:t>
            </w:r>
          </w:p>
        </w:tc>
        <w:tc>
          <w:tcPr>
            <w:tcW w:w="374" w:type="pct"/>
          </w:tcPr>
          <w:p w14:paraId="7D37A3E6" w14:textId="1C425D9D" w:rsidR="00ED204B" w:rsidRPr="00A57119" w:rsidRDefault="00ED204B" w:rsidP="00B97E8E">
            <w:pPr>
              <w:pStyle w:val="GOSTTablenorm"/>
            </w:pPr>
            <w:r w:rsidRPr="00A57119">
              <w:rPr>
                <w:lang w:val="en-US"/>
              </w:rPr>
              <w:t>&lt;</w:t>
            </w:r>
            <w:r w:rsidRPr="00A57119">
              <w:t>=2</w:t>
            </w:r>
          </w:p>
        </w:tc>
        <w:tc>
          <w:tcPr>
            <w:tcW w:w="1777" w:type="pct"/>
          </w:tcPr>
          <w:p w14:paraId="418A1F40" w14:textId="77777777" w:rsidR="00ED204B" w:rsidRPr="00A57119" w:rsidRDefault="00ED204B" w:rsidP="00B97E8E">
            <w:pPr>
              <w:pStyle w:val="GOSTTablenorm"/>
            </w:pPr>
            <w:r w:rsidRPr="00A57119">
              <w:t>Указывается значение аналитического признака «Порядковый номер КС» для отражения по кредиту записи учета.</w:t>
            </w:r>
          </w:p>
          <w:p w14:paraId="5A97A756" w14:textId="6ADDB848" w:rsidR="00ED204B" w:rsidRPr="00A57119" w:rsidRDefault="00ED204B" w:rsidP="00B97E8E">
            <w:pPr>
              <w:pStyle w:val="GOSTTablenorm"/>
            </w:pPr>
            <w:r w:rsidRPr="00A57119">
              <w:t>Допускается заполнение прочерком</w:t>
            </w:r>
          </w:p>
        </w:tc>
      </w:tr>
      <w:tr w:rsidR="00ED204B" w:rsidRPr="00A57119" w14:paraId="76CB6362" w14:textId="77777777" w:rsidTr="001D076E">
        <w:tc>
          <w:tcPr>
            <w:tcW w:w="1120" w:type="pct"/>
          </w:tcPr>
          <w:p w14:paraId="585AB44A" w14:textId="56F3A0C9" w:rsidR="00ED204B" w:rsidRPr="00A57119" w:rsidRDefault="00ED204B" w:rsidP="00B97E8E">
            <w:pPr>
              <w:pStyle w:val="GOSTTablenorm"/>
            </w:pPr>
            <w:r w:rsidRPr="00A57119">
              <w:t>ОКТМО Кт</w:t>
            </w:r>
          </w:p>
        </w:tc>
        <w:tc>
          <w:tcPr>
            <w:tcW w:w="795" w:type="pct"/>
          </w:tcPr>
          <w:p w14:paraId="2AC34F07" w14:textId="5B6C17F5" w:rsidR="00ED204B" w:rsidRPr="00A57119" w:rsidRDefault="00ED204B" w:rsidP="00B97E8E">
            <w:pPr>
              <w:pStyle w:val="GOSTTablenorm"/>
            </w:pPr>
            <w:r w:rsidRPr="00335018">
              <w:rPr>
                <w:b/>
              </w:rPr>
              <w:t>T0504833:</w:t>
            </w:r>
            <w:r w:rsidRPr="00A57119">
              <w:t>CT_OKTMO</w:t>
            </w:r>
          </w:p>
        </w:tc>
        <w:tc>
          <w:tcPr>
            <w:tcW w:w="560" w:type="pct"/>
          </w:tcPr>
          <w:p w14:paraId="21BB98B6" w14:textId="5CE00325" w:rsidR="00ED204B" w:rsidRPr="00A57119" w:rsidRDefault="00ED204B" w:rsidP="00B97E8E">
            <w:pPr>
              <w:pStyle w:val="GOSTTablenorm"/>
              <w:rPr>
                <w:lang w:eastAsia="en-US"/>
              </w:rPr>
            </w:pPr>
            <w:r w:rsidRPr="00A57119">
              <w:t>Строка</w:t>
            </w:r>
          </w:p>
        </w:tc>
        <w:tc>
          <w:tcPr>
            <w:tcW w:w="374" w:type="pct"/>
          </w:tcPr>
          <w:p w14:paraId="34DE3770" w14:textId="390CEC2E" w:rsidR="00ED204B" w:rsidRPr="00A57119" w:rsidRDefault="00ED204B" w:rsidP="00B97E8E">
            <w:pPr>
              <w:pStyle w:val="GOSTTablenorm"/>
            </w:pPr>
            <w:r w:rsidRPr="00A57119">
              <w:t>Нет</w:t>
            </w:r>
          </w:p>
        </w:tc>
        <w:tc>
          <w:tcPr>
            <w:tcW w:w="374" w:type="pct"/>
          </w:tcPr>
          <w:p w14:paraId="4C019BCE" w14:textId="788BD0E4" w:rsidR="00ED204B" w:rsidRPr="00A57119" w:rsidRDefault="00ED204B" w:rsidP="00B97E8E">
            <w:pPr>
              <w:pStyle w:val="GOSTTablenorm"/>
            </w:pPr>
            <w:r w:rsidRPr="00A57119">
              <w:rPr>
                <w:lang w:val="en-US"/>
              </w:rPr>
              <w:t>&lt;</w:t>
            </w:r>
            <w:r w:rsidRPr="00A57119">
              <w:t>=8</w:t>
            </w:r>
          </w:p>
        </w:tc>
        <w:tc>
          <w:tcPr>
            <w:tcW w:w="1777" w:type="pct"/>
          </w:tcPr>
          <w:p w14:paraId="1B8B05E2" w14:textId="77777777" w:rsidR="00ED204B" w:rsidRPr="00A57119" w:rsidRDefault="00ED204B" w:rsidP="00B97E8E">
            <w:pPr>
              <w:pStyle w:val="GOSTTablenorm"/>
            </w:pPr>
            <w:r w:rsidRPr="00A57119">
              <w:t>Указывается значение аналитического признака «ОКТМО» для отражения по кредиту</w:t>
            </w:r>
            <w:r w:rsidRPr="00A57119" w:rsidDel="000A0FA3">
              <w:t xml:space="preserve"> </w:t>
            </w:r>
            <w:r w:rsidRPr="00A57119">
              <w:t>записи учета.</w:t>
            </w:r>
          </w:p>
          <w:p w14:paraId="0526A24D" w14:textId="77777777" w:rsidR="00ED204B" w:rsidRPr="00A57119" w:rsidRDefault="00ED204B" w:rsidP="00B97E8E">
            <w:pPr>
              <w:pStyle w:val="GOSTTablenorm"/>
            </w:pPr>
            <w:r w:rsidRPr="00A57119">
              <w:t>Допускается заполнение прочерком.</w:t>
            </w:r>
          </w:p>
          <w:p w14:paraId="74C2F8B0" w14:textId="25D6F0CE"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«ПУД»</w:t>
            </w:r>
          </w:p>
        </w:tc>
      </w:tr>
      <w:tr w:rsidR="00ED204B" w:rsidRPr="00A57119" w14:paraId="6ECA2D8C" w14:textId="77777777" w:rsidTr="001D076E">
        <w:tc>
          <w:tcPr>
            <w:tcW w:w="1120" w:type="pct"/>
          </w:tcPr>
          <w:p w14:paraId="7C49E1D7" w14:textId="20A7504A" w:rsidR="00ED204B" w:rsidRPr="00A57119" w:rsidRDefault="00ED204B" w:rsidP="00B97E8E">
            <w:pPr>
              <w:pStyle w:val="GOSTTablenorm"/>
            </w:pPr>
            <w:r w:rsidRPr="00A57119">
              <w:t>Код цели Кт</w:t>
            </w:r>
          </w:p>
        </w:tc>
        <w:tc>
          <w:tcPr>
            <w:tcW w:w="795" w:type="pct"/>
          </w:tcPr>
          <w:p w14:paraId="3969EDF7" w14:textId="5ABE0060" w:rsidR="00ED204B" w:rsidRPr="00A57119" w:rsidRDefault="00ED204B" w:rsidP="00B97E8E">
            <w:pPr>
              <w:pStyle w:val="GOSTTablenorm"/>
            </w:pPr>
            <w:r w:rsidRPr="00FA047E">
              <w:rPr>
                <w:b/>
              </w:rPr>
              <w:t>T0504833:</w:t>
            </w:r>
            <w:r w:rsidRPr="00A57119">
              <w:t>CT_TARGETCODE</w:t>
            </w:r>
          </w:p>
        </w:tc>
        <w:tc>
          <w:tcPr>
            <w:tcW w:w="560" w:type="pct"/>
          </w:tcPr>
          <w:p w14:paraId="2FDAF61F" w14:textId="46214136" w:rsidR="00ED204B" w:rsidRPr="00A57119" w:rsidRDefault="00ED204B" w:rsidP="00B97E8E">
            <w:pPr>
              <w:pStyle w:val="GOSTTablenorm"/>
              <w:rPr>
                <w:lang w:eastAsia="en-US"/>
              </w:rPr>
            </w:pPr>
            <w:r w:rsidRPr="00A57119">
              <w:t>Строка</w:t>
            </w:r>
          </w:p>
        </w:tc>
        <w:tc>
          <w:tcPr>
            <w:tcW w:w="374" w:type="pct"/>
          </w:tcPr>
          <w:p w14:paraId="7E20D17C" w14:textId="04CF8266" w:rsidR="00ED204B" w:rsidRPr="00A57119" w:rsidRDefault="00ED204B" w:rsidP="00B97E8E">
            <w:pPr>
              <w:pStyle w:val="GOSTTablenorm"/>
            </w:pPr>
            <w:r w:rsidRPr="00A57119">
              <w:t>Да</w:t>
            </w:r>
          </w:p>
        </w:tc>
        <w:tc>
          <w:tcPr>
            <w:tcW w:w="374" w:type="pct"/>
          </w:tcPr>
          <w:p w14:paraId="4C11742A" w14:textId="3FCD77B4" w:rsidR="00ED204B" w:rsidRPr="00A57119" w:rsidRDefault="00ED204B" w:rsidP="00B97E8E">
            <w:pPr>
              <w:pStyle w:val="GOSTTablenorm"/>
            </w:pPr>
            <w:r w:rsidRPr="00A57119">
              <w:t>&lt;=2</w:t>
            </w:r>
            <w:r>
              <w:t>5</w:t>
            </w:r>
          </w:p>
        </w:tc>
        <w:tc>
          <w:tcPr>
            <w:tcW w:w="1777" w:type="pct"/>
          </w:tcPr>
          <w:p w14:paraId="10FA2F58" w14:textId="77777777" w:rsidR="00ED204B" w:rsidRPr="00A57119" w:rsidRDefault="00ED204B" w:rsidP="00B97E8E">
            <w:pPr>
              <w:pStyle w:val="GOSTTablenorm"/>
            </w:pPr>
            <w:r w:rsidRPr="00A57119">
              <w:t>Указывается значение аналитического признака «Код цели» для отражения по кредиту записи учета.</w:t>
            </w:r>
          </w:p>
          <w:p w14:paraId="54A23B4F" w14:textId="68F6FB3D" w:rsidR="00ED204B" w:rsidRPr="00A57119" w:rsidRDefault="00ED204B" w:rsidP="00B97E8E">
            <w:pPr>
              <w:pStyle w:val="GOSTTablenorm"/>
            </w:pPr>
            <w:r w:rsidRPr="00A57119">
              <w:lastRenderedPageBreak/>
              <w:t>Допускается заполнение прочерком</w:t>
            </w:r>
          </w:p>
        </w:tc>
      </w:tr>
      <w:tr w:rsidR="00ED204B" w:rsidRPr="00A57119" w14:paraId="2CAA199C" w14:textId="77777777" w:rsidTr="001D076E">
        <w:tc>
          <w:tcPr>
            <w:tcW w:w="1120" w:type="pct"/>
          </w:tcPr>
          <w:p w14:paraId="49F7DF8C" w14:textId="77777777" w:rsidR="00ED204B" w:rsidRPr="00A57119" w:rsidRDefault="00ED204B" w:rsidP="00B97E8E">
            <w:pPr>
              <w:pStyle w:val="GOSTTablenorm"/>
            </w:pPr>
            <w:r w:rsidRPr="00A57119">
              <w:lastRenderedPageBreak/>
              <w:t>Код целевой субсидии Кт</w:t>
            </w:r>
          </w:p>
        </w:tc>
        <w:tc>
          <w:tcPr>
            <w:tcW w:w="795" w:type="pct"/>
          </w:tcPr>
          <w:p w14:paraId="4547C7F7" w14:textId="5D1F3657" w:rsidR="00ED204B" w:rsidRPr="00A57119" w:rsidRDefault="00ED204B" w:rsidP="004C0235">
            <w:pPr>
              <w:pStyle w:val="GOSTTablenorm"/>
            </w:pPr>
            <w:r w:rsidRPr="00FA047E">
              <w:rPr>
                <w:b/>
              </w:rPr>
              <w:t>T0504833:</w:t>
            </w:r>
            <w:r w:rsidRPr="00A57119">
              <w:rPr>
                <w:lang w:val="en-US"/>
              </w:rPr>
              <w:t>C</w:t>
            </w:r>
            <w:r w:rsidRPr="00A57119">
              <w:t>T_ANALITCODE</w:t>
            </w:r>
          </w:p>
        </w:tc>
        <w:tc>
          <w:tcPr>
            <w:tcW w:w="560" w:type="pct"/>
          </w:tcPr>
          <w:p w14:paraId="6DCF1ADB" w14:textId="77777777" w:rsidR="00ED204B" w:rsidRPr="00C6161D" w:rsidRDefault="00ED204B" w:rsidP="00B97E8E">
            <w:pPr>
              <w:pStyle w:val="GOSTTablenorm"/>
              <w:rPr>
                <w:lang w:val="en-US"/>
              </w:rPr>
            </w:pPr>
            <w:r w:rsidRPr="00A57119">
              <w:t>Строка</w:t>
            </w:r>
          </w:p>
        </w:tc>
        <w:tc>
          <w:tcPr>
            <w:tcW w:w="374" w:type="pct"/>
          </w:tcPr>
          <w:p w14:paraId="3D463261" w14:textId="77777777" w:rsidR="00ED204B" w:rsidRPr="00A57119" w:rsidDel="00534F1C" w:rsidRDefault="00ED204B" w:rsidP="00B97E8E">
            <w:pPr>
              <w:pStyle w:val="GOSTTablenorm"/>
            </w:pPr>
            <w:r w:rsidRPr="00A57119">
              <w:t>Нет</w:t>
            </w:r>
          </w:p>
        </w:tc>
        <w:tc>
          <w:tcPr>
            <w:tcW w:w="374" w:type="pct"/>
          </w:tcPr>
          <w:p w14:paraId="49077F97" w14:textId="77777777" w:rsidR="00ED204B" w:rsidRPr="00C6161D" w:rsidRDefault="00ED204B" w:rsidP="00B97E8E">
            <w:pPr>
              <w:pStyle w:val="GOSTTablenorm"/>
              <w:rPr>
                <w:lang w:val="en-US"/>
              </w:rPr>
            </w:pPr>
            <w:r w:rsidRPr="00A57119">
              <w:rPr>
                <w:lang w:val="en-US"/>
              </w:rPr>
              <w:t>&lt;=2</w:t>
            </w:r>
            <w:r>
              <w:rPr>
                <w:lang w:val="en-US"/>
              </w:rPr>
              <w:t>5</w:t>
            </w:r>
          </w:p>
        </w:tc>
        <w:tc>
          <w:tcPr>
            <w:tcW w:w="1777" w:type="pct"/>
          </w:tcPr>
          <w:p w14:paraId="3FB6A137" w14:textId="77777777" w:rsidR="00ED204B" w:rsidRPr="00A57119" w:rsidRDefault="00ED204B" w:rsidP="00B97E8E">
            <w:pPr>
              <w:pStyle w:val="GOSTTablenorm"/>
            </w:pPr>
            <w:r w:rsidRPr="00A57119">
              <w:t>Указывается значение аналитического признака «Аналитический код» для отражения по кредиту</w:t>
            </w:r>
            <w:r w:rsidRPr="00A57119" w:rsidDel="000A0FA3">
              <w:t xml:space="preserve"> </w:t>
            </w:r>
            <w:r w:rsidRPr="00A57119">
              <w:t>записи учета.</w:t>
            </w:r>
          </w:p>
          <w:p w14:paraId="5C53A142" w14:textId="77777777" w:rsidR="00ED204B" w:rsidRPr="00A57119" w:rsidRDefault="00ED204B" w:rsidP="00B97E8E">
            <w:pPr>
              <w:pStyle w:val="GOSTTablenorm"/>
            </w:pPr>
            <w:r w:rsidRPr="00A57119">
              <w:t>Допускается заполнение прочерком.</w:t>
            </w:r>
          </w:p>
          <w:p w14:paraId="0F5E387F" w14:textId="736326BC" w:rsidR="00ED204B" w:rsidRPr="00A57119" w:rsidRDefault="00ED204B" w:rsidP="00B03404">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04AF4B0E" w14:textId="77777777" w:rsidTr="001D076E">
        <w:tc>
          <w:tcPr>
            <w:tcW w:w="1120" w:type="pct"/>
          </w:tcPr>
          <w:p w14:paraId="1C8B03AD" w14:textId="5BE2B10F" w:rsidR="00ED204B" w:rsidRPr="00A57119" w:rsidRDefault="00ED204B" w:rsidP="00B97E8E">
            <w:pPr>
              <w:pStyle w:val="GOSTTablenorm"/>
            </w:pPr>
            <w:r w:rsidRPr="00A57119">
              <w:t>Код ОКС Кт</w:t>
            </w:r>
          </w:p>
        </w:tc>
        <w:tc>
          <w:tcPr>
            <w:tcW w:w="795" w:type="pct"/>
          </w:tcPr>
          <w:p w14:paraId="1C18D346" w14:textId="36F0BEE4" w:rsidR="00ED204B" w:rsidRPr="00A57119" w:rsidRDefault="00ED204B" w:rsidP="00B97E8E">
            <w:pPr>
              <w:pStyle w:val="GOSTTablenorm"/>
            </w:pPr>
            <w:r w:rsidRPr="00FA047E">
              <w:rPr>
                <w:b/>
              </w:rPr>
              <w:t>T0504833:</w:t>
            </w:r>
            <w:r w:rsidRPr="00A57119">
              <w:rPr>
                <w:lang w:val="en-US"/>
              </w:rPr>
              <w:t>C</w:t>
            </w:r>
            <w:r w:rsidRPr="00A57119">
              <w:t>T_OKS</w:t>
            </w:r>
          </w:p>
        </w:tc>
        <w:tc>
          <w:tcPr>
            <w:tcW w:w="560" w:type="pct"/>
          </w:tcPr>
          <w:p w14:paraId="7F6DEC95" w14:textId="77777777" w:rsidR="00ED204B" w:rsidRPr="00A57119" w:rsidRDefault="00ED204B" w:rsidP="00B97E8E">
            <w:pPr>
              <w:pStyle w:val="GOSTTablenorm"/>
            </w:pPr>
            <w:r w:rsidRPr="00A57119">
              <w:t>Строка</w:t>
            </w:r>
          </w:p>
        </w:tc>
        <w:tc>
          <w:tcPr>
            <w:tcW w:w="374" w:type="pct"/>
          </w:tcPr>
          <w:p w14:paraId="371A0D43" w14:textId="77777777" w:rsidR="00ED204B" w:rsidRPr="00A57119" w:rsidRDefault="00ED204B" w:rsidP="00B97E8E">
            <w:pPr>
              <w:pStyle w:val="GOSTTablenorm"/>
            </w:pPr>
            <w:r w:rsidRPr="00A57119">
              <w:t>Нет</w:t>
            </w:r>
          </w:p>
        </w:tc>
        <w:tc>
          <w:tcPr>
            <w:tcW w:w="374" w:type="pct"/>
          </w:tcPr>
          <w:p w14:paraId="7D7B8400" w14:textId="345F192F" w:rsidR="00ED204B" w:rsidRPr="00A57119" w:rsidRDefault="00ED204B" w:rsidP="00B97E8E">
            <w:pPr>
              <w:pStyle w:val="GOSTTablenorm"/>
            </w:pPr>
            <w:r w:rsidRPr="00A57119">
              <w:rPr>
                <w:lang w:val="en-US"/>
              </w:rPr>
              <w:t>&lt;</w:t>
            </w:r>
            <w:r w:rsidRPr="00A57119">
              <w:t>=2</w:t>
            </w:r>
            <w:r w:rsidRPr="00A57119">
              <w:rPr>
                <w:lang w:val="en-US"/>
              </w:rPr>
              <w:t>5</w:t>
            </w:r>
          </w:p>
        </w:tc>
        <w:tc>
          <w:tcPr>
            <w:tcW w:w="1777" w:type="pct"/>
          </w:tcPr>
          <w:p w14:paraId="0683EAD7" w14:textId="7DFA025C" w:rsidR="00ED204B" w:rsidRPr="00A57119" w:rsidRDefault="00ED204B" w:rsidP="00B97E8E">
            <w:pPr>
              <w:pStyle w:val="GOSTTablenorm"/>
            </w:pPr>
            <w:r w:rsidRPr="00A57119">
              <w:t>Указывается значение аналитического признака «ФАИП» для отражения по кредиту</w:t>
            </w:r>
            <w:r w:rsidRPr="00A57119" w:rsidDel="000A0FA3">
              <w:t xml:space="preserve"> </w:t>
            </w:r>
            <w:r w:rsidRPr="00A57119">
              <w:t>записи учета.</w:t>
            </w:r>
          </w:p>
          <w:p w14:paraId="0DD4F0E2" w14:textId="77777777" w:rsidR="00ED204B" w:rsidRPr="00A57119" w:rsidRDefault="00ED204B" w:rsidP="00B97E8E">
            <w:pPr>
              <w:pStyle w:val="GOSTTablenorm"/>
            </w:pPr>
            <w:r w:rsidRPr="00A57119">
              <w:t>Допускается заполнение прочерком.</w:t>
            </w:r>
          </w:p>
          <w:p w14:paraId="3D29B91C" w14:textId="37A41EF1" w:rsidR="00ED204B" w:rsidRPr="00A57119" w:rsidRDefault="00ED204B" w:rsidP="00B03404">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03B8E2DA" w14:textId="77777777" w:rsidTr="001D076E">
        <w:tc>
          <w:tcPr>
            <w:tcW w:w="1120" w:type="pct"/>
          </w:tcPr>
          <w:p w14:paraId="53DF106E" w14:textId="42778291" w:rsidR="00ED204B" w:rsidRPr="00A57119" w:rsidRDefault="00ED204B" w:rsidP="00B97E8E">
            <w:pPr>
              <w:pStyle w:val="GOSTTablenorm"/>
            </w:pPr>
            <w:r w:rsidRPr="00A57119">
              <w:t>Код НПА Кт</w:t>
            </w:r>
          </w:p>
        </w:tc>
        <w:tc>
          <w:tcPr>
            <w:tcW w:w="795" w:type="pct"/>
          </w:tcPr>
          <w:p w14:paraId="2F863C94" w14:textId="1432B56C" w:rsidR="00ED204B" w:rsidRPr="00A57119" w:rsidRDefault="00ED204B" w:rsidP="00B97E8E">
            <w:pPr>
              <w:pStyle w:val="GOSTTablenorm"/>
            </w:pPr>
            <w:r w:rsidRPr="00FA047E">
              <w:rPr>
                <w:b/>
              </w:rPr>
              <w:t>T0504833:</w:t>
            </w:r>
            <w:r w:rsidRPr="00A57119">
              <w:rPr>
                <w:lang w:val="en-US"/>
              </w:rPr>
              <w:t>C</w:t>
            </w:r>
            <w:r w:rsidRPr="00A57119">
              <w:t>T_NPA</w:t>
            </w:r>
          </w:p>
        </w:tc>
        <w:tc>
          <w:tcPr>
            <w:tcW w:w="560" w:type="pct"/>
          </w:tcPr>
          <w:p w14:paraId="4BCED3D4" w14:textId="77777777" w:rsidR="00ED204B" w:rsidRPr="00A57119" w:rsidRDefault="00ED204B" w:rsidP="00B97E8E">
            <w:pPr>
              <w:pStyle w:val="GOSTTablenorm"/>
            </w:pPr>
            <w:r w:rsidRPr="00A57119">
              <w:t>Строка</w:t>
            </w:r>
          </w:p>
        </w:tc>
        <w:tc>
          <w:tcPr>
            <w:tcW w:w="374" w:type="pct"/>
          </w:tcPr>
          <w:p w14:paraId="58A15297" w14:textId="77777777" w:rsidR="00ED204B" w:rsidRPr="00A57119" w:rsidRDefault="00ED204B" w:rsidP="00B97E8E">
            <w:pPr>
              <w:pStyle w:val="GOSTTablenorm"/>
            </w:pPr>
            <w:r w:rsidRPr="00A57119">
              <w:t>Нет</w:t>
            </w:r>
          </w:p>
        </w:tc>
        <w:tc>
          <w:tcPr>
            <w:tcW w:w="374" w:type="pct"/>
          </w:tcPr>
          <w:p w14:paraId="3FEA5E3F" w14:textId="3F55EA8E" w:rsidR="00ED204B" w:rsidRPr="00A57119" w:rsidRDefault="00ED204B" w:rsidP="00B97E8E">
            <w:pPr>
              <w:pStyle w:val="GOSTTablenorm"/>
            </w:pPr>
            <w:r w:rsidRPr="00A57119">
              <w:rPr>
                <w:lang w:val="en-US"/>
              </w:rPr>
              <w:t>&lt;=20</w:t>
            </w:r>
          </w:p>
        </w:tc>
        <w:tc>
          <w:tcPr>
            <w:tcW w:w="1777" w:type="pct"/>
          </w:tcPr>
          <w:p w14:paraId="1D2E663D" w14:textId="2F0ECE23" w:rsidR="00ED204B" w:rsidRPr="00A57119" w:rsidRDefault="00ED204B" w:rsidP="00B97E8E">
            <w:pPr>
              <w:pStyle w:val="GOSTTablenorm"/>
            </w:pPr>
            <w:r w:rsidRPr="00A57119">
              <w:t>Указывается значение аналитического признака «Код НПА» для отражения по кредиту</w:t>
            </w:r>
            <w:r w:rsidRPr="00A57119" w:rsidDel="000A0FA3">
              <w:t xml:space="preserve"> </w:t>
            </w:r>
            <w:r w:rsidRPr="00A57119">
              <w:t>записи учета.</w:t>
            </w:r>
          </w:p>
          <w:p w14:paraId="1814F35A" w14:textId="77777777" w:rsidR="00ED204B" w:rsidRPr="00A57119" w:rsidRDefault="00ED204B" w:rsidP="00B97E8E">
            <w:pPr>
              <w:pStyle w:val="GOSTTablenorm"/>
            </w:pPr>
            <w:r w:rsidRPr="00A57119">
              <w:t>Допускается заполнение прочерком.</w:t>
            </w:r>
          </w:p>
          <w:p w14:paraId="76C87838" w14:textId="77777777"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38E9CDF8" w14:textId="77777777" w:rsidTr="001D076E">
        <w:tc>
          <w:tcPr>
            <w:tcW w:w="1120" w:type="pct"/>
          </w:tcPr>
          <w:p w14:paraId="66E364E3" w14:textId="0057FC90" w:rsidR="00ED204B" w:rsidRPr="00A57119" w:rsidRDefault="00ED204B" w:rsidP="00B97E8E">
            <w:pPr>
              <w:pStyle w:val="GOSTTablenorm"/>
            </w:pPr>
            <w:r w:rsidRPr="00A57119">
              <w:t>БО Кт</w:t>
            </w:r>
          </w:p>
        </w:tc>
        <w:tc>
          <w:tcPr>
            <w:tcW w:w="795" w:type="pct"/>
          </w:tcPr>
          <w:p w14:paraId="3CA2524C" w14:textId="142A9439" w:rsidR="00ED204B" w:rsidRPr="00A57119" w:rsidRDefault="00ED204B" w:rsidP="00B97E8E">
            <w:pPr>
              <w:pStyle w:val="GOSTTablenorm"/>
            </w:pPr>
            <w:r w:rsidRPr="00FA047E">
              <w:rPr>
                <w:b/>
              </w:rPr>
              <w:t>T0504833:</w:t>
            </w:r>
            <w:r w:rsidRPr="00A57119">
              <w:rPr>
                <w:lang w:val="en-US"/>
              </w:rPr>
              <w:t>C</w:t>
            </w:r>
            <w:r w:rsidRPr="00A57119">
              <w:t>T_BO</w:t>
            </w:r>
          </w:p>
        </w:tc>
        <w:tc>
          <w:tcPr>
            <w:tcW w:w="560" w:type="pct"/>
          </w:tcPr>
          <w:p w14:paraId="3A3C14C9" w14:textId="77777777" w:rsidR="00ED204B" w:rsidRPr="00A57119" w:rsidRDefault="00ED204B" w:rsidP="00B97E8E">
            <w:pPr>
              <w:pStyle w:val="GOSTTablenorm"/>
            </w:pPr>
            <w:r w:rsidRPr="00A57119">
              <w:t>Строка</w:t>
            </w:r>
          </w:p>
        </w:tc>
        <w:tc>
          <w:tcPr>
            <w:tcW w:w="374" w:type="pct"/>
          </w:tcPr>
          <w:p w14:paraId="2DF6416E" w14:textId="77777777" w:rsidR="00ED204B" w:rsidRPr="00A57119" w:rsidRDefault="00ED204B" w:rsidP="00B97E8E">
            <w:pPr>
              <w:pStyle w:val="GOSTTablenorm"/>
            </w:pPr>
            <w:r w:rsidRPr="00A57119">
              <w:t>Нет</w:t>
            </w:r>
          </w:p>
        </w:tc>
        <w:tc>
          <w:tcPr>
            <w:tcW w:w="374" w:type="pct"/>
          </w:tcPr>
          <w:p w14:paraId="5B38EDB4" w14:textId="70A189A5" w:rsidR="00ED204B" w:rsidRPr="00A57119" w:rsidRDefault="00ED204B" w:rsidP="00B97E8E">
            <w:pPr>
              <w:pStyle w:val="GOSTTablenorm"/>
            </w:pPr>
            <w:r w:rsidRPr="00A57119">
              <w:rPr>
                <w:lang w:val="en-US"/>
              </w:rPr>
              <w:t>&lt;=19</w:t>
            </w:r>
          </w:p>
        </w:tc>
        <w:tc>
          <w:tcPr>
            <w:tcW w:w="1777" w:type="pct"/>
          </w:tcPr>
          <w:p w14:paraId="3203FCF1" w14:textId="66DE0E9A" w:rsidR="00ED204B" w:rsidRPr="00A57119" w:rsidRDefault="00ED204B" w:rsidP="00B97E8E">
            <w:pPr>
              <w:pStyle w:val="GOSTTablenorm"/>
            </w:pPr>
            <w:r w:rsidRPr="00A57119">
              <w:t>Указывается значение аналитического признака «БО» для отражения по кредиту</w:t>
            </w:r>
            <w:r w:rsidRPr="00A57119" w:rsidDel="000A0FA3">
              <w:t xml:space="preserve"> </w:t>
            </w:r>
            <w:r w:rsidRPr="00A57119">
              <w:t>записи учета.</w:t>
            </w:r>
          </w:p>
          <w:p w14:paraId="5E0B6844" w14:textId="77777777" w:rsidR="00ED204B" w:rsidRPr="00A57119" w:rsidRDefault="00ED204B" w:rsidP="00B97E8E">
            <w:pPr>
              <w:pStyle w:val="GOSTTablenorm"/>
            </w:pPr>
            <w:r w:rsidRPr="00A57119">
              <w:t>Допускается заполнение прочерком.</w:t>
            </w:r>
          </w:p>
          <w:p w14:paraId="76ABD3D0" w14:textId="77777777"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2A70C5EF" w14:textId="77777777" w:rsidTr="001D076E">
        <w:tc>
          <w:tcPr>
            <w:tcW w:w="1120" w:type="pct"/>
          </w:tcPr>
          <w:p w14:paraId="7C8F8339" w14:textId="49C2CFA5" w:rsidR="00ED204B" w:rsidRPr="00A57119" w:rsidRDefault="00ED204B" w:rsidP="00B97E8E">
            <w:pPr>
              <w:pStyle w:val="GOSTTablenorm"/>
            </w:pPr>
            <w:r w:rsidRPr="00A57119">
              <w:t>ДО Кт</w:t>
            </w:r>
          </w:p>
        </w:tc>
        <w:tc>
          <w:tcPr>
            <w:tcW w:w="795" w:type="pct"/>
          </w:tcPr>
          <w:p w14:paraId="28AA23A2" w14:textId="4C9175A3" w:rsidR="00ED204B" w:rsidRPr="00A57119" w:rsidRDefault="00ED204B" w:rsidP="00B97E8E">
            <w:pPr>
              <w:pStyle w:val="GOSTTablenorm"/>
            </w:pPr>
            <w:r w:rsidRPr="00FA047E">
              <w:rPr>
                <w:b/>
              </w:rPr>
              <w:t>T0504833:</w:t>
            </w:r>
            <w:r w:rsidRPr="00A57119">
              <w:rPr>
                <w:lang w:val="en-US"/>
              </w:rPr>
              <w:t>C</w:t>
            </w:r>
            <w:r w:rsidRPr="00A57119">
              <w:t>T_DO</w:t>
            </w:r>
          </w:p>
        </w:tc>
        <w:tc>
          <w:tcPr>
            <w:tcW w:w="560" w:type="pct"/>
          </w:tcPr>
          <w:p w14:paraId="2225D67E" w14:textId="77777777" w:rsidR="00ED204B" w:rsidRPr="00A57119" w:rsidRDefault="00ED204B" w:rsidP="00B97E8E">
            <w:pPr>
              <w:pStyle w:val="GOSTTablenorm"/>
            </w:pPr>
            <w:r w:rsidRPr="00A57119">
              <w:t>Строка</w:t>
            </w:r>
          </w:p>
        </w:tc>
        <w:tc>
          <w:tcPr>
            <w:tcW w:w="374" w:type="pct"/>
          </w:tcPr>
          <w:p w14:paraId="20A2750B" w14:textId="77777777" w:rsidR="00ED204B" w:rsidRPr="00A57119" w:rsidRDefault="00ED204B" w:rsidP="00B97E8E">
            <w:pPr>
              <w:pStyle w:val="GOSTTablenorm"/>
            </w:pPr>
            <w:r w:rsidRPr="00A57119">
              <w:t>Нет</w:t>
            </w:r>
          </w:p>
        </w:tc>
        <w:tc>
          <w:tcPr>
            <w:tcW w:w="374" w:type="pct"/>
          </w:tcPr>
          <w:p w14:paraId="1370F599" w14:textId="002A71A9" w:rsidR="00ED204B" w:rsidRPr="00A57119" w:rsidRDefault="00ED204B" w:rsidP="00B97E8E">
            <w:pPr>
              <w:pStyle w:val="GOSTTablenorm"/>
            </w:pPr>
            <w:r w:rsidRPr="00A57119">
              <w:rPr>
                <w:lang w:val="en-US"/>
              </w:rPr>
              <w:t>&lt;=22</w:t>
            </w:r>
          </w:p>
        </w:tc>
        <w:tc>
          <w:tcPr>
            <w:tcW w:w="1777" w:type="pct"/>
          </w:tcPr>
          <w:p w14:paraId="6F8AB6CF" w14:textId="2FD7A4F9" w:rsidR="00ED204B" w:rsidRPr="00A57119" w:rsidRDefault="00ED204B" w:rsidP="00B97E8E">
            <w:pPr>
              <w:pStyle w:val="GOSTTablenorm"/>
            </w:pPr>
            <w:r w:rsidRPr="00A57119">
              <w:t>Указывается значение аналитического признака «ДО» для отражения по кредиту</w:t>
            </w:r>
            <w:r w:rsidRPr="00A57119" w:rsidDel="000A0FA3">
              <w:t xml:space="preserve"> </w:t>
            </w:r>
            <w:r w:rsidRPr="00A57119">
              <w:t>записи учета.</w:t>
            </w:r>
          </w:p>
          <w:p w14:paraId="3794274C" w14:textId="77777777" w:rsidR="00ED204B" w:rsidRPr="00A57119" w:rsidRDefault="00ED204B" w:rsidP="00B97E8E">
            <w:pPr>
              <w:pStyle w:val="GOSTTablenorm"/>
            </w:pPr>
            <w:r w:rsidRPr="00A57119">
              <w:t>Допускается заполнение прочерком.</w:t>
            </w:r>
          </w:p>
          <w:p w14:paraId="49B47171" w14:textId="77777777"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702103BD" w14:textId="77777777" w:rsidTr="001D076E">
        <w:tc>
          <w:tcPr>
            <w:tcW w:w="1120" w:type="pct"/>
          </w:tcPr>
          <w:p w14:paraId="4366190C" w14:textId="39427A24" w:rsidR="00ED204B" w:rsidRPr="00A57119" w:rsidRDefault="00ED204B" w:rsidP="00B97E8E">
            <w:pPr>
              <w:pStyle w:val="GOSTTablenorm"/>
            </w:pPr>
            <w:r w:rsidRPr="00A57119">
              <w:lastRenderedPageBreak/>
              <w:t>ИГК Кт</w:t>
            </w:r>
          </w:p>
        </w:tc>
        <w:tc>
          <w:tcPr>
            <w:tcW w:w="795" w:type="pct"/>
          </w:tcPr>
          <w:p w14:paraId="3EDBB62E" w14:textId="4F88326D" w:rsidR="00ED204B" w:rsidRPr="00A57119" w:rsidRDefault="00ED204B" w:rsidP="00B97E8E">
            <w:pPr>
              <w:pStyle w:val="GOSTTablenorm"/>
            </w:pPr>
            <w:r w:rsidRPr="00FA047E">
              <w:rPr>
                <w:b/>
              </w:rPr>
              <w:t>T0504833:</w:t>
            </w:r>
            <w:r w:rsidRPr="00A57119">
              <w:rPr>
                <w:lang w:val="en-US"/>
              </w:rPr>
              <w:t>C</w:t>
            </w:r>
            <w:r w:rsidRPr="00A57119">
              <w:t>T_IGK</w:t>
            </w:r>
          </w:p>
        </w:tc>
        <w:tc>
          <w:tcPr>
            <w:tcW w:w="560" w:type="pct"/>
          </w:tcPr>
          <w:p w14:paraId="0DE8CDDE" w14:textId="77777777" w:rsidR="00ED204B" w:rsidRPr="00A57119" w:rsidRDefault="00ED204B" w:rsidP="00B97E8E">
            <w:pPr>
              <w:pStyle w:val="GOSTTablenorm"/>
            </w:pPr>
            <w:r w:rsidRPr="00A57119">
              <w:t>Строка</w:t>
            </w:r>
          </w:p>
        </w:tc>
        <w:tc>
          <w:tcPr>
            <w:tcW w:w="374" w:type="pct"/>
          </w:tcPr>
          <w:p w14:paraId="372E783E" w14:textId="77777777" w:rsidR="00ED204B" w:rsidRPr="00A57119" w:rsidRDefault="00ED204B" w:rsidP="00B97E8E">
            <w:pPr>
              <w:pStyle w:val="GOSTTablenorm"/>
            </w:pPr>
            <w:r w:rsidRPr="00A57119">
              <w:t>Нет</w:t>
            </w:r>
          </w:p>
        </w:tc>
        <w:tc>
          <w:tcPr>
            <w:tcW w:w="374" w:type="pct"/>
          </w:tcPr>
          <w:p w14:paraId="0CC7BE04" w14:textId="77571777" w:rsidR="00ED204B" w:rsidRPr="00A57119" w:rsidRDefault="00ED204B" w:rsidP="00B97E8E">
            <w:pPr>
              <w:pStyle w:val="GOSTTablenorm"/>
            </w:pPr>
            <w:r w:rsidRPr="00A57119">
              <w:rPr>
                <w:lang w:val="en-US"/>
              </w:rPr>
              <w:t>&lt;=20</w:t>
            </w:r>
          </w:p>
        </w:tc>
        <w:tc>
          <w:tcPr>
            <w:tcW w:w="1777" w:type="pct"/>
          </w:tcPr>
          <w:p w14:paraId="65D14A9C" w14:textId="49AF61D2" w:rsidR="00ED204B" w:rsidRPr="00A57119" w:rsidRDefault="00ED204B" w:rsidP="00B97E8E">
            <w:pPr>
              <w:pStyle w:val="GOSTTablenorm"/>
            </w:pPr>
            <w:r w:rsidRPr="00A57119">
              <w:t>Указывается значение аналитического признака «Идентификатор ГК» для отражения по кредиту</w:t>
            </w:r>
            <w:r w:rsidRPr="00A57119" w:rsidDel="000A0FA3">
              <w:t xml:space="preserve"> </w:t>
            </w:r>
            <w:r w:rsidRPr="00A57119">
              <w:t>записи учета.</w:t>
            </w:r>
          </w:p>
          <w:p w14:paraId="2928347D" w14:textId="77777777" w:rsidR="00ED204B" w:rsidRPr="00A57119" w:rsidRDefault="00ED204B" w:rsidP="00B97E8E">
            <w:pPr>
              <w:pStyle w:val="GOSTTablenorm"/>
            </w:pPr>
            <w:r w:rsidRPr="00A57119">
              <w:t>Допускается заполнение прочерком.</w:t>
            </w:r>
          </w:p>
          <w:p w14:paraId="067275E2" w14:textId="792FDDED" w:rsidR="00ED204B" w:rsidRPr="00A57119" w:rsidRDefault="00ED204B" w:rsidP="00DD3299">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04A820D0" w14:textId="77777777" w:rsidTr="001D076E">
        <w:tc>
          <w:tcPr>
            <w:tcW w:w="1120" w:type="pct"/>
          </w:tcPr>
          <w:p w14:paraId="3D99630B" w14:textId="4DA5D4A6" w:rsidR="00ED204B" w:rsidRPr="00A57119" w:rsidRDefault="00ED204B" w:rsidP="00B97E8E">
            <w:pPr>
              <w:pStyle w:val="GOSTTablenorm"/>
            </w:pPr>
            <w:r w:rsidRPr="00A57119">
              <w:t>Код источника поступлений/направления расходования ЦС Кт</w:t>
            </w:r>
          </w:p>
        </w:tc>
        <w:tc>
          <w:tcPr>
            <w:tcW w:w="795" w:type="pct"/>
          </w:tcPr>
          <w:p w14:paraId="407980BA" w14:textId="00C1F550" w:rsidR="00ED204B" w:rsidRPr="00A57119" w:rsidRDefault="00ED204B" w:rsidP="004C0235">
            <w:pPr>
              <w:pStyle w:val="GOSTTablenorm"/>
            </w:pPr>
            <w:r w:rsidRPr="00FA047E">
              <w:rPr>
                <w:b/>
              </w:rPr>
              <w:t>T0504833:</w:t>
            </w:r>
            <w:r w:rsidRPr="00A57119">
              <w:rPr>
                <w:lang w:val="en-US"/>
              </w:rPr>
              <w:t>C</w:t>
            </w:r>
            <w:r w:rsidRPr="00A57119">
              <w:t>T_TARGETFUNDSCODE</w:t>
            </w:r>
          </w:p>
        </w:tc>
        <w:tc>
          <w:tcPr>
            <w:tcW w:w="560" w:type="pct"/>
          </w:tcPr>
          <w:p w14:paraId="104C3059" w14:textId="77777777" w:rsidR="00ED204B" w:rsidRPr="00A57119" w:rsidRDefault="00ED204B" w:rsidP="00B97E8E">
            <w:pPr>
              <w:pStyle w:val="GOSTTablenorm"/>
            </w:pPr>
            <w:r w:rsidRPr="00A57119">
              <w:t>Строка</w:t>
            </w:r>
          </w:p>
        </w:tc>
        <w:tc>
          <w:tcPr>
            <w:tcW w:w="374" w:type="pct"/>
          </w:tcPr>
          <w:p w14:paraId="55E77277" w14:textId="77777777" w:rsidR="00ED204B" w:rsidRPr="00A57119" w:rsidRDefault="00ED204B" w:rsidP="00B97E8E">
            <w:pPr>
              <w:pStyle w:val="GOSTTablenorm"/>
            </w:pPr>
            <w:r w:rsidRPr="00A57119">
              <w:t>Нет</w:t>
            </w:r>
          </w:p>
        </w:tc>
        <w:tc>
          <w:tcPr>
            <w:tcW w:w="374" w:type="pct"/>
          </w:tcPr>
          <w:p w14:paraId="2B1F188C" w14:textId="40860618" w:rsidR="00ED204B" w:rsidRPr="00A57119" w:rsidRDefault="00ED204B" w:rsidP="00B97E8E">
            <w:pPr>
              <w:pStyle w:val="GOSTTablenorm"/>
            </w:pPr>
            <w:r w:rsidRPr="00A57119">
              <w:rPr>
                <w:lang w:val="en-US"/>
              </w:rPr>
              <w:t>&lt;=50</w:t>
            </w:r>
          </w:p>
        </w:tc>
        <w:tc>
          <w:tcPr>
            <w:tcW w:w="1777" w:type="pct"/>
          </w:tcPr>
          <w:p w14:paraId="62FD7A1D" w14:textId="4C9EA905" w:rsidR="00ED204B" w:rsidRPr="00A57119" w:rsidRDefault="00ED204B" w:rsidP="00B97E8E">
            <w:pPr>
              <w:pStyle w:val="GOSTTablenorm"/>
            </w:pPr>
            <w:r w:rsidRPr="00A57119">
              <w:t>Указывается значение аналитического признака «Код целевых средств» для отражения по кредиту</w:t>
            </w:r>
            <w:r w:rsidRPr="00A57119" w:rsidDel="000A0FA3">
              <w:t xml:space="preserve"> </w:t>
            </w:r>
            <w:r w:rsidRPr="00A57119">
              <w:t>записи учета.</w:t>
            </w:r>
          </w:p>
          <w:p w14:paraId="3142A0C6" w14:textId="77777777" w:rsidR="00ED204B" w:rsidRPr="00A57119" w:rsidRDefault="00ED204B" w:rsidP="00B97E8E">
            <w:pPr>
              <w:pStyle w:val="GOSTTablenorm"/>
            </w:pPr>
            <w:r w:rsidRPr="00A57119">
              <w:t>Допускается заполнение прочерком.</w:t>
            </w:r>
          </w:p>
          <w:p w14:paraId="641E9788" w14:textId="0B286186" w:rsidR="00ED204B" w:rsidRPr="00A57119" w:rsidRDefault="00ED204B" w:rsidP="00DD3299">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2C6B3879" w14:textId="77777777" w:rsidTr="001D076E">
        <w:tc>
          <w:tcPr>
            <w:tcW w:w="1120" w:type="pct"/>
          </w:tcPr>
          <w:p w14:paraId="40FF8E53" w14:textId="633B3378" w:rsidR="00ED204B" w:rsidRPr="00A57119" w:rsidRDefault="00ED204B" w:rsidP="00B97E8E">
            <w:pPr>
              <w:pStyle w:val="GOSTTablenorm"/>
            </w:pPr>
            <w:r w:rsidRPr="00A57119">
              <w:t>Код по Сводному реестру Кт</w:t>
            </w:r>
          </w:p>
        </w:tc>
        <w:tc>
          <w:tcPr>
            <w:tcW w:w="795" w:type="pct"/>
          </w:tcPr>
          <w:p w14:paraId="2703D9ED" w14:textId="5EB2C893" w:rsidR="00ED204B" w:rsidRPr="00A57119" w:rsidRDefault="00ED204B" w:rsidP="00B97E8E">
            <w:pPr>
              <w:pStyle w:val="GOSTTablenorm"/>
            </w:pPr>
            <w:r w:rsidRPr="00FA047E">
              <w:rPr>
                <w:b/>
              </w:rPr>
              <w:t>T0504833:</w:t>
            </w:r>
            <w:r w:rsidRPr="00A57119">
              <w:rPr>
                <w:lang w:val="en-US"/>
              </w:rPr>
              <w:t>C</w:t>
            </w:r>
            <w:r w:rsidRPr="00A57119">
              <w:t>T_UBP</w:t>
            </w:r>
          </w:p>
        </w:tc>
        <w:tc>
          <w:tcPr>
            <w:tcW w:w="560" w:type="pct"/>
          </w:tcPr>
          <w:p w14:paraId="59CC0F6B" w14:textId="77777777" w:rsidR="00ED204B" w:rsidRPr="00A57119" w:rsidRDefault="00ED204B" w:rsidP="00B97E8E">
            <w:pPr>
              <w:pStyle w:val="GOSTTablenorm"/>
            </w:pPr>
            <w:r w:rsidRPr="00A57119">
              <w:t>Строка</w:t>
            </w:r>
          </w:p>
        </w:tc>
        <w:tc>
          <w:tcPr>
            <w:tcW w:w="374" w:type="pct"/>
          </w:tcPr>
          <w:p w14:paraId="0478702A" w14:textId="77777777" w:rsidR="00ED204B" w:rsidRPr="00A57119" w:rsidRDefault="00ED204B" w:rsidP="00B97E8E">
            <w:pPr>
              <w:pStyle w:val="GOSTTablenorm"/>
            </w:pPr>
            <w:r w:rsidRPr="00A57119">
              <w:t>Нет</w:t>
            </w:r>
          </w:p>
        </w:tc>
        <w:tc>
          <w:tcPr>
            <w:tcW w:w="374" w:type="pct"/>
          </w:tcPr>
          <w:p w14:paraId="1B73AB24" w14:textId="26D9B749" w:rsidR="00ED204B" w:rsidRPr="00A57119" w:rsidRDefault="00ED204B" w:rsidP="00B97E8E">
            <w:pPr>
              <w:pStyle w:val="GOSTTablenorm"/>
            </w:pPr>
            <w:r w:rsidRPr="00A57119">
              <w:rPr>
                <w:lang w:val="en-US"/>
              </w:rPr>
              <w:t>&lt;=8</w:t>
            </w:r>
          </w:p>
        </w:tc>
        <w:tc>
          <w:tcPr>
            <w:tcW w:w="1777" w:type="pct"/>
          </w:tcPr>
          <w:p w14:paraId="3F793A2D" w14:textId="6F6F410F" w:rsidR="00ED204B" w:rsidRPr="00A57119" w:rsidRDefault="00ED204B" w:rsidP="00B97E8E">
            <w:pPr>
              <w:pStyle w:val="GOSTTablenorm"/>
            </w:pPr>
            <w:r w:rsidRPr="00A57119">
              <w:t>Указывается значение аналитического признака «Участник СКП-УБП» для отражения по кредиту</w:t>
            </w:r>
            <w:r w:rsidRPr="00A57119" w:rsidDel="000A0FA3">
              <w:t xml:space="preserve"> </w:t>
            </w:r>
            <w:r w:rsidRPr="00A57119">
              <w:t>записи учета.</w:t>
            </w:r>
          </w:p>
          <w:p w14:paraId="28B9AFBC" w14:textId="77777777" w:rsidR="00ED204B" w:rsidRPr="00A57119" w:rsidRDefault="00ED204B" w:rsidP="00B97E8E">
            <w:pPr>
              <w:pStyle w:val="GOSTTablenorm"/>
            </w:pPr>
            <w:r w:rsidRPr="00A57119">
              <w:t>Допускается заполнение прочерком.</w:t>
            </w:r>
          </w:p>
          <w:p w14:paraId="76977B89" w14:textId="77777777"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3FB7B8E4" w14:textId="77777777" w:rsidTr="001D076E">
        <w:tc>
          <w:tcPr>
            <w:tcW w:w="1120" w:type="pct"/>
          </w:tcPr>
          <w:p w14:paraId="443DCC3B" w14:textId="66113CCF" w:rsidR="00ED204B" w:rsidRPr="00A57119" w:rsidRDefault="00ED204B" w:rsidP="00B97E8E">
            <w:pPr>
              <w:pStyle w:val="GOSTTablenorm"/>
            </w:pPr>
            <w:r w:rsidRPr="00A57119">
              <w:t>Банковский счет Кт</w:t>
            </w:r>
          </w:p>
        </w:tc>
        <w:tc>
          <w:tcPr>
            <w:tcW w:w="795" w:type="pct"/>
          </w:tcPr>
          <w:p w14:paraId="11D0BB98" w14:textId="3E56AF62" w:rsidR="00ED204B" w:rsidRPr="00A57119" w:rsidRDefault="00ED204B" w:rsidP="00B97E8E">
            <w:pPr>
              <w:pStyle w:val="GOSTTablenorm"/>
            </w:pPr>
            <w:r w:rsidRPr="00FA047E">
              <w:rPr>
                <w:b/>
              </w:rPr>
              <w:t>T0504833:</w:t>
            </w:r>
            <w:r w:rsidRPr="00A57119">
              <w:t>CT_BA</w:t>
            </w:r>
          </w:p>
        </w:tc>
        <w:tc>
          <w:tcPr>
            <w:tcW w:w="560" w:type="pct"/>
          </w:tcPr>
          <w:p w14:paraId="0FB966A0" w14:textId="1E9328CE" w:rsidR="00ED204B" w:rsidRPr="00A57119" w:rsidRDefault="00ED204B" w:rsidP="00B97E8E">
            <w:pPr>
              <w:pStyle w:val="GOSTTablenorm"/>
              <w:rPr>
                <w:lang w:eastAsia="en-US"/>
              </w:rPr>
            </w:pPr>
            <w:r w:rsidRPr="00A57119">
              <w:t>Строка</w:t>
            </w:r>
          </w:p>
        </w:tc>
        <w:tc>
          <w:tcPr>
            <w:tcW w:w="374" w:type="pct"/>
          </w:tcPr>
          <w:p w14:paraId="56A2C8A3" w14:textId="0E913763" w:rsidR="00ED204B" w:rsidRPr="00A57119" w:rsidRDefault="00ED204B" w:rsidP="00B97E8E">
            <w:pPr>
              <w:pStyle w:val="GOSTTablenorm"/>
            </w:pPr>
            <w:r w:rsidRPr="00A57119">
              <w:t>Да</w:t>
            </w:r>
          </w:p>
        </w:tc>
        <w:tc>
          <w:tcPr>
            <w:tcW w:w="374" w:type="pct"/>
          </w:tcPr>
          <w:p w14:paraId="3DF7FE1D" w14:textId="74068E8E" w:rsidR="00ED204B" w:rsidRPr="00A57119" w:rsidRDefault="00ED204B" w:rsidP="00B97E8E">
            <w:pPr>
              <w:pStyle w:val="GOSTTablenorm"/>
            </w:pPr>
            <w:r w:rsidRPr="00A57119">
              <w:t>&lt;=20</w:t>
            </w:r>
          </w:p>
        </w:tc>
        <w:tc>
          <w:tcPr>
            <w:tcW w:w="1777" w:type="pct"/>
          </w:tcPr>
          <w:p w14:paraId="3A97C344" w14:textId="77777777" w:rsidR="00ED204B" w:rsidRPr="00A57119" w:rsidRDefault="00ED204B" w:rsidP="00B97E8E">
            <w:pPr>
              <w:pStyle w:val="GOSTTablenorm"/>
            </w:pPr>
            <w:r w:rsidRPr="00A57119">
              <w:t>Указывается значение аналитического признака «Банковский счет» для отражения по кредиту записи учета.</w:t>
            </w:r>
          </w:p>
          <w:p w14:paraId="6DDC83C3" w14:textId="6B2ACDE9" w:rsidR="00ED204B" w:rsidRPr="00A57119" w:rsidRDefault="00ED204B" w:rsidP="00B97E8E">
            <w:pPr>
              <w:pStyle w:val="GOSTTablenorm"/>
            </w:pPr>
            <w:r w:rsidRPr="00A57119">
              <w:t>Допускается заполнение прочерком</w:t>
            </w:r>
          </w:p>
        </w:tc>
      </w:tr>
      <w:tr w:rsidR="00ED204B" w:rsidRPr="00A57119" w14:paraId="630EFA3A" w14:textId="77777777" w:rsidTr="001D076E">
        <w:tc>
          <w:tcPr>
            <w:tcW w:w="1120" w:type="pct"/>
          </w:tcPr>
          <w:p w14:paraId="56955628" w14:textId="642A450D" w:rsidR="00ED204B" w:rsidRPr="00A57119" w:rsidRDefault="00ED204B" w:rsidP="00B97E8E">
            <w:pPr>
              <w:pStyle w:val="GOSTTablenorm"/>
            </w:pPr>
            <w:r w:rsidRPr="00A57119">
              <w:t>Счет контрагента Кт</w:t>
            </w:r>
          </w:p>
        </w:tc>
        <w:tc>
          <w:tcPr>
            <w:tcW w:w="795" w:type="pct"/>
          </w:tcPr>
          <w:p w14:paraId="3A172090" w14:textId="44A7E2A8" w:rsidR="00ED204B" w:rsidRPr="00A57119" w:rsidRDefault="00ED204B" w:rsidP="00B97E8E">
            <w:pPr>
              <w:pStyle w:val="GOSTTablenorm"/>
            </w:pPr>
            <w:r w:rsidRPr="00FA047E">
              <w:rPr>
                <w:b/>
              </w:rPr>
              <w:t>T0504833:</w:t>
            </w:r>
            <w:r w:rsidRPr="00A57119">
              <w:t>CT_CA</w:t>
            </w:r>
          </w:p>
        </w:tc>
        <w:tc>
          <w:tcPr>
            <w:tcW w:w="560" w:type="pct"/>
          </w:tcPr>
          <w:p w14:paraId="2448FA99" w14:textId="77AF2630" w:rsidR="00ED204B" w:rsidRPr="00A57119" w:rsidRDefault="00ED204B" w:rsidP="00B97E8E">
            <w:pPr>
              <w:pStyle w:val="GOSTTablenorm"/>
              <w:rPr>
                <w:lang w:eastAsia="en-US"/>
              </w:rPr>
            </w:pPr>
            <w:r w:rsidRPr="00A57119">
              <w:t>Строка</w:t>
            </w:r>
          </w:p>
        </w:tc>
        <w:tc>
          <w:tcPr>
            <w:tcW w:w="374" w:type="pct"/>
          </w:tcPr>
          <w:p w14:paraId="1EC28199" w14:textId="1558F381" w:rsidR="00ED204B" w:rsidRPr="00A57119" w:rsidRDefault="00ED204B" w:rsidP="00B97E8E">
            <w:pPr>
              <w:pStyle w:val="GOSTTablenorm"/>
            </w:pPr>
            <w:r w:rsidRPr="00A57119">
              <w:t>Да</w:t>
            </w:r>
          </w:p>
        </w:tc>
        <w:tc>
          <w:tcPr>
            <w:tcW w:w="374" w:type="pct"/>
          </w:tcPr>
          <w:p w14:paraId="26F27F09" w14:textId="10825D47" w:rsidR="00ED204B" w:rsidRPr="00A57119" w:rsidRDefault="00ED204B" w:rsidP="00B97E8E">
            <w:pPr>
              <w:pStyle w:val="GOSTTablenorm"/>
            </w:pPr>
            <w:r w:rsidRPr="00A57119">
              <w:t>&lt;=20</w:t>
            </w:r>
          </w:p>
        </w:tc>
        <w:tc>
          <w:tcPr>
            <w:tcW w:w="1777" w:type="pct"/>
          </w:tcPr>
          <w:p w14:paraId="74413638" w14:textId="77777777" w:rsidR="00ED204B" w:rsidRPr="00A57119" w:rsidRDefault="00ED204B" w:rsidP="00B97E8E">
            <w:pPr>
              <w:pStyle w:val="GOSTTablenorm"/>
            </w:pPr>
            <w:r w:rsidRPr="00A57119">
              <w:t>Указывается значение аналитического признака «Счет контрагента» для отражения по кредиту записи учета.</w:t>
            </w:r>
          </w:p>
          <w:p w14:paraId="40003571" w14:textId="04CA02DA" w:rsidR="00ED204B" w:rsidRPr="00A57119" w:rsidRDefault="00ED204B" w:rsidP="00B97E8E">
            <w:pPr>
              <w:pStyle w:val="GOSTTablenorm"/>
            </w:pPr>
            <w:r w:rsidRPr="00A57119">
              <w:t>Допускается заполнение прочерком</w:t>
            </w:r>
          </w:p>
        </w:tc>
      </w:tr>
      <w:tr w:rsidR="00ED204B" w:rsidRPr="00A57119" w14:paraId="73C4F722" w14:textId="77777777" w:rsidTr="001D076E">
        <w:tc>
          <w:tcPr>
            <w:tcW w:w="1120" w:type="pct"/>
          </w:tcPr>
          <w:p w14:paraId="5363A4CA" w14:textId="54DC0617" w:rsidR="00ED204B" w:rsidRPr="00A57119" w:rsidRDefault="00ED204B" w:rsidP="00B97E8E">
            <w:pPr>
              <w:pStyle w:val="GOSTTablenorm"/>
            </w:pPr>
            <w:r w:rsidRPr="00A57119">
              <w:t>ЛС (дополнительный) Кт</w:t>
            </w:r>
          </w:p>
        </w:tc>
        <w:tc>
          <w:tcPr>
            <w:tcW w:w="795" w:type="pct"/>
          </w:tcPr>
          <w:p w14:paraId="30B5AE21" w14:textId="17E2703B" w:rsidR="00ED204B" w:rsidRPr="00A57119" w:rsidRDefault="00ED204B" w:rsidP="00B97E8E">
            <w:pPr>
              <w:pStyle w:val="GOSTTablenorm"/>
            </w:pPr>
            <w:r w:rsidRPr="00FA047E">
              <w:rPr>
                <w:b/>
              </w:rPr>
              <w:t>T0504833:</w:t>
            </w:r>
            <w:r w:rsidRPr="00A57119">
              <w:t>CT_</w:t>
            </w:r>
            <w:r w:rsidRPr="00A57119">
              <w:rPr>
                <w:lang w:val="en-US"/>
              </w:rPr>
              <w:t>LSADD</w:t>
            </w:r>
          </w:p>
        </w:tc>
        <w:tc>
          <w:tcPr>
            <w:tcW w:w="560" w:type="pct"/>
          </w:tcPr>
          <w:p w14:paraId="44E5EC2C" w14:textId="64F85309" w:rsidR="00ED204B" w:rsidRPr="00A57119" w:rsidRDefault="00ED204B" w:rsidP="00B97E8E">
            <w:pPr>
              <w:pStyle w:val="GOSTTablenorm"/>
              <w:rPr>
                <w:lang w:eastAsia="en-US"/>
              </w:rPr>
            </w:pPr>
            <w:r w:rsidRPr="00A57119">
              <w:t>Строка</w:t>
            </w:r>
          </w:p>
        </w:tc>
        <w:tc>
          <w:tcPr>
            <w:tcW w:w="374" w:type="pct"/>
          </w:tcPr>
          <w:p w14:paraId="43A23910" w14:textId="27320F46" w:rsidR="00ED204B" w:rsidRPr="00A57119" w:rsidRDefault="00ED204B" w:rsidP="00B97E8E">
            <w:pPr>
              <w:pStyle w:val="GOSTTablenorm"/>
            </w:pPr>
            <w:r w:rsidRPr="00A57119">
              <w:t>Нет</w:t>
            </w:r>
          </w:p>
        </w:tc>
        <w:tc>
          <w:tcPr>
            <w:tcW w:w="374" w:type="pct"/>
          </w:tcPr>
          <w:p w14:paraId="4173F5ED" w14:textId="15A1039D" w:rsidR="00ED204B" w:rsidRPr="00A57119" w:rsidRDefault="00ED204B" w:rsidP="00B97E8E">
            <w:pPr>
              <w:pStyle w:val="GOSTTablenorm"/>
            </w:pPr>
            <w:r w:rsidRPr="00A57119">
              <w:t>&lt;=11</w:t>
            </w:r>
          </w:p>
        </w:tc>
        <w:tc>
          <w:tcPr>
            <w:tcW w:w="1777" w:type="pct"/>
          </w:tcPr>
          <w:p w14:paraId="5D144B71" w14:textId="77777777" w:rsidR="00ED204B" w:rsidRPr="00A57119" w:rsidRDefault="00ED204B" w:rsidP="00B97E8E">
            <w:pPr>
              <w:pStyle w:val="GOSTTablenorm"/>
            </w:pPr>
            <w:r w:rsidRPr="00A57119">
              <w:t>Указывается значение аналитического признака «ЛС (дополнительный)» для отражения по кредиту записи учета.</w:t>
            </w:r>
          </w:p>
          <w:p w14:paraId="7852B2F2" w14:textId="77777777" w:rsidR="00ED204B" w:rsidRPr="00A57119" w:rsidRDefault="00ED204B" w:rsidP="00B97E8E">
            <w:pPr>
              <w:pStyle w:val="GOSTTablenorm"/>
            </w:pPr>
            <w:r w:rsidRPr="00A57119">
              <w:t>Допускается заполнение прочерком.</w:t>
            </w:r>
          </w:p>
          <w:p w14:paraId="18AE5A25" w14:textId="124FC427" w:rsidR="00ED204B" w:rsidRPr="00A57119" w:rsidRDefault="00ED204B" w:rsidP="00B97E8E">
            <w:pPr>
              <w:pStyle w:val="GOSTTablenorm"/>
            </w:pPr>
            <w:r w:rsidRPr="00A57119">
              <w:t>Параметр обязателен для заполнения, если параметр «Подсистема-инициатор» принимает значение «ПУД»</w:t>
            </w:r>
          </w:p>
        </w:tc>
      </w:tr>
      <w:tr w:rsidR="00ED204B" w:rsidRPr="00A57119" w14:paraId="49915356" w14:textId="77777777" w:rsidTr="001D076E">
        <w:tc>
          <w:tcPr>
            <w:tcW w:w="1120" w:type="pct"/>
          </w:tcPr>
          <w:p w14:paraId="76169739" w14:textId="00681BC6" w:rsidR="00ED204B" w:rsidRPr="00A57119" w:rsidRDefault="00ED204B" w:rsidP="00B97E8E">
            <w:pPr>
              <w:pStyle w:val="GOSTTablenorm"/>
            </w:pPr>
            <w:r w:rsidRPr="00A57119">
              <w:lastRenderedPageBreak/>
              <w:t>Аналитический показатель ЛС (операции) Кт</w:t>
            </w:r>
          </w:p>
        </w:tc>
        <w:tc>
          <w:tcPr>
            <w:tcW w:w="795" w:type="pct"/>
          </w:tcPr>
          <w:p w14:paraId="5BB44F48" w14:textId="14055774" w:rsidR="00ED204B" w:rsidRPr="00A57119" w:rsidRDefault="00ED204B" w:rsidP="00B97E8E">
            <w:pPr>
              <w:pStyle w:val="GOSTTablenorm"/>
            </w:pPr>
            <w:r w:rsidRPr="00FA047E">
              <w:rPr>
                <w:b/>
              </w:rPr>
              <w:t>T0504833:</w:t>
            </w:r>
            <w:r w:rsidRPr="00A57119">
              <w:rPr>
                <w:lang w:val="en-US"/>
              </w:rPr>
              <w:t>C</w:t>
            </w:r>
            <w:r w:rsidRPr="00A57119">
              <w:t>T_PLS</w:t>
            </w:r>
          </w:p>
        </w:tc>
        <w:tc>
          <w:tcPr>
            <w:tcW w:w="560" w:type="pct"/>
          </w:tcPr>
          <w:p w14:paraId="2F525473" w14:textId="72F56E75" w:rsidR="00ED204B" w:rsidRPr="00A57119" w:rsidRDefault="00ED204B" w:rsidP="00B97E8E">
            <w:pPr>
              <w:pStyle w:val="GOSTTablenorm"/>
            </w:pPr>
            <w:r w:rsidRPr="00A57119">
              <w:t>Строка</w:t>
            </w:r>
          </w:p>
        </w:tc>
        <w:tc>
          <w:tcPr>
            <w:tcW w:w="374" w:type="pct"/>
          </w:tcPr>
          <w:p w14:paraId="047E8AB6" w14:textId="4C9B715E" w:rsidR="00ED204B" w:rsidRPr="00A57119" w:rsidDel="00534F1C" w:rsidRDefault="00ED204B" w:rsidP="00B97E8E">
            <w:pPr>
              <w:pStyle w:val="GOSTTablenorm"/>
            </w:pPr>
            <w:r w:rsidRPr="00A57119">
              <w:t>Нет</w:t>
            </w:r>
          </w:p>
        </w:tc>
        <w:tc>
          <w:tcPr>
            <w:tcW w:w="374" w:type="pct"/>
          </w:tcPr>
          <w:p w14:paraId="059C0DCF" w14:textId="678F6A5D" w:rsidR="00ED204B" w:rsidRPr="00C6161D" w:rsidRDefault="00ED204B" w:rsidP="00B97E8E">
            <w:pPr>
              <w:pStyle w:val="GOSTTablenorm"/>
              <w:rPr>
                <w:lang w:val="en-US"/>
              </w:rPr>
            </w:pPr>
            <w:r w:rsidRPr="00A57119">
              <w:rPr>
                <w:lang w:val="en-US"/>
              </w:rPr>
              <w:t>&lt;=20</w:t>
            </w:r>
          </w:p>
        </w:tc>
        <w:tc>
          <w:tcPr>
            <w:tcW w:w="1777" w:type="pct"/>
          </w:tcPr>
          <w:p w14:paraId="02590E86" w14:textId="77777777" w:rsidR="00ED204B" w:rsidRPr="00A57119" w:rsidRDefault="00ED204B" w:rsidP="00B97E8E">
            <w:pPr>
              <w:pStyle w:val="GOSTTablenorm"/>
            </w:pPr>
            <w:r w:rsidRPr="00A57119">
              <w:t>Указывается значение аналитического признака «Показатель ЛС (операции)» для отражения по дебету</w:t>
            </w:r>
            <w:r w:rsidRPr="00A57119" w:rsidDel="000A0FA3">
              <w:t xml:space="preserve"> </w:t>
            </w:r>
            <w:r w:rsidRPr="00A57119">
              <w:t>записи учета.</w:t>
            </w:r>
          </w:p>
          <w:p w14:paraId="2D8EE952" w14:textId="77777777" w:rsidR="00ED204B" w:rsidRPr="00A57119" w:rsidRDefault="00ED204B" w:rsidP="00B97E8E">
            <w:pPr>
              <w:pStyle w:val="GOSTTablenorm"/>
            </w:pPr>
            <w:r w:rsidRPr="00A57119">
              <w:t>Допускается заполнение прочерком.</w:t>
            </w:r>
          </w:p>
          <w:p w14:paraId="4ECA7FB0" w14:textId="51E2F885" w:rsidR="00ED204B" w:rsidRPr="00A57119" w:rsidRDefault="00ED204B" w:rsidP="00DD3299">
            <w:pPr>
              <w:pStyle w:val="GOSTTablenorm"/>
            </w:pPr>
            <w:r w:rsidRPr="00A57119">
              <w:t>Параметр обязателен для заполнения, если параметр «Подсистема-инициатор» принимает значение «ЕБП»</w:t>
            </w:r>
          </w:p>
        </w:tc>
      </w:tr>
      <w:tr w:rsidR="00ED204B" w:rsidRPr="00A57119" w14:paraId="73960239" w14:textId="77777777" w:rsidTr="001D076E">
        <w:tc>
          <w:tcPr>
            <w:tcW w:w="1120" w:type="pct"/>
          </w:tcPr>
          <w:p w14:paraId="42B54844" w14:textId="17A7E547" w:rsidR="00ED204B" w:rsidRPr="00A57119" w:rsidRDefault="00ED204B" w:rsidP="00B97E8E">
            <w:pPr>
              <w:pStyle w:val="GOSTTablenorm"/>
            </w:pPr>
            <w:r w:rsidRPr="00A57119">
              <w:t>ТОФК Кт</w:t>
            </w:r>
          </w:p>
        </w:tc>
        <w:tc>
          <w:tcPr>
            <w:tcW w:w="795" w:type="pct"/>
          </w:tcPr>
          <w:p w14:paraId="3FA22B80" w14:textId="4F14CABC" w:rsidR="00ED204B" w:rsidRPr="00A57119" w:rsidRDefault="00ED204B" w:rsidP="00B97E8E">
            <w:pPr>
              <w:pStyle w:val="GOSTTablenorm"/>
            </w:pPr>
            <w:r w:rsidRPr="00FA047E">
              <w:rPr>
                <w:b/>
              </w:rPr>
              <w:t>T0504833:</w:t>
            </w:r>
            <w:r w:rsidRPr="00A57119">
              <w:t>CT_</w:t>
            </w:r>
            <w:r w:rsidRPr="00A57119">
              <w:rPr>
                <w:lang w:val="en-US"/>
              </w:rPr>
              <w:t>TOFK</w:t>
            </w:r>
          </w:p>
        </w:tc>
        <w:tc>
          <w:tcPr>
            <w:tcW w:w="560" w:type="pct"/>
          </w:tcPr>
          <w:p w14:paraId="4B6B9C53" w14:textId="6BB26AC2" w:rsidR="00ED204B" w:rsidRPr="00A57119" w:rsidRDefault="00ED204B" w:rsidP="00B97E8E">
            <w:pPr>
              <w:pStyle w:val="GOSTTablenorm"/>
              <w:rPr>
                <w:lang w:eastAsia="en-US"/>
              </w:rPr>
            </w:pPr>
            <w:r w:rsidRPr="00A57119">
              <w:t>Строка</w:t>
            </w:r>
          </w:p>
        </w:tc>
        <w:tc>
          <w:tcPr>
            <w:tcW w:w="374" w:type="pct"/>
          </w:tcPr>
          <w:p w14:paraId="7A58F949" w14:textId="36B673DC" w:rsidR="00ED204B" w:rsidRPr="00A57119" w:rsidRDefault="00ED204B" w:rsidP="00B97E8E">
            <w:pPr>
              <w:pStyle w:val="GOSTTablenorm"/>
            </w:pPr>
            <w:r w:rsidRPr="00A57119">
              <w:t>Да</w:t>
            </w:r>
          </w:p>
        </w:tc>
        <w:tc>
          <w:tcPr>
            <w:tcW w:w="374" w:type="pct"/>
          </w:tcPr>
          <w:p w14:paraId="42605D41" w14:textId="1087A19B" w:rsidR="00ED204B" w:rsidRPr="00A57119" w:rsidRDefault="00ED204B" w:rsidP="00B97E8E">
            <w:pPr>
              <w:pStyle w:val="GOSTTablenorm"/>
            </w:pPr>
            <w:r w:rsidRPr="00A57119">
              <w:t>&lt;=4</w:t>
            </w:r>
          </w:p>
        </w:tc>
        <w:tc>
          <w:tcPr>
            <w:tcW w:w="1777" w:type="pct"/>
          </w:tcPr>
          <w:p w14:paraId="3E4F7340" w14:textId="77777777" w:rsidR="00ED204B" w:rsidRPr="00A57119" w:rsidRDefault="00ED204B" w:rsidP="00B97E8E">
            <w:pPr>
              <w:pStyle w:val="GOSTTablenorm"/>
            </w:pPr>
            <w:r w:rsidRPr="00A57119">
              <w:t>Указывается значение аналитического признака «ТОФК</w:t>
            </w:r>
            <w:r w:rsidRPr="00A57119" w:rsidDel="000A0FA3">
              <w:t xml:space="preserve"> </w:t>
            </w:r>
            <w:r w:rsidRPr="00A57119">
              <w:t>» для отражения по кредиту записи учета.</w:t>
            </w:r>
          </w:p>
          <w:p w14:paraId="05E66AA5" w14:textId="09054415" w:rsidR="00ED204B" w:rsidRPr="00A57119" w:rsidRDefault="00ED204B" w:rsidP="00B97E8E">
            <w:pPr>
              <w:pStyle w:val="GOSTTablenorm"/>
            </w:pPr>
            <w:r w:rsidRPr="00A57119">
              <w:t>Допускается заполнение прочерком</w:t>
            </w:r>
          </w:p>
        </w:tc>
      </w:tr>
      <w:tr w:rsidR="00ED204B" w:rsidRPr="00A57119" w14:paraId="17E6292E" w14:textId="77777777" w:rsidTr="001D076E">
        <w:tc>
          <w:tcPr>
            <w:tcW w:w="1120" w:type="pct"/>
          </w:tcPr>
          <w:p w14:paraId="7B22D522" w14:textId="2A118756" w:rsidR="00ED204B" w:rsidRPr="00A57119" w:rsidRDefault="00ED204B" w:rsidP="00B97E8E">
            <w:pPr>
              <w:pStyle w:val="GOSTTablenorm"/>
            </w:pPr>
            <w:r w:rsidRPr="00A57119">
              <w:t>ЦС ЛС Кт</w:t>
            </w:r>
          </w:p>
        </w:tc>
        <w:tc>
          <w:tcPr>
            <w:tcW w:w="795" w:type="pct"/>
          </w:tcPr>
          <w:p w14:paraId="025780FA" w14:textId="7D81C06F" w:rsidR="00ED204B" w:rsidRPr="00A57119" w:rsidRDefault="00ED204B" w:rsidP="00B97E8E">
            <w:pPr>
              <w:pStyle w:val="GOSTTablenorm"/>
            </w:pPr>
            <w:r w:rsidRPr="00FA047E">
              <w:rPr>
                <w:b/>
              </w:rPr>
              <w:t>T0504833:</w:t>
            </w:r>
            <w:r w:rsidRPr="00A57119">
              <w:t>CT_PACENTRE</w:t>
            </w:r>
          </w:p>
        </w:tc>
        <w:tc>
          <w:tcPr>
            <w:tcW w:w="560" w:type="pct"/>
          </w:tcPr>
          <w:p w14:paraId="71FBB888" w14:textId="75C06C7D" w:rsidR="00ED204B" w:rsidRPr="00A57119" w:rsidRDefault="00ED204B" w:rsidP="00B97E8E">
            <w:pPr>
              <w:pStyle w:val="GOSTTablenorm"/>
              <w:rPr>
                <w:lang w:eastAsia="en-US"/>
              </w:rPr>
            </w:pPr>
            <w:r w:rsidRPr="00A57119">
              <w:t>Строка</w:t>
            </w:r>
          </w:p>
        </w:tc>
        <w:tc>
          <w:tcPr>
            <w:tcW w:w="374" w:type="pct"/>
          </w:tcPr>
          <w:p w14:paraId="60E31EB6" w14:textId="720EF583" w:rsidR="00ED204B" w:rsidRPr="00A57119" w:rsidRDefault="00ED204B" w:rsidP="00B97E8E">
            <w:pPr>
              <w:pStyle w:val="GOSTTablenorm"/>
            </w:pPr>
            <w:r w:rsidRPr="00A57119">
              <w:t>Да</w:t>
            </w:r>
          </w:p>
        </w:tc>
        <w:tc>
          <w:tcPr>
            <w:tcW w:w="374" w:type="pct"/>
          </w:tcPr>
          <w:p w14:paraId="041E0CDB" w14:textId="42ED9767" w:rsidR="00ED204B" w:rsidRPr="00A57119" w:rsidRDefault="00ED204B" w:rsidP="00B97E8E">
            <w:pPr>
              <w:pStyle w:val="GOSTTablenorm"/>
            </w:pPr>
            <w:r w:rsidRPr="00A57119">
              <w:t>&lt;=4</w:t>
            </w:r>
          </w:p>
        </w:tc>
        <w:tc>
          <w:tcPr>
            <w:tcW w:w="1777" w:type="pct"/>
          </w:tcPr>
          <w:p w14:paraId="2FD62B27" w14:textId="77777777" w:rsidR="00ED204B" w:rsidRPr="00A57119" w:rsidRDefault="00ED204B" w:rsidP="00B97E8E">
            <w:pPr>
              <w:pStyle w:val="GOSTTablenorm"/>
            </w:pPr>
            <w:r w:rsidRPr="00A57119">
              <w:t>Указывается значение аналитического признака «ЦС ЛС» (Код цели, аналитический код) для отражения по кредиту записи учета.</w:t>
            </w:r>
          </w:p>
          <w:p w14:paraId="0FDFCDC8" w14:textId="46423DC0" w:rsidR="00ED204B" w:rsidRPr="00A57119" w:rsidRDefault="00ED204B" w:rsidP="00B97E8E">
            <w:pPr>
              <w:pStyle w:val="GOSTTablenorm"/>
            </w:pPr>
            <w:r w:rsidRPr="00A57119">
              <w:t>Допускается заполнение прочерком</w:t>
            </w:r>
          </w:p>
        </w:tc>
      </w:tr>
      <w:tr w:rsidR="00ED204B" w:rsidRPr="00A57119" w14:paraId="18C87BF1" w14:textId="77777777" w:rsidTr="001D076E">
        <w:tc>
          <w:tcPr>
            <w:tcW w:w="1120" w:type="pct"/>
          </w:tcPr>
          <w:p w14:paraId="57EF9672" w14:textId="7647CCA2" w:rsidR="00ED204B" w:rsidRPr="00A57119" w:rsidRDefault="00ED204B" w:rsidP="00B97E8E">
            <w:pPr>
              <w:pStyle w:val="GOSTTablenorm"/>
            </w:pPr>
            <w:r w:rsidRPr="00A57119">
              <w:t>ТОФК контрагента Кт</w:t>
            </w:r>
          </w:p>
        </w:tc>
        <w:tc>
          <w:tcPr>
            <w:tcW w:w="795" w:type="pct"/>
          </w:tcPr>
          <w:p w14:paraId="1D6B732D" w14:textId="3B82538B" w:rsidR="00ED204B" w:rsidRPr="00A57119" w:rsidRDefault="00ED204B" w:rsidP="00B97E8E">
            <w:pPr>
              <w:pStyle w:val="GOSTTablenorm"/>
            </w:pPr>
            <w:r w:rsidRPr="00FA047E">
              <w:rPr>
                <w:b/>
              </w:rPr>
              <w:t>T0504833:</w:t>
            </w:r>
            <w:r w:rsidRPr="00A57119">
              <w:t>CT_TOFKC</w:t>
            </w:r>
          </w:p>
        </w:tc>
        <w:tc>
          <w:tcPr>
            <w:tcW w:w="560" w:type="pct"/>
          </w:tcPr>
          <w:p w14:paraId="3E2E3E12" w14:textId="11CBDC88" w:rsidR="00ED204B" w:rsidRPr="00A57119" w:rsidRDefault="00ED204B" w:rsidP="00B97E8E">
            <w:pPr>
              <w:pStyle w:val="GOSTTablenorm"/>
              <w:rPr>
                <w:lang w:eastAsia="en-US"/>
              </w:rPr>
            </w:pPr>
            <w:r w:rsidRPr="00A57119">
              <w:t>Строка</w:t>
            </w:r>
          </w:p>
        </w:tc>
        <w:tc>
          <w:tcPr>
            <w:tcW w:w="374" w:type="pct"/>
          </w:tcPr>
          <w:p w14:paraId="0F0FFF46" w14:textId="54D8097F" w:rsidR="00ED204B" w:rsidRPr="00A57119" w:rsidRDefault="00ED204B" w:rsidP="00B97E8E">
            <w:pPr>
              <w:pStyle w:val="GOSTTablenorm"/>
            </w:pPr>
            <w:r w:rsidRPr="00A57119">
              <w:t>Да</w:t>
            </w:r>
          </w:p>
        </w:tc>
        <w:tc>
          <w:tcPr>
            <w:tcW w:w="374" w:type="pct"/>
          </w:tcPr>
          <w:p w14:paraId="73C0E5E3" w14:textId="7EF140E6" w:rsidR="00ED204B" w:rsidRPr="00A57119" w:rsidRDefault="00ED204B" w:rsidP="00B97E8E">
            <w:pPr>
              <w:pStyle w:val="GOSTTablenorm"/>
            </w:pPr>
            <w:r w:rsidRPr="00A57119">
              <w:t>&lt;=4</w:t>
            </w:r>
          </w:p>
        </w:tc>
        <w:tc>
          <w:tcPr>
            <w:tcW w:w="1777" w:type="pct"/>
          </w:tcPr>
          <w:p w14:paraId="0853A9C0" w14:textId="77777777" w:rsidR="00ED204B" w:rsidRPr="00A57119" w:rsidRDefault="00ED204B" w:rsidP="00B97E8E">
            <w:pPr>
              <w:pStyle w:val="GOSTTablenorm"/>
            </w:pPr>
            <w:r w:rsidRPr="00A57119">
              <w:t>Указывается значение аналитического признака «ТОФК контрагента» для отражения по кредиту записи учета.</w:t>
            </w:r>
          </w:p>
          <w:p w14:paraId="4A401DEA" w14:textId="0CA3D756" w:rsidR="00ED204B" w:rsidRPr="00A57119" w:rsidRDefault="00ED204B" w:rsidP="00B97E8E">
            <w:pPr>
              <w:pStyle w:val="GOSTTablenorm"/>
            </w:pPr>
            <w:r w:rsidRPr="00A57119">
              <w:t>Допускается заполнение прочерком</w:t>
            </w:r>
          </w:p>
        </w:tc>
      </w:tr>
      <w:tr w:rsidR="00ED204B" w:rsidRPr="00A57119" w14:paraId="40F390A2" w14:textId="77777777" w:rsidTr="001D076E">
        <w:tc>
          <w:tcPr>
            <w:tcW w:w="1120" w:type="pct"/>
          </w:tcPr>
          <w:p w14:paraId="20186AA1" w14:textId="0488B4A5" w:rsidR="00ED204B" w:rsidRPr="00A57119" w:rsidRDefault="00ED204B" w:rsidP="00B97E8E">
            <w:pPr>
              <w:pStyle w:val="GOSTTablenorm"/>
            </w:pPr>
            <w:r w:rsidRPr="00A57119">
              <w:t>Период для 19 ЗС Кт</w:t>
            </w:r>
          </w:p>
        </w:tc>
        <w:tc>
          <w:tcPr>
            <w:tcW w:w="795" w:type="pct"/>
          </w:tcPr>
          <w:p w14:paraId="63BF6D1D" w14:textId="0B86CC7A" w:rsidR="00ED204B" w:rsidRPr="00A57119" w:rsidRDefault="00ED204B" w:rsidP="00B97E8E">
            <w:pPr>
              <w:pStyle w:val="GOSTTablenorm"/>
            </w:pPr>
            <w:r w:rsidRPr="00FA047E">
              <w:rPr>
                <w:b/>
              </w:rPr>
              <w:t>T0504833:</w:t>
            </w:r>
            <w:r w:rsidRPr="00A57119">
              <w:t>CT_PERIOD</w:t>
            </w:r>
          </w:p>
        </w:tc>
        <w:tc>
          <w:tcPr>
            <w:tcW w:w="560" w:type="pct"/>
          </w:tcPr>
          <w:p w14:paraId="41C9EE71" w14:textId="4D5F1014" w:rsidR="00ED204B" w:rsidRPr="00A57119" w:rsidRDefault="00ED204B" w:rsidP="00B97E8E">
            <w:pPr>
              <w:pStyle w:val="GOSTTablenorm"/>
              <w:rPr>
                <w:lang w:eastAsia="en-US"/>
              </w:rPr>
            </w:pPr>
            <w:r w:rsidRPr="00A57119">
              <w:t>Строка</w:t>
            </w:r>
          </w:p>
        </w:tc>
        <w:tc>
          <w:tcPr>
            <w:tcW w:w="374" w:type="pct"/>
          </w:tcPr>
          <w:p w14:paraId="7ACD3705" w14:textId="52F8AC1A" w:rsidR="00ED204B" w:rsidRPr="00A57119" w:rsidRDefault="00ED204B" w:rsidP="00B97E8E">
            <w:pPr>
              <w:pStyle w:val="GOSTTablenorm"/>
            </w:pPr>
            <w:r w:rsidRPr="00A57119">
              <w:t>Да</w:t>
            </w:r>
          </w:p>
        </w:tc>
        <w:tc>
          <w:tcPr>
            <w:tcW w:w="374" w:type="pct"/>
          </w:tcPr>
          <w:p w14:paraId="2DC4B015" w14:textId="28EF3D4F" w:rsidR="00ED204B" w:rsidRPr="00A57119" w:rsidRDefault="00ED204B" w:rsidP="00B97E8E">
            <w:pPr>
              <w:pStyle w:val="GOSTTablenorm"/>
            </w:pPr>
            <w:r w:rsidRPr="00A57119">
              <w:t>&lt;=4</w:t>
            </w:r>
          </w:p>
        </w:tc>
        <w:tc>
          <w:tcPr>
            <w:tcW w:w="1777" w:type="pct"/>
          </w:tcPr>
          <w:p w14:paraId="7D0FCDB2" w14:textId="77777777" w:rsidR="00ED204B" w:rsidRPr="00A57119" w:rsidRDefault="00ED204B" w:rsidP="00B97E8E">
            <w:pPr>
              <w:pStyle w:val="GOSTTablenorm"/>
            </w:pPr>
            <w:r w:rsidRPr="00A57119">
              <w:t>Указывается значение аналитического признака «Период для 19 ЗС» для отражения по кредиту записи учета.</w:t>
            </w:r>
          </w:p>
          <w:p w14:paraId="6DA3D371" w14:textId="6253293D" w:rsidR="00ED204B" w:rsidRPr="00A57119" w:rsidRDefault="00ED204B" w:rsidP="00B97E8E">
            <w:pPr>
              <w:pStyle w:val="GOSTTablenorm"/>
            </w:pPr>
            <w:r w:rsidRPr="00A57119">
              <w:t>Допускается заполнение прочерком</w:t>
            </w:r>
          </w:p>
        </w:tc>
      </w:tr>
      <w:tr w:rsidR="00ED204B" w:rsidRPr="00A57119" w14:paraId="5D161967" w14:textId="77777777" w:rsidTr="001D076E">
        <w:tc>
          <w:tcPr>
            <w:tcW w:w="1120" w:type="pct"/>
          </w:tcPr>
          <w:p w14:paraId="44528672" w14:textId="2B61E181" w:rsidR="00ED204B" w:rsidRPr="00A57119" w:rsidRDefault="00ED204B" w:rsidP="00B97E8E">
            <w:pPr>
              <w:pStyle w:val="GOSTTablenorm"/>
            </w:pPr>
            <w:r w:rsidRPr="00A57119">
              <w:t>Код СКУ корреспондирующий Кт</w:t>
            </w:r>
          </w:p>
        </w:tc>
        <w:tc>
          <w:tcPr>
            <w:tcW w:w="795" w:type="pct"/>
          </w:tcPr>
          <w:p w14:paraId="2CFC8C2C" w14:textId="6514CB42" w:rsidR="00ED204B" w:rsidRPr="00A57119" w:rsidRDefault="00ED204B" w:rsidP="00B97E8E">
            <w:pPr>
              <w:pStyle w:val="GOSTTablenorm"/>
            </w:pPr>
            <w:r w:rsidRPr="00FA047E">
              <w:rPr>
                <w:b/>
              </w:rPr>
              <w:t>T0504833:</w:t>
            </w:r>
            <w:r w:rsidRPr="00A57119">
              <w:t>CT_ACCOUNTCORR</w:t>
            </w:r>
          </w:p>
        </w:tc>
        <w:tc>
          <w:tcPr>
            <w:tcW w:w="560" w:type="pct"/>
          </w:tcPr>
          <w:p w14:paraId="6F9A35C5" w14:textId="69C6820F" w:rsidR="00ED204B" w:rsidRPr="00A57119" w:rsidRDefault="00ED204B" w:rsidP="00B97E8E">
            <w:pPr>
              <w:pStyle w:val="GOSTTablenorm"/>
              <w:rPr>
                <w:lang w:eastAsia="en-US"/>
              </w:rPr>
            </w:pPr>
            <w:r w:rsidRPr="00A57119">
              <w:t>Строка</w:t>
            </w:r>
          </w:p>
        </w:tc>
        <w:tc>
          <w:tcPr>
            <w:tcW w:w="374" w:type="pct"/>
          </w:tcPr>
          <w:p w14:paraId="0A0DB2D7" w14:textId="7F78668B" w:rsidR="00ED204B" w:rsidRPr="00A57119" w:rsidRDefault="00ED204B" w:rsidP="00B97E8E">
            <w:pPr>
              <w:pStyle w:val="GOSTTablenorm"/>
            </w:pPr>
            <w:r w:rsidRPr="00A57119">
              <w:t>Да</w:t>
            </w:r>
          </w:p>
        </w:tc>
        <w:tc>
          <w:tcPr>
            <w:tcW w:w="374" w:type="pct"/>
          </w:tcPr>
          <w:p w14:paraId="4A92A7B7" w14:textId="4902CE51" w:rsidR="00ED204B" w:rsidRPr="00A57119" w:rsidRDefault="00ED204B" w:rsidP="00B97E8E">
            <w:pPr>
              <w:pStyle w:val="GOSTTablenorm"/>
            </w:pPr>
            <w:r w:rsidRPr="00A57119">
              <w:t>&lt;=5</w:t>
            </w:r>
          </w:p>
        </w:tc>
        <w:tc>
          <w:tcPr>
            <w:tcW w:w="1777" w:type="pct"/>
          </w:tcPr>
          <w:p w14:paraId="0BB1E1F4" w14:textId="77777777" w:rsidR="00ED204B" w:rsidRPr="00A57119" w:rsidRDefault="00ED204B" w:rsidP="00B97E8E">
            <w:pPr>
              <w:pStyle w:val="GOSTTablenorm"/>
            </w:pPr>
            <w:r w:rsidRPr="00A57119">
              <w:t>Указывается значение аналитического признака «Код СКУ корреспондирующий» для отражения по кредиту записи учета.</w:t>
            </w:r>
          </w:p>
          <w:p w14:paraId="7738E780" w14:textId="42361007" w:rsidR="00ED204B" w:rsidRPr="00A57119" w:rsidRDefault="00ED204B" w:rsidP="00B97E8E">
            <w:pPr>
              <w:pStyle w:val="GOSTTablenorm"/>
            </w:pPr>
            <w:r w:rsidRPr="00A57119">
              <w:t>Допускается заполнение прочерком</w:t>
            </w:r>
          </w:p>
        </w:tc>
      </w:tr>
      <w:tr w:rsidR="00ED204B" w:rsidRPr="00A57119" w14:paraId="1C94C21E" w14:textId="77777777" w:rsidTr="001D076E">
        <w:tc>
          <w:tcPr>
            <w:tcW w:w="1120" w:type="pct"/>
          </w:tcPr>
          <w:p w14:paraId="440AC1C0" w14:textId="2F11B3D6" w:rsidR="00ED204B" w:rsidRPr="00A57119" w:rsidRDefault="00ED204B" w:rsidP="00B97E8E">
            <w:pPr>
              <w:pStyle w:val="GOSTTablenorm"/>
            </w:pPr>
            <w:r w:rsidRPr="00A57119">
              <w:t>Тип СКУ Кт</w:t>
            </w:r>
          </w:p>
        </w:tc>
        <w:tc>
          <w:tcPr>
            <w:tcW w:w="795" w:type="pct"/>
          </w:tcPr>
          <w:p w14:paraId="6BB7B265" w14:textId="552CE3AB" w:rsidR="00ED204B" w:rsidRPr="00A57119" w:rsidRDefault="00ED204B" w:rsidP="00B97E8E">
            <w:pPr>
              <w:pStyle w:val="GOSTTablenorm"/>
            </w:pPr>
            <w:r w:rsidRPr="00FA047E">
              <w:rPr>
                <w:b/>
              </w:rPr>
              <w:t>T0504833:</w:t>
            </w:r>
            <w:r w:rsidRPr="00A57119">
              <w:t>CT_ACCOUNTTYPE</w:t>
            </w:r>
          </w:p>
        </w:tc>
        <w:tc>
          <w:tcPr>
            <w:tcW w:w="560" w:type="pct"/>
          </w:tcPr>
          <w:p w14:paraId="0143D01F" w14:textId="3627098A" w:rsidR="00ED204B" w:rsidRPr="00A57119" w:rsidRDefault="00ED204B" w:rsidP="00B97E8E">
            <w:pPr>
              <w:pStyle w:val="GOSTTablenorm"/>
              <w:rPr>
                <w:lang w:eastAsia="en-US"/>
              </w:rPr>
            </w:pPr>
            <w:r w:rsidRPr="00A57119">
              <w:t>Строка</w:t>
            </w:r>
          </w:p>
        </w:tc>
        <w:tc>
          <w:tcPr>
            <w:tcW w:w="374" w:type="pct"/>
          </w:tcPr>
          <w:p w14:paraId="2193D974" w14:textId="12A5B4A0" w:rsidR="00ED204B" w:rsidRPr="00A57119" w:rsidRDefault="00ED204B" w:rsidP="00B97E8E">
            <w:pPr>
              <w:pStyle w:val="GOSTTablenorm"/>
            </w:pPr>
            <w:r w:rsidRPr="00A57119">
              <w:t>Да</w:t>
            </w:r>
          </w:p>
        </w:tc>
        <w:tc>
          <w:tcPr>
            <w:tcW w:w="374" w:type="pct"/>
          </w:tcPr>
          <w:p w14:paraId="400A06B7" w14:textId="7A0F0828" w:rsidR="00ED204B" w:rsidRPr="00A57119" w:rsidRDefault="00ED204B" w:rsidP="00B97E8E">
            <w:pPr>
              <w:pStyle w:val="GOSTTablenorm"/>
            </w:pPr>
            <w:r w:rsidRPr="00A57119">
              <w:t>&lt;=2</w:t>
            </w:r>
          </w:p>
        </w:tc>
        <w:tc>
          <w:tcPr>
            <w:tcW w:w="1777" w:type="pct"/>
          </w:tcPr>
          <w:p w14:paraId="2DB8E2EA" w14:textId="77777777" w:rsidR="00ED204B" w:rsidRPr="00A57119" w:rsidRDefault="00ED204B" w:rsidP="00B97E8E">
            <w:pPr>
              <w:pStyle w:val="GOSTTablenorm"/>
            </w:pPr>
            <w:r w:rsidRPr="00A57119">
              <w:t>Указывается значение аналитического признака «Тип СКУ» для отражения по кредиту записи учета.</w:t>
            </w:r>
          </w:p>
          <w:p w14:paraId="5BB07C13" w14:textId="28E5F291" w:rsidR="00ED204B" w:rsidRPr="00A57119" w:rsidRDefault="00ED204B" w:rsidP="00B97E8E">
            <w:pPr>
              <w:pStyle w:val="GOSTTablenorm"/>
            </w:pPr>
            <w:r w:rsidRPr="00A57119">
              <w:t>Допускается заполнение прочерком</w:t>
            </w:r>
          </w:p>
        </w:tc>
      </w:tr>
      <w:tr w:rsidR="00ED204B" w:rsidRPr="00A57119" w14:paraId="234DD756" w14:textId="77777777" w:rsidTr="001D076E">
        <w:tc>
          <w:tcPr>
            <w:tcW w:w="1120" w:type="pct"/>
          </w:tcPr>
          <w:p w14:paraId="4B1852A5" w14:textId="18976A10" w:rsidR="00ED204B" w:rsidRPr="00A57119" w:rsidRDefault="00ED204B" w:rsidP="00B97E8E">
            <w:pPr>
              <w:pStyle w:val="GOSTTablenorm"/>
            </w:pPr>
            <w:r w:rsidRPr="00A57119">
              <w:lastRenderedPageBreak/>
              <w:t>ЗО Кт</w:t>
            </w:r>
          </w:p>
        </w:tc>
        <w:tc>
          <w:tcPr>
            <w:tcW w:w="795" w:type="pct"/>
          </w:tcPr>
          <w:p w14:paraId="7F275E9A" w14:textId="1051CBCA" w:rsidR="00ED204B" w:rsidRPr="00A57119" w:rsidRDefault="00ED204B" w:rsidP="00B97E8E">
            <w:pPr>
              <w:pStyle w:val="GOSTTablenorm"/>
            </w:pPr>
            <w:r w:rsidRPr="00FA047E">
              <w:rPr>
                <w:b/>
              </w:rPr>
              <w:t>T0504833:</w:t>
            </w:r>
            <w:r w:rsidRPr="00A57119">
              <w:t>CT_PZO</w:t>
            </w:r>
          </w:p>
        </w:tc>
        <w:tc>
          <w:tcPr>
            <w:tcW w:w="560" w:type="pct"/>
          </w:tcPr>
          <w:p w14:paraId="246531E8" w14:textId="5C936A5D" w:rsidR="00ED204B" w:rsidRPr="00A57119" w:rsidRDefault="00ED204B" w:rsidP="00B97E8E">
            <w:pPr>
              <w:pStyle w:val="GOSTTablenorm"/>
              <w:rPr>
                <w:lang w:eastAsia="en-US"/>
              </w:rPr>
            </w:pPr>
            <w:r w:rsidRPr="00A57119">
              <w:t>Строка</w:t>
            </w:r>
          </w:p>
        </w:tc>
        <w:tc>
          <w:tcPr>
            <w:tcW w:w="374" w:type="pct"/>
          </w:tcPr>
          <w:p w14:paraId="593863C7" w14:textId="1E644CD3" w:rsidR="00ED204B" w:rsidRPr="00A57119" w:rsidRDefault="00ED204B" w:rsidP="00B97E8E">
            <w:pPr>
              <w:pStyle w:val="GOSTTablenorm"/>
            </w:pPr>
            <w:r w:rsidRPr="00A57119">
              <w:t>Да</w:t>
            </w:r>
          </w:p>
        </w:tc>
        <w:tc>
          <w:tcPr>
            <w:tcW w:w="374" w:type="pct"/>
          </w:tcPr>
          <w:p w14:paraId="6358A29B" w14:textId="08E408BB" w:rsidR="00ED204B" w:rsidRPr="00A57119" w:rsidRDefault="00ED204B" w:rsidP="00B97E8E">
            <w:pPr>
              <w:pStyle w:val="GOSTTablenorm"/>
            </w:pPr>
            <w:r w:rsidRPr="00A57119">
              <w:t>&lt;=10</w:t>
            </w:r>
          </w:p>
        </w:tc>
        <w:tc>
          <w:tcPr>
            <w:tcW w:w="1777" w:type="pct"/>
          </w:tcPr>
          <w:p w14:paraId="2F2FABC0" w14:textId="77777777" w:rsidR="00ED204B" w:rsidRPr="00A57119" w:rsidRDefault="00ED204B" w:rsidP="00B97E8E">
            <w:pPr>
              <w:pStyle w:val="GOSTTablenorm"/>
            </w:pPr>
            <w:r w:rsidRPr="00A57119">
              <w:t>Указывается значение аналитического признака «ЗО» (Признак заключительных оборотов) для отражения по кредиту записи учета.</w:t>
            </w:r>
          </w:p>
          <w:p w14:paraId="5A6301ED" w14:textId="52DCB8F8" w:rsidR="00ED204B" w:rsidRPr="00A57119" w:rsidRDefault="00ED204B" w:rsidP="00B97E8E">
            <w:pPr>
              <w:pStyle w:val="GOSTTablenorm"/>
            </w:pPr>
            <w:r w:rsidRPr="00A57119">
              <w:t>Допускается заполнение прочерком</w:t>
            </w:r>
          </w:p>
        </w:tc>
      </w:tr>
    </w:tbl>
    <w:p w14:paraId="7E2EA413" w14:textId="672E9C06" w:rsidR="00431832" w:rsidRDefault="00431832" w:rsidP="00431832">
      <w:pPr>
        <w:pStyle w:val="51"/>
      </w:pPr>
      <w:bookmarkStart w:id="699" w:name="_Toc226625573"/>
      <w:r w:rsidRPr="00420F5A">
        <w:t>Пример запроса</w:t>
      </w:r>
      <w:r w:rsidRPr="0013499D">
        <w:t xml:space="preserve"> по документу</w:t>
      </w:r>
      <w:r>
        <w:t xml:space="preserve"> </w:t>
      </w:r>
      <w:r w:rsidRPr="001866AB">
        <w:t>«</w:t>
      </w:r>
      <w:r w:rsidR="00551E7D" w:rsidRPr="00551E7D">
        <w:rPr>
          <w:spacing w:val="-4"/>
          <w:highlight w:val="yellow"/>
        </w:rPr>
        <w:t>Бухгалтерская справка</w:t>
      </w:r>
      <w:r w:rsidR="00551E7D">
        <w:rPr>
          <w:spacing w:val="-4"/>
          <w:highlight w:val="yellow"/>
        </w:rPr>
        <w:t>»</w:t>
      </w:r>
      <w:r w:rsidR="00551E7D" w:rsidRPr="00551E7D">
        <w:rPr>
          <w:highlight w:val="yellow"/>
        </w:rPr>
        <w:t xml:space="preserve"> (</w:t>
      </w:r>
      <w:r w:rsidR="00551E7D" w:rsidRPr="00551E7D">
        <w:rPr>
          <w:highlight w:val="yellow"/>
          <w:lang w:val="en-US"/>
        </w:rPr>
        <w:t>ARP</w:t>
      </w:r>
      <w:r w:rsidR="00551E7D" w:rsidRPr="00551E7D">
        <w:rPr>
          <w:highlight w:val="yellow"/>
        </w:rPr>
        <w:t>_</w:t>
      </w:r>
      <w:r w:rsidR="00551E7D" w:rsidRPr="00551E7D">
        <w:rPr>
          <w:highlight w:val="yellow"/>
          <w:lang w:val="en-US"/>
        </w:rPr>
        <w:t>NPS</w:t>
      </w:r>
      <w:r w:rsidR="00551E7D" w:rsidRPr="00551E7D">
        <w:rPr>
          <w:highlight w:val="yellow"/>
        </w:rPr>
        <w:t>_0504833)</w:t>
      </w:r>
      <w:bookmarkEnd w:id="699"/>
    </w:p>
    <w:p w14:paraId="609CF51D" w14:textId="77777777" w:rsidR="00551E7D" w:rsidRPr="00130FE0" w:rsidRDefault="00551E7D" w:rsidP="00551E7D">
      <w:pPr>
        <w:pStyle w:val="GOSTScript"/>
      </w:pPr>
      <w:r w:rsidRPr="00130FE0">
        <w:t>{</w:t>
      </w:r>
    </w:p>
    <w:p w14:paraId="0074358D" w14:textId="77777777" w:rsidR="00551E7D" w:rsidRPr="00130FE0" w:rsidRDefault="00551E7D" w:rsidP="00551E7D">
      <w:pPr>
        <w:pStyle w:val="GOSTScript"/>
      </w:pPr>
      <w:r w:rsidRPr="00130FE0">
        <w:tab/>
        <w:t>"header": {</w:t>
      </w:r>
    </w:p>
    <w:p w14:paraId="053717CD" w14:textId="77777777" w:rsidR="00551E7D" w:rsidRPr="00130FE0" w:rsidRDefault="00551E7D" w:rsidP="00551E7D">
      <w:pPr>
        <w:pStyle w:val="GOSTScript"/>
      </w:pPr>
      <w:r w:rsidRPr="00130FE0">
        <w:tab/>
      </w:r>
      <w:r w:rsidRPr="00130FE0">
        <w:tab/>
        <w:t>"Source": "</w:t>
      </w:r>
      <w:r w:rsidRPr="009E6686">
        <w:t>ARP</w:t>
      </w:r>
      <w:r w:rsidRPr="00130FE0">
        <w:t>",</w:t>
      </w:r>
    </w:p>
    <w:p w14:paraId="2D98C215" w14:textId="77777777" w:rsidR="00551E7D" w:rsidRPr="00130FE0" w:rsidRDefault="00551E7D" w:rsidP="00551E7D">
      <w:pPr>
        <w:pStyle w:val="GOSTScript"/>
      </w:pPr>
      <w:r w:rsidRPr="00130FE0">
        <w:tab/>
      </w:r>
      <w:r w:rsidRPr="00130FE0">
        <w:tab/>
        <w:t>"ReqDateTime": "202</w:t>
      </w:r>
      <w:r w:rsidRPr="00371BB9">
        <w:t>3</w:t>
      </w:r>
      <w:r w:rsidRPr="00130FE0">
        <w:t>-12-05 10:37:22",</w:t>
      </w:r>
    </w:p>
    <w:p w14:paraId="585A5DDA" w14:textId="77777777" w:rsidR="00551E7D" w:rsidRPr="00130FE0" w:rsidRDefault="00551E7D" w:rsidP="00551E7D">
      <w:pPr>
        <w:pStyle w:val="GOSTScript"/>
      </w:pPr>
      <w:r w:rsidRPr="00130FE0">
        <w:tab/>
      </w:r>
      <w:r w:rsidRPr="00130FE0">
        <w:tab/>
        <w:t>"Version": "1.0",</w:t>
      </w:r>
    </w:p>
    <w:p w14:paraId="1DCF53EB" w14:textId="77777777" w:rsidR="00551E7D" w:rsidRPr="00130FE0" w:rsidRDefault="00551E7D" w:rsidP="00551E7D">
      <w:pPr>
        <w:pStyle w:val="GOSTScript"/>
      </w:pPr>
      <w:r w:rsidRPr="00130FE0">
        <w:tab/>
      </w:r>
      <w:r w:rsidRPr="00130FE0">
        <w:tab/>
        <w:t>"Params": [{</w:t>
      </w:r>
    </w:p>
    <w:p w14:paraId="35D326C1" w14:textId="77777777" w:rsidR="00551E7D" w:rsidRPr="00130FE0" w:rsidRDefault="00551E7D" w:rsidP="00551E7D">
      <w:pPr>
        <w:pStyle w:val="GOSTScript"/>
      </w:pPr>
      <w:r w:rsidRPr="00130FE0">
        <w:tab/>
      </w:r>
      <w:r w:rsidRPr="00130FE0">
        <w:tab/>
      </w:r>
      <w:r w:rsidRPr="00130FE0">
        <w:tab/>
        <w:t>"param": "example",</w:t>
      </w:r>
    </w:p>
    <w:p w14:paraId="00827F6D" w14:textId="77777777" w:rsidR="00551E7D" w:rsidRPr="00130FE0" w:rsidRDefault="00551E7D" w:rsidP="00551E7D">
      <w:pPr>
        <w:pStyle w:val="GOSTScript"/>
      </w:pPr>
      <w:r w:rsidRPr="00130FE0">
        <w:tab/>
      </w:r>
      <w:r w:rsidRPr="00130FE0">
        <w:tab/>
      </w:r>
      <w:r w:rsidRPr="00130FE0">
        <w:tab/>
        <w:t>"value": "01"</w:t>
      </w:r>
    </w:p>
    <w:p w14:paraId="295F2CC0" w14:textId="77777777" w:rsidR="00551E7D" w:rsidRPr="00130FE0" w:rsidRDefault="00551E7D" w:rsidP="00551E7D">
      <w:pPr>
        <w:pStyle w:val="GOSTScript"/>
      </w:pPr>
      <w:r w:rsidRPr="00130FE0">
        <w:tab/>
      </w:r>
      <w:r w:rsidRPr="00130FE0">
        <w:tab/>
        <w:t>}],</w:t>
      </w:r>
    </w:p>
    <w:p w14:paraId="43448569" w14:textId="77777777" w:rsidR="00551E7D" w:rsidRPr="00130FE0" w:rsidRDefault="00551E7D" w:rsidP="00551E7D">
      <w:pPr>
        <w:pStyle w:val="GOSTScript"/>
      </w:pPr>
      <w:r w:rsidRPr="00130FE0">
        <w:tab/>
      </w:r>
      <w:r w:rsidRPr="00130FE0">
        <w:tab/>
        <w:t>"ReqGuid": "</w:t>
      </w:r>
      <w:r>
        <w:t>g1a</w:t>
      </w:r>
      <w:r w:rsidRPr="00130FE0">
        <w:t>4</w:t>
      </w:r>
      <w:r>
        <w:t>i</w:t>
      </w:r>
      <w:r w:rsidRPr="00130FE0">
        <w:t>e5d-2757-4699-948c-vv72qba94f</w:t>
      </w:r>
      <w:r>
        <w:t>44</w:t>
      </w:r>
      <w:r w:rsidRPr="00130FE0">
        <w:t>",</w:t>
      </w:r>
    </w:p>
    <w:p w14:paraId="36BEF34F" w14:textId="77777777" w:rsidR="00551E7D" w:rsidRPr="00130FE0" w:rsidRDefault="00551E7D" w:rsidP="00551E7D">
      <w:pPr>
        <w:pStyle w:val="GOSTScript"/>
      </w:pPr>
      <w:r w:rsidRPr="00130FE0">
        <w:tab/>
      </w:r>
      <w:r w:rsidRPr="00130FE0">
        <w:tab/>
        <w:t>"DocGuid": "</w:t>
      </w:r>
      <w:r>
        <w:t>1f</w:t>
      </w:r>
      <w:r w:rsidRPr="00130FE0">
        <w:t>d90a7c-e339-46ff-ac39-73029ff813</w:t>
      </w:r>
      <w:r>
        <w:t>21</w:t>
      </w:r>
      <w:r w:rsidRPr="00130FE0">
        <w:t>",</w:t>
      </w:r>
    </w:p>
    <w:p w14:paraId="5688FDE8" w14:textId="77777777" w:rsidR="00551E7D" w:rsidRDefault="00551E7D" w:rsidP="00551E7D">
      <w:pPr>
        <w:pStyle w:val="GOSTScript"/>
      </w:pPr>
      <w:r w:rsidRPr="00130FE0">
        <w:tab/>
      </w:r>
      <w:r w:rsidRPr="00130FE0">
        <w:tab/>
        <w:t>"RequestType": "ACCOUNTING",</w:t>
      </w:r>
    </w:p>
    <w:p w14:paraId="60818FCF" w14:textId="77777777" w:rsidR="00551E7D" w:rsidRPr="00130FE0" w:rsidRDefault="00551E7D" w:rsidP="00551E7D">
      <w:pPr>
        <w:pStyle w:val="GOSTScript"/>
      </w:pPr>
      <w:r w:rsidRPr="00130FE0">
        <w:tab/>
      </w:r>
      <w:r w:rsidRPr="00130FE0">
        <w:tab/>
        <w:t>"TypeDoc": "</w:t>
      </w:r>
      <w:r w:rsidRPr="009E6686">
        <w:t>ARP_NPS_0504833</w:t>
      </w:r>
      <w:r w:rsidRPr="00130FE0">
        <w:t>",</w:t>
      </w:r>
    </w:p>
    <w:p w14:paraId="6576F2EE" w14:textId="77777777" w:rsidR="00551E7D" w:rsidRPr="00130FE0" w:rsidRDefault="00551E7D" w:rsidP="00551E7D">
      <w:pPr>
        <w:pStyle w:val="GOSTScript"/>
        <w:rPr>
          <w:iCs/>
        </w:rPr>
      </w:pPr>
      <w:r w:rsidRPr="00130FE0">
        <w:tab/>
      </w:r>
      <w:r w:rsidRPr="00130FE0">
        <w:tab/>
      </w:r>
      <w:r w:rsidRPr="170E4D90">
        <w:rPr>
          <w:iCs/>
        </w:rPr>
        <w:t>"Stage": "</w:t>
      </w:r>
      <w:r w:rsidRPr="008E4493">
        <w:rPr>
          <w:iCs/>
        </w:rPr>
        <w:t>auth</w:t>
      </w:r>
      <w:r w:rsidRPr="170E4D90">
        <w:rPr>
          <w:iCs/>
        </w:rPr>
        <w:t>",</w:t>
      </w:r>
    </w:p>
    <w:p w14:paraId="1F528288" w14:textId="77777777" w:rsidR="00551E7D" w:rsidRPr="00130FE0" w:rsidRDefault="00551E7D" w:rsidP="00551E7D">
      <w:pPr>
        <w:pStyle w:val="GOSTScript"/>
      </w:pPr>
      <w:r w:rsidRPr="00130FE0">
        <w:tab/>
      </w:r>
      <w:r w:rsidRPr="00130FE0">
        <w:tab/>
        <w:t>"BalLevContrl": "0",</w:t>
      </w:r>
    </w:p>
    <w:p w14:paraId="3B666EBA" w14:textId="77777777" w:rsidR="00551E7D" w:rsidRPr="00130FE0" w:rsidRDefault="00551E7D" w:rsidP="00551E7D">
      <w:pPr>
        <w:pStyle w:val="GOSTScript"/>
      </w:pPr>
      <w:r w:rsidRPr="00130FE0">
        <w:tab/>
      </w:r>
      <w:r w:rsidRPr="00130FE0">
        <w:tab/>
        <w:t>"Subject": "6000",</w:t>
      </w:r>
    </w:p>
    <w:p w14:paraId="63B2AECF" w14:textId="77777777" w:rsidR="00551E7D" w:rsidRPr="00130FE0" w:rsidRDefault="00551E7D" w:rsidP="00551E7D">
      <w:pPr>
        <w:pStyle w:val="GOSTScript"/>
      </w:pPr>
      <w:r w:rsidRPr="00130FE0">
        <w:tab/>
      </w:r>
      <w:r w:rsidRPr="00130FE0">
        <w:tab/>
        <w:t>"SettlementDate": "202</w:t>
      </w:r>
      <w:r>
        <w:t>3</w:t>
      </w:r>
      <w:r w:rsidRPr="00130FE0">
        <w:t>-12-05"</w:t>
      </w:r>
    </w:p>
    <w:p w14:paraId="58E921DA" w14:textId="77777777" w:rsidR="00551E7D" w:rsidRPr="00130FE0" w:rsidRDefault="00551E7D" w:rsidP="00551E7D">
      <w:pPr>
        <w:pStyle w:val="GOSTScript"/>
      </w:pPr>
      <w:r w:rsidRPr="00130FE0">
        <w:tab/>
        <w:t>},</w:t>
      </w:r>
    </w:p>
    <w:p w14:paraId="02C47C32" w14:textId="77777777" w:rsidR="00551E7D" w:rsidRPr="00130FE0" w:rsidRDefault="00551E7D" w:rsidP="00551E7D">
      <w:pPr>
        <w:pStyle w:val="GOSTScript"/>
      </w:pPr>
      <w:r w:rsidRPr="00130FE0">
        <w:tab/>
        <w:t>"document": {</w:t>
      </w:r>
    </w:p>
    <w:p w14:paraId="46DD2F07" w14:textId="77777777" w:rsidR="00551E7D" w:rsidRPr="00130FE0" w:rsidRDefault="00551E7D" w:rsidP="00551E7D">
      <w:pPr>
        <w:pStyle w:val="GOSTScript"/>
      </w:pPr>
      <w:r w:rsidRPr="00130FE0">
        <w:tab/>
      </w:r>
      <w:r w:rsidRPr="00130FE0">
        <w:tab/>
        <w:t>"TtlPrt_DcNmbr": "33</w:t>
      </w:r>
      <w:r>
        <w:t>3</w:t>
      </w:r>
      <w:r w:rsidRPr="00130FE0">
        <w:t>",</w:t>
      </w:r>
    </w:p>
    <w:p w14:paraId="2E620779" w14:textId="77777777" w:rsidR="00551E7D" w:rsidRDefault="00551E7D" w:rsidP="00551E7D">
      <w:pPr>
        <w:pStyle w:val="GOSTScript"/>
      </w:pPr>
      <w:r w:rsidRPr="00130FE0">
        <w:tab/>
      </w:r>
      <w:r w:rsidRPr="00130FE0">
        <w:tab/>
        <w:t>"</w:t>
      </w:r>
      <w:r w:rsidRPr="00F834CE">
        <w:t>TtlPrt_Dt</w:t>
      </w:r>
      <w:r w:rsidRPr="00130FE0">
        <w:t>": "202</w:t>
      </w:r>
      <w:r>
        <w:t>3</w:t>
      </w:r>
      <w:r w:rsidRPr="00130FE0">
        <w:t>-12-05",</w:t>
      </w:r>
    </w:p>
    <w:p w14:paraId="01C574F8" w14:textId="77777777" w:rsidR="00551E7D" w:rsidRPr="00130FE0" w:rsidRDefault="00551E7D" w:rsidP="00551E7D">
      <w:pPr>
        <w:pStyle w:val="GOSTScript"/>
      </w:pPr>
      <w:r w:rsidRPr="00130FE0">
        <w:tab/>
      </w:r>
      <w:r w:rsidRPr="00130FE0">
        <w:tab/>
        <w:t>"</w:t>
      </w:r>
      <w:r w:rsidRPr="0055257F">
        <w:t>TtlPrt_CorrectionDate</w:t>
      </w:r>
      <w:r w:rsidRPr="00130FE0">
        <w:t>": "202</w:t>
      </w:r>
      <w:r>
        <w:t>3</w:t>
      </w:r>
      <w:r w:rsidRPr="00130FE0">
        <w:t>-</w:t>
      </w:r>
      <w:r w:rsidRPr="006C2044">
        <w:t>12-05</w:t>
      </w:r>
      <w:r w:rsidRPr="00130FE0">
        <w:t>",</w:t>
      </w:r>
    </w:p>
    <w:p w14:paraId="0F24F090" w14:textId="77777777" w:rsidR="00551E7D" w:rsidRDefault="00551E7D" w:rsidP="00551E7D">
      <w:pPr>
        <w:pStyle w:val="GOSTScript"/>
      </w:pPr>
      <w:r w:rsidRPr="00130FE0">
        <w:tab/>
      </w:r>
      <w:r w:rsidRPr="00130FE0">
        <w:tab/>
        <w:t>"</w:t>
      </w:r>
      <w:r w:rsidRPr="0055257F">
        <w:t>TtlPrt_EffectiveDate</w:t>
      </w:r>
      <w:r w:rsidRPr="00130FE0">
        <w:t>": "202</w:t>
      </w:r>
      <w:r>
        <w:t>3</w:t>
      </w:r>
      <w:r w:rsidRPr="00130FE0">
        <w:t>-</w:t>
      </w:r>
      <w:r w:rsidRPr="006C2044">
        <w:t>12-05</w:t>
      </w:r>
      <w:r w:rsidRPr="00130FE0">
        <w:t>",</w:t>
      </w:r>
    </w:p>
    <w:p w14:paraId="172D8D13" w14:textId="77777777" w:rsidR="00551E7D" w:rsidRPr="003B770B" w:rsidRDefault="00551E7D" w:rsidP="00551E7D">
      <w:pPr>
        <w:pStyle w:val="GOSTScript"/>
      </w:pPr>
      <w:r w:rsidRPr="00130FE0">
        <w:tab/>
      </w:r>
      <w:r w:rsidRPr="00130FE0">
        <w:tab/>
      </w:r>
      <w:r w:rsidRPr="003B770B">
        <w:t>"</w:t>
      </w:r>
      <w:r w:rsidRPr="00130FE0">
        <w:t>TtlPrt</w:t>
      </w:r>
      <w:r w:rsidRPr="003B770B">
        <w:t>_</w:t>
      </w:r>
      <w:r w:rsidRPr="00130FE0">
        <w:t>TypeDoc</w:t>
      </w:r>
      <w:r w:rsidRPr="003B770B">
        <w:t>": "</w:t>
      </w:r>
      <w:r w:rsidRPr="002018E3">
        <w:t>БСА</w:t>
      </w:r>
      <w:r w:rsidRPr="003B770B">
        <w:t>",</w:t>
      </w:r>
    </w:p>
    <w:p w14:paraId="4989C454" w14:textId="77777777" w:rsidR="00551E7D" w:rsidRPr="006069EC" w:rsidRDefault="00551E7D" w:rsidP="00551E7D">
      <w:pPr>
        <w:pStyle w:val="GOSTScript"/>
        <w:rPr>
          <w:lang w:val="ru-RU"/>
        </w:rPr>
      </w:pPr>
      <w:r w:rsidRPr="003B770B">
        <w:tab/>
      </w:r>
      <w:r w:rsidRPr="003B770B">
        <w:tab/>
      </w:r>
      <w:r w:rsidRPr="006069EC">
        <w:rPr>
          <w:lang w:val="ru-RU"/>
        </w:rPr>
        <w:t>"</w:t>
      </w:r>
      <w:r w:rsidRPr="00130FE0">
        <w:t>TtlPrt</w:t>
      </w:r>
      <w:r w:rsidRPr="006069EC">
        <w:rPr>
          <w:lang w:val="ru-RU"/>
        </w:rPr>
        <w:t>_</w:t>
      </w:r>
      <w:r w:rsidRPr="00130FE0">
        <w:t>FullTypeDoc</w:t>
      </w:r>
      <w:r w:rsidRPr="006069EC">
        <w:rPr>
          <w:lang w:val="ru-RU"/>
        </w:rPr>
        <w:t>": "Справка по исправительным записям, формируемая вручную",</w:t>
      </w:r>
    </w:p>
    <w:p w14:paraId="453DADB8" w14:textId="77777777" w:rsidR="00551E7D" w:rsidRPr="00130FE0" w:rsidRDefault="00551E7D" w:rsidP="00551E7D">
      <w:pPr>
        <w:pStyle w:val="GOSTScript"/>
      </w:pPr>
      <w:r w:rsidRPr="006069EC">
        <w:rPr>
          <w:lang w:val="ru-RU"/>
        </w:rPr>
        <w:tab/>
      </w:r>
      <w:r w:rsidRPr="006069EC">
        <w:rPr>
          <w:lang w:val="ru-RU"/>
        </w:rPr>
        <w:tab/>
      </w:r>
      <w:r w:rsidRPr="00130FE0">
        <w:t>"TtlPrt_CdCrr": "643",</w:t>
      </w:r>
    </w:p>
    <w:p w14:paraId="6A3E5890" w14:textId="77777777" w:rsidR="00551E7D" w:rsidRDefault="00551E7D" w:rsidP="00551E7D">
      <w:pPr>
        <w:pStyle w:val="GOSTScript"/>
      </w:pPr>
      <w:r w:rsidRPr="00371BB9">
        <w:lastRenderedPageBreak/>
        <w:tab/>
      </w:r>
      <w:r w:rsidRPr="00371BB9">
        <w:tab/>
      </w:r>
      <w:r w:rsidRPr="00130FE0">
        <w:t>"SystemInformation_UFOS_SECRECY": 0,</w:t>
      </w:r>
    </w:p>
    <w:p w14:paraId="74D87BA7" w14:textId="77777777" w:rsidR="00551E7D" w:rsidRPr="001179D9" w:rsidRDefault="00551E7D" w:rsidP="00551E7D">
      <w:pPr>
        <w:pStyle w:val="GOSTScript"/>
      </w:pPr>
      <w:r w:rsidRPr="00130FE0">
        <w:tab/>
      </w:r>
      <w:r w:rsidRPr="00130FE0">
        <w:tab/>
      </w:r>
      <w:r w:rsidRPr="001179D9">
        <w:t>"</w:t>
      </w:r>
      <w:r w:rsidRPr="00130FE0">
        <w:t>TtlPrt</w:t>
      </w:r>
      <w:r w:rsidRPr="001179D9">
        <w:t>_</w:t>
      </w:r>
      <w:r w:rsidRPr="00130FE0">
        <w:t>LEDGERBOOK</w:t>
      </w:r>
      <w:r w:rsidRPr="001179D9">
        <w:t>": "</w:t>
      </w:r>
      <w:r w:rsidRPr="005F3B51">
        <w:t>FTAccSKP</w:t>
      </w:r>
      <w:r w:rsidRPr="001179D9">
        <w:t>",</w:t>
      </w:r>
    </w:p>
    <w:p w14:paraId="300CB2B9" w14:textId="77777777" w:rsidR="00551E7D" w:rsidRPr="00130FE0" w:rsidRDefault="00551E7D" w:rsidP="00551E7D">
      <w:pPr>
        <w:pStyle w:val="GOSTScript"/>
      </w:pPr>
      <w:r w:rsidRPr="001179D9">
        <w:tab/>
      </w:r>
      <w:r w:rsidRPr="001179D9">
        <w:tab/>
      </w:r>
      <w:r w:rsidRPr="00130FE0">
        <w:t>"</w:t>
      </w:r>
      <w:r w:rsidRPr="0055257F">
        <w:t>TtlPrt_Source</w:t>
      </w:r>
      <w:r w:rsidRPr="00130FE0">
        <w:t>": "</w:t>
      </w:r>
      <w:r w:rsidRPr="002E3BC1">
        <w:t>ПУД</w:t>
      </w:r>
      <w:r w:rsidRPr="00130FE0">
        <w:t>",</w:t>
      </w:r>
    </w:p>
    <w:p w14:paraId="72314330" w14:textId="77777777" w:rsidR="00551E7D" w:rsidRDefault="00551E7D" w:rsidP="00551E7D">
      <w:pPr>
        <w:pStyle w:val="GOSTScript"/>
      </w:pPr>
      <w:r w:rsidRPr="001179D9">
        <w:tab/>
      </w:r>
      <w:r w:rsidRPr="001179D9">
        <w:tab/>
      </w:r>
      <w:r w:rsidRPr="00130FE0">
        <w:t>"T0504833": [{</w:t>
      </w:r>
    </w:p>
    <w:p w14:paraId="66EB7C6D" w14:textId="77777777" w:rsidR="00551E7D" w:rsidRPr="00130FE0" w:rsidRDefault="00551E7D" w:rsidP="00551E7D">
      <w:pPr>
        <w:pStyle w:val="GOSTScript"/>
      </w:pPr>
      <w:r w:rsidRPr="00130FE0">
        <w:tab/>
      </w:r>
      <w:r w:rsidRPr="00130FE0">
        <w:tab/>
      </w:r>
      <w:r w:rsidRPr="00130FE0">
        <w:tab/>
        <w:t>"</w:t>
      </w:r>
      <w:r>
        <w:t>id</w:t>
      </w:r>
      <w:r w:rsidRPr="002018E3">
        <w:t>":</w:t>
      </w:r>
      <w:r>
        <w:t xml:space="preserve"> 1</w:t>
      </w:r>
      <w:r w:rsidRPr="00440033">
        <w:t>,</w:t>
      </w:r>
    </w:p>
    <w:p w14:paraId="73114254" w14:textId="77777777" w:rsidR="00551E7D" w:rsidRPr="00440033" w:rsidRDefault="00551E7D" w:rsidP="00551E7D">
      <w:pPr>
        <w:pStyle w:val="GOSTScript"/>
      </w:pPr>
      <w:r w:rsidRPr="00130FE0">
        <w:tab/>
      </w:r>
      <w:r w:rsidRPr="00130FE0">
        <w:tab/>
      </w:r>
      <w:r w:rsidRPr="00130FE0">
        <w:tab/>
        <w:t>"</w:t>
      </w:r>
      <w:r w:rsidRPr="0030691A">
        <w:t>NPP</w:t>
      </w:r>
      <w:r w:rsidRPr="002018E3">
        <w:t>":</w:t>
      </w:r>
      <w:r>
        <w:t xml:space="preserve"> 1</w:t>
      </w:r>
      <w:r w:rsidRPr="00440033">
        <w:t>,</w:t>
      </w:r>
    </w:p>
    <w:p w14:paraId="782A7D75" w14:textId="77777777" w:rsidR="00551E7D" w:rsidRDefault="00551E7D" w:rsidP="00551E7D">
      <w:pPr>
        <w:pStyle w:val="GOSTScript"/>
      </w:pPr>
      <w:r w:rsidRPr="00130FE0">
        <w:tab/>
      </w:r>
      <w:r w:rsidRPr="00130FE0">
        <w:tab/>
      </w:r>
      <w:r w:rsidRPr="00130FE0">
        <w:tab/>
        <w:t>"NAME_O": "Операция 2",</w:t>
      </w:r>
    </w:p>
    <w:p w14:paraId="111BF5E8" w14:textId="77777777" w:rsidR="00551E7D" w:rsidRPr="00130FE0" w:rsidRDefault="00551E7D" w:rsidP="00551E7D">
      <w:pPr>
        <w:pStyle w:val="GOSTScript"/>
      </w:pPr>
      <w:r w:rsidRPr="00130FE0">
        <w:tab/>
      </w:r>
      <w:r w:rsidRPr="00130FE0">
        <w:tab/>
      </w:r>
      <w:r w:rsidRPr="00130FE0">
        <w:tab/>
        <w:t>"</w:t>
      </w:r>
      <w:r w:rsidRPr="0030691A">
        <w:t>NAME_OO</w:t>
      </w:r>
      <w:r w:rsidRPr="00130FE0">
        <w:t>": "</w:t>
      </w:r>
      <w:r>
        <w:t>test</w:t>
      </w:r>
      <w:r w:rsidRPr="00130FE0">
        <w:t>",</w:t>
      </w:r>
    </w:p>
    <w:p w14:paraId="78B57741" w14:textId="77777777" w:rsidR="00551E7D" w:rsidRPr="00130FE0" w:rsidRDefault="00551E7D" w:rsidP="00551E7D">
      <w:pPr>
        <w:pStyle w:val="GOSTScript"/>
      </w:pPr>
      <w:r w:rsidRPr="00130FE0">
        <w:tab/>
      </w:r>
      <w:r w:rsidRPr="00130FE0">
        <w:tab/>
      </w:r>
      <w:r w:rsidRPr="00130FE0">
        <w:tab/>
        <w:t>"SUMM": 200.00,</w:t>
      </w:r>
    </w:p>
    <w:p w14:paraId="64ACFEBC" w14:textId="77777777" w:rsidR="00551E7D" w:rsidRDefault="00551E7D" w:rsidP="00551E7D">
      <w:pPr>
        <w:pStyle w:val="GOSTScript"/>
      </w:pPr>
      <w:r w:rsidRPr="00130FE0">
        <w:tab/>
      </w:r>
      <w:r w:rsidRPr="00130FE0">
        <w:tab/>
      </w:r>
      <w:r w:rsidRPr="00130FE0">
        <w:tab/>
        <w:t>"RgSUMM": 200.00,</w:t>
      </w:r>
    </w:p>
    <w:p w14:paraId="5BB55188" w14:textId="77777777" w:rsidR="00551E7D" w:rsidRPr="00130FE0" w:rsidRDefault="00551E7D" w:rsidP="00551E7D">
      <w:pPr>
        <w:pStyle w:val="GOSTScript"/>
      </w:pPr>
      <w:r w:rsidRPr="00130FE0">
        <w:tab/>
      </w:r>
      <w:r w:rsidRPr="00130FE0">
        <w:tab/>
      </w:r>
      <w:r w:rsidRPr="00130FE0">
        <w:tab/>
        <w:t>"DT_</w:t>
      </w:r>
      <w:r w:rsidRPr="00752F77">
        <w:t>ACCOUNT</w:t>
      </w:r>
      <w:r w:rsidRPr="00130FE0">
        <w:t>": "</w:t>
      </w:r>
      <w:r w:rsidRPr="005248C0">
        <w:t>02111</w:t>
      </w:r>
      <w:r w:rsidRPr="00130FE0">
        <w:t>",</w:t>
      </w:r>
    </w:p>
    <w:p w14:paraId="5605A313" w14:textId="77777777" w:rsidR="00551E7D" w:rsidRPr="00130FE0" w:rsidRDefault="00551E7D" w:rsidP="00551E7D">
      <w:pPr>
        <w:pStyle w:val="GOSTScript"/>
      </w:pPr>
      <w:r w:rsidRPr="00130FE0">
        <w:tab/>
      </w:r>
      <w:r w:rsidRPr="00130FE0">
        <w:tab/>
      </w:r>
      <w:r w:rsidRPr="00130FE0">
        <w:tab/>
        <w:t>"DT_</w:t>
      </w:r>
      <w:r w:rsidRPr="00752F77">
        <w:t>OKTMOKS</w:t>
      </w:r>
      <w:r w:rsidRPr="00130FE0">
        <w:t>": "</w:t>
      </w:r>
      <w:r w:rsidRPr="005248C0">
        <w:t>00000000</w:t>
      </w:r>
      <w:r w:rsidRPr="00130FE0">
        <w:t>",</w:t>
      </w:r>
    </w:p>
    <w:p w14:paraId="314DF37C" w14:textId="77777777" w:rsidR="00551E7D" w:rsidRPr="00130FE0" w:rsidRDefault="00551E7D" w:rsidP="00551E7D">
      <w:pPr>
        <w:pStyle w:val="GOSTScript"/>
      </w:pPr>
      <w:r w:rsidRPr="00130FE0">
        <w:tab/>
      </w:r>
      <w:r w:rsidRPr="00130FE0">
        <w:tab/>
      </w:r>
      <w:r w:rsidRPr="00130FE0">
        <w:tab/>
        <w:t>"DT_LS": "0</w:t>
      </w:r>
      <w:r w:rsidRPr="005248C0">
        <w:t>0000000000</w:t>
      </w:r>
      <w:r w:rsidRPr="00130FE0">
        <w:t>",</w:t>
      </w:r>
    </w:p>
    <w:p w14:paraId="16829EE3" w14:textId="77777777" w:rsidR="00551E7D" w:rsidRPr="00130FE0" w:rsidRDefault="00551E7D" w:rsidP="00551E7D">
      <w:pPr>
        <w:pStyle w:val="GOSTScript"/>
      </w:pPr>
      <w:r w:rsidRPr="00130FE0">
        <w:tab/>
      </w:r>
      <w:r w:rsidRPr="00130FE0">
        <w:tab/>
      </w:r>
      <w:r w:rsidRPr="00130FE0">
        <w:tab/>
        <w:t>"</w:t>
      </w:r>
      <w:r w:rsidRPr="00AC2D5A">
        <w:t>DT_ANALITCODESKU</w:t>
      </w:r>
      <w:r w:rsidRPr="00130FE0">
        <w:t>": "</w:t>
      </w:r>
      <w:r w:rsidRPr="005248C0">
        <w:t>00</w:t>
      </w:r>
      <w:r w:rsidRPr="00130FE0">
        <w:t>",</w:t>
      </w:r>
    </w:p>
    <w:p w14:paraId="2C161ED7" w14:textId="77777777" w:rsidR="00551E7D" w:rsidRDefault="00551E7D" w:rsidP="00551E7D">
      <w:pPr>
        <w:pStyle w:val="GOSTScript"/>
      </w:pPr>
      <w:r w:rsidRPr="00130FE0">
        <w:tab/>
      </w:r>
      <w:r w:rsidRPr="00130FE0">
        <w:tab/>
      </w:r>
      <w:r w:rsidRPr="00130FE0">
        <w:tab/>
        <w:t>"DT_KBK": "</w:t>
      </w:r>
      <w:r w:rsidRPr="005248C0">
        <w:t>00001050400000000510</w:t>
      </w:r>
      <w:r w:rsidRPr="00130FE0">
        <w:t>",</w:t>
      </w:r>
    </w:p>
    <w:p w14:paraId="67A9F6AB" w14:textId="4DBE6B16" w:rsidR="00551E7D" w:rsidRDefault="007A5A4C" w:rsidP="00551E7D">
      <w:pPr>
        <w:pStyle w:val="GOSTScript"/>
      </w:pPr>
      <w:r>
        <w:tab/>
      </w:r>
      <w:r>
        <w:tab/>
      </w:r>
      <w:r>
        <w:tab/>
      </w:r>
      <w:r w:rsidR="00551E7D" w:rsidRPr="00130FE0">
        <w:t>"DT_</w:t>
      </w:r>
      <w:r w:rsidR="00551E7D" w:rsidRPr="00C30709">
        <w:t>TYPEKBK</w:t>
      </w:r>
      <w:r w:rsidR="00551E7D" w:rsidRPr="00130FE0">
        <w:t>": "</w:t>
      </w:r>
      <w:r w:rsidR="00551E7D" w:rsidRPr="00C6161D">
        <w:t>31</w:t>
      </w:r>
      <w:r w:rsidR="00551E7D" w:rsidRPr="00130FE0">
        <w:t>",</w:t>
      </w:r>
    </w:p>
    <w:p w14:paraId="7E68F2C8" w14:textId="77777777" w:rsidR="00551E7D" w:rsidRDefault="00551E7D" w:rsidP="00551E7D">
      <w:pPr>
        <w:pStyle w:val="GOSTScript"/>
      </w:pPr>
      <w:r w:rsidRPr="00130FE0">
        <w:tab/>
      </w:r>
      <w:r w:rsidRPr="00130FE0">
        <w:tab/>
      </w:r>
      <w:r w:rsidRPr="00130FE0">
        <w:tab/>
        <w:t>"DT_</w:t>
      </w:r>
      <w:r w:rsidRPr="002D6C15">
        <w:t>VALCODE</w:t>
      </w:r>
      <w:r w:rsidRPr="00130FE0">
        <w:t>": "</w:t>
      </w:r>
      <w:r>
        <w:t>643</w:t>
      </w:r>
      <w:r w:rsidRPr="00130FE0">
        <w:t>",</w:t>
      </w:r>
    </w:p>
    <w:p w14:paraId="1B36DBBE" w14:textId="77777777" w:rsidR="00551E7D" w:rsidRPr="00130FE0" w:rsidRDefault="00551E7D" w:rsidP="00551E7D">
      <w:pPr>
        <w:pStyle w:val="GOSTScript"/>
      </w:pPr>
      <w:r w:rsidRPr="00130FE0">
        <w:tab/>
      </w:r>
      <w:r w:rsidRPr="00130FE0">
        <w:tab/>
      </w:r>
      <w:r w:rsidRPr="00130FE0">
        <w:tab/>
        <w:t>"DT_</w:t>
      </w:r>
      <w:r w:rsidRPr="002D6C15">
        <w:t>TOFKKS</w:t>
      </w:r>
      <w:r>
        <w:t>": "60</w:t>
      </w:r>
      <w:r w:rsidRPr="00130FE0">
        <w:t>",</w:t>
      </w:r>
    </w:p>
    <w:p w14:paraId="2298CFE2" w14:textId="77777777" w:rsidR="00551E7D" w:rsidRPr="00130FE0" w:rsidRDefault="00551E7D" w:rsidP="00551E7D">
      <w:pPr>
        <w:pStyle w:val="GOSTScript"/>
      </w:pPr>
      <w:r w:rsidRPr="00130FE0">
        <w:tab/>
      </w:r>
      <w:r w:rsidRPr="00130FE0">
        <w:tab/>
      </w:r>
      <w:r w:rsidRPr="00130FE0">
        <w:tab/>
        <w:t>"DT_</w:t>
      </w:r>
      <w:r w:rsidRPr="002D6C15">
        <w:t>PNKS</w:t>
      </w:r>
      <w:r w:rsidRPr="00130FE0">
        <w:t>": "</w:t>
      </w:r>
      <w:r w:rsidRPr="00371BB9">
        <w:t>00</w:t>
      </w:r>
      <w:r w:rsidRPr="00130FE0">
        <w:t>",</w:t>
      </w:r>
    </w:p>
    <w:p w14:paraId="5B6BCBFE" w14:textId="77777777" w:rsidR="00551E7D" w:rsidRPr="00130FE0" w:rsidRDefault="00551E7D" w:rsidP="00551E7D">
      <w:pPr>
        <w:pStyle w:val="GOSTScript"/>
      </w:pPr>
      <w:r w:rsidRPr="00130FE0">
        <w:tab/>
      </w:r>
      <w:r w:rsidRPr="00130FE0">
        <w:tab/>
      </w:r>
      <w:r w:rsidRPr="00130FE0">
        <w:tab/>
        <w:t>"DT_</w:t>
      </w:r>
      <w:r w:rsidRPr="00AB33A3">
        <w:t>OKTMO</w:t>
      </w:r>
      <w:r w:rsidRPr="00130FE0">
        <w:t>": "-",</w:t>
      </w:r>
    </w:p>
    <w:p w14:paraId="517DC6A2" w14:textId="77777777" w:rsidR="00551E7D" w:rsidRDefault="00551E7D" w:rsidP="00551E7D">
      <w:pPr>
        <w:pStyle w:val="GOSTScript"/>
      </w:pPr>
      <w:r w:rsidRPr="00AB33A3">
        <w:tab/>
      </w:r>
      <w:r w:rsidRPr="00AB33A3">
        <w:tab/>
      </w:r>
      <w:r w:rsidRPr="00AB33A3">
        <w:tab/>
        <w:t>"DT_TARGETCODE": "-",</w:t>
      </w:r>
    </w:p>
    <w:p w14:paraId="613A1C40" w14:textId="77777777" w:rsidR="00551E7D" w:rsidRDefault="00551E7D" w:rsidP="00551E7D">
      <w:pPr>
        <w:pStyle w:val="GOSTScript"/>
      </w:pPr>
      <w:r w:rsidRPr="00AB33A3">
        <w:tab/>
      </w:r>
      <w:r w:rsidRPr="00AB33A3">
        <w:tab/>
      </w:r>
      <w:r w:rsidRPr="00AB33A3">
        <w:tab/>
        <w:t>"DT_BA": "-",</w:t>
      </w:r>
    </w:p>
    <w:p w14:paraId="0D5AB691" w14:textId="77777777" w:rsidR="00551E7D" w:rsidRDefault="00551E7D" w:rsidP="00551E7D">
      <w:pPr>
        <w:pStyle w:val="GOSTScript"/>
      </w:pPr>
      <w:r w:rsidRPr="00AB33A3">
        <w:tab/>
      </w:r>
      <w:r w:rsidRPr="00AB33A3">
        <w:tab/>
      </w:r>
      <w:r w:rsidRPr="00AB33A3">
        <w:tab/>
        <w:t>"DT_CA": "-",</w:t>
      </w:r>
    </w:p>
    <w:p w14:paraId="6C1AA10E" w14:textId="77777777" w:rsidR="00551E7D" w:rsidRDefault="00551E7D" w:rsidP="00551E7D">
      <w:pPr>
        <w:pStyle w:val="GOSTScript"/>
      </w:pPr>
      <w:r w:rsidRPr="00AB33A3">
        <w:tab/>
      </w:r>
      <w:r w:rsidRPr="00AB33A3">
        <w:tab/>
      </w:r>
      <w:r w:rsidRPr="00AB33A3">
        <w:tab/>
        <w:t>"DT_LSADD": "-",</w:t>
      </w:r>
    </w:p>
    <w:p w14:paraId="54A181C2" w14:textId="77777777" w:rsidR="00551E7D" w:rsidRPr="00130FE0" w:rsidRDefault="00551E7D" w:rsidP="00551E7D">
      <w:pPr>
        <w:pStyle w:val="GOSTScript"/>
      </w:pPr>
      <w:r w:rsidRPr="00130FE0">
        <w:tab/>
      </w:r>
      <w:r w:rsidRPr="00130FE0">
        <w:tab/>
      </w:r>
      <w:r w:rsidRPr="00130FE0">
        <w:tab/>
        <w:t>"DT_</w:t>
      </w:r>
      <w:r w:rsidRPr="002D6C15">
        <w:t>TOFK</w:t>
      </w:r>
      <w:r w:rsidRPr="00130FE0">
        <w:t>": "</w:t>
      </w:r>
      <w:r w:rsidRPr="00371BB9">
        <w:t>6000</w:t>
      </w:r>
      <w:r w:rsidRPr="00130FE0">
        <w:t>",</w:t>
      </w:r>
    </w:p>
    <w:p w14:paraId="52FBCA10" w14:textId="77777777" w:rsidR="00551E7D" w:rsidRPr="00130FE0" w:rsidRDefault="00551E7D" w:rsidP="00551E7D">
      <w:pPr>
        <w:pStyle w:val="GOSTScript"/>
      </w:pPr>
      <w:r w:rsidRPr="00130FE0">
        <w:tab/>
      </w:r>
      <w:r w:rsidRPr="00130FE0">
        <w:tab/>
      </w:r>
      <w:r w:rsidRPr="00130FE0">
        <w:tab/>
        <w:t>"DT_</w:t>
      </w:r>
      <w:r w:rsidRPr="00AB33A3">
        <w:t>PACENTRE</w:t>
      </w:r>
      <w:r w:rsidRPr="00130FE0">
        <w:t>": "</w:t>
      </w:r>
      <w:r w:rsidRPr="00371BB9">
        <w:t>-</w:t>
      </w:r>
      <w:r w:rsidRPr="00130FE0">
        <w:t>",</w:t>
      </w:r>
    </w:p>
    <w:p w14:paraId="2083B8CE" w14:textId="77777777" w:rsidR="00551E7D" w:rsidRDefault="00551E7D" w:rsidP="00551E7D">
      <w:pPr>
        <w:pStyle w:val="GOSTScript"/>
      </w:pPr>
      <w:r w:rsidRPr="00AB33A3">
        <w:tab/>
      </w:r>
      <w:r w:rsidRPr="00AB33A3">
        <w:tab/>
      </w:r>
      <w:r w:rsidRPr="00AB33A3">
        <w:tab/>
        <w:t>"DT_TOFKC": "-",</w:t>
      </w:r>
    </w:p>
    <w:p w14:paraId="78558D60" w14:textId="77777777" w:rsidR="00551E7D" w:rsidRDefault="00551E7D" w:rsidP="00551E7D">
      <w:pPr>
        <w:pStyle w:val="GOSTScript"/>
      </w:pPr>
      <w:r w:rsidRPr="00AB33A3">
        <w:tab/>
      </w:r>
      <w:r w:rsidRPr="00AB33A3">
        <w:tab/>
      </w:r>
      <w:r w:rsidRPr="00AB33A3">
        <w:tab/>
        <w:t>"DT_PERIOD": "-",</w:t>
      </w:r>
    </w:p>
    <w:p w14:paraId="051D9437" w14:textId="77777777" w:rsidR="00551E7D" w:rsidRDefault="00551E7D" w:rsidP="00551E7D">
      <w:pPr>
        <w:pStyle w:val="GOSTScript"/>
      </w:pPr>
      <w:r w:rsidRPr="00AB33A3">
        <w:tab/>
      </w:r>
      <w:r w:rsidRPr="00AB33A3">
        <w:tab/>
      </w:r>
      <w:r w:rsidRPr="00AB33A3">
        <w:tab/>
        <w:t>"DT_ACCOUNTCORR": "</w:t>
      </w:r>
      <w:r w:rsidRPr="008E0967">
        <w:t>03100</w:t>
      </w:r>
      <w:r w:rsidRPr="00AB33A3">
        <w:t>",</w:t>
      </w:r>
    </w:p>
    <w:p w14:paraId="5ACBAAAA" w14:textId="77777777" w:rsidR="00551E7D" w:rsidRDefault="00551E7D" w:rsidP="00551E7D">
      <w:pPr>
        <w:pStyle w:val="GOSTScript"/>
      </w:pPr>
      <w:r w:rsidRPr="00AB33A3">
        <w:tab/>
      </w:r>
      <w:r w:rsidRPr="00AB33A3">
        <w:tab/>
      </w:r>
      <w:r w:rsidRPr="00AB33A3">
        <w:tab/>
        <w:t>"DT_ACCOUNTTYPE": "</w:t>
      </w:r>
      <w:r w:rsidRPr="000F3907">
        <w:t>БС</w:t>
      </w:r>
      <w:r w:rsidRPr="00AB33A3">
        <w:t>",</w:t>
      </w:r>
    </w:p>
    <w:p w14:paraId="525F2DCC" w14:textId="77777777" w:rsidR="00551E7D" w:rsidRDefault="00551E7D" w:rsidP="00551E7D">
      <w:pPr>
        <w:pStyle w:val="GOSTScript"/>
      </w:pPr>
      <w:r w:rsidRPr="00AB33A3">
        <w:tab/>
      </w:r>
      <w:r w:rsidRPr="00AB33A3">
        <w:tab/>
      </w:r>
      <w:r w:rsidRPr="00AB33A3">
        <w:tab/>
        <w:t>"DT_</w:t>
      </w:r>
      <w:r w:rsidRPr="00B93ECA">
        <w:t>PZO</w:t>
      </w:r>
      <w:r w:rsidRPr="00AB33A3">
        <w:t>": "-",</w:t>
      </w:r>
    </w:p>
    <w:p w14:paraId="5D4C6115" w14:textId="77777777" w:rsidR="00551E7D" w:rsidRPr="00130FE0" w:rsidRDefault="00551E7D" w:rsidP="00551E7D">
      <w:pPr>
        <w:pStyle w:val="GOSTScript"/>
      </w:pPr>
      <w:r w:rsidRPr="00AB33A3">
        <w:tab/>
      </w:r>
      <w:r w:rsidRPr="00AB33A3">
        <w:tab/>
      </w:r>
      <w:r w:rsidRPr="00AB33A3">
        <w:tab/>
      </w:r>
      <w:r>
        <w:t>"C</w:t>
      </w:r>
      <w:r w:rsidRPr="00130FE0">
        <w:t>T_</w:t>
      </w:r>
      <w:r w:rsidRPr="00752F77">
        <w:t>ACCOUNT</w:t>
      </w:r>
      <w:r w:rsidRPr="00130FE0">
        <w:t>": "</w:t>
      </w:r>
      <w:r w:rsidRPr="008E0967">
        <w:t>03100</w:t>
      </w:r>
      <w:r w:rsidRPr="00130FE0">
        <w:t>",</w:t>
      </w:r>
    </w:p>
    <w:p w14:paraId="56353BDE" w14:textId="77777777" w:rsidR="00551E7D" w:rsidRPr="00130FE0" w:rsidRDefault="00551E7D" w:rsidP="00551E7D">
      <w:pPr>
        <w:pStyle w:val="GOSTScript"/>
      </w:pPr>
      <w:r w:rsidRPr="00130FE0">
        <w:tab/>
      </w:r>
      <w:r w:rsidRPr="00130FE0">
        <w:tab/>
      </w:r>
      <w:r w:rsidRPr="00130FE0">
        <w:tab/>
        <w:t>"</w:t>
      </w:r>
      <w:r>
        <w:t>C</w:t>
      </w:r>
      <w:r w:rsidRPr="00130FE0">
        <w:t>T_</w:t>
      </w:r>
      <w:r w:rsidRPr="00752F77">
        <w:t>OKTMOKS</w:t>
      </w:r>
      <w:r w:rsidRPr="00130FE0">
        <w:t>": "</w:t>
      </w:r>
      <w:r w:rsidRPr="008E0967">
        <w:t>00000001</w:t>
      </w:r>
      <w:r w:rsidRPr="00130FE0">
        <w:t>",</w:t>
      </w:r>
    </w:p>
    <w:p w14:paraId="53469A4D" w14:textId="77777777" w:rsidR="00551E7D" w:rsidRPr="00130FE0" w:rsidRDefault="00551E7D" w:rsidP="00551E7D">
      <w:pPr>
        <w:pStyle w:val="GOSTScript"/>
      </w:pPr>
      <w:r w:rsidRPr="00130FE0">
        <w:tab/>
      </w:r>
      <w:r w:rsidRPr="00130FE0">
        <w:tab/>
      </w:r>
      <w:r w:rsidRPr="00130FE0">
        <w:tab/>
        <w:t>"</w:t>
      </w:r>
      <w:r>
        <w:t>C</w:t>
      </w:r>
      <w:r w:rsidRPr="00130FE0">
        <w:t>T_LS": "</w:t>
      </w:r>
      <w:r w:rsidRPr="00037DBF">
        <w:t>04601076330</w:t>
      </w:r>
      <w:r w:rsidRPr="00130FE0">
        <w:t>",</w:t>
      </w:r>
    </w:p>
    <w:p w14:paraId="569A4FF7" w14:textId="77777777" w:rsidR="00551E7D" w:rsidRPr="00130FE0" w:rsidRDefault="00551E7D" w:rsidP="00551E7D">
      <w:pPr>
        <w:pStyle w:val="GOSTScript"/>
      </w:pPr>
      <w:r w:rsidRPr="00130FE0">
        <w:tab/>
      </w:r>
      <w:r w:rsidRPr="00130FE0">
        <w:tab/>
      </w:r>
      <w:r w:rsidRPr="00130FE0">
        <w:tab/>
        <w:t>"</w:t>
      </w:r>
      <w:r>
        <w:t>C</w:t>
      </w:r>
      <w:r w:rsidRPr="00AC2D5A">
        <w:t>T_ANALITCODESKU</w:t>
      </w:r>
      <w:r w:rsidRPr="00130FE0">
        <w:t>": "</w:t>
      </w:r>
      <w:r w:rsidRPr="008E0967">
        <w:t>00</w:t>
      </w:r>
      <w:r w:rsidRPr="00130FE0">
        <w:t>",</w:t>
      </w:r>
    </w:p>
    <w:p w14:paraId="78FAA852" w14:textId="77777777" w:rsidR="00551E7D" w:rsidRDefault="00551E7D" w:rsidP="00551E7D">
      <w:pPr>
        <w:pStyle w:val="GOSTScript"/>
      </w:pPr>
      <w:r w:rsidRPr="00130FE0">
        <w:tab/>
      </w:r>
      <w:r w:rsidRPr="00130FE0">
        <w:tab/>
      </w:r>
      <w:r w:rsidRPr="00130FE0">
        <w:tab/>
        <w:t>"</w:t>
      </w:r>
      <w:r>
        <w:t>C</w:t>
      </w:r>
      <w:r w:rsidRPr="00130FE0">
        <w:t>T_KBK": "</w:t>
      </w:r>
      <w:r w:rsidRPr="008E0967">
        <w:t>10011701010016000180</w:t>
      </w:r>
      <w:r w:rsidRPr="00130FE0">
        <w:t>",</w:t>
      </w:r>
    </w:p>
    <w:p w14:paraId="431839B7" w14:textId="59E9819E" w:rsidR="00551E7D" w:rsidRDefault="007A5A4C" w:rsidP="00551E7D">
      <w:pPr>
        <w:pStyle w:val="GOSTScript"/>
      </w:pPr>
      <w:r w:rsidRPr="007A5A4C">
        <w:tab/>
      </w:r>
      <w:r w:rsidRPr="007A5A4C">
        <w:tab/>
      </w:r>
      <w:r w:rsidRPr="007A5A4C">
        <w:tab/>
      </w:r>
      <w:r w:rsidR="00551E7D">
        <w:t>"C</w:t>
      </w:r>
      <w:r w:rsidR="00551E7D" w:rsidRPr="00130FE0">
        <w:t>T_</w:t>
      </w:r>
      <w:r w:rsidR="00551E7D" w:rsidRPr="00C30709">
        <w:t>TYPEKBK</w:t>
      </w:r>
      <w:r w:rsidR="00551E7D" w:rsidRPr="00130FE0">
        <w:t>": "</w:t>
      </w:r>
      <w:r w:rsidR="00551E7D" w:rsidRPr="00C6161D">
        <w:t>20</w:t>
      </w:r>
      <w:r w:rsidR="00551E7D" w:rsidRPr="00130FE0">
        <w:t>",</w:t>
      </w:r>
    </w:p>
    <w:p w14:paraId="136AF8ED" w14:textId="77777777" w:rsidR="00551E7D" w:rsidRDefault="00551E7D" w:rsidP="00551E7D">
      <w:pPr>
        <w:pStyle w:val="GOSTScript"/>
      </w:pPr>
      <w:r w:rsidRPr="00130FE0">
        <w:lastRenderedPageBreak/>
        <w:tab/>
      </w:r>
      <w:r w:rsidRPr="00130FE0">
        <w:tab/>
      </w:r>
      <w:r w:rsidRPr="00130FE0">
        <w:tab/>
        <w:t>"</w:t>
      </w:r>
      <w:r>
        <w:t>C</w:t>
      </w:r>
      <w:r w:rsidRPr="00130FE0">
        <w:t>T_</w:t>
      </w:r>
      <w:r w:rsidRPr="002D6C15">
        <w:t>VALCODE</w:t>
      </w:r>
      <w:r w:rsidRPr="00130FE0">
        <w:t>": "</w:t>
      </w:r>
      <w:r>
        <w:t>643</w:t>
      </w:r>
      <w:r w:rsidRPr="00130FE0">
        <w:t>",</w:t>
      </w:r>
    </w:p>
    <w:p w14:paraId="09DC4E9A" w14:textId="77777777" w:rsidR="00551E7D" w:rsidRPr="00130FE0" w:rsidRDefault="00551E7D" w:rsidP="00551E7D">
      <w:pPr>
        <w:pStyle w:val="GOSTScript"/>
      </w:pPr>
      <w:r w:rsidRPr="00130FE0">
        <w:tab/>
      </w:r>
      <w:r w:rsidRPr="00130FE0">
        <w:tab/>
      </w:r>
      <w:r w:rsidRPr="00130FE0">
        <w:tab/>
        <w:t>"</w:t>
      </w:r>
      <w:r>
        <w:t>C</w:t>
      </w:r>
      <w:r w:rsidRPr="00130FE0">
        <w:t>T_</w:t>
      </w:r>
      <w:r w:rsidRPr="002D6C15">
        <w:t>TOFKKS</w:t>
      </w:r>
      <w:r w:rsidRPr="00130FE0">
        <w:t>": "</w:t>
      </w:r>
      <w:r w:rsidRPr="00371BB9">
        <w:t>60</w:t>
      </w:r>
      <w:r w:rsidRPr="00130FE0">
        <w:t>",</w:t>
      </w:r>
    </w:p>
    <w:p w14:paraId="63C02DC1" w14:textId="77777777" w:rsidR="00551E7D" w:rsidRPr="00130FE0" w:rsidRDefault="00551E7D" w:rsidP="00551E7D">
      <w:pPr>
        <w:pStyle w:val="GOSTScript"/>
      </w:pPr>
      <w:r w:rsidRPr="00130FE0">
        <w:tab/>
      </w:r>
      <w:r w:rsidRPr="00130FE0">
        <w:tab/>
      </w:r>
      <w:r w:rsidRPr="00130FE0">
        <w:tab/>
        <w:t>"</w:t>
      </w:r>
      <w:r>
        <w:t>C</w:t>
      </w:r>
      <w:r w:rsidRPr="00130FE0">
        <w:t>T_</w:t>
      </w:r>
      <w:r w:rsidRPr="002D6C15">
        <w:t>PNKS</w:t>
      </w:r>
      <w:r w:rsidRPr="00130FE0">
        <w:t>": "</w:t>
      </w:r>
      <w:r w:rsidRPr="00371BB9">
        <w:t>00</w:t>
      </w:r>
      <w:r w:rsidRPr="00130FE0">
        <w:t>",</w:t>
      </w:r>
    </w:p>
    <w:p w14:paraId="5EA82DB6" w14:textId="77777777" w:rsidR="00551E7D" w:rsidRPr="00130FE0" w:rsidRDefault="00551E7D" w:rsidP="00551E7D">
      <w:pPr>
        <w:pStyle w:val="GOSTScript"/>
      </w:pPr>
      <w:r w:rsidRPr="00130FE0">
        <w:tab/>
      </w:r>
      <w:r w:rsidRPr="00130FE0">
        <w:tab/>
      </w:r>
      <w:r w:rsidRPr="00130FE0">
        <w:tab/>
        <w:t>"</w:t>
      </w:r>
      <w:r>
        <w:t>C</w:t>
      </w:r>
      <w:r w:rsidRPr="00130FE0">
        <w:t>T_</w:t>
      </w:r>
      <w:r w:rsidRPr="00AB33A3">
        <w:t>OKTMO</w:t>
      </w:r>
      <w:r w:rsidRPr="00130FE0">
        <w:t>": "-",</w:t>
      </w:r>
    </w:p>
    <w:p w14:paraId="74EE8ED5" w14:textId="77777777" w:rsidR="00551E7D" w:rsidRDefault="00551E7D" w:rsidP="00551E7D">
      <w:pPr>
        <w:pStyle w:val="GOSTScript"/>
      </w:pPr>
      <w:r w:rsidRPr="00AB33A3">
        <w:tab/>
      </w:r>
      <w:r w:rsidRPr="00AB33A3">
        <w:tab/>
      </w:r>
      <w:r w:rsidRPr="00AB33A3">
        <w:tab/>
        <w:t>"</w:t>
      </w:r>
      <w:r>
        <w:t>C</w:t>
      </w:r>
      <w:r w:rsidRPr="00AB33A3">
        <w:t>T_TARGETCODE": "-",</w:t>
      </w:r>
    </w:p>
    <w:p w14:paraId="7EEA7AE9" w14:textId="77777777" w:rsidR="00551E7D" w:rsidRDefault="00551E7D" w:rsidP="00551E7D">
      <w:pPr>
        <w:pStyle w:val="GOSTScript"/>
      </w:pPr>
      <w:r w:rsidRPr="00AB33A3">
        <w:tab/>
      </w:r>
      <w:r w:rsidRPr="00AB33A3">
        <w:tab/>
      </w:r>
      <w:r w:rsidRPr="00AB33A3">
        <w:tab/>
        <w:t>"</w:t>
      </w:r>
      <w:r>
        <w:t>C</w:t>
      </w:r>
      <w:r w:rsidRPr="00AB33A3">
        <w:t>T_BA": "-",</w:t>
      </w:r>
    </w:p>
    <w:p w14:paraId="047A2E77" w14:textId="77777777" w:rsidR="00551E7D" w:rsidRDefault="00551E7D" w:rsidP="00551E7D">
      <w:pPr>
        <w:pStyle w:val="GOSTScript"/>
      </w:pPr>
      <w:r w:rsidRPr="00AB33A3">
        <w:tab/>
      </w:r>
      <w:r w:rsidRPr="00AB33A3">
        <w:tab/>
      </w:r>
      <w:r w:rsidRPr="00AB33A3">
        <w:tab/>
        <w:t>"</w:t>
      </w:r>
      <w:r>
        <w:t>C</w:t>
      </w:r>
      <w:r w:rsidRPr="00AB33A3">
        <w:t>T_CA": "-",</w:t>
      </w:r>
    </w:p>
    <w:p w14:paraId="5E553B68" w14:textId="77777777" w:rsidR="00551E7D" w:rsidRDefault="00551E7D" w:rsidP="00551E7D">
      <w:pPr>
        <w:pStyle w:val="GOSTScript"/>
      </w:pPr>
      <w:r w:rsidRPr="00AB33A3">
        <w:tab/>
      </w:r>
      <w:r w:rsidRPr="00AB33A3">
        <w:tab/>
      </w:r>
      <w:r w:rsidRPr="00AB33A3">
        <w:tab/>
        <w:t>"</w:t>
      </w:r>
      <w:r>
        <w:t>C</w:t>
      </w:r>
      <w:r w:rsidRPr="00AB33A3">
        <w:t>T_LSADD": "-",</w:t>
      </w:r>
    </w:p>
    <w:p w14:paraId="06D4FD1F" w14:textId="77777777" w:rsidR="00551E7D" w:rsidRPr="00130FE0" w:rsidRDefault="00551E7D" w:rsidP="00551E7D">
      <w:pPr>
        <w:pStyle w:val="GOSTScript"/>
      </w:pPr>
      <w:r w:rsidRPr="00130FE0">
        <w:tab/>
      </w:r>
      <w:r w:rsidRPr="00130FE0">
        <w:tab/>
      </w:r>
      <w:r w:rsidRPr="00130FE0">
        <w:tab/>
        <w:t>"</w:t>
      </w:r>
      <w:r>
        <w:t>C</w:t>
      </w:r>
      <w:r w:rsidRPr="00130FE0">
        <w:t>T_</w:t>
      </w:r>
      <w:r w:rsidRPr="002D6C15">
        <w:t>TOFK</w:t>
      </w:r>
      <w:r w:rsidRPr="00130FE0">
        <w:t>": "</w:t>
      </w:r>
      <w:r w:rsidRPr="00371BB9">
        <w:t>6000</w:t>
      </w:r>
      <w:r w:rsidRPr="00130FE0">
        <w:t>",</w:t>
      </w:r>
    </w:p>
    <w:p w14:paraId="33FF36CD" w14:textId="77777777" w:rsidR="00551E7D" w:rsidRPr="00130FE0" w:rsidRDefault="00551E7D" w:rsidP="00551E7D">
      <w:pPr>
        <w:pStyle w:val="GOSTScript"/>
      </w:pPr>
      <w:r w:rsidRPr="00130FE0">
        <w:tab/>
      </w:r>
      <w:r w:rsidRPr="00130FE0">
        <w:tab/>
      </w:r>
      <w:r w:rsidRPr="00130FE0">
        <w:tab/>
        <w:t>"</w:t>
      </w:r>
      <w:r>
        <w:t>C</w:t>
      </w:r>
      <w:r w:rsidRPr="00130FE0">
        <w:t>T_</w:t>
      </w:r>
      <w:r w:rsidRPr="00AB33A3">
        <w:t>PACENTRE</w:t>
      </w:r>
      <w:r w:rsidRPr="00130FE0">
        <w:t>": "</w:t>
      </w:r>
      <w:r w:rsidRPr="00B93ECA">
        <w:t>-</w:t>
      </w:r>
      <w:r w:rsidRPr="00130FE0">
        <w:t>",</w:t>
      </w:r>
    </w:p>
    <w:p w14:paraId="60E61436" w14:textId="77777777" w:rsidR="00551E7D" w:rsidRDefault="00551E7D" w:rsidP="00551E7D">
      <w:pPr>
        <w:pStyle w:val="GOSTScript"/>
      </w:pPr>
      <w:r w:rsidRPr="00AB33A3">
        <w:tab/>
      </w:r>
      <w:r w:rsidRPr="00AB33A3">
        <w:tab/>
      </w:r>
      <w:r w:rsidRPr="00AB33A3">
        <w:tab/>
        <w:t>"</w:t>
      </w:r>
      <w:r>
        <w:t>C</w:t>
      </w:r>
      <w:r w:rsidRPr="00AB33A3">
        <w:t>T_TOFKC": "-",</w:t>
      </w:r>
    </w:p>
    <w:p w14:paraId="75A24F3B" w14:textId="77777777" w:rsidR="00551E7D" w:rsidRDefault="00551E7D" w:rsidP="00551E7D">
      <w:pPr>
        <w:pStyle w:val="GOSTScript"/>
      </w:pPr>
      <w:r w:rsidRPr="00AB33A3">
        <w:tab/>
      </w:r>
      <w:r w:rsidRPr="00AB33A3">
        <w:tab/>
      </w:r>
      <w:r w:rsidRPr="00AB33A3">
        <w:tab/>
        <w:t>"</w:t>
      </w:r>
      <w:r>
        <w:t>C</w:t>
      </w:r>
      <w:r w:rsidRPr="00AB33A3">
        <w:t>T_PERIOD": "-",</w:t>
      </w:r>
    </w:p>
    <w:p w14:paraId="6EC66EAF" w14:textId="77777777" w:rsidR="00551E7D" w:rsidRDefault="00551E7D" w:rsidP="00551E7D">
      <w:pPr>
        <w:pStyle w:val="GOSTScript"/>
      </w:pPr>
      <w:r w:rsidRPr="00AB33A3">
        <w:tab/>
      </w:r>
      <w:r w:rsidRPr="00AB33A3">
        <w:tab/>
      </w:r>
      <w:r w:rsidRPr="00AB33A3">
        <w:tab/>
        <w:t>"</w:t>
      </w:r>
      <w:r>
        <w:t>C</w:t>
      </w:r>
      <w:r w:rsidRPr="00AB33A3">
        <w:t>T_ACCOUNTCORR": "</w:t>
      </w:r>
      <w:r w:rsidRPr="008E0967">
        <w:t>02111</w:t>
      </w:r>
      <w:r w:rsidRPr="00AB33A3">
        <w:t>",</w:t>
      </w:r>
    </w:p>
    <w:p w14:paraId="4D913146" w14:textId="77777777" w:rsidR="00551E7D" w:rsidRDefault="00551E7D" w:rsidP="00551E7D">
      <w:pPr>
        <w:pStyle w:val="GOSTScript"/>
      </w:pPr>
      <w:r w:rsidRPr="00AB33A3">
        <w:tab/>
      </w:r>
      <w:r w:rsidRPr="00AB33A3">
        <w:tab/>
      </w:r>
      <w:r w:rsidRPr="00AB33A3">
        <w:tab/>
        <w:t>"</w:t>
      </w:r>
      <w:r>
        <w:t>C</w:t>
      </w:r>
      <w:r w:rsidRPr="00AB33A3">
        <w:t>T_ACCOUNTTYPE": "</w:t>
      </w:r>
      <w:r w:rsidRPr="008E0967">
        <w:t>БС</w:t>
      </w:r>
      <w:r w:rsidRPr="00AB33A3">
        <w:t>",</w:t>
      </w:r>
    </w:p>
    <w:p w14:paraId="2C98506F" w14:textId="0EBE3DDA" w:rsidR="00551E7D" w:rsidRDefault="00551E7D" w:rsidP="00C26239">
      <w:pPr>
        <w:pStyle w:val="GOSTScript"/>
      </w:pPr>
      <w:r w:rsidRPr="00AB33A3">
        <w:tab/>
      </w:r>
      <w:r w:rsidRPr="00AB33A3">
        <w:tab/>
      </w:r>
      <w:r w:rsidRPr="00AB33A3">
        <w:tab/>
        <w:t>"</w:t>
      </w:r>
      <w:r>
        <w:t>C</w:t>
      </w:r>
      <w:r w:rsidRPr="00AB33A3">
        <w:t>T_</w:t>
      </w:r>
      <w:r w:rsidRPr="00B93ECA">
        <w:t>PZO</w:t>
      </w:r>
      <w:r w:rsidRPr="00AB33A3">
        <w:t>": "-"</w:t>
      </w:r>
    </w:p>
    <w:p w14:paraId="24DF2DC7" w14:textId="41B611B5" w:rsidR="00C26239" w:rsidRDefault="00C26239" w:rsidP="00551E7D">
      <w:pPr>
        <w:pStyle w:val="GOSTScript"/>
      </w:pPr>
      <w:r w:rsidRPr="00C26239">
        <w:tab/>
      </w:r>
      <w:r w:rsidRPr="00C26239">
        <w:tab/>
      </w:r>
      <w:r w:rsidRPr="00C26239">
        <w:tab/>
      </w:r>
      <w:r w:rsidR="00551E7D" w:rsidRPr="002018E3">
        <w:t>}</w:t>
      </w:r>
    </w:p>
    <w:p w14:paraId="6A5284BE" w14:textId="2C9776C1" w:rsidR="00551E7D" w:rsidRPr="002018E3" w:rsidRDefault="00C26239" w:rsidP="00551E7D">
      <w:pPr>
        <w:pStyle w:val="GOSTScript"/>
      </w:pPr>
      <w:r w:rsidRPr="00C26239">
        <w:tab/>
      </w:r>
      <w:r w:rsidRPr="00C26239">
        <w:tab/>
      </w:r>
      <w:r w:rsidR="00551E7D" w:rsidRPr="002018E3">
        <w:t>]</w:t>
      </w:r>
    </w:p>
    <w:p w14:paraId="7ABB65BB" w14:textId="77777777" w:rsidR="00551E7D" w:rsidRPr="002018E3" w:rsidRDefault="00551E7D" w:rsidP="00551E7D">
      <w:pPr>
        <w:pStyle w:val="GOSTScript"/>
      </w:pPr>
      <w:r w:rsidRPr="002018E3">
        <w:tab/>
        <w:t>}</w:t>
      </w:r>
    </w:p>
    <w:p w14:paraId="28B2AB6F" w14:textId="023AA8AE" w:rsidR="00431832" w:rsidRPr="00431832" w:rsidRDefault="00551E7D" w:rsidP="00551E7D">
      <w:pPr>
        <w:pStyle w:val="GOSTScript"/>
        <w:rPr>
          <w:lang w:eastAsia="ko-KR"/>
        </w:rPr>
      </w:pPr>
      <w:r w:rsidRPr="002018E3">
        <w:t>}</w:t>
      </w:r>
    </w:p>
    <w:p w14:paraId="6EA45F13" w14:textId="3EB0F5DC" w:rsidR="00645B21" w:rsidRPr="006069EC" w:rsidRDefault="00645B21" w:rsidP="000D6D16">
      <w:pPr>
        <w:pStyle w:val="41"/>
        <w:rPr>
          <w:lang w:val="en-US"/>
        </w:rPr>
      </w:pPr>
      <w:bookmarkStart w:id="700" w:name="_Ref195713166"/>
      <w:bookmarkStart w:id="701" w:name="_Toc226625574"/>
      <w:r w:rsidRPr="006069EC">
        <w:rPr>
          <w:lang w:val="en-US"/>
        </w:rPr>
        <w:t>«</w:t>
      </w:r>
      <w:r w:rsidR="000D6D16" w:rsidRPr="000D6D16">
        <w:t>Бухгалтерская</w:t>
      </w:r>
      <w:r w:rsidR="000D6D16" w:rsidRPr="006069EC">
        <w:rPr>
          <w:lang w:val="en-US"/>
        </w:rPr>
        <w:t xml:space="preserve"> </w:t>
      </w:r>
      <w:r w:rsidR="000D6D16" w:rsidRPr="000D6D16">
        <w:t>справка</w:t>
      </w:r>
      <w:r w:rsidR="000D6D16" w:rsidRPr="006069EC">
        <w:rPr>
          <w:lang w:val="en-US"/>
        </w:rPr>
        <w:t xml:space="preserve"> (</w:t>
      </w:r>
      <w:r w:rsidR="000D6D16" w:rsidRPr="000D6D16">
        <w:t>ф</w:t>
      </w:r>
      <w:r w:rsidR="000D6D16" w:rsidRPr="006069EC">
        <w:rPr>
          <w:lang w:val="en-US"/>
        </w:rPr>
        <w:t>. 0504833)» ARP_SVAP_ZG_RMS (Document)</w:t>
      </w:r>
      <w:bookmarkEnd w:id="700"/>
      <w:bookmarkEnd w:id="701"/>
    </w:p>
    <w:p w14:paraId="32E0530A" w14:textId="5BE1550F" w:rsidR="00645B21" w:rsidRPr="004C328C" w:rsidRDefault="00645B21" w:rsidP="00645B21">
      <w:pPr>
        <w:pStyle w:val="51"/>
      </w:pPr>
      <w:bookmarkStart w:id="702" w:name="_Toc226625575"/>
      <w:r w:rsidRPr="00601F01">
        <w:t>Перечень параметров тела запроса (Document) по документу</w:t>
      </w:r>
      <w:r>
        <w:t xml:space="preserve"> </w:t>
      </w:r>
      <w:r w:rsidRPr="00ED204B">
        <w:t>«</w:t>
      </w:r>
      <w:r w:rsidR="000D6D16" w:rsidRPr="000D6D16">
        <w:t>Бухгалтерская справка (ф. 0504833)» ARP_SVAP_ZG_RMS</w:t>
      </w:r>
      <w:bookmarkEnd w:id="702"/>
    </w:p>
    <w:p w14:paraId="563B4D38" w14:textId="17F5EC5D" w:rsidR="000D6D16" w:rsidRDefault="000A24E5" w:rsidP="000D6D16">
      <w:pPr>
        <w:pStyle w:val="GOSTNameTable"/>
      </w:pPr>
      <w:r>
        <w:rPr>
          <w:noProof/>
        </w:rPr>
        <w:fldChar w:fldCharType="begin"/>
      </w:r>
      <w:r>
        <w:rPr>
          <w:noProof/>
        </w:rPr>
        <w:instrText xml:space="preserve"> SEQ Таблица \* ARABIC </w:instrText>
      </w:r>
      <w:r>
        <w:rPr>
          <w:noProof/>
        </w:rPr>
        <w:fldChar w:fldCharType="separate"/>
      </w:r>
      <w:bookmarkStart w:id="703" w:name="_Toc226625616"/>
      <w:r w:rsidR="001C3732">
        <w:rPr>
          <w:noProof/>
        </w:rPr>
        <w:t>17</w:t>
      </w:r>
      <w:r>
        <w:rPr>
          <w:noProof/>
        </w:rPr>
        <w:fldChar w:fldCharType="end"/>
      </w:r>
      <w:r w:rsidR="000D6D16">
        <w:t xml:space="preserve"> </w:t>
      </w:r>
      <w:r w:rsidR="00C96D5C" w:rsidRPr="00A57119">
        <w:rPr>
          <w:szCs w:val="22"/>
        </w:rPr>
        <w:t>–</w:t>
      </w:r>
      <w:r w:rsidR="000D6D16">
        <w:t xml:space="preserve"> </w:t>
      </w:r>
      <w:r w:rsidR="000D6D16" w:rsidRPr="00544F2D">
        <w:t>Параметры запроса на подбор / сторнирование / переформирование записей учета по документу «Бухгалтерская справка (ф. 0504833)» ARP_SVAP_ZG_RMS</w:t>
      </w:r>
      <w:bookmarkEnd w:id="703"/>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931E50" w:rsidRPr="00A57119" w14:paraId="7A27DAEF" w14:textId="77777777" w:rsidTr="009B1D53">
        <w:trPr>
          <w:cnfStyle w:val="100000000000" w:firstRow="1" w:lastRow="0" w:firstColumn="0" w:lastColumn="0" w:oddVBand="0" w:evenVBand="0" w:oddHBand="0" w:evenHBand="0" w:firstRowFirstColumn="0" w:firstRowLastColumn="0" w:lastRowFirstColumn="0" w:lastRowLastColumn="0"/>
        </w:trPr>
        <w:tc>
          <w:tcPr>
            <w:tcW w:w="1120" w:type="pct"/>
          </w:tcPr>
          <w:p w14:paraId="1627FA2B" w14:textId="423172DF" w:rsidR="00931E50" w:rsidRPr="00A57119" w:rsidRDefault="00931E50" w:rsidP="00931E50">
            <w:pPr>
              <w:pStyle w:val="GOSTTableHead"/>
              <w:rPr>
                <w:szCs w:val="22"/>
              </w:rPr>
            </w:pPr>
            <w:r w:rsidRPr="00A57119">
              <w:t>Наименование параметра</w:t>
            </w:r>
          </w:p>
        </w:tc>
        <w:tc>
          <w:tcPr>
            <w:tcW w:w="795" w:type="pct"/>
          </w:tcPr>
          <w:p w14:paraId="16B511B3" w14:textId="7E10A0E9" w:rsidR="00931E50" w:rsidRPr="00A57119" w:rsidRDefault="00931E50" w:rsidP="00931E50">
            <w:pPr>
              <w:pStyle w:val="GOSTTableHead"/>
              <w:rPr>
                <w:szCs w:val="22"/>
              </w:rPr>
            </w:pPr>
            <w:r w:rsidRPr="00A57119">
              <w:t>Название тэга</w:t>
            </w:r>
          </w:p>
        </w:tc>
        <w:tc>
          <w:tcPr>
            <w:tcW w:w="560" w:type="pct"/>
          </w:tcPr>
          <w:p w14:paraId="3B74BDD8" w14:textId="5EFA0AEC" w:rsidR="00931E50" w:rsidRPr="00A57119" w:rsidRDefault="00931E50" w:rsidP="00931E50">
            <w:pPr>
              <w:pStyle w:val="GOSTTableHead"/>
              <w:rPr>
                <w:szCs w:val="22"/>
              </w:rPr>
            </w:pPr>
            <w:r w:rsidRPr="00A57119">
              <w:t>Тип данных</w:t>
            </w:r>
          </w:p>
        </w:tc>
        <w:tc>
          <w:tcPr>
            <w:tcW w:w="374" w:type="pct"/>
          </w:tcPr>
          <w:p w14:paraId="08A3DBB1" w14:textId="3981D860" w:rsidR="00931E50" w:rsidRPr="00A57119" w:rsidRDefault="00931E50" w:rsidP="00931E50">
            <w:pPr>
              <w:pStyle w:val="GOSTTableHead"/>
              <w:rPr>
                <w:szCs w:val="22"/>
              </w:rPr>
            </w:pPr>
            <w:r w:rsidRPr="00A57119">
              <w:t>Обязательность</w:t>
            </w:r>
          </w:p>
        </w:tc>
        <w:tc>
          <w:tcPr>
            <w:tcW w:w="374" w:type="pct"/>
          </w:tcPr>
          <w:p w14:paraId="112FCF13" w14:textId="4556B025" w:rsidR="00931E50" w:rsidRPr="00A57119" w:rsidRDefault="00931E50" w:rsidP="00931E50">
            <w:pPr>
              <w:pStyle w:val="GOSTTableHead"/>
              <w:rPr>
                <w:szCs w:val="22"/>
              </w:rPr>
            </w:pPr>
            <w:r w:rsidRPr="00A57119">
              <w:t>Размерность</w:t>
            </w:r>
          </w:p>
        </w:tc>
        <w:tc>
          <w:tcPr>
            <w:tcW w:w="1777" w:type="pct"/>
          </w:tcPr>
          <w:p w14:paraId="7227C119" w14:textId="29B04A0B" w:rsidR="00931E50" w:rsidRPr="00A57119" w:rsidRDefault="00931E50" w:rsidP="00931E50">
            <w:pPr>
              <w:pStyle w:val="GOSTTableHead"/>
              <w:rPr>
                <w:szCs w:val="22"/>
              </w:rPr>
            </w:pPr>
            <w:r w:rsidRPr="00A57119">
              <w:t>Описание</w:t>
            </w:r>
          </w:p>
        </w:tc>
      </w:tr>
      <w:tr w:rsidR="00931E50" w:rsidRPr="00A57119" w14:paraId="211DFDC3" w14:textId="77777777" w:rsidTr="009B1D53">
        <w:tc>
          <w:tcPr>
            <w:tcW w:w="5000" w:type="pct"/>
            <w:gridSpan w:val="6"/>
          </w:tcPr>
          <w:p w14:paraId="29E068B7" w14:textId="275FD6FE" w:rsidR="00931E50" w:rsidRPr="00A57119" w:rsidRDefault="00931E50" w:rsidP="00931E50">
            <w:pPr>
              <w:keepNext/>
              <w:ind w:firstLine="30"/>
              <w:jc w:val="center"/>
              <w:rPr>
                <w:bCs/>
                <w:sz w:val="22"/>
                <w:szCs w:val="22"/>
              </w:rPr>
            </w:pPr>
            <w:r w:rsidRPr="00A57119">
              <w:rPr>
                <w:b/>
                <w:sz w:val="22"/>
                <w:szCs w:val="22"/>
              </w:rPr>
              <w:t xml:space="preserve">Бухгалтерская справка (ф. 0504833) </w:t>
            </w:r>
            <w:r w:rsidRPr="00755427">
              <w:rPr>
                <w:b/>
                <w:sz w:val="22"/>
                <w:szCs w:val="22"/>
              </w:rPr>
              <w:t>ARP_SVAP_ZG_</w:t>
            </w:r>
            <w:r>
              <w:rPr>
                <w:b/>
                <w:sz w:val="22"/>
                <w:szCs w:val="22"/>
                <w:lang w:val="en-US"/>
              </w:rPr>
              <w:t>RMS</w:t>
            </w:r>
            <w:r w:rsidRPr="00A57119">
              <w:rPr>
                <w:b/>
                <w:sz w:val="22"/>
                <w:szCs w:val="22"/>
              </w:rPr>
              <w:t xml:space="preserve"> (</w:t>
            </w:r>
            <w:r w:rsidRPr="00A57119">
              <w:rPr>
                <w:b/>
                <w:sz w:val="22"/>
                <w:szCs w:val="22"/>
                <w:lang w:val="en-US"/>
              </w:rPr>
              <w:t>Document</w:t>
            </w:r>
            <w:r w:rsidRPr="00A57119">
              <w:rPr>
                <w:b/>
                <w:sz w:val="22"/>
                <w:szCs w:val="22"/>
              </w:rPr>
              <w:t>)</w:t>
            </w:r>
          </w:p>
        </w:tc>
      </w:tr>
      <w:tr w:rsidR="00931E50" w:rsidRPr="00A57119" w14:paraId="4C8C8EC4" w14:textId="77777777" w:rsidTr="009B1D53">
        <w:tc>
          <w:tcPr>
            <w:tcW w:w="1120" w:type="pct"/>
          </w:tcPr>
          <w:p w14:paraId="56DB57A5" w14:textId="474DE299" w:rsidR="00931E50" w:rsidRPr="00A57119" w:rsidRDefault="00931E50" w:rsidP="00C27750">
            <w:pPr>
              <w:pStyle w:val="GOSTTablenorm"/>
              <w:rPr>
                <w:b/>
              </w:rPr>
            </w:pPr>
            <w:r w:rsidRPr="00A57119">
              <w:t>Номер документа</w:t>
            </w:r>
          </w:p>
        </w:tc>
        <w:tc>
          <w:tcPr>
            <w:tcW w:w="795" w:type="pct"/>
          </w:tcPr>
          <w:p w14:paraId="37BE4662" w14:textId="11FAE8EB" w:rsidR="00931E50" w:rsidRPr="00A57119" w:rsidRDefault="00931E50" w:rsidP="00C27750">
            <w:pPr>
              <w:pStyle w:val="GOSTTablenorm"/>
            </w:pPr>
            <w:r w:rsidRPr="00A57119">
              <w:t>TtlPrt_DcNmbr</w:t>
            </w:r>
          </w:p>
        </w:tc>
        <w:tc>
          <w:tcPr>
            <w:tcW w:w="560" w:type="pct"/>
          </w:tcPr>
          <w:p w14:paraId="199EF798" w14:textId="61C630F9" w:rsidR="00931E50" w:rsidRPr="00A57119" w:rsidRDefault="00931E50" w:rsidP="00C27750">
            <w:pPr>
              <w:pStyle w:val="GOSTTablenorm"/>
            </w:pPr>
            <w:r w:rsidRPr="00A57119">
              <w:t>Строка</w:t>
            </w:r>
          </w:p>
        </w:tc>
        <w:tc>
          <w:tcPr>
            <w:tcW w:w="374" w:type="pct"/>
          </w:tcPr>
          <w:p w14:paraId="028D3B78" w14:textId="0B51A3BE" w:rsidR="00931E50" w:rsidRPr="00A57119" w:rsidRDefault="00931E50" w:rsidP="00C27750">
            <w:pPr>
              <w:pStyle w:val="GOSTTablenorm"/>
            </w:pPr>
            <w:r w:rsidRPr="00A57119">
              <w:t>Да</w:t>
            </w:r>
          </w:p>
        </w:tc>
        <w:tc>
          <w:tcPr>
            <w:tcW w:w="374" w:type="pct"/>
          </w:tcPr>
          <w:p w14:paraId="7F2F1560" w14:textId="560356FC" w:rsidR="00931E50" w:rsidRPr="00A57119" w:rsidRDefault="00931E50" w:rsidP="00C27750">
            <w:pPr>
              <w:pStyle w:val="GOSTTablenorm"/>
            </w:pPr>
            <w:r w:rsidRPr="00A57119">
              <w:t>&lt;=50</w:t>
            </w:r>
          </w:p>
        </w:tc>
        <w:tc>
          <w:tcPr>
            <w:tcW w:w="1777" w:type="pct"/>
          </w:tcPr>
          <w:p w14:paraId="4C53F937" w14:textId="592CECC5" w:rsidR="00931E50" w:rsidRPr="00A57119" w:rsidRDefault="00931E50" w:rsidP="00C27750">
            <w:pPr>
              <w:pStyle w:val="GOSTTablenorm"/>
            </w:pPr>
            <w:r w:rsidRPr="00A57119">
              <w:t>Указывается номер документа</w:t>
            </w:r>
          </w:p>
        </w:tc>
      </w:tr>
      <w:tr w:rsidR="00931E50" w:rsidRPr="00A57119" w14:paraId="6E3884B8" w14:textId="77777777" w:rsidTr="009B1D53">
        <w:tc>
          <w:tcPr>
            <w:tcW w:w="1120" w:type="pct"/>
          </w:tcPr>
          <w:p w14:paraId="15066FB1" w14:textId="09486B54" w:rsidR="00931E50" w:rsidRPr="00A57119" w:rsidRDefault="00931E50" w:rsidP="00C27750">
            <w:pPr>
              <w:pStyle w:val="GOSTTablenorm"/>
            </w:pPr>
            <w:r w:rsidRPr="00A57119">
              <w:t>Дата документа</w:t>
            </w:r>
          </w:p>
        </w:tc>
        <w:tc>
          <w:tcPr>
            <w:tcW w:w="795" w:type="pct"/>
          </w:tcPr>
          <w:p w14:paraId="32F786C9" w14:textId="3A4A18F5" w:rsidR="00931E50" w:rsidRPr="00A57119" w:rsidRDefault="00931E50" w:rsidP="00C27750">
            <w:pPr>
              <w:pStyle w:val="GOSTTablenorm"/>
            </w:pPr>
            <w:r w:rsidRPr="00A57119">
              <w:t>TtlPrt_Dt</w:t>
            </w:r>
          </w:p>
        </w:tc>
        <w:tc>
          <w:tcPr>
            <w:tcW w:w="560" w:type="pct"/>
          </w:tcPr>
          <w:p w14:paraId="5CFA8A4F" w14:textId="47AC459F" w:rsidR="00931E50" w:rsidRPr="00A57119" w:rsidRDefault="00931E50" w:rsidP="00C27750">
            <w:pPr>
              <w:pStyle w:val="GOSTTablenorm"/>
            </w:pPr>
            <w:r w:rsidRPr="00A57119">
              <w:t>Дата</w:t>
            </w:r>
          </w:p>
        </w:tc>
        <w:tc>
          <w:tcPr>
            <w:tcW w:w="374" w:type="pct"/>
          </w:tcPr>
          <w:p w14:paraId="1298E8DF" w14:textId="36F7BDB4" w:rsidR="00931E50" w:rsidRPr="00A57119" w:rsidRDefault="00931E50" w:rsidP="00C27750">
            <w:pPr>
              <w:pStyle w:val="GOSTTablenorm"/>
            </w:pPr>
            <w:r w:rsidRPr="00A57119">
              <w:t>Да</w:t>
            </w:r>
          </w:p>
        </w:tc>
        <w:tc>
          <w:tcPr>
            <w:tcW w:w="374" w:type="pct"/>
          </w:tcPr>
          <w:p w14:paraId="0F2A6345" w14:textId="77777777" w:rsidR="00931E50" w:rsidRPr="00A57119" w:rsidRDefault="00931E50" w:rsidP="00C27750">
            <w:pPr>
              <w:pStyle w:val="GOSTTablenorm"/>
            </w:pPr>
          </w:p>
        </w:tc>
        <w:tc>
          <w:tcPr>
            <w:tcW w:w="1777" w:type="pct"/>
          </w:tcPr>
          <w:p w14:paraId="682F00A4" w14:textId="6CA7E1A7" w:rsidR="00931E50" w:rsidRPr="00A57119" w:rsidRDefault="00931E50" w:rsidP="00C27750">
            <w:pPr>
              <w:pStyle w:val="GOSTTablenorm"/>
            </w:pPr>
            <w:r w:rsidRPr="00A57119">
              <w:t>Указывается дата</w:t>
            </w:r>
            <w:r>
              <w:t xml:space="preserve"> документа в формате YYYY-MM-DD</w:t>
            </w:r>
          </w:p>
        </w:tc>
      </w:tr>
      <w:tr w:rsidR="00931E50" w:rsidRPr="00A57119" w14:paraId="22E0FFF3" w14:textId="77777777" w:rsidTr="009B1D53">
        <w:tc>
          <w:tcPr>
            <w:tcW w:w="1120" w:type="pct"/>
          </w:tcPr>
          <w:p w14:paraId="2A6A815B" w14:textId="2CC7E3AC" w:rsidR="00931E50" w:rsidRPr="00A57119" w:rsidRDefault="00931E50" w:rsidP="00C27750">
            <w:pPr>
              <w:pStyle w:val="GOSTTablenorm"/>
            </w:pPr>
            <w:r w:rsidRPr="00A57119">
              <w:t>Тип справки</w:t>
            </w:r>
          </w:p>
        </w:tc>
        <w:tc>
          <w:tcPr>
            <w:tcW w:w="795" w:type="pct"/>
          </w:tcPr>
          <w:p w14:paraId="52F14A76" w14:textId="0B760186" w:rsidR="00931E50" w:rsidRPr="00A57119" w:rsidRDefault="00931E50" w:rsidP="00C27750">
            <w:pPr>
              <w:pStyle w:val="GOSTTablenorm"/>
            </w:pPr>
            <w:r w:rsidRPr="00A57119">
              <w:t>TtlPrt_TypeDoc</w:t>
            </w:r>
          </w:p>
        </w:tc>
        <w:tc>
          <w:tcPr>
            <w:tcW w:w="560" w:type="pct"/>
          </w:tcPr>
          <w:p w14:paraId="0DC278DF" w14:textId="49252275" w:rsidR="00931E50" w:rsidRPr="00A57119" w:rsidRDefault="00931E50" w:rsidP="00C27750">
            <w:pPr>
              <w:pStyle w:val="GOSTTablenorm"/>
            </w:pPr>
            <w:r w:rsidRPr="00A57119">
              <w:t>Строка</w:t>
            </w:r>
          </w:p>
        </w:tc>
        <w:tc>
          <w:tcPr>
            <w:tcW w:w="374" w:type="pct"/>
          </w:tcPr>
          <w:p w14:paraId="78A3BAFB" w14:textId="30A7C5DC" w:rsidR="00931E50" w:rsidRPr="00A57119" w:rsidRDefault="00931E50" w:rsidP="00C27750">
            <w:pPr>
              <w:pStyle w:val="GOSTTablenorm"/>
            </w:pPr>
            <w:r w:rsidRPr="00A57119">
              <w:t>Да</w:t>
            </w:r>
          </w:p>
        </w:tc>
        <w:tc>
          <w:tcPr>
            <w:tcW w:w="374" w:type="pct"/>
          </w:tcPr>
          <w:p w14:paraId="3C492353" w14:textId="2F5E5D38" w:rsidR="00931E50" w:rsidRPr="00A57119" w:rsidRDefault="00931E50" w:rsidP="00C27750">
            <w:pPr>
              <w:pStyle w:val="GOSTTablenorm"/>
            </w:pPr>
            <w:r w:rsidRPr="00A57119">
              <w:t>=3</w:t>
            </w:r>
          </w:p>
        </w:tc>
        <w:tc>
          <w:tcPr>
            <w:tcW w:w="1777" w:type="pct"/>
          </w:tcPr>
          <w:p w14:paraId="5CDCEF9B" w14:textId="770BB40F" w:rsidR="00931E50" w:rsidRPr="00C6161D" w:rsidRDefault="00931E50" w:rsidP="00C27750">
            <w:pPr>
              <w:pStyle w:val="GOSTTablenorm"/>
            </w:pPr>
            <w:r w:rsidRPr="00C6161D">
              <w:t>Указывается значение «БСЗ</w:t>
            </w:r>
            <w:r w:rsidRPr="00B443F0">
              <w:t>»</w:t>
            </w:r>
          </w:p>
        </w:tc>
      </w:tr>
      <w:tr w:rsidR="00931E50" w:rsidRPr="00A57119" w14:paraId="3AC8821E" w14:textId="77777777" w:rsidTr="009B1D53">
        <w:tc>
          <w:tcPr>
            <w:tcW w:w="1120" w:type="pct"/>
          </w:tcPr>
          <w:p w14:paraId="43ABFC06" w14:textId="39348AF2" w:rsidR="00931E50" w:rsidRPr="00A57119" w:rsidRDefault="00931E50" w:rsidP="00C27750">
            <w:pPr>
              <w:pStyle w:val="GOSTTablenorm"/>
            </w:pPr>
            <w:r w:rsidRPr="00A57119">
              <w:lastRenderedPageBreak/>
              <w:t>Наименование типа справки</w:t>
            </w:r>
          </w:p>
        </w:tc>
        <w:tc>
          <w:tcPr>
            <w:tcW w:w="795" w:type="pct"/>
          </w:tcPr>
          <w:p w14:paraId="37F03AB6" w14:textId="2FC33BC8" w:rsidR="00931E50" w:rsidRPr="00A57119" w:rsidRDefault="00931E50" w:rsidP="00C27750">
            <w:pPr>
              <w:pStyle w:val="GOSTTablenorm"/>
            </w:pPr>
            <w:r w:rsidRPr="00A57119">
              <w:t>TtlPrt_FullTypeDoc</w:t>
            </w:r>
          </w:p>
        </w:tc>
        <w:tc>
          <w:tcPr>
            <w:tcW w:w="560" w:type="pct"/>
          </w:tcPr>
          <w:p w14:paraId="16092B5E" w14:textId="6FD947A3" w:rsidR="00931E50" w:rsidRPr="00A57119" w:rsidRDefault="00931E50" w:rsidP="00C27750">
            <w:pPr>
              <w:pStyle w:val="GOSTTablenorm"/>
            </w:pPr>
            <w:r w:rsidRPr="00A57119">
              <w:t>Строка</w:t>
            </w:r>
          </w:p>
        </w:tc>
        <w:tc>
          <w:tcPr>
            <w:tcW w:w="374" w:type="pct"/>
          </w:tcPr>
          <w:p w14:paraId="78D1610E" w14:textId="7D9E2C33" w:rsidR="00931E50" w:rsidRPr="00A57119" w:rsidRDefault="00931E50" w:rsidP="00C27750">
            <w:pPr>
              <w:pStyle w:val="GOSTTablenorm"/>
            </w:pPr>
            <w:r w:rsidRPr="00A57119">
              <w:t>Да</w:t>
            </w:r>
          </w:p>
        </w:tc>
        <w:tc>
          <w:tcPr>
            <w:tcW w:w="374" w:type="pct"/>
          </w:tcPr>
          <w:p w14:paraId="138540DD" w14:textId="3812A7A0" w:rsidR="00931E50" w:rsidRPr="00A57119" w:rsidRDefault="00931E50" w:rsidP="00C27750">
            <w:pPr>
              <w:pStyle w:val="GOSTTablenorm"/>
            </w:pPr>
            <w:r w:rsidRPr="00A57119">
              <w:t>&lt;=2000</w:t>
            </w:r>
          </w:p>
        </w:tc>
        <w:tc>
          <w:tcPr>
            <w:tcW w:w="1777" w:type="pct"/>
          </w:tcPr>
          <w:p w14:paraId="7A160B9D" w14:textId="7235EAF0" w:rsidR="00931E50" w:rsidRPr="00C6161D" w:rsidRDefault="00931E50" w:rsidP="00C27750">
            <w:pPr>
              <w:pStyle w:val="GOSTTablenorm"/>
            </w:pPr>
            <w:r w:rsidRPr="00A57119">
              <w:t>Указывается наименование справки, соответствующее типу</w:t>
            </w:r>
            <w:r w:rsidRPr="00C6161D">
              <w:t xml:space="preserve"> «БСЗ» </w:t>
            </w:r>
            <w:r w:rsidR="00C27750" w:rsidRPr="00A57119">
              <w:rPr>
                <w:szCs w:val="22"/>
              </w:rPr>
              <w:t>–</w:t>
            </w:r>
            <w:r w:rsidRPr="00C6161D">
              <w:t xml:space="preserve"> Справка по заключению счетов</w:t>
            </w:r>
          </w:p>
        </w:tc>
      </w:tr>
      <w:tr w:rsidR="00931E50" w:rsidRPr="00A57119" w14:paraId="01F80E7F" w14:textId="77777777" w:rsidTr="009B1D53">
        <w:tc>
          <w:tcPr>
            <w:tcW w:w="1120" w:type="pct"/>
          </w:tcPr>
          <w:p w14:paraId="7BD4E45A" w14:textId="2450E180" w:rsidR="00931E50" w:rsidRPr="00A57119" w:rsidRDefault="00931E50" w:rsidP="00C27750">
            <w:pPr>
              <w:pStyle w:val="GOSTTablenorm"/>
            </w:pPr>
            <w:r w:rsidRPr="00A57119">
              <w:t>Код валюты по ОКВ</w:t>
            </w:r>
          </w:p>
        </w:tc>
        <w:tc>
          <w:tcPr>
            <w:tcW w:w="795" w:type="pct"/>
          </w:tcPr>
          <w:p w14:paraId="31493985" w14:textId="4DE7AA4B" w:rsidR="00931E50" w:rsidRPr="00A57119" w:rsidRDefault="00931E50" w:rsidP="00C27750">
            <w:pPr>
              <w:pStyle w:val="GOSTTablenorm"/>
            </w:pPr>
            <w:r w:rsidRPr="00A57119">
              <w:t>TtlPrt_CdCrr</w:t>
            </w:r>
          </w:p>
        </w:tc>
        <w:tc>
          <w:tcPr>
            <w:tcW w:w="560" w:type="pct"/>
          </w:tcPr>
          <w:p w14:paraId="613081A6" w14:textId="4B7CD1F7" w:rsidR="00931E50" w:rsidRPr="00A57119" w:rsidRDefault="00931E50" w:rsidP="00C27750">
            <w:pPr>
              <w:pStyle w:val="GOSTTablenorm"/>
            </w:pPr>
            <w:r w:rsidRPr="00A57119">
              <w:t>Строка</w:t>
            </w:r>
          </w:p>
        </w:tc>
        <w:tc>
          <w:tcPr>
            <w:tcW w:w="374" w:type="pct"/>
          </w:tcPr>
          <w:p w14:paraId="1CEAB172" w14:textId="0E8FDEF4" w:rsidR="00931E50" w:rsidRPr="00A57119" w:rsidRDefault="00931E50" w:rsidP="00C27750">
            <w:pPr>
              <w:pStyle w:val="GOSTTablenorm"/>
            </w:pPr>
            <w:r w:rsidRPr="00A57119">
              <w:t>Да</w:t>
            </w:r>
          </w:p>
        </w:tc>
        <w:tc>
          <w:tcPr>
            <w:tcW w:w="374" w:type="pct"/>
          </w:tcPr>
          <w:p w14:paraId="72A62AB8" w14:textId="4068F189" w:rsidR="00931E50" w:rsidRPr="00A57119" w:rsidRDefault="00931E50" w:rsidP="00C27750">
            <w:pPr>
              <w:pStyle w:val="GOSTTablenorm"/>
            </w:pPr>
            <w:r w:rsidRPr="00A57119">
              <w:t>=3</w:t>
            </w:r>
          </w:p>
        </w:tc>
        <w:tc>
          <w:tcPr>
            <w:tcW w:w="1777" w:type="pct"/>
          </w:tcPr>
          <w:p w14:paraId="55EAC2C9" w14:textId="77777777" w:rsidR="00F015FE" w:rsidRDefault="00931E50" w:rsidP="00C27750">
            <w:pPr>
              <w:pStyle w:val="GOSTTablenorm"/>
            </w:pPr>
            <w:r w:rsidRPr="00A57119">
              <w:t>Указывается код валюты по Общероссийскому классификатору валют.</w:t>
            </w:r>
          </w:p>
          <w:p w14:paraId="6BC1B98C" w14:textId="2A3F8392" w:rsidR="00931E50" w:rsidRPr="00A57119" w:rsidRDefault="00931E50" w:rsidP="00C27750">
            <w:pPr>
              <w:pStyle w:val="GOSTTablenorm"/>
            </w:pPr>
            <w:r w:rsidRPr="00A57119">
              <w:t>Допустимо указывать как цифро</w:t>
            </w:r>
            <w:r>
              <w:t>вой, так и буквенный код валюты</w:t>
            </w:r>
          </w:p>
        </w:tc>
      </w:tr>
      <w:tr w:rsidR="00931E50" w:rsidRPr="00A57119" w14:paraId="61DE7D29" w14:textId="77777777" w:rsidTr="009B1D53">
        <w:tc>
          <w:tcPr>
            <w:tcW w:w="1120" w:type="pct"/>
          </w:tcPr>
          <w:p w14:paraId="67EA2F46" w14:textId="2F748748" w:rsidR="00931E50" w:rsidRPr="00A57119" w:rsidRDefault="00931E50" w:rsidP="00C27750">
            <w:pPr>
              <w:pStyle w:val="GOSTTablenorm"/>
            </w:pPr>
            <w:r w:rsidRPr="00A57119">
              <w:t>Уровень конфиденциальности</w:t>
            </w:r>
          </w:p>
        </w:tc>
        <w:tc>
          <w:tcPr>
            <w:tcW w:w="795" w:type="pct"/>
          </w:tcPr>
          <w:p w14:paraId="1E248864" w14:textId="24769286" w:rsidR="00931E50" w:rsidRPr="00A57119" w:rsidRDefault="00931E50" w:rsidP="00C27750">
            <w:pPr>
              <w:pStyle w:val="GOSTTablenorm"/>
            </w:pPr>
            <w:r w:rsidRPr="00A57119">
              <w:t>SystemInformation_UFOS_SECRECY</w:t>
            </w:r>
          </w:p>
        </w:tc>
        <w:tc>
          <w:tcPr>
            <w:tcW w:w="560" w:type="pct"/>
          </w:tcPr>
          <w:p w14:paraId="7A9136BF" w14:textId="73DFEF73" w:rsidR="00931E50" w:rsidRPr="00A57119" w:rsidRDefault="00931E50" w:rsidP="00C27750">
            <w:pPr>
              <w:pStyle w:val="GOSTTablenorm"/>
            </w:pPr>
            <w:r w:rsidRPr="00A57119">
              <w:t>Число</w:t>
            </w:r>
          </w:p>
        </w:tc>
        <w:tc>
          <w:tcPr>
            <w:tcW w:w="374" w:type="pct"/>
          </w:tcPr>
          <w:p w14:paraId="2FEE3619" w14:textId="70F207A2" w:rsidR="00931E50" w:rsidRPr="00A57119" w:rsidRDefault="00931E50" w:rsidP="00C27750">
            <w:pPr>
              <w:pStyle w:val="GOSTTablenorm"/>
            </w:pPr>
            <w:r w:rsidRPr="00A57119">
              <w:t>Да</w:t>
            </w:r>
          </w:p>
        </w:tc>
        <w:tc>
          <w:tcPr>
            <w:tcW w:w="374" w:type="pct"/>
          </w:tcPr>
          <w:p w14:paraId="609E2888" w14:textId="101BD19C" w:rsidR="00931E50" w:rsidRPr="00A57119" w:rsidRDefault="00931E50" w:rsidP="00C27750">
            <w:pPr>
              <w:pStyle w:val="GOSTTablenorm"/>
            </w:pPr>
            <w:r w:rsidRPr="00A57119">
              <w:t>=1</w:t>
            </w:r>
          </w:p>
        </w:tc>
        <w:tc>
          <w:tcPr>
            <w:tcW w:w="1777" w:type="pct"/>
          </w:tcPr>
          <w:p w14:paraId="1644F59D" w14:textId="77777777" w:rsidR="00931E50" w:rsidRPr="00A57119" w:rsidRDefault="00931E50" w:rsidP="00C27750">
            <w:pPr>
              <w:pStyle w:val="GOSTTablenorm"/>
            </w:pPr>
            <w:r w:rsidRPr="00A57119">
              <w:t>Указывается уровень конфиденциальности документа.</w:t>
            </w:r>
          </w:p>
          <w:p w14:paraId="6E8F3464" w14:textId="77777777" w:rsidR="00931E50" w:rsidRPr="00A57119" w:rsidRDefault="00931E50" w:rsidP="00C27750">
            <w:pPr>
              <w:pStyle w:val="GOSTTablenorm"/>
            </w:pPr>
            <w:r w:rsidRPr="00A57119">
              <w:t>Возможные значения:</w:t>
            </w:r>
          </w:p>
          <w:p w14:paraId="06D9CE8D" w14:textId="5197B836" w:rsidR="00931E50" w:rsidRPr="00A57119" w:rsidRDefault="00931E50" w:rsidP="00C27750">
            <w:pPr>
              <w:pStyle w:val="GOSTTableListMark1"/>
            </w:pPr>
            <w:r w:rsidRPr="00A57119">
              <w:t xml:space="preserve">«0» </w:t>
            </w:r>
            <w:r w:rsidR="00C27750" w:rsidRPr="00A57119">
              <w:rPr>
                <w:szCs w:val="22"/>
              </w:rPr>
              <w:t>–</w:t>
            </w:r>
            <w:r w:rsidRPr="00A57119">
              <w:t xml:space="preserve"> Несекретно;</w:t>
            </w:r>
          </w:p>
          <w:p w14:paraId="2E85E63D" w14:textId="694EF579" w:rsidR="00931E50" w:rsidRPr="00A57119" w:rsidRDefault="00931E50" w:rsidP="00C27750">
            <w:pPr>
              <w:pStyle w:val="GOSTTableListMark1"/>
            </w:pPr>
            <w:r w:rsidRPr="00A57119">
              <w:t>«</w:t>
            </w:r>
            <w:r>
              <w:t xml:space="preserve">1» </w:t>
            </w:r>
            <w:r w:rsidR="00C27750" w:rsidRPr="00A57119">
              <w:rPr>
                <w:szCs w:val="22"/>
              </w:rPr>
              <w:t>–</w:t>
            </w:r>
            <w:r>
              <w:t xml:space="preserve"> Для служебного пользования</w:t>
            </w:r>
          </w:p>
        </w:tc>
      </w:tr>
      <w:tr w:rsidR="00931E50" w:rsidRPr="00A57119" w14:paraId="06A93D81" w14:textId="77777777" w:rsidTr="009B1D53">
        <w:tc>
          <w:tcPr>
            <w:tcW w:w="1120" w:type="pct"/>
          </w:tcPr>
          <w:p w14:paraId="25291D9F" w14:textId="25A941FA" w:rsidR="00931E50" w:rsidRPr="00A57119" w:rsidRDefault="00931E50" w:rsidP="00C27750">
            <w:pPr>
              <w:pStyle w:val="GOSTTablenorm"/>
            </w:pPr>
            <w:r w:rsidRPr="00A57119">
              <w:t>Книга учета</w:t>
            </w:r>
          </w:p>
        </w:tc>
        <w:tc>
          <w:tcPr>
            <w:tcW w:w="795" w:type="pct"/>
          </w:tcPr>
          <w:p w14:paraId="356219D4" w14:textId="6954CB91" w:rsidR="00931E50" w:rsidRPr="00A57119" w:rsidRDefault="00931E50" w:rsidP="00C27750">
            <w:pPr>
              <w:pStyle w:val="GOSTTablenorm"/>
            </w:pPr>
            <w:r w:rsidRPr="00A57119">
              <w:t>TtlPrt_LEDGERBOOK</w:t>
            </w:r>
          </w:p>
        </w:tc>
        <w:tc>
          <w:tcPr>
            <w:tcW w:w="560" w:type="pct"/>
          </w:tcPr>
          <w:p w14:paraId="0F85B548" w14:textId="751258E8" w:rsidR="00931E50" w:rsidRPr="00A57119" w:rsidRDefault="00931E50" w:rsidP="00C27750">
            <w:pPr>
              <w:pStyle w:val="GOSTTablenorm"/>
            </w:pPr>
            <w:r w:rsidRPr="00A57119">
              <w:t>Строка</w:t>
            </w:r>
          </w:p>
        </w:tc>
        <w:tc>
          <w:tcPr>
            <w:tcW w:w="374" w:type="pct"/>
          </w:tcPr>
          <w:p w14:paraId="178847C7" w14:textId="5BE9B750" w:rsidR="00931E50" w:rsidRPr="00A57119" w:rsidRDefault="00931E50" w:rsidP="00C27750">
            <w:pPr>
              <w:pStyle w:val="GOSTTablenorm"/>
            </w:pPr>
            <w:r w:rsidRPr="00A57119">
              <w:t>Да</w:t>
            </w:r>
          </w:p>
        </w:tc>
        <w:tc>
          <w:tcPr>
            <w:tcW w:w="374" w:type="pct"/>
          </w:tcPr>
          <w:p w14:paraId="62364EBE" w14:textId="302A5BCB" w:rsidR="00931E50" w:rsidRPr="00A57119" w:rsidRDefault="00931E50" w:rsidP="00C27750">
            <w:pPr>
              <w:pStyle w:val="GOSTTablenorm"/>
            </w:pPr>
            <w:r w:rsidRPr="00A57119">
              <w:t>&lt;=100</w:t>
            </w:r>
          </w:p>
        </w:tc>
        <w:tc>
          <w:tcPr>
            <w:tcW w:w="1777" w:type="pct"/>
          </w:tcPr>
          <w:p w14:paraId="5877CABB" w14:textId="66125034" w:rsidR="00931E50" w:rsidRPr="00C6161D" w:rsidRDefault="00931E50" w:rsidP="00C27750">
            <w:pPr>
              <w:pStyle w:val="GOSTTablenorm"/>
            </w:pPr>
            <w:r w:rsidRPr="00C6161D">
              <w:t>Указывается системное наименование книги бухгалтерского учета в соответствии со справочником «Книги учета» в SVAP</w:t>
            </w:r>
          </w:p>
        </w:tc>
      </w:tr>
      <w:tr w:rsidR="00931E50" w:rsidRPr="00A57119" w14:paraId="19A583AC" w14:textId="77777777" w:rsidTr="009B1D53">
        <w:tc>
          <w:tcPr>
            <w:tcW w:w="1120" w:type="pct"/>
          </w:tcPr>
          <w:p w14:paraId="6FF8AC03" w14:textId="7DB9203E" w:rsidR="00931E50" w:rsidRPr="00A57119" w:rsidRDefault="00931E50" w:rsidP="00C27750">
            <w:pPr>
              <w:pStyle w:val="GOSTTablenorm"/>
            </w:pPr>
            <w:r w:rsidRPr="00A57119">
              <w:t>Подсистема-инициатор</w:t>
            </w:r>
          </w:p>
        </w:tc>
        <w:tc>
          <w:tcPr>
            <w:tcW w:w="795" w:type="pct"/>
          </w:tcPr>
          <w:p w14:paraId="31EBE93A" w14:textId="4216E4A8" w:rsidR="00931E50" w:rsidRPr="00A57119" w:rsidRDefault="00931E50" w:rsidP="00C27750">
            <w:pPr>
              <w:pStyle w:val="GOSTTablenorm"/>
            </w:pPr>
            <w:r w:rsidRPr="00A57119">
              <w:t>TtlPrt_</w:t>
            </w:r>
            <w:r w:rsidRPr="00A57119">
              <w:rPr>
                <w:lang w:val="en-US"/>
              </w:rPr>
              <w:t>Source</w:t>
            </w:r>
          </w:p>
        </w:tc>
        <w:tc>
          <w:tcPr>
            <w:tcW w:w="560" w:type="pct"/>
          </w:tcPr>
          <w:p w14:paraId="425F2379" w14:textId="034EDDDF" w:rsidR="00931E50" w:rsidRPr="00A57119" w:rsidRDefault="00931E50" w:rsidP="00C27750">
            <w:pPr>
              <w:pStyle w:val="GOSTTablenorm"/>
            </w:pPr>
            <w:r w:rsidRPr="00A57119">
              <w:t>Строка</w:t>
            </w:r>
          </w:p>
        </w:tc>
        <w:tc>
          <w:tcPr>
            <w:tcW w:w="374" w:type="pct"/>
          </w:tcPr>
          <w:p w14:paraId="56E0A4C9" w14:textId="03A26984" w:rsidR="00931E50" w:rsidRPr="00A57119" w:rsidRDefault="00931E50" w:rsidP="00C27750">
            <w:pPr>
              <w:pStyle w:val="GOSTTablenorm"/>
            </w:pPr>
            <w:r w:rsidRPr="00A57119">
              <w:t>Да</w:t>
            </w:r>
          </w:p>
        </w:tc>
        <w:tc>
          <w:tcPr>
            <w:tcW w:w="374" w:type="pct"/>
          </w:tcPr>
          <w:p w14:paraId="031E85F8" w14:textId="08B69499" w:rsidR="00931E50" w:rsidRPr="00A57119" w:rsidRDefault="00931E50" w:rsidP="00C27750">
            <w:pPr>
              <w:pStyle w:val="GOSTTablenorm"/>
            </w:pPr>
            <w:r w:rsidRPr="00A57119">
              <w:t>&lt;=20</w:t>
            </w:r>
          </w:p>
        </w:tc>
        <w:tc>
          <w:tcPr>
            <w:tcW w:w="1777" w:type="pct"/>
          </w:tcPr>
          <w:p w14:paraId="4D088DF8" w14:textId="77777777" w:rsidR="00906A7B" w:rsidRDefault="00931E50" w:rsidP="00C27750">
            <w:pPr>
              <w:pStyle w:val="GOSTTablenorm"/>
            </w:pPr>
            <w:r w:rsidRPr="00A57119">
              <w:t>Указывается подсистема, по операциям которого осуществляется формирование спр</w:t>
            </w:r>
            <w:r>
              <w:t>авки.</w:t>
            </w:r>
          </w:p>
          <w:p w14:paraId="086FC48B" w14:textId="77777777" w:rsidR="00906A7B" w:rsidRDefault="00931E50" w:rsidP="00C27750">
            <w:pPr>
              <w:pStyle w:val="GOSTTablenorm"/>
            </w:pPr>
            <w:r>
              <w:t>Возможные значения:</w:t>
            </w:r>
          </w:p>
          <w:p w14:paraId="4506317E" w14:textId="42D3CCD5" w:rsidR="00931E50" w:rsidRPr="00C6161D" w:rsidRDefault="00931E50" w:rsidP="00906A7B">
            <w:pPr>
              <w:pStyle w:val="GOSTTableListMark1"/>
            </w:pPr>
            <w:r>
              <w:t>«ПУД»</w:t>
            </w:r>
          </w:p>
        </w:tc>
      </w:tr>
      <w:tr w:rsidR="00931E50" w:rsidRPr="00A57119" w14:paraId="72BBE753" w14:textId="77777777" w:rsidTr="009B1D53">
        <w:tc>
          <w:tcPr>
            <w:tcW w:w="1120" w:type="pct"/>
          </w:tcPr>
          <w:p w14:paraId="42A4B7A2" w14:textId="2DA65D87" w:rsidR="00931E50" w:rsidRPr="00952559" w:rsidRDefault="00931E50" w:rsidP="00C27750">
            <w:pPr>
              <w:pStyle w:val="GOSTTablenorm"/>
              <w:rPr>
                <w:b/>
              </w:rPr>
            </w:pPr>
            <w:r w:rsidRPr="00952559">
              <w:rPr>
                <w:b/>
              </w:rPr>
              <w:t>Строки</w:t>
            </w:r>
          </w:p>
        </w:tc>
        <w:tc>
          <w:tcPr>
            <w:tcW w:w="795" w:type="pct"/>
          </w:tcPr>
          <w:p w14:paraId="4425A043" w14:textId="625EDFFA" w:rsidR="00931E50" w:rsidRPr="00952559" w:rsidRDefault="00931E50" w:rsidP="00C27750">
            <w:pPr>
              <w:pStyle w:val="GOSTTablenorm"/>
              <w:rPr>
                <w:b/>
              </w:rPr>
            </w:pPr>
            <w:r w:rsidRPr="00952559">
              <w:rPr>
                <w:b/>
              </w:rPr>
              <w:t>T0504833</w:t>
            </w:r>
          </w:p>
        </w:tc>
        <w:tc>
          <w:tcPr>
            <w:tcW w:w="560" w:type="pct"/>
          </w:tcPr>
          <w:p w14:paraId="7281FF15" w14:textId="6CC37526" w:rsidR="00931E50" w:rsidRPr="00A57119" w:rsidRDefault="00931E50" w:rsidP="00C27750">
            <w:pPr>
              <w:pStyle w:val="GOSTTablenorm"/>
            </w:pPr>
            <w:r w:rsidRPr="00A57119">
              <w:t>Массив</w:t>
            </w:r>
          </w:p>
        </w:tc>
        <w:tc>
          <w:tcPr>
            <w:tcW w:w="374" w:type="pct"/>
          </w:tcPr>
          <w:p w14:paraId="0023B32E" w14:textId="21723243" w:rsidR="00931E50" w:rsidRPr="00A57119" w:rsidRDefault="00931E50" w:rsidP="00C27750">
            <w:pPr>
              <w:pStyle w:val="GOSTTablenorm"/>
            </w:pPr>
            <w:r w:rsidRPr="00A57119">
              <w:t>Да</w:t>
            </w:r>
          </w:p>
        </w:tc>
        <w:tc>
          <w:tcPr>
            <w:tcW w:w="374" w:type="pct"/>
          </w:tcPr>
          <w:p w14:paraId="749DAA93" w14:textId="77777777" w:rsidR="00931E50" w:rsidRPr="00A57119" w:rsidRDefault="00931E50" w:rsidP="00C27750">
            <w:pPr>
              <w:pStyle w:val="GOSTTablenorm"/>
            </w:pPr>
          </w:p>
        </w:tc>
        <w:tc>
          <w:tcPr>
            <w:tcW w:w="1777" w:type="pct"/>
          </w:tcPr>
          <w:p w14:paraId="5FA5B274" w14:textId="77777777" w:rsidR="00931E50" w:rsidRPr="00A57119" w:rsidRDefault="00931E50" w:rsidP="00C27750">
            <w:pPr>
              <w:pStyle w:val="GOSTTablenorm"/>
            </w:pPr>
          </w:p>
        </w:tc>
      </w:tr>
      <w:tr w:rsidR="00931E50" w:rsidRPr="00A57119" w14:paraId="0D25ADC1" w14:textId="77777777" w:rsidTr="009B1D53">
        <w:tc>
          <w:tcPr>
            <w:tcW w:w="1120" w:type="pct"/>
          </w:tcPr>
          <w:p w14:paraId="3583F97F" w14:textId="79876E05" w:rsidR="00931E50" w:rsidRPr="00A57119" w:rsidRDefault="00931E50" w:rsidP="00C27750">
            <w:pPr>
              <w:pStyle w:val="GOSTTablenorm"/>
            </w:pPr>
            <w:r w:rsidRPr="00A57119">
              <w:t>Идентификатор строки</w:t>
            </w:r>
          </w:p>
        </w:tc>
        <w:tc>
          <w:tcPr>
            <w:tcW w:w="795" w:type="pct"/>
          </w:tcPr>
          <w:p w14:paraId="23073BA1" w14:textId="5B94BCC3" w:rsidR="00931E50" w:rsidRPr="00A57119" w:rsidRDefault="00931E50" w:rsidP="00C27750">
            <w:pPr>
              <w:pStyle w:val="GOSTTablenorm"/>
            </w:pPr>
            <w:r w:rsidRPr="00952559">
              <w:rPr>
                <w:b/>
              </w:rPr>
              <w:t>T0504833:</w:t>
            </w:r>
            <w:r w:rsidRPr="00A57119">
              <w:rPr>
                <w:lang w:val="en-US"/>
              </w:rPr>
              <w:t>id</w:t>
            </w:r>
          </w:p>
        </w:tc>
        <w:tc>
          <w:tcPr>
            <w:tcW w:w="560" w:type="pct"/>
          </w:tcPr>
          <w:p w14:paraId="678755B2" w14:textId="741A63EC" w:rsidR="00931E50" w:rsidRPr="00A57119" w:rsidRDefault="00931E50" w:rsidP="00C27750">
            <w:pPr>
              <w:pStyle w:val="GOSTTablenorm"/>
            </w:pPr>
            <w:r w:rsidRPr="00A57119">
              <w:t>Число</w:t>
            </w:r>
          </w:p>
        </w:tc>
        <w:tc>
          <w:tcPr>
            <w:tcW w:w="374" w:type="pct"/>
          </w:tcPr>
          <w:p w14:paraId="4DEF6F12" w14:textId="337841D5" w:rsidR="00931E50" w:rsidRPr="00A57119" w:rsidRDefault="00931E50" w:rsidP="00C27750">
            <w:pPr>
              <w:pStyle w:val="GOSTTablenorm"/>
            </w:pPr>
            <w:r w:rsidRPr="00A57119">
              <w:t>Да</w:t>
            </w:r>
          </w:p>
        </w:tc>
        <w:tc>
          <w:tcPr>
            <w:tcW w:w="374" w:type="pct"/>
          </w:tcPr>
          <w:p w14:paraId="7584E478" w14:textId="27824DD7" w:rsidR="00931E50" w:rsidRPr="00A57119" w:rsidRDefault="00931E50" w:rsidP="00C27750">
            <w:pPr>
              <w:pStyle w:val="GOSTTablenorm"/>
            </w:pPr>
            <w:r w:rsidRPr="00A57119">
              <w:t>&lt;=20</w:t>
            </w:r>
          </w:p>
        </w:tc>
        <w:tc>
          <w:tcPr>
            <w:tcW w:w="1777" w:type="pct"/>
          </w:tcPr>
          <w:p w14:paraId="063DD51F" w14:textId="4CF0F331" w:rsidR="00931E50" w:rsidRPr="00A57119" w:rsidRDefault="00931E50" w:rsidP="00C27750">
            <w:pPr>
              <w:pStyle w:val="GOSTTablenorm"/>
            </w:pPr>
            <w:r w:rsidRPr="00C6161D">
              <w:t>Указывается технический идентификатор строки</w:t>
            </w:r>
          </w:p>
        </w:tc>
      </w:tr>
      <w:tr w:rsidR="00931E50" w:rsidRPr="00A57119" w14:paraId="56779774" w14:textId="77777777" w:rsidTr="009B1D53">
        <w:tc>
          <w:tcPr>
            <w:tcW w:w="1120" w:type="pct"/>
          </w:tcPr>
          <w:p w14:paraId="313A746B" w14:textId="44FA1302" w:rsidR="00931E50" w:rsidRPr="00A57119" w:rsidRDefault="00931E50" w:rsidP="00C27750">
            <w:pPr>
              <w:pStyle w:val="GOSTTablenorm"/>
            </w:pPr>
            <w:r w:rsidRPr="00A57119">
              <w:t>Номер строки</w:t>
            </w:r>
          </w:p>
        </w:tc>
        <w:tc>
          <w:tcPr>
            <w:tcW w:w="795" w:type="pct"/>
          </w:tcPr>
          <w:p w14:paraId="2A90E91D" w14:textId="48B813B6" w:rsidR="00931E50" w:rsidRPr="00A57119" w:rsidRDefault="00931E50" w:rsidP="00C27750">
            <w:pPr>
              <w:pStyle w:val="GOSTTablenorm"/>
            </w:pPr>
            <w:r w:rsidRPr="00952559">
              <w:rPr>
                <w:b/>
              </w:rPr>
              <w:t>T0504833:</w:t>
            </w:r>
            <w:r w:rsidRPr="00A57119">
              <w:t>NPP</w:t>
            </w:r>
          </w:p>
        </w:tc>
        <w:tc>
          <w:tcPr>
            <w:tcW w:w="560" w:type="pct"/>
          </w:tcPr>
          <w:p w14:paraId="144BD8E0" w14:textId="58D8FABE" w:rsidR="00931E50" w:rsidRPr="00A57119" w:rsidRDefault="00931E50" w:rsidP="00C27750">
            <w:pPr>
              <w:pStyle w:val="GOSTTablenorm"/>
            </w:pPr>
            <w:r w:rsidRPr="00A57119">
              <w:t>Число</w:t>
            </w:r>
          </w:p>
        </w:tc>
        <w:tc>
          <w:tcPr>
            <w:tcW w:w="374" w:type="pct"/>
          </w:tcPr>
          <w:p w14:paraId="3CCBCCF6" w14:textId="17182BC2" w:rsidR="00931E50" w:rsidRPr="00A57119" w:rsidRDefault="00931E50" w:rsidP="00C27750">
            <w:pPr>
              <w:pStyle w:val="GOSTTablenorm"/>
            </w:pPr>
            <w:r w:rsidRPr="00A57119">
              <w:t>Да</w:t>
            </w:r>
          </w:p>
        </w:tc>
        <w:tc>
          <w:tcPr>
            <w:tcW w:w="374" w:type="pct"/>
          </w:tcPr>
          <w:p w14:paraId="7182CD0F" w14:textId="15537810" w:rsidR="00931E50" w:rsidRPr="00A57119" w:rsidRDefault="00931E50" w:rsidP="00C27750">
            <w:pPr>
              <w:pStyle w:val="GOSTTablenorm"/>
            </w:pPr>
            <w:r w:rsidRPr="00A57119">
              <w:t>&lt;=5</w:t>
            </w:r>
          </w:p>
        </w:tc>
        <w:tc>
          <w:tcPr>
            <w:tcW w:w="1777" w:type="pct"/>
          </w:tcPr>
          <w:p w14:paraId="4201B488" w14:textId="3E31B556" w:rsidR="00931E50" w:rsidRPr="00C6161D" w:rsidRDefault="00931E50" w:rsidP="00C27750">
            <w:pPr>
              <w:pStyle w:val="GOSTTablenorm"/>
            </w:pPr>
            <w:r w:rsidRPr="00C6161D">
              <w:t>Указывается порядковый номер строки</w:t>
            </w:r>
          </w:p>
        </w:tc>
      </w:tr>
      <w:tr w:rsidR="00931E50" w:rsidRPr="00A57119" w14:paraId="3CC3256E" w14:textId="77777777" w:rsidTr="009B1D53">
        <w:tc>
          <w:tcPr>
            <w:tcW w:w="1120" w:type="pct"/>
          </w:tcPr>
          <w:p w14:paraId="1E080867" w14:textId="257FB68B" w:rsidR="00931E50" w:rsidRPr="00A57119" w:rsidRDefault="00931E50" w:rsidP="00C27750">
            <w:pPr>
              <w:pStyle w:val="GOSTTablenorm"/>
            </w:pPr>
            <w:r w:rsidRPr="00A57119">
              <w:t>Наименование операции</w:t>
            </w:r>
          </w:p>
        </w:tc>
        <w:tc>
          <w:tcPr>
            <w:tcW w:w="795" w:type="pct"/>
          </w:tcPr>
          <w:p w14:paraId="35370CEB" w14:textId="2F8AB436" w:rsidR="00931E50" w:rsidRPr="00A57119" w:rsidRDefault="00931E50" w:rsidP="00C27750">
            <w:pPr>
              <w:pStyle w:val="GOSTTablenorm"/>
            </w:pPr>
            <w:r w:rsidRPr="00952559">
              <w:rPr>
                <w:b/>
              </w:rPr>
              <w:t>T0504833:</w:t>
            </w:r>
            <w:r w:rsidRPr="00A57119">
              <w:t>NAME_O</w:t>
            </w:r>
          </w:p>
        </w:tc>
        <w:tc>
          <w:tcPr>
            <w:tcW w:w="560" w:type="pct"/>
          </w:tcPr>
          <w:p w14:paraId="1BF76160" w14:textId="77303A8E" w:rsidR="00931E50" w:rsidRPr="00A57119" w:rsidRDefault="00931E50" w:rsidP="00C27750">
            <w:pPr>
              <w:pStyle w:val="GOSTTablenorm"/>
            </w:pPr>
            <w:r w:rsidRPr="00A57119">
              <w:t>Строка</w:t>
            </w:r>
          </w:p>
        </w:tc>
        <w:tc>
          <w:tcPr>
            <w:tcW w:w="374" w:type="pct"/>
          </w:tcPr>
          <w:p w14:paraId="7C5F56B8" w14:textId="1043499B" w:rsidR="00931E50" w:rsidRPr="00A57119" w:rsidRDefault="00931E50" w:rsidP="00C27750">
            <w:pPr>
              <w:pStyle w:val="GOSTTablenorm"/>
            </w:pPr>
            <w:r w:rsidRPr="00A57119">
              <w:t>Да</w:t>
            </w:r>
          </w:p>
        </w:tc>
        <w:tc>
          <w:tcPr>
            <w:tcW w:w="374" w:type="pct"/>
          </w:tcPr>
          <w:p w14:paraId="708ECF8B" w14:textId="006B8811" w:rsidR="00931E50" w:rsidRPr="00A57119" w:rsidRDefault="00931E50" w:rsidP="00C27750">
            <w:pPr>
              <w:pStyle w:val="GOSTTablenorm"/>
            </w:pPr>
            <w:r w:rsidRPr="00A57119">
              <w:t>&lt;=2000</w:t>
            </w:r>
          </w:p>
        </w:tc>
        <w:tc>
          <w:tcPr>
            <w:tcW w:w="1777" w:type="pct"/>
          </w:tcPr>
          <w:p w14:paraId="31BD0DB2" w14:textId="6B779421" w:rsidR="00931E50" w:rsidRPr="00C6161D" w:rsidRDefault="00931E50" w:rsidP="00C27750">
            <w:pPr>
              <w:pStyle w:val="GOSTTablenorm"/>
            </w:pPr>
            <w:r w:rsidRPr="00C6161D">
              <w:t>Указывается произвольное наименование операции, может отсутствовать в справочнике «Наименования записей учета» в SVAP</w:t>
            </w:r>
          </w:p>
        </w:tc>
      </w:tr>
      <w:tr w:rsidR="00931E50" w:rsidRPr="00A57119" w14:paraId="24E52D4D" w14:textId="77777777" w:rsidTr="009B1D53">
        <w:tc>
          <w:tcPr>
            <w:tcW w:w="1120" w:type="pct"/>
          </w:tcPr>
          <w:p w14:paraId="658B37D8" w14:textId="0707AB48" w:rsidR="00931E50" w:rsidRPr="00A57119" w:rsidRDefault="00931E50" w:rsidP="00C27750">
            <w:pPr>
              <w:pStyle w:val="GOSTTablenorm"/>
            </w:pPr>
            <w:r w:rsidRPr="00A57119">
              <w:t>Учетная сумма</w:t>
            </w:r>
          </w:p>
        </w:tc>
        <w:tc>
          <w:tcPr>
            <w:tcW w:w="795" w:type="pct"/>
          </w:tcPr>
          <w:p w14:paraId="28EA3B40" w14:textId="4C42A77F" w:rsidR="00931E50" w:rsidRPr="00A57119" w:rsidRDefault="00931E50" w:rsidP="00C27750">
            <w:pPr>
              <w:pStyle w:val="GOSTTablenorm"/>
              <w:rPr>
                <w:lang w:val="en-US"/>
              </w:rPr>
            </w:pPr>
            <w:r w:rsidRPr="00952559">
              <w:rPr>
                <w:b/>
              </w:rPr>
              <w:t>T0504833:</w:t>
            </w:r>
            <w:r w:rsidRPr="00A57119">
              <w:t>SUMM</w:t>
            </w:r>
          </w:p>
        </w:tc>
        <w:tc>
          <w:tcPr>
            <w:tcW w:w="560" w:type="pct"/>
          </w:tcPr>
          <w:p w14:paraId="3CEFE1AA" w14:textId="342091C6" w:rsidR="00931E50" w:rsidRPr="00A57119" w:rsidRDefault="00931E50" w:rsidP="00C27750">
            <w:pPr>
              <w:pStyle w:val="GOSTTablenorm"/>
            </w:pPr>
            <w:r w:rsidRPr="00A57119">
              <w:t>Сумма</w:t>
            </w:r>
          </w:p>
        </w:tc>
        <w:tc>
          <w:tcPr>
            <w:tcW w:w="374" w:type="pct"/>
          </w:tcPr>
          <w:p w14:paraId="59B1014F" w14:textId="60851C37" w:rsidR="00931E50" w:rsidRPr="00A57119" w:rsidRDefault="00931E50" w:rsidP="00C27750">
            <w:pPr>
              <w:pStyle w:val="GOSTTablenorm"/>
            </w:pPr>
            <w:r w:rsidRPr="00A57119">
              <w:t>Да</w:t>
            </w:r>
          </w:p>
        </w:tc>
        <w:tc>
          <w:tcPr>
            <w:tcW w:w="374" w:type="pct"/>
          </w:tcPr>
          <w:p w14:paraId="768C29A2" w14:textId="6D98482A" w:rsidR="00931E50" w:rsidRPr="00A57119" w:rsidRDefault="00931E50" w:rsidP="00C27750">
            <w:pPr>
              <w:pStyle w:val="GOSTTablenorm"/>
            </w:pPr>
            <w:commentRangeStart w:id="704"/>
            <w:r w:rsidRPr="00A57119">
              <w:t>20.2</w:t>
            </w:r>
            <w:commentRangeEnd w:id="704"/>
            <w:r w:rsidR="00952559">
              <w:rPr>
                <w:rStyle w:val="affa"/>
              </w:rPr>
              <w:commentReference w:id="704"/>
            </w:r>
          </w:p>
        </w:tc>
        <w:tc>
          <w:tcPr>
            <w:tcW w:w="1777" w:type="pct"/>
          </w:tcPr>
          <w:p w14:paraId="7A26284E" w14:textId="1A229671" w:rsidR="00931E50" w:rsidRPr="00C6161D" w:rsidRDefault="00931E50" w:rsidP="00C27750">
            <w:pPr>
              <w:pStyle w:val="GOSTTablenorm"/>
            </w:pPr>
            <w:r w:rsidRPr="00C6161D">
              <w:t>Сумма передается в единицах валюты учета (в рублях) с точностью 2 знака после запятой</w:t>
            </w:r>
          </w:p>
        </w:tc>
      </w:tr>
      <w:tr w:rsidR="00931E50" w:rsidRPr="00A57119" w14:paraId="390A5E41" w14:textId="77777777" w:rsidTr="009B1D53">
        <w:tc>
          <w:tcPr>
            <w:tcW w:w="1120" w:type="pct"/>
          </w:tcPr>
          <w:p w14:paraId="59EBF478" w14:textId="5DCEBC8D" w:rsidR="00931E50" w:rsidRPr="00A57119" w:rsidRDefault="00931E50" w:rsidP="00C27750">
            <w:pPr>
              <w:pStyle w:val="GOSTTablenorm"/>
            </w:pPr>
            <w:r w:rsidRPr="00A57119">
              <w:lastRenderedPageBreak/>
              <w:t>Счет Дт</w:t>
            </w:r>
          </w:p>
        </w:tc>
        <w:tc>
          <w:tcPr>
            <w:tcW w:w="795" w:type="pct"/>
          </w:tcPr>
          <w:p w14:paraId="4C0E8D10" w14:textId="5F245E5D" w:rsidR="00931E50" w:rsidRPr="00A57119" w:rsidRDefault="00931E50" w:rsidP="00C27750">
            <w:pPr>
              <w:pStyle w:val="GOSTTablenorm"/>
            </w:pPr>
            <w:r w:rsidRPr="00952559">
              <w:rPr>
                <w:b/>
              </w:rPr>
              <w:t>T0504833:</w:t>
            </w:r>
            <w:r w:rsidRPr="00A57119">
              <w:t>DT_ACCOUNT</w:t>
            </w:r>
          </w:p>
        </w:tc>
        <w:tc>
          <w:tcPr>
            <w:tcW w:w="560" w:type="pct"/>
          </w:tcPr>
          <w:p w14:paraId="6546871C" w14:textId="1144FA44" w:rsidR="00931E50" w:rsidRPr="00A57119" w:rsidRDefault="00931E50" w:rsidP="00C27750">
            <w:pPr>
              <w:pStyle w:val="GOSTTablenorm"/>
            </w:pPr>
            <w:r w:rsidRPr="00A57119">
              <w:t>Строка</w:t>
            </w:r>
          </w:p>
        </w:tc>
        <w:tc>
          <w:tcPr>
            <w:tcW w:w="374" w:type="pct"/>
          </w:tcPr>
          <w:p w14:paraId="5DBA3761" w14:textId="1E41CC6F" w:rsidR="00931E50" w:rsidRPr="00A57119" w:rsidRDefault="00931E50" w:rsidP="00C27750">
            <w:pPr>
              <w:pStyle w:val="GOSTTablenorm"/>
            </w:pPr>
            <w:r w:rsidRPr="00A57119">
              <w:t>Да</w:t>
            </w:r>
          </w:p>
        </w:tc>
        <w:tc>
          <w:tcPr>
            <w:tcW w:w="374" w:type="pct"/>
          </w:tcPr>
          <w:p w14:paraId="4BEB67E4" w14:textId="5D4C8DF9" w:rsidR="00931E50" w:rsidRPr="00A57119" w:rsidRDefault="00931E50" w:rsidP="00C27750">
            <w:pPr>
              <w:pStyle w:val="GOSTTablenorm"/>
            </w:pPr>
            <w:r w:rsidRPr="00A57119">
              <w:rPr>
                <w:lang w:val="en-US"/>
              </w:rPr>
              <w:t>&lt;</w:t>
            </w:r>
            <w:r w:rsidRPr="00A57119">
              <w:t>=5</w:t>
            </w:r>
          </w:p>
        </w:tc>
        <w:tc>
          <w:tcPr>
            <w:tcW w:w="1777" w:type="pct"/>
          </w:tcPr>
          <w:p w14:paraId="20FD85FF" w14:textId="4DF5661F" w:rsidR="00931E50" w:rsidRPr="00C6161D" w:rsidRDefault="00931E50" w:rsidP="00C27750">
            <w:pPr>
              <w:pStyle w:val="GOSTTablenorm"/>
            </w:pPr>
            <w:r w:rsidRPr="00C6161D">
              <w:t>Указывается код счета казначейского учета (номер забалансового счета) в соответствии со справочником «План счетов» в SVAP для отражения по дебету записи учета</w:t>
            </w:r>
          </w:p>
        </w:tc>
      </w:tr>
      <w:tr w:rsidR="00931E50" w:rsidRPr="00A57119" w14:paraId="13FA449C" w14:textId="77777777" w:rsidTr="009B1D53">
        <w:tc>
          <w:tcPr>
            <w:tcW w:w="1120" w:type="pct"/>
          </w:tcPr>
          <w:p w14:paraId="46D9D255" w14:textId="0326DACF" w:rsidR="00931E50" w:rsidRPr="00A57119" w:rsidRDefault="00931E50" w:rsidP="00C27750">
            <w:pPr>
              <w:pStyle w:val="GOSTTablenorm"/>
            </w:pPr>
            <w:r w:rsidRPr="00A57119">
              <w:t>ОКТМО КС Дт</w:t>
            </w:r>
          </w:p>
        </w:tc>
        <w:tc>
          <w:tcPr>
            <w:tcW w:w="795" w:type="pct"/>
          </w:tcPr>
          <w:p w14:paraId="2D66F087" w14:textId="04A4EB47" w:rsidR="00931E50" w:rsidRPr="00A57119" w:rsidRDefault="00931E50" w:rsidP="00C27750">
            <w:pPr>
              <w:pStyle w:val="GOSTTablenorm"/>
            </w:pPr>
            <w:r w:rsidRPr="00952559">
              <w:rPr>
                <w:b/>
              </w:rPr>
              <w:t>T0504833:</w:t>
            </w:r>
            <w:r w:rsidRPr="00A57119">
              <w:t>DT_OKTMOKS</w:t>
            </w:r>
          </w:p>
        </w:tc>
        <w:tc>
          <w:tcPr>
            <w:tcW w:w="560" w:type="pct"/>
          </w:tcPr>
          <w:p w14:paraId="6126493A" w14:textId="45E2BF7D" w:rsidR="00931E50" w:rsidRPr="00A57119" w:rsidRDefault="00931E50" w:rsidP="00C27750">
            <w:pPr>
              <w:pStyle w:val="GOSTTablenorm"/>
            </w:pPr>
            <w:r w:rsidRPr="00A57119">
              <w:t>Строка</w:t>
            </w:r>
          </w:p>
        </w:tc>
        <w:tc>
          <w:tcPr>
            <w:tcW w:w="374" w:type="pct"/>
          </w:tcPr>
          <w:p w14:paraId="14D41C47" w14:textId="26D8EDD4" w:rsidR="00931E50" w:rsidRPr="00A57119" w:rsidRDefault="00931E50" w:rsidP="00C27750">
            <w:pPr>
              <w:pStyle w:val="GOSTTablenorm"/>
            </w:pPr>
            <w:r w:rsidRPr="00A57119">
              <w:t>Да</w:t>
            </w:r>
          </w:p>
        </w:tc>
        <w:tc>
          <w:tcPr>
            <w:tcW w:w="374" w:type="pct"/>
          </w:tcPr>
          <w:p w14:paraId="284D79FB" w14:textId="6B2896E2" w:rsidR="00931E50" w:rsidRPr="00A57119" w:rsidRDefault="00931E50" w:rsidP="00C27750">
            <w:pPr>
              <w:pStyle w:val="GOSTTablenorm"/>
              <w:rPr>
                <w:lang w:val="en-US"/>
              </w:rPr>
            </w:pPr>
            <w:r w:rsidRPr="00A57119">
              <w:t>&lt;=8</w:t>
            </w:r>
          </w:p>
        </w:tc>
        <w:tc>
          <w:tcPr>
            <w:tcW w:w="1777" w:type="pct"/>
          </w:tcPr>
          <w:p w14:paraId="66EC6539" w14:textId="77777777" w:rsidR="00F015FE" w:rsidRDefault="00931E50" w:rsidP="00C27750">
            <w:pPr>
              <w:pStyle w:val="GOSTTablenorm"/>
            </w:pPr>
            <w:r w:rsidRPr="00B443F0">
              <w:t>Указывается значение аналитического признака «</w:t>
            </w:r>
            <w:r w:rsidRPr="00A57119">
              <w:t>ОКТМО КС</w:t>
            </w:r>
            <w:r w:rsidRPr="00B443F0">
              <w:t>» (</w:t>
            </w:r>
            <w:r w:rsidRPr="00A57119">
              <w:t>код по ОКТМО казначейского счета)</w:t>
            </w:r>
            <w:r w:rsidRPr="00B443F0">
              <w:t xml:space="preserve"> для отражения по дебету записи аналитического учета.</w:t>
            </w:r>
          </w:p>
          <w:p w14:paraId="3F4D4FC6" w14:textId="15F4371E" w:rsidR="00931E50" w:rsidRPr="00C6161D" w:rsidRDefault="00931E50" w:rsidP="00C27750">
            <w:pPr>
              <w:pStyle w:val="GOSTTablenorm"/>
            </w:pPr>
            <w:r w:rsidRPr="00C6161D">
              <w:t>Допускается заполнение прочерком</w:t>
            </w:r>
          </w:p>
        </w:tc>
      </w:tr>
      <w:tr w:rsidR="00931E50" w:rsidRPr="00A57119" w14:paraId="3B56B22D" w14:textId="77777777" w:rsidTr="009B1D53">
        <w:tc>
          <w:tcPr>
            <w:tcW w:w="1120" w:type="pct"/>
          </w:tcPr>
          <w:p w14:paraId="40F79117" w14:textId="07FE2A10" w:rsidR="00931E50" w:rsidRPr="00A57119" w:rsidRDefault="00931E50" w:rsidP="00C27750">
            <w:pPr>
              <w:pStyle w:val="GOSTTablenorm"/>
            </w:pPr>
            <w:r w:rsidRPr="00A57119">
              <w:t>ЛС Дт</w:t>
            </w:r>
          </w:p>
        </w:tc>
        <w:tc>
          <w:tcPr>
            <w:tcW w:w="795" w:type="pct"/>
          </w:tcPr>
          <w:p w14:paraId="7485E5DC" w14:textId="3CA066C1" w:rsidR="00931E50" w:rsidRPr="00A57119" w:rsidRDefault="00931E50" w:rsidP="00C27750">
            <w:pPr>
              <w:pStyle w:val="GOSTTablenorm"/>
            </w:pPr>
            <w:r w:rsidRPr="00952559">
              <w:rPr>
                <w:b/>
              </w:rPr>
              <w:t>T0504833</w:t>
            </w:r>
            <w:r w:rsidRPr="00A57119">
              <w:t>:</w:t>
            </w:r>
            <w:r w:rsidRPr="00A57119">
              <w:rPr>
                <w:lang w:val="en-US"/>
              </w:rPr>
              <w:t>D</w:t>
            </w:r>
            <w:r w:rsidRPr="00A57119">
              <w:t>T_LS</w:t>
            </w:r>
          </w:p>
        </w:tc>
        <w:tc>
          <w:tcPr>
            <w:tcW w:w="560" w:type="pct"/>
          </w:tcPr>
          <w:p w14:paraId="4FD02634" w14:textId="7092C3C4" w:rsidR="00931E50" w:rsidRPr="00A57119" w:rsidRDefault="00931E50" w:rsidP="00C27750">
            <w:pPr>
              <w:pStyle w:val="GOSTTablenorm"/>
            </w:pPr>
            <w:r w:rsidRPr="00A57119">
              <w:t>Строка</w:t>
            </w:r>
          </w:p>
        </w:tc>
        <w:tc>
          <w:tcPr>
            <w:tcW w:w="374" w:type="pct"/>
          </w:tcPr>
          <w:p w14:paraId="7F566756" w14:textId="496D253F" w:rsidR="00931E50" w:rsidRPr="00A57119" w:rsidRDefault="00931E50" w:rsidP="00C27750">
            <w:pPr>
              <w:pStyle w:val="GOSTTablenorm"/>
            </w:pPr>
            <w:r w:rsidRPr="00A57119">
              <w:t>Да</w:t>
            </w:r>
          </w:p>
        </w:tc>
        <w:tc>
          <w:tcPr>
            <w:tcW w:w="374" w:type="pct"/>
          </w:tcPr>
          <w:p w14:paraId="30C75544" w14:textId="7B3AC337" w:rsidR="00931E50" w:rsidRPr="00A57119" w:rsidRDefault="00931E50" w:rsidP="00C27750">
            <w:pPr>
              <w:pStyle w:val="GOSTTablenorm"/>
            </w:pPr>
            <w:r w:rsidRPr="00A57119">
              <w:t>&lt;=11</w:t>
            </w:r>
          </w:p>
        </w:tc>
        <w:tc>
          <w:tcPr>
            <w:tcW w:w="1777" w:type="pct"/>
          </w:tcPr>
          <w:p w14:paraId="18601350" w14:textId="77777777" w:rsidR="00931E50" w:rsidRPr="00B443F0" w:rsidRDefault="00931E50" w:rsidP="00C27750">
            <w:pPr>
              <w:pStyle w:val="GOSTTablenorm"/>
            </w:pPr>
            <w:r w:rsidRPr="00B443F0">
              <w:t>Указывается значение аналитического признака «ЛС» для отражения по дебету записи аналитического учета.</w:t>
            </w:r>
          </w:p>
          <w:p w14:paraId="6A1ED177" w14:textId="38D1A121" w:rsidR="00931E50" w:rsidRPr="00B443F0" w:rsidRDefault="00931E50" w:rsidP="00C27750">
            <w:pPr>
              <w:pStyle w:val="GOSTTablenorm"/>
            </w:pPr>
            <w:r w:rsidRPr="00C6161D">
              <w:t>Допускается заполнение прочерком</w:t>
            </w:r>
          </w:p>
        </w:tc>
      </w:tr>
      <w:tr w:rsidR="00931E50" w:rsidRPr="00A57119" w14:paraId="76455B74" w14:textId="77777777" w:rsidTr="009B1D53">
        <w:tc>
          <w:tcPr>
            <w:tcW w:w="1120" w:type="pct"/>
          </w:tcPr>
          <w:p w14:paraId="17BBA7E3" w14:textId="5DD26CC5" w:rsidR="00931E50" w:rsidRPr="00A57119" w:rsidRDefault="00931E50" w:rsidP="00C27750">
            <w:pPr>
              <w:pStyle w:val="GOSTTablenorm"/>
            </w:pPr>
            <w:r w:rsidRPr="00A57119">
              <w:t>Аналитический код СКУ Дт</w:t>
            </w:r>
          </w:p>
        </w:tc>
        <w:tc>
          <w:tcPr>
            <w:tcW w:w="795" w:type="pct"/>
          </w:tcPr>
          <w:p w14:paraId="15246857" w14:textId="6CA3B6AD" w:rsidR="00931E50" w:rsidRPr="00A57119" w:rsidRDefault="00931E50" w:rsidP="00C27750">
            <w:pPr>
              <w:pStyle w:val="GOSTTablenorm"/>
            </w:pPr>
            <w:r w:rsidRPr="00952559">
              <w:rPr>
                <w:b/>
              </w:rPr>
              <w:t>T0504833:</w:t>
            </w:r>
            <w:r w:rsidRPr="00A57119">
              <w:t>DT_ANALITCODESKU</w:t>
            </w:r>
          </w:p>
        </w:tc>
        <w:tc>
          <w:tcPr>
            <w:tcW w:w="560" w:type="pct"/>
          </w:tcPr>
          <w:p w14:paraId="30C37FEA" w14:textId="5FA40760" w:rsidR="00931E50" w:rsidRPr="00A57119" w:rsidRDefault="00931E50" w:rsidP="00C27750">
            <w:pPr>
              <w:pStyle w:val="GOSTTablenorm"/>
            </w:pPr>
            <w:r w:rsidRPr="00A57119">
              <w:t>Строка</w:t>
            </w:r>
          </w:p>
        </w:tc>
        <w:tc>
          <w:tcPr>
            <w:tcW w:w="374" w:type="pct"/>
          </w:tcPr>
          <w:p w14:paraId="570EF139" w14:textId="32BBE9E2" w:rsidR="00931E50" w:rsidRPr="00A57119" w:rsidRDefault="00931E50" w:rsidP="00C27750">
            <w:pPr>
              <w:pStyle w:val="GOSTTablenorm"/>
            </w:pPr>
            <w:r w:rsidRPr="00A57119">
              <w:t>Да</w:t>
            </w:r>
          </w:p>
        </w:tc>
        <w:tc>
          <w:tcPr>
            <w:tcW w:w="374" w:type="pct"/>
          </w:tcPr>
          <w:p w14:paraId="734900E7" w14:textId="6E084E2D" w:rsidR="00931E50" w:rsidRPr="00A57119" w:rsidRDefault="00931E50" w:rsidP="00C27750">
            <w:pPr>
              <w:pStyle w:val="GOSTTablenorm"/>
            </w:pPr>
            <w:r w:rsidRPr="00A57119">
              <w:t>&lt;=</w:t>
            </w:r>
            <w:r w:rsidRPr="00A57119">
              <w:rPr>
                <w:lang w:val="en-US"/>
              </w:rPr>
              <w:t>2</w:t>
            </w:r>
          </w:p>
        </w:tc>
        <w:tc>
          <w:tcPr>
            <w:tcW w:w="1777" w:type="pct"/>
          </w:tcPr>
          <w:p w14:paraId="4FAC14B3" w14:textId="77777777" w:rsidR="00931E50" w:rsidRPr="00B443F0" w:rsidRDefault="00931E50" w:rsidP="00C27750">
            <w:pPr>
              <w:pStyle w:val="GOSTTablenorm"/>
            </w:pPr>
            <w:r w:rsidRPr="00B443F0">
              <w:t>Указывается значение аналитического признака «</w:t>
            </w:r>
            <w:r w:rsidRPr="00A57119">
              <w:t>Аналитический код СКУ</w:t>
            </w:r>
            <w:r w:rsidRPr="00B443F0">
              <w:t>» для отражения по дебету записи учета.</w:t>
            </w:r>
          </w:p>
          <w:p w14:paraId="52B49F05" w14:textId="7CA670FF" w:rsidR="00931E50" w:rsidRPr="00B443F0" w:rsidRDefault="00931E50" w:rsidP="00C27750">
            <w:pPr>
              <w:pStyle w:val="GOSTTablenorm"/>
            </w:pPr>
            <w:r w:rsidRPr="00C6161D">
              <w:t>Допускается заполнение прочерком</w:t>
            </w:r>
          </w:p>
        </w:tc>
      </w:tr>
      <w:tr w:rsidR="00931E50" w:rsidRPr="00A57119" w14:paraId="1E24F2FA" w14:textId="77777777" w:rsidTr="009B1D53">
        <w:tc>
          <w:tcPr>
            <w:tcW w:w="1120" w:type="pct"/>
          </w:tcPr>
          <w:p w14:paraId="6E69219E" w14:textId="0A8A25E8" w:rsidR="00931E50" w:rsidRPr="00A57119" w:rsidRDefault="00931E50" w:rsidP="00C27750">
            <w:pPr>
              <w:pStyle w:val="GOSTTablenorm"/>
            </w:pPr>
            <w:r w:rsidRPr="00A57119">
              <w:t>КБК Дт</w:t>
            </w:r>
          </w:p>
        </w:tc>
        <w:tc>
          <w:tcPr>
            <w:tcW w:w="795" w:type="pct"/>
          </w:tcPr>
          <w:p w14:paraId="523B9445" w14:textId="70DCFAE3" w:rsidR="00931E50" w:rsidRPr="00A57119" w:rsidRDefault="00931E50" w:rsidP="00C27750">
            <w:pPr>
              <w:pStyle w:val="GOSTTablenorm"/>
            </w:pPr>
            <w:r w:rsidRPr="00952559">
              <w:rPr>
                <w:b/>
              </w:rPr>
              <w:t>T0504833:</w:t>
            </w:r>
            <w:r w:rsidRPr="00A57119">
              <w:t>DT_KBK</w:t>
            </w:r>
          </w:p>
        </w:tc>
        <w:tc>
          <w:tcPr>
            <w:tcW w:w="560" w:type="pct"/>
          </w:tcPr>
          <w:p w14:paraId="52B40E3B" w14:textId="6891CCD9" w:rsidR="00931E50" w:rsidRPr="00A57119" w:rsidRDefault="00931E50" w:rsidP="00C27750">
            <w:pPr>
              <w:pStyle w:val="GOSTTablenorm"/>
            </w:pPr>
            <w:r w:rsidRPr="00A57119">
              <w:t>Строка</w:t>
            </w:r>
          </w:p>
        </w:tc>
        <w:tc>
          <w:tcPr>
            <w:tcW w:w="374" w:type="pct"/>
          </w:tcPr>
          <w:p w14:paraId="6092CE3D" w14:textId="3C6CA0BC" w:rsidR="00931E50" w:rsidRPr="00A57119" w:rsidRDefault="00931E50" w:rsidP="00C27750">
            <w:pPr>
              <w:pStyle w:val="GOSTTablenorm"/>
            </w:pPr>
            <w:r w:rsidRPr="00A57119">
              <w:t>Да</w:t>
            </w:r>
          </w:p>
        </w:tc>
        <w:tc>
          <w:tcPr>
            <w:tcW w:w="374" w:type="pct"/>
          </w:tcPr>
          <w:p w14:paraId="7AFEEE12" w14:textId="2E5F2876" w:rsidR="00931E50" w:rsidRPr="00A57119" w:rsidRDefault="00931E50" w:rsidP="00C27750">
            <w:pPr>
              <w:pStyle w:val="GOSTTablenorm"/>
            </w:pPr>
            <w:r w:rsidRPr="00A57119">
              <w:t>&lt;=20</w:t>
            </w:r>
          </w:p>
        </w:tc>
        <w:tc>
          <w:tcPr>
            <w:tcW w:w="1777" w:type="pct"/>
          </w:tcPr>
          <w:p w14:paraId="139FFA61" w14:textId="77777777" w:rsidR="00931E50" w:rsidRPr="00B443F0" w:rsidRDefault="00931E50" w:rsidP="00C27750">
            <w:pPr>
              <w:pStyle w:val="GOSTTablenorm"/>
            </w:pPr>
            <w:r w:rsidRPr="00B443F0">
              <w:t>Указывается значение аналитического признака «КБК»  (Код по бюджетной классификации) для отражения по дебету записи учета.</w:t>
            </w:r>
          </w:p>
          <w:p w14:paraId="210028AB" w14:textId="6037A90B" w:rsidR="00931E50" w:rsidRPr="00B443F0" w:rsidRDefault="00931E50" w:rsidP="00C27750">
            <w:pPr>
              <w:pStyle w:val="GOSTTablenorm"/>
            </w:pPr>
            <w:r w:rsidRPr="00C6161D">
              <w:t>Допускается заполнение прочерком</w:t>
            </w:r>
          </w:p>
        </w:tc>
      </w:tr>
      <w:tr w:rsidR="00931E50" w:rsidRPr="00A57119" w14:paraId="421B69D8" w14:textId="77777777" w:rsidTr="009B1D53">
        <w:tc>
          <w:tcPr>
            <w:tcW w:w="1120" w:type="pct"/>
          </w:tcPr>
          <w:p w14:paraId="79FDC168" w14:textId="30B8688C" w:rsidR="00931E50" w:rsidRPr="00A57119" w:rsidRDefault="00931E50" w:rsidP="00C27750">
            <w:pPr>
              <w:pStyle w:val="GOSTTablenorm"/>
            </w:pPr>
            <w:r w:rsidRPr="00A57119">
              <w:t>Тип КБК Дт</w:t>
            </w:r>
          </w:p>
        </w:tc>
        <w:tc>
          <w:tcPr>
            <w:tcW w:w="795" w:type="pct"/>
          </w:tcPr>
          <w:p w14:paraId="16F1AF8A" w14:textId="2D8F9DF9" w:rsidR="00931E50" w:rsidRPr="00A57119" w:rsidRDefault="00931E50" w:rsidP="00C27750">
            <w:pPr>
              <w:pStyle w:val="GOSTTablenorm"/>
            </w:pPr>
            <w:r w:rsidRPr="00952559">
              <w:rPr>
                <w:b/>
              </w:rPr>
              <w:t>T0504833:</w:t>
            </w:r>
            <w:r w:rsidRPr="00A57119">
              <w:t>DT_</w:t>
            </w:r>
            <w:r w:rsidRPr="00A57119">
              <w:rPr>
                <w:lang w:val="en-US"/>
              </w:rPr>
              <w:t>TYPE</w:t>
            </w:r>
            <w:r w:rsidRPr="00A57119">
              <w:t>KBK</w:t>
            </w:r>
          </w:p>
        </w:tc>
        <w:tc>
          <w:tcPr>
            <w:tcW w:w="560" w:type="pct"/>
          </w:tcPr>
          <w:p w14:paraId="50E8053E" w14:textId="79AC2E7F" w:rsidR="00931E50" w:rsidRPr="00A57119" w:rsidRDefault="00931E50" w:rsidP="00C27750">
            <w:pPr>
              <w:pStyle w:val="GOSTTablenorm"/>
            </w:pPr>
            <w:r w:rsidRPr="00A57119">
              <w:t>Строка</w:t>
            </w:r>
          </w:p>
        </w:tc>
        <w:tc>
          <w:tcPr>
            <w:tcW w:w="374" w:type="pct"/>
          </w:tcPr>
          <w:p w14:paraId="701DF9A1" w14:textId="5D80C48E" w:rsidR="00931E50" w:rsidRPr="00A57119" w:rsidRDefault="00931E50" w:rsidP="00C27750">
            <w:pPr>
              <w:pStyle w:val="GOSTTablenorm"/>
            </w:pPr>
            <w:r w:rsidRPr="00A57119">
              <w:t>Да</w:t>
            </w:r>
          </w:p>
        </w:tc>
        <w:tc>
          <w:tcPr>
            <w:tcW w:w="374" w:type="pct"/>
          </w:tcPr>
          <w:p w14:paraId="48FE9B16" w14:textId="300176B2" w:rsidR="00931E50" w:rsidRPr="00A57119" w:rsidRDefault="00931E50" w:rsidP="00C27750">
            <w:pPr>
              <w:pStyle w:val="GOSTTablenorm"/>
            </w:pPr>
            <w:r w:rsidRPr="00A57119">
              <w:t>=2</w:t>
            </w:r>
          </w:p>
        </w:tc>
        <w:tc>
          <w:tcPr>
            <w:tcW w:w="1777" w:type="pct"/>
          </w:tcPr>
          <w:p w14:paraId="110F22D1" w14:textId="77777777" w:rsidR="00F015FE" w:rsidRDefault="00931E50" w:rsidP="009C6772">
            <w:pPr>
              <w:pStyle w:val="GOSTTablenorm"/>
            </w:pPr>
            <w:r w:rsidRPr="00B443F0">
              <w:t>Указывается значение аналитического признака «Тип КБК» для отражения по дебету записи учета.</w:t>
            </w:r>
          </w:p>
          <w:p w14:paraId="6A906FBC" w14:textId="0CB7622D" w:rsidR="00931E50" w:rsidRPr="00B443F0" w:rsidRDefault="00931E50" w:rsidP="009C6772">
            <w:pPr>
              <w:pStyle w:val="GOSTTablenorm"/>
            </w:pPr>
            <w:r w:rsidRPr="00B443F0">
              <w:t>Допускается заполнение прочерком</w:t>
            </w:r>
          </w:p>
        </w:tc>
      </w:tr>
      <w:tr w:rsidR="00931E50" w:rsidRPr="00A57119" w14:paraId="083B420C" w14:textId="77777777" w:rsidTr="009B1D53">
        <w:tc>
          <w:tcPr>
            <w:tcW w:w="1120" w:type="pct"/>
          </w:tcPr>
          <w:p w14:paraId="4285D7FE" w14:textId="73F9FCA3" w:rsidR="00931E50" w:rsidRPr="00A57119" w:rsidRDefault="00931E50" w:rsidP="00C27750">
            <w:pPr>
              <w:pStyle w:val="GOSTTablenorm"/>
            </w:pPr>
            <w:r w:rsidRPr="009C6772">
              <w:t xml:space="preserve"> </w:t>
            </w:r>
            <w:r w:rsidRPr="00A57119">
              <w:t>Код валюты Дт</w:t>
            </w:r>
          </w:p>
        </w:tc>
        <w:tc>
          <w:tcPr>
            <w:tcW w:w="795" w:type="pct"/>
          </w:tcPr>
          <w:p w14:paraId="23BC0663" w14:textId="0ABCB638" w:rsidR="00931E50" w:rsidRPr="00A57119" w:rsidRDefault="00931E50" w:rsidP="00C27750">
            <w:pPr>
              <w:pStyle w:val="GOSTTablenorm"/>
            </w:pPr>
            <w:r w:rsidRPr="00952559">
              <w:rPr>
                <w:b/>
              </w:rPr>
              <w:t>T0504833:</w:t>
            </w:r>
            <w:r w:rsidRPr="00A57119">
              <w:t>DT_VALCODE</w:t>
            </w:r>
          </w:p>
        </w:tc>
        <w:tc>
          <w:tcPr>
            <w:tcW w:w="560" w:type="pct"/>
          </w:tcPr>
          <w:p w14:paraId="7F4DD901" w14:textId="04A73C0B" w:rsidR="00931E50" w:rsidRPr="00A57119" w:rsidRDefault="00931E50" w:rsidP="00C27750">
            <w:pPr>
              <w:pStyle w:val="GOSTTablenorm"/>
            </w:pPr>
            <w:r w:rsidRPr="00A57119">
              <w:t>Строка</w:t>
            </w:r>
          </w:p>
        </w:tc>
        <w:tc>
          <w:tcPr>
            <w:tcW w:w="374" w:type="pct"/>
          </w:tcPr>
          <w:p w14:paraId="688B01C8" w14:textId="1EB7203B" w:rsidR="00931E50" w:rsidRPr="00A57119" w:rsidRDefault="00931E50" w:rsidP="00C27750">
            <w:pPr>
              <w:pStyle w:val="GOSTTablenorm"/>
            </w:pPr>
            <w:r w:rsidRPr="00A57119">
              <w:t>Да</w:t>
            </w:r>
          </w:p>
        </w:tc>
        <w:tc>
          <w:tcPr>
            <w:tcW w:w="374" w:type="pct"/>
          </w:tcPr>
          <w:p w14:paraId="37D050C4" w14:textId="725C2DAE" w:rsidR="00931E50" w:rsidRPr="00A57119" w:rsidRDefault="00931E50" w:rsidP="00C27750">
            <w:pPr>
              <w:pStyle w:val="GOSTTablenorm"/>
            </w:pPr>
            <w:r w:rsidRPr="00A57119">
              <w:t>&lt;=3</w:t>
            </w:r>
          </w:p>
        </w:tc>
        <w:tc>
          <w:tcPr>
            <w:tcW w:w="1777" w:type="pct"/>
          </w:tcPr>
          <w:p w14:paraId="55515988" w14:textId="77777777" w:rsidR="00931E50" w:rsidRPr="00B443F0" w:rsidRDefault="00931E50" w:rsidP="00C27750">
            <w:pPr>
              <w:pStyle w:val="GOSTTablenorm"/>
            </w:pPr>
            <w:r w:rsidRPr="00B443F0">
              <w:t>Указывается значение аналитического признака «</w:t>
            </w:r>
            <w:r w:rsidRPr="00A57119">
              <w:t>Код валюты</w:t>
            </w:r>
            <w:r w:rsidRPr="00B443F0">
              <w:t>» для отражения по дебету записи учета.</w:t>
            </w:r>
          </w:p>
          <w:p w14:paraId="4DB73363" w14:textId="618D022D" w:rsidR="00931E50" w:rsidRPr="00B443F0" w:rsidRDefault="00931E50" w:rsidP="00C27750">
            <w:pPr>
              <w:pStyle w:val="GOSTTablenorm"/>
            </w:pPr>
            <w:r w:rsidRPr="00C6161D">
              <w:t>Допускается заполнение прочерком</w:t>
            </w:r>
          </w:p>
        </w:tc>
      </w:tr>
      <w:tr w:rsidR="00931E50" w:rsidRPr="00A57119" w14:paraId="4F2769C5" w14:textId="77777777" w:rsidTr="009B1D53">
        <w:tc>
          <w:tcPr>
            <w:tcW w:w="1120" w:type="pct"/>
          </w:tcPr>
          <w:p w14:paraId="2030E676" w14:textId="36117F16" w:rsidR="00931E50" w:rsidRPr="00A57119" w:rsidRDefault="00931E50" w:rsidP="00C27750">
            <w:pPr>
              <w:pStyle w:val="GOSTTablenorm"/>
            </w:pPr>
            <w:r w:rsidRPr="00A57119">
              <w:t>ТОФК КС Дт</w:t>
            </w:r>
          </w:p>
        </w:tc>
        <w:tc>
          <w:tcPr>
            <w:tcW w:w="795" w:type="pct"/>
          </w:tcPr>
          <w:p w14:paraId="0F060E8B" w14:textId="584544A2" w:rsidR="00931E50" w:rsidRPr="00A57119" w:rsidRDefault="00931E50" w:rsidP="00C27750">
            <w:pPr>
              <w:pStyle w:val="GOSTTablenorm"/>
            </w:pPr>
            <w:r w:rsidRPr="00952559">
              <w:rPr>
                <w:b/>
              </w:rPr>
              <w:t>T0504833:</w:t>
            </w:r>
            <w:r w:rsidRPr="00A57119">
              <w:t>DT_TOFKKS</w:t>
            </w:r>
          </w:p>
        </w:tc>
        <w:tc>
          <w:tcPr>
            <w:tcW w:w="560" w:type="pct"/>
          </w:tcPr>
          <w:p w14:paraId="76689D85" w14:textId="7466EC4A" w:rsidR="00931E50" w:rsidRPr="00A57119" w:rsidRDefault="00931E50" w:rsidP="00C27750">
            <w:pPr>
              <w:pStyle w:val="GOSTTablenorm"/>
            </w:pPr>
            <w:r w:rsidRPr="00A57119">
              <w:t>Строка</w:t>
            </w:r>
          </w:p>
        </w:tc>
        <w:tc>
          <w:tcPr>
            <w:tcW w:w="374" w:type="pct"/>
          </w:tcPr>
          <w:p w14:paraId="266FEBE8" w14:textId="2B83D33D" w:rsidR="00931E50" w:rsidRPr="00A57119" w:rsidRDefault="00931E50" w:rsidP="00C27750">
            <w:pPr>
              <w:pStyle w:val="GOSTTablenorm"/>
            </w:pPr>
            <w:r w:rsidRPr="00A57119">
              <w:t>Да</w:t>
            </w:r>
          </w:p>
        </w:tc>
        <w:tc>
          <w:tcPr>
            <w:tcW w:w="374" w:type="pct"/>
          </w:tcPr>
          <w:p w14:paraId="2EB9EF09" w14:textId="7B4B847A" w:rsidR="00931E50" w:rsidRPr="00A57119" w:rsidRDefault="00931E50" w:rsidP="00C27750">
            <w:pPr>
              <w:pStyle w:val="GOSTTablenorm"/>
            </w:pPr>
            <w:r w:rsidRPr="00A57119">
              <w:t>&lt;=2</w:t>
            </w:r>
          </w:p>
        </w:tc>
        <w:tc>
          <w:tcPr>
            <w:tcW w:w="1777" w:type="pct"/>
          </w:tcPr>
          <w:p w14:paraId="1B263ACD" w14:textId="77777777" w:rsidR="00931E50" w:rsidRPr="00B443F0" w:rsidRDefault="00931E50" w:rsidP="00C27750">
            <w:pPr>
              <w:pStyle w:val="GOSTTablenorm"/>
            </w:pPr>
            <w:r w:rsidRPr="00B443F0">
              <w:t>Указывается значение аналитического признака «</w:t>
            </w:r>
            <w:r w:rsidRPr="00A57119">
              <w:t>ТОФК КС</w:t>
            </w:r>
            <w:r w:rsidRPr="00B443F0">
              <w:t>» для отражения по дебету записи учета.</w:t>
            </w:r>
          </w:p>
          <w:p w14:paraId="2E13F840" w14:textId="6244AFBD" w:rsidR="00931E50" w:rsidRPr="00B443F0" w:rsidRDefault="00931E50" w:rsidP="00C27750">
            <w:pPr>
              <w:pStyle w:val="GOSTTablenorm"/>
            </w:pPr>
            <w:r w:rsidRPr="00C6161D">
              <w:t>Допускается заполнение прочерком</w:t>
            </w:r>
          </w:p>
        </w:tc>
      </w:tr>
      <w:tr w:rsidR="00931E50" w:rsidRPr="00A57119" w14:paraId="5252EA89" w14:textId="77777777" w:rsidTr="009B1D53">
        <w:tc>
          <w:tcPr>
            <w:tcW w:w="1120" w:type="pct"/>
          </w:tcPr>
          <w:p w14:paraId="46ABA93D" w14:textId="51FC7404" w:rsidR="00931E50" w:rsidRPr="00A57119" w:rsidRDefault="00931E50" w:rsidP="00C27750">
            <w:pPr>
              <w:pStyle w:val="GOSTTablenorm"/>
            </w:pPr>
            <w:r w:rsidRPr="00A57119">
              <w:lastRenderedPageBreak/>
              <w:t>Порядковый номер КС Дт</w:t>
            </w:r>
          </w:p>
        </w:tc>
        <w:tc>
          <w:tcPr>
            <w:tcW w:w="795" w:type="pct"/>
          </w:tcPr>
          <w:p w14:paraId="42886360" w14:textId="5CFBAD05" w:rsidR="00931E50" w:rsidRPr="00A57119" w:rsidRDefault="00931E50" w:rsidP="00C27750">
            <w:pPr>
              <w:pStyle w:val="GOSTTablenorm"/>
            </w:pPr>
            <w:r w:rsidRPr="00952559">
              <w:rPr>
                <w:b/>
              </w:rPr>
              <w:t>T0504833:</w:t>
            </w:r>
            <w:r w:rsidRPr="00A57119">
              <w:t>DT_PNKS</w:t>
            </w:r>
          </w:p>
        </w:tc>
        <w:tc>
          <w:tcPr>
            <w:tcW w:w="560" w:type="pct"/>
          </w:tcPr>
          <w:p w14:paraId="05592807" w14:textId="3E29846A" w:rsidR="00931E50" w:rsidRPr="00A57119" w:rsidRDefault="00931E50" w:rsidP="00C27750">
            <w:pPr>
              <w:pStyle w:val="GOSTTablenorm"/>
            </w:pPr>
            <w:r w:rsidRPr="00A57119">
              <w:t>Строка</w:t>
            </w:r>
          </w:p>
        </w:tc>
        <w:tc>
          <w:tcPr>
            <w:tcW w:w="374" w:type="pct"/>
          </w:tcPr>
          <w:p w14:paraId="48615954" w14:textId="59C9AA0D" w:rsidR="00931E50" w:rsidRPr="00A57119" w:rsidRDefault="00931E50" w:rsidP="00C27750">
            <w:pPr>
              <w:pStyle w:val="GOSTTablenorm"/>
            </w:pPr>
            <w:r w:rsidRPr="00A57119">
              <w:t>Да</w:t>
            </w:r>
          </w:p>
        </w:tc>
        <w:tc>
          <w:tcPr>
            <w:tcW w:w="374" w:type="pct"/>
          </w:tcPr>
          <w:p w14:paraId="59ACBB9D" w14:textId="69A0EAA6" w:rsidR="00931E50" w:rsidRPr="00A57119" w:rsidRDefault="00931E50" w:rsidP="00C27750">
            <w:pPr>
              <w:pStyle w:val="GOSTTablenorm"/>
            </w:pPr>
            <w:r w:rsidRPr="00A57119">
              <w:rPr>
                <w:lang w:val="en-US"/>
              </w:rPr>
              <w:t>&lt;</w:t>
            </w:r>
            <w:r w:rsidRPr="00A57119">
              <w:t>=2</w:t>
            </w:r>
          </w:p>
        </w:tc>
        <w:tc>
          <w:tcPr>
            <w:tcW w:w="1777" w:type="pct"/>
          </w:tcPr>
          <w:p w14:paraId="5CADF8F0" w14:textId="77777777" w:rsidR="00931E50" w:rsidRPr="00B443F0" w:rsidRDefault="00931E50" w:rsidP="00C27750">
            <w:pPr>
              <w:pStyle w:val="GOSTTablenorm"/>
            </w:pPr>
            <w:r w:rsidRPr="00B443F0">
              <w:t>Указывается значение аналитического признака «</w:t>
            </w:r>
            <w:r w:rsidRPr="00A57119">
              <w:t>Порядковый номер КС</w:t>
            </w:r>
            <w:r w:rsidRPr="00B443F0">
              <w:t>» для отражения по дебету записи учета.</w:t>
            </w:r>
          </w:p>
          <w:p w14:paraId="52A6568B" w14:textId="1933E44F" w:rsidR="00931E50" w:rsidRPr="00B443F0" w:rsidRDefault="00931E50" w:rsidP="00C27750">
            <w:pPr>
              <w:pStyle w:val="GOSTTablenorm"/>
            </w:pPr>
            <w:r w:rsidRPr="00C6161D">
              <w:t>Допускается заполнение прочерком</w:t>
            </w:r>
          </w:p>
        </w:tc>
      </w:tr>
      <w:tr w:rsidR="00931E50" w:rsidRPr="00A57119" w14:paraId="0FF69B6E" w14:textId="77777777" w:rsidTr="009B1D53">
        <w:tc>
          <w:tcPr>
            <w:tcW w:w="1120" w:type="pct"/>
          </w:tcPr>
          <w:p w14:paraId="038E6859" w14:textId="02B57779" w:rsidR="00931E50" w:rsidRPr="00A57119" w:rsidRDefault="00931E50" w:rsidP="00C27750">
            <w:pPr>
              <w:pStyle w:val="GOSTTablenorm"/>
            </w:pPr>
            <w:r w:rsidRPr="00A57119">
              <w:t>ОКТМО Дт</w:t>
            </w:r>
          </w:p>
        </w:tc>
        <w:tc>
          <w:tcPr>
            <w:tcW w:w="795" w:type="pct"/>
          </w:tcPr>
          <w:p w14:paraId="0945D2C9" w14:textId="06B50C64" w:rsidR="00931E50" w:rsidRPr="00A57119" w:rsidRDefault="00931E50" w:rsidP="00C27750">
            <w:pPr>
              <w:pStyle w:val="GOSTTablenorm"/>
            </w:pPr>
            <w:r w:rsidRPr="00952559">
              <w:rPr>
                <w:b/>
              </w:rPr>
              <w:t>T0504833:</w:t>
            </w:r>
            <w:r w:rsidRPr="00A57119">
              <w:t>DT_OKTMO</w:t>
            </w:r>
          </w:p>
        </w:tc>
        <w:tc>
          <w:tcPr>
            <w:tcW w:w="560" w:type="pct"/>
          </w:tcPr>
          <w:p w14:paraId="56B42230" w14:textId="6AA90AFB" w:rsidR="00931E50" w:rsidRPr="00A57119" w:rsidRDefault="00931E50" w:rsidP="00C27750">
            <w:pPr>
              <w:pStyle w:val="GOSTTablenorm"/>
            </w:pPr>
            <w:r w:rsidRPr="00A57119">
              <w:t>Строка</w:t>
            </w:r>
          </w:p>
        </w:tc>
        <w:tc>
          <w:tcPr>
            <w:tcW w:w="374" w:type="pct"/>
          </w:tcPr>
          <w:p w14:paraId="57907BFB" w14:textId="721727EC" w:rsidR="00931E50" w:rsidRPr="00A57119" w:rsidRDefault="00931E50" w:rsidP="00C27750">
            <w:pPr>
              <w:pStyle w:val="GOSTTablenorm"/>
            </w:pPr>
            <w:r w:rsidRPr="00A57119">
              <w:t>Нет</w:t>
            </w:r>
          </w:p>
        </w:tc>
        <w:tc>
          <w:tcPr>
            <w:tcW w:w="374" w:type="pct"/>
          </w:tcPr>
          <w:p w14:paraId="5CF11F47" w14:textId="5D56C80E" w:rsidR="00931E50" w:rsidRPr="00A57119" w:rsidRDefault="00931E50" w:rsidP="00C27750">
            <w:pPr>
              <w:pStyle w:val="GOSTTablenorm"/>
            </w:pPr>
            <w:r w:rsidRPr="00A57119">
              <w:rPr>
                <w:lang w:val="en-US"/>
              </w:rPr>
              <w:t>&lt;</w:t>
            </w:r>
            <w:r w:rsidRPr="00A57119">
              <w:t>=8</w:t>
            </w:r>
          </w:p>
        </w:tc>
        <w:tc>
          <w:tcPr>
            <w:tcW w:w="1777" w:type="pct"/>
          </w:tcPr>
          <w:p w14:paraId="6BDD0FB6" w14:textId="77777777" w:rsidR="00931E50" w:rsidRPr="00B443F0" w:rsidRDefault="00931E50" w:rsidP="00C27750">
            <w:pPr>
              <w:pStyle w:val="GOSTTablenorm"/>
            </w:pPr>
            <w:r w:rsidRPr="00B443F0">
              <w:t>Указывается значение аналитического признака «</w:t>
            </w:r>
            <w:r w:rsidRPr="00A57119">
              <w:t>ОКТМО</w:t>
            </w:r>
            <w:r w:rsidRPr="00B443F0">
              <w:t>» для отражения по дебету</w:t>
            </w:r>
            <w:r w:rsidRPr="00B443F0" w:rsidDel="000A0FA3">
              <w:t xml:space="preserve"> </w:t>
            </w:r>
            <w:r w:rsidRPr="00B443F0">
              <w:t>записи учета.</w:t>
            </w:r>
          </w:p>
          <w:p w14:paraId="2949D17E" w14:textId="1AB0AF48" w:rsidR="00931E50" w:rsidRPr="00B443F0" w:rsidRDefault="00931E50" w:rsidP="00C27750">
            <w:pPr>
              <w:pStyle w:val="GOSTTablenorm"/>
            </w:pPr>
            <w:r w:rsidRPr="00C6161D">
              <w:t>Допускается заполнение прочерком.</w:t>
            </w:r>
          </w:p>
        </w:tc>
      </w:tr>
      <w:tr w:rsidR="00931E50" w:rsidRPr="00A57119" w14:paraId="600AADD1" w14:textId="77777777" w:rsidTr="009B1D53">
        <w:tc>
          <w:tcPr>
            <w:tcW w:w="1120" w:type="pct"/>
          </w:tcPr>
          <w:p w14:paraId="0F7FEB98" w14:textId="14BB01B2" w:rsidR="00931E50" w:rsidRPr="00A57119" w:rsidRDefault="00931E50" w:rsidP="00C27750">
            <w:pPr>
              <w:pStyle w:val="GOSTTablenorm"/>
            </w:pPr>
            <w:r w:rsidRPr="00A57119">
              <w:t>Код цели Дт</w:t>
            </w:r>
          </w:p>
        </w:tc>
        <w:tc>
          <w:tcPr>
            <w:tcW w:w="795" w:type="pct"/>
          </w:tcPr>
          <w:p w14:paraId="397DE502" w14:textId="653CCA2D" w:rsidR="00931E50" w:rsidRPr="00A57119" w:rsidRDefault="00931E50" w:rsidP="00C27750">
            <w:pPr>
              <w:pStyle w:val="GOSTTablenorm"/>
            </w:pPr>
            <w:r w:rsidRPr="00952559">
              <w:rPr>
                <w:b/>
              </w:rPr>
              <w:t>T0504833:</w:t>
            </w:r>
            <w:r w:rsidRPr="00A57119">
              <w:t>DT_TARGETCODE</w:t>
            </w:r>
          </w:p>
        </w:tc>
        <w:tc>
          <w:tcPr>
            <w:tcW w:w="560" w:type="pct"/>
          </w:tcPr>
          <w:p w14:paraId="2DC75FCF" w14:textId="6825093F" w:rsidR="00931E50" w:rsidRPr="00A57119" w:rsidRDefault="00931E50" w:rsidP="00C27750">
            <w:pPr>
              <w:pStyle w:val="GOSTTablenorm"/>
            </w:pPr>
            <w:r w:rsidRPr="00A57119">
              <w:t>Строка</w:t>
            </w:r>
          </w:p>
        </w:tc>
        <w:tc>
          <w:tcPr>
            <w:tcW w:w="374" w:type="pct"/>
          </w:tcPr>
          <w:p w14:paraId="54B3591F" w14:textId="6FE09B1D" w:rsidR="00931E50" w:rsidRPr="00A57119" w:rsidRDefault="00931E50" w:rsidP="00C27750">
            <w:pPr>
              <w:pStyle w:val="GOSTTablenorm"/>
            </w:pPr>
            <w:r w:rsidRPr="00A57119">
              <w:t>Да</w:t>
            </w:r>
          </w:p>
        </w:tc>
        <w:tc>
          <w:tcPr>
            <w:tcW w:w="374" w:type="pct"/>
          </w:tcPr>
          <w:p w14:paraId="7F6EDAB1" w14:textId="16AB9096" w:rsidR="00931E50" w:rsidRPr="00A57119" w:rsidRDefault="00931E50" w:rsidP="00C27750">
            <w:pPr>
              <w:pStyle w:val="GOSTTablenorm"/>
            </w:pPr>
            <w:r w:rsidRPr="00A57119">
              <w:t>&lt;=2</w:t>
            </w:r>
            <w:r>
              <w:rPr>
                <w:lang w:val="en-US"/>
              </w:rPr>
              <w:t>5</w:t>
            </w:r>
          </w:p>
        </w:tc>
        <w:tc>
          <w:tcPr>
            <w:tcW w:w="1777" w:type="pct"/>
          </w:tcPr>
          <w:p w14:paraId="4ED69771" w14:textId="77777777" w:rsidR="00931E50" w:rsidRPr="00B443F0" w:rsidRDefault="00931E50" w:rsidP="00C27750">
            <w:pPr>
              <w:pStyle w:val="GOSTTablenorm"/>
            </w:pPr>
            <w:r w:rsidRPr="00B443F0">
              <w:t>Указывается значение аналитического признака «</w:t>
            </w:r>
            <w:r w:rsidRPr="00A57119">
              <w:t>Код цели</w:t>
            </w:r>
            <w:r w:rsidRPr="00B443F0">
              <w:t>» для отражения по дебету записи учета.</w:t>
            </w:r>
          </w:p>
          <w:p w14:paraId="5AC8AFBC" w14:textId="197CB8CC" w:rsidR="00931E50" w:rsidRPr="00B443F0" w:rsidRDefault="00931E50" w:rsidP="00C27750">
            <w:pPr>
              <w:pStyle w:val="GOSTTablenorm"/>
            </w:pPr>
            <w:r w:rsidRPr="00C6161D">
              <w:t>Допускается заполнение прочерком</w:t>
            </w:r>
          </w:p>
        </w:tc>
      </w:tr>
      <w:tr w:rsidR="00931E50" w:rsidRPr="00A57119" w14:paraId="14A29484" w14:textId="77777777" w:rsidTr="009B1D53">
        <w:tc>
          <w:tcPr>
            <w:tcW w:w="1120" w:type="pct"/>
          </w:tcPr>
          <w:p w14:paraId="2BD270A8" w14:textId="3C283637" w:rsidR="00931E50" w:rsidRPr="00A57119" w:rsidRDefault="00931E50" w:rsidP="00C27750">
            <w:pPr>
              <w:pStyle w:val="GOSTTablenorm"/>
            </w:pPr>
            <w:r w:rsidRPr="00A57119">
              <w:t>Банковский счет Дт</w:t>
            </w:r>
          </w:p>
        </w:tc>
        <w:tc>
          <w:tcPr>
            <w:tcW w:w="795" w:type="pct"/>
          </w:tcPr>
          <w:p w14:paraId="4338A869" w14:textId="6DB4A08A" w:rsidR="00931E50" w:rsidRPr="00A57119" w:rsidRDefault="00931E50" w:rsidP="00C27750">
            <w:pPr>
              <w:pStyle w:val="GOSTTablenorm"/>
            </w:pPr>
            <w:r w:rsidRPr="00952559">
              <w:rPr>
                <w:b/>
              </w:rPr>
              <w:t>T0504833</w:t>
            </w:r>
            <w:r w:rsidRPr="00A57119">
              <w:t>:DT_BA</w:t>
            </w:r>
          </w:p>
        </w:tc>
        <w:tc>
          <w:tcPr>
            <w:tcW w:w="560" w:type="pct"/>
          </w:tcPr>
          <w:p w14:paraId="6FA193A4" w14:textId="457FAFB1" w:rsidR="00931E50" w:rsidRPr="00A57119" w:rsidRDefault="00931E50" w:rsidP="00C27750">
            <w:pPr>
              <w:pStyle w:val="GOSTTablenorm"/>
            </w:pPr>
            <w:r w:rsidRPr="00A57119">
              <w:t>Строка</w:t>
            </w:r>
          </w:p>
        </w:tc>
        <w:tc>
          <w:tcPr>
            <w:tcW w:w="374" w:type="pct"/>
          </w:tcPr>
          <w:p w14:paraId="24A9F011" w14:textId="4E83DFF5" w:rsidR="00931E50" w:rsidRPr="00A57119" w:rsidRDefault="00931E50" w:rsidP="00C27750">
            <w:pPr>
              <w:pStyle w:val="GOSTTablenorm"/>
            </w:pPr>
            <w:r w:rsidRPr="00A57119">
              <w:t>Да</w:t>
            </w:r>
          </w:p>
        </w:tc>
        <w:tc>
          <w:tcPr>
            <w:tcW w:w="374" w:type="pct"/>
          </w:tcPr>
          <w:p w14:paraId="266B8ED3" w14:textId="34339EDC" w:rsidR="00931E50" w:rsidRPr="00A57119" w:rsidRDefault="00931E50" w:rsidP="00C27750">
            <w:pPr>
              <w:pStyle w:val="GOSTTablenorm"/>
            </w:pPr>
            <w:r w:rsidRPr="00A57119">
              <w:t>&lt;=20</w:t>
            </w:r>
          </w:p>
        </w:tc>
        <w:tc>
          <w:tcPr>
            <w:tcW w:w="1777" w:type="pct"/>
          </w:tcPr>
          <w:p w14:paraId="3B622421" w14:textId="77777777" w:rsidR="00931E50" w:rsidRPr="00B443F0" w:rsidRDefault="00931E50" w:rsidP="00C27750">
            <w:pPr>
              <w:pStyle w:val="GOSTTablenorm"/>
            </w:pPr>
            <w:r w:rsidRPr="00B443F0">
              <w:t>Указывается значение аналитического признака «</w:t>
            </w:r>
            <w:r w:rsidRPr="00A57119">
              <w:t>Банковский счет</w:t>
            </w:r>
            <w:r w:rsidRPr="00B443F0">
              <w:t>» для отражения по дебету записи учета.</w:t>
            </w:r>
          </w:p>
          <w:p w14:paraId="0752F58B" w14:textId="3F10E765" w:rsidR="00931E50" w:rsidRPr="00B443F0" w:rsidRDefault="00931E50" w:rsidP="00C27750">
            <w:pPr>
              <w:pStyle w:val="GOSTTablenorm"/>
            </w:pPr>
            <w:r w:rsidRPr="00C6161D">
              <w:t>Допускается заполнение прочерком</w:t>
            </w:r>
          </w:p>
        </w:tc>
      </w:tr>
      <w:tr w:rsidR="00931E50" w:rsidRPr="00A57119" w14:paraId="2938D70E" w14:textId="77777777" w:rsidTr="009B1D53">
        <w:tc>
          <w:tcPr>
            <w:tcW w:w="1120" w:type="pct"/>
          </w:tcPr>
          <w:p w14:paraId="2826E920" w14:textId="049EF31B" w:rsidR="00931E50" w:rsidRPr="00A57119" w:rsidRDefault="00931E50" w:rsidP="00C27750">
            <w:pPr>
              <w:pStyle w:val="GOSTTablenorm"/>
            </w:pPr>
            <w:r w:rsidRPr="00A57119">
              <w:t>Счет контрагента Дт</w:t>
            </w:r>
          </w:p>
        </w:tc>
        <w:tc>
          <w:tcPr>
            <w:tcW w:w="795" w:type="pct"/>
          </w:tcPr>
          <w:p w14:paraId="77CA39E7" w14:textId="60E0FD11" w:rsidR="00931E50" w:rsidRPr="00A57119" w:rsidRDefault="00931E50" w:rsidP="00C27750">
            <w:pPr>
              <w:pStyle w:val="GOSTTablenorm"/>
            </w:pPr>
            <w:r w:rsidRPr="00952559">
              <w:rPr>
                <w:b/>
              </w:rPr>
              <w:t>T0504833</w:t>
            </w:r>
            <w:r w:rsidRPr="00A57119">
              <w:t>:DT_CA</w:t>
            </w:r>
          </w:p>
        </w:tc>
        <w:tc>
          <w:tcPr>
            <w:tcW w:w="560" w:type="pct"/>
          </w:tcPr>
          <w:p w14:paraId="241C457C" w14:textId="3259601A" w:rsidR="00931E50" w:rsidRPr="00A57119" w:rsidRDefault="00931E50" w:rsidP="00C27750">
            <w:pPr>
              <w:pStyle w:val="GOSTTablenorm"/>
            </w:pPr>
            <w:r w:rsidRPr="00A57119">
              <w:t>Строка</w:t>
            </w:r>
          </w:p>
        </w:tc>
        <w:tc>
          <w:tcPr>
            <w:tcW w:w="374" w:type="pct"/>
          </w:tcPr>
          <w:p w14:paraId="6BA2758B" w14:textId="29C880A4" w:rsidR="00931E50" w:rsidRPr="00A57119" w:rsidRDefault="00931E50" w:rsidP="00C27750">
            <w:pPr>
              <w:pStyle w:val="GOSTTablenorm"/>
            </w:pPr>
            <w:r w:rsidRPr="00A57119">
              <w:t>Да</w:t>
            </w:r>
          </w:p>
        </w:tc>
        <w:tc>
          <w:tcPr>
            <w:tcW w:w="374" w:type="pct"/>
          </w:tcPr>
          <w:p w14:paraId="52844AFC" w14:textId="0BFBDA17" w:rsidR="00931E50" w:rsidRPr="00A57119" w:rsidRDefault="00931E50" w:rsidP="00C27750">
            <w:pPr>
              <w:pStyle w:val="GOSTTablenorm"/>
            </w:pPr>
            <w:r w:rsidRPr="00A57119">
              <w:t>&lt;=20</w:t>
            </w:r>
          </w:p>
        </w:tc>
        <w:tc>
          <w:tcPr>
            <w:tcW w:w="1777" w:type="pct"/>
          </w:tcPr>
          <w:p w14:paraId="57EA54E8" w14:textId="77777777" w:rsidR="00931E50" w:rsidRPr="00B443F0" w:rsidRDefault="00931E50" w:rsidP="00C27750">
            <w:pPr>
              <w:pStyle w:val="GOSTTablenorm"/>
            </w:pPr>
            <w:r w:rsidRPr="00B443F0">
              <w:t>Указывается значение аналитического признака «</w:t>
            </w:r>
            <w:r w:rsidRPr="00A57119">
              <w:t>Счет контрагента</w:t>
            </w:r>
            <w:r w:rsidRPr="00B443F0">
              <w:t>» для отражения по дебету записи учета.</w:t>
            </w:r>
          </w:p>
          <w:p w14:paraId="383D7832" w14:textId="53C83D18" w:rsidR="00931E50" w:rsidRPr="00B443F0" w:rsidRDefault="00931E50" w:rsidP="00C27750">
            <w:pPr>
              <w:pStyle w:val="GOSTTablenorm"/>
            </w:pPr>
            <w:r w:rsidRPr="00C6161D">
              <w:t>Допускается заполнение прочерком</w:t>
            </w:r>
          </w:p>
        </w:tc>
      </w:tr>
      <w:tr w:rsidR="00931E50" w:rsidRPr="00A57119" w14:paraId="149108EA" w14:textId="77777777" w:rsidTr="009B1D53">
        <w:tc>
          <w:tcPr>
            <w:tcW w:w="1120" w:type="pct"/>
          </w:tcPr>
          <w:p w14:paraId="4116427C" w14:textId="1B0FBA20" w:rsidR="00931E50" w:rsidRPr="00A57119" w:rsidRDefault="00931E50" w:rsidP="00C27750">
            <w:pPr>
              <w:pStyle w:val="GOSTTablenorm"/>
            </w:pPr>
            <w:r w:rsidRPr="00A57119">
              <w:t>ЛС (дополнительный) Дт</w:t>
            </w:r>
          </w:p>
        </w:tc>
        <w:tc>
          <w:tcPr>
            <w:tcW w:w="795" w:type="pct"/>
          </w:tcPr>
          <w:p w14:paraId="0E016AB0" w14:textId="45640B2E" w:rsidR="00931E50" w:rsidRPr="00A57119" w:rsidRDefault="00931E50" w:rsidP="00C27750">
            <w:pPr>
              <w:pStyle w:val="GOSTTablenorm"/>
            </w:pPr>
            <w:r w:rsidRPr="00952559">
              <w:rPr>
                <w:b/>
              </w:rPr>
              <w:t>T0504833:</w:t>
            </w:r>
            <w:r w:rsidRPr="00A57119">
              <w:t>DT_</w:t>
            </w:r>
            <w:r w:rsidRPr="00A57119">
              <w:rPr>
                <w:lang w:val="en-US"/>
              </w:rPr>
              <w:t>LSADD</w:t>
            </w:r>
          </w:p>
        </w:tc>
        <w:tc>
          <w:tcPr>
            <w:tcW w:w="560" w:type="pct"/>
          </w:tcPr>
          <w:p w14:paraId="67669B08" w14:textId="2A0DCE56" w:rsidR="00931E50" w:rsidRPr="00A57119" w:rsidRDefault="00931E50" w:rsidP="00C27750">
            <w:pPr>
              <w:pStyle w:val="GOSTTablenorm"/>
            </w:pPr>
            <w:r w:rsidRPr="00A57119">
              <w:t>Строка</w:t>
            </w:r>
          </w:p>
        </w:tc>
        <w:tc>
          <w:tcPr>
            <w:tcW w:w="374" w:type="pct"/>
          </w:tcPr>
          <w:p w14:paraId="66566B7A" w14:textId="6EB17EEC" w:rsidR="00931E50" w:rsidRPr="00A57119" w:rsidRDefault="00931E50" w:rsidP="00C27750">
            <w:pPr>
              <w:pStyle w:val="GOSTTablenorm"/>
            </w:pPr>
            <w:r w:rsidRPr="00A57119">
              <w:t>Нет</w:t>
            </w:r>
          </w:p>
        </w:tc>
        <w:tc>
          <w:tcPr>
            <w:tcW w:w="374" w:type="pct"/>
          </w:tcPr>
          <w:p w14:paraId="1C6624E7" w14:textId="2A5F2117" w:rsidR="00931E50" w:rsidRPr="00A57119" w:rsidRDefault="00931E50" w:rsidP="00C27750">
            <w:pPr>
              <w:pStyle w:val="GOSTTablenorm"/>
            </w:pPr>
            <w:r w:rsidRPr="00A57119">
              <w:t>&lt;=11</w:t>
            </w:r>
          </w:p>
        </w:tc>
        <w:tc>
          <w:tcPr>
            <w:tcW w:w="1777" w:type="pct"/>
          </w:tcPr>
          <w:p w14:paraId="1E8544DA" w14:textId="77777777" w:rsidR="00931E50" w:rsidRPr="00B443F0" w:rsidRDefault="00931E50" w:rsidP="00C27750">
            <w:pPr>
              <w:pStyle w:val="GOSTTablenorm"/>
            </w:pPr>
            <w:r w:rsidRPr="00B443F0">
              <w:t>Указывается значение аналитического признака «</w:t>
            </w:r>
            <w:r w:rsidRPr="00A57119">
              <w:t>ЛС (дополнительный)</w:t>
            </w:r>
            <w:r w:rsidRPr="00B443F0">
              <w:t>» для отражения по дебету записи учета.</w:t>
            </w:r>
          </w:p>
          <w:p w14:paraId="15A275E1" w14:textId="79AF1C55" w:rsidR="00931E50" w:rsidRPr="00B443F0" w:rsidRDefault="00931E50" w:rsidP="00C27750">
            <w:pPr>
              <w:pStyle w:val="GOSTTablenorm"/>
            </w:pPr>
            <w:r w:rsidRPr="00C6161D">
              <w:t>Допускается заполнение прочерком</w:t>
            </w:r>
          </w:p>
        </w:tc>
      </w:tr>
      <w:tr w:rsidR="00931E50" w:rsidRPr="00A57119" w14:paraId="65D78C44" w14:textId="77777777" w:rsidTr="009B1D53">
        <w:tc>
          <w:tcPr>
            <w:tcW w:w="1120" w:type="pct"/>
          </w:tcPr>
          <w:p w14:paraId="5FFA8FB9" w14:textId="192CF648" w:rsidR="00931E50" w:rsidRPr="00A57119" w:rsidRDefault="00931E50" w:rsidP="00C27750">
            <w:pPr>
              <w:pStyle w:val="GOSTTablenorm"/>
            </w:pPr>
            <w:r w:rsidRPr="00A57119">
              <w:t>ТОФК Дт</w:t>
            </w:r>
          </w:p>
        </w:tc>
        <w:tc>
          <w:tcPr>
            <w:tcW w:w="795" w:type="pct"/>
          </w:tcPr>
          <w:p w14:paraId="2A689123" w14:textId="6CF0D902" w:rsidR="00931E50" w:rsidRPr="00A57119" w:rsidRDefault="00931E50" w:rsidP="00C27750">
            <w:pPr>
              <w:pStyle w:val="GOSTTablenorm"/>
            </w:pPr>
            <w:r w:rsidRPr="00952559">
              <w:rPr>
                <w:b/>
              </w:rPr>
              <w:t>T0504833</w:t>
            </w:r>
            <w:r w:rsidRPr="00A57119">
              <w:t>:DT_</w:t>
            </w:r>
            <w:r w:rsidRPr="00A57119">
              <w:rPr>
                <w:lang w:val="en-US"/>
              </w:rPr>
              <w:t>TOFK</w:t>
            </w:r>
          </w:p>
        </w:tc>
        <w:tc>
          <w:tcPr>
            <w:tcW w:w="560" w:type="pct"/>
          </w:tcPr>
          <w:p w14:paraId="0894B8E5" w14:textId="6EC20C0C" w:rsidR="00931E50" w:rsidRPr="00A57119" w:rsidRDefault="00931E50" w:rsidP="00C27750">
            <w:pPr>
              <w:pStyle w:val="GOSTTablenorm"/>
            </w:pPr>
            <w:r w:rsidRPr="00A57119">
              <w:t>Строка</w:t>
            </w:r>
          </w:p>
        </w:tc>
        <w:tc>
          <w:tcPr>
            <w:tcW w:w="374" w:type="pct"/>
          </w:tcPr>
          <w:p w14:paraId="4C85E01D" w14:textId="25551EF9" w:rsidR="00931E50" w:rsidRPr="00A57119" w:rsidRDefault="00931E50" w:rsidP="00C27750">
            <w:pPr>
              <w:pStyle w:val="GOSTTablenorm"/>
            </w:pPr>
            <w:r w:rsidRPr="00A57119">
              <w:t>Да</w:t>
            </w:r>
          </w:p>
        </w:tc>
        <w:tc>
          <w:tcPr>
            <w:tcW w:w="374" w:type="pct"/>
          </w:tcPr>
          <w:p w14:paraId="46F397D8" w14:textId="4D91FE9D" w:rsidR="00931E50" w:rsidRPr="00A57119" w:rsidRDefault="00931E50" w:rsidP="00C27750">
            <w:pPr>
              <w:pStyle w:val="GOSTTablenorm"/>
            </w:pPr>
            <w:r w:rsidRPr="00A57119">
              <w:t>&lt;=4</w:t>
            </w:r>
          </w:p>
        </w:tc>
        <w:tc>
          <w:tcPr>
            <w:tcW w:w="1777" w:type="pct"/>
          </w:tcPr>
          <w:p w14:paraId="74E1A3CD" w14:textId="77777777" w:rsidR="00931E50" w:rsidRPr="00B443F0" w:rsidRDefault="00931E50" w:rsidP="00C27750">
            <w:pPr>
              <w:pStyle w:val="GOSTTablenorm"/>
            </w:pPr>
            <w:r w:rsidRPr="00B443F0">
              <w:t>Указывается значение аналитического признака «</w:t>
            </w:r>
            <w:r w:rsidRPr="00A57119">
              <w:t>ТОФК</w:t>
            </w:r>
            <w:r w:rsidRPr="00B443F0" w:rsidDel="000A0FA3">
              <w:t xml:space="preserve"> </w:t>
            </w:r>
            <w:r w:rsidRPr="00B443F0">
              <w:t>» для отражения по дебету записи учета.</w:t>
            </w:r>
          </w:p>
          <w:p w14:paraId="0A15151C" w14:textId="0F55D65A" w:rsidR="00931E50" w:rsidRPr="00B443F0" w:rsidRDefault="00931E50" w:rsidP="00C27750">
            <w:pPr>
              <w:pStyle w:val="GOSTTablenorm"/>
            </w:pPr>
            <w:r w:rsidRPr="00C6161D">
              <w:t>Допускается заполнение прочерком</w:t>
            </w:r>
          </w:p>
        </w:tc>
      </w:tr>
      <w:tr w:rsidR="00931E50" w:rsidRPr="00A57119" w14:paraId="6E2FA55F" w14:textId="77777777" w:rsidTr="009B1D53">
        <w:tc>
          <w:tcPr>
            <w:tcW w:w="1120" w:type="pct"/>
          </w:tcPr>
          <w:p w14:paraId="11DCA61C" w14:textId="34E81B48" w:rsidR="00931E50" w:rsidRPr="00A57119" w:rsidRDefault="00931E50" w:rsidP="00C27750">
            <w:pPr>
              <w:pStyle w:val="GOSTTablenorm"/>
            </w:pPr>
            <w:r w:rsidRPr="00A57119">
              <w:t>ЦС ЛС Дт</w:t>
            </w:r>
          </w:p>
        </w:tc>
        <w:tc>
          <w:tcPr>
            <w:tcW w:w="795" w:type="pct"/>
          </w:tcPr>
          <w:p w14:paraId="58DD27E2" w14:textId="476B770B" w:rsidR="00931E50" w:rsidRPr="00A57119" w:rsidRDefault="00931E50" w:rsidP="00C27750">
            <w:pPr>
              <w:pStyle w:val="GOSTTablenorm"/>
            </w:pPr>
            <w:r w:rsidRPr="00952559">
              <w:rPr>
                <w:b/>
              </w:rPr>
              <w:t>T0504833:</w:t>
            </w:r>
            <w:r w:rsidRPr="00A57119">
              <w:t>DT_PACENTRE</w:t>
            </w:r>
          </w:p>
        </w:tc>
        <w:tc>
          <w:tcPr>
            <w:tcW w:w="560" w:type="pct"/>
          </w:tcPr>
          <w:p w14:paraId="374FED48" w14:textId="00C2AB54" w:rsidR="00931E50" w:rsidRPr="00A57119" w:rsidRDefault="00931E50" w:rsidP="00C27750">
            <w:pPr>
              <w:pStyle w:val="GOSTTablenorm"/>
            </w:pPr>
            <w:r w:rsidRPr="00A57119">
              <w:t>Строка</w:t>
            </w:r>
          </w:p>
        </w:tc>
        <w:tc>
          <w:tcPr>
            <w:tcW w:w="374" w:type="pct"/>
          </w:tcPr>
          <w:p w14:paraId="104EB761" w14:textId="4733702F" w:rsidR="00931E50" w:rsidRPr="00A57119" w:rsidRDefault="00931E50" w:rsidP="00C27750">
            <w:pPr>
              <w:pStyle w:val="GOSTTablenorm"/>
            </w:pPr>
            <w:r w:rsidRPr="00A57119">
              <w:t>Да</w:t>
            </w:r>
          </w:p>
        </w:tc>
        <w:tc>
          <w:tcPr>
            <w:tcW w:w="374" w:type="pct"/>
          </w:tcPr>
          <w:p w14:paraId="36DDBE02" w14:textId="1B639D89" w:rsidR="00931E50" w:rsidRPr="00A57119" w:rsidRDefault="00931E50" w:rsidP="00C27750">
            <w:pPr>
              <w:pStyle w:val="GOSTTablenorm"/>
            </w:pPr>
            <w:r w:rsidRPr="00A57119">
              <w:t>&lt;=4</w:t>
            </w:r>
          </w:p>
        </w:tc>
        <w:tc>
          <w:tcPr>
            <w:tcW w:w="1777" w:type="pct"/>
          </w:tcPr>
          <w:p w14:paraId="579F4345" w14:textId="77777777" w:rsidR="00931E50" w:rsidRPr="00B443F0" w:rsidRDefault="00931E50" w:rsidP="00C27750">
            <w:pPr>
              <w:pStyle w:val="GOSTTablenorm"/>
            </w:pPr>
            <w:r w:rsidRPr="00B443F0">
              <w:t>Указывается значение аналитического признака «</w:t>
            </w:r>
            <w:r w:rsidRPr="00A57119">
              <w:t>ЦС ЛС</w:t>
            </w:r>
            <w:r w:rsidRPr="00B443F0">
              <w:t>» (Код цели, аналитический код) для отражения по дебету записи учета.</w:t>
            </w:r>
          </w:p>
          <w:p w14:paraId="73CF2E49" w14:textId="13E4983E" w:rsidR="00931E50" w:rsidRPr="00B443F0" w:rsidRDefault="00931E50" w:rsidP="00C27750">
            <w:pPr>
              <w:pStyle w:val="GOSTTablenorm"/>
            </w:pPr>
            <w:r w:rsidRPr="00C6161D">
              <w:t>Допускается заполнение прочерком</w:t>
            </w:r>
          </w:p>
        </w:tc>
      </w:tr>
      <w:tr w:rsidR="00931E50" w:rsidRPr="00A57119" w14:paraId="17961A6B" w14:textId="77777777" w:rsidTr="009B1D53">
        <w:tc>
          <w:tcPr>
            <w:tcW w:w="1120" w:type="pct"/>
          </w:tcPr>
          <w:p w14:paraId="476A291B" w14:textId="7480359D" w:rsidR="00931E50" w:rsidRPr="00A57119" w:rsidRDefault="00931E50" w:rsidP="00C27750">
            <w:pPr>
              <w:pStyle w:val="GOSTTablenorm"/>
            </w:pPr>
            <w:r w:rsidRPr="00A57119">
              <w:lastRenderedPageBreak/>
              <w:t>ТОФК контрагента Дт</w:t>
            </w:r>
          </w:p>
        </w:tc>
        <w:tc>
          <w:tcPr>
            <w:tcW w:w="795" w:type="pct"/>
          </w:tcPr>
          <w:p w14:paraId="4EB7DB82" w14:textId="7595B175" w:rsidR="00931E50" w:rsidRPr="00A57119" w:rsidRDefault="00931E50" w:rsidP="00C27750">
            <w:pPr>
              <w:pStyle w:val="GOSTTablenorm"/>
            </w:pPr>
            <w:r w:rsidRPr="00952559">
              <w:rPr>
                <w:b/>
              </w:rPr>
              <w:t>T0504833:</w:t>
            </w:r>
            <w:r w:rsidRPr="00A57119">
              <w:t>DT_TOFKC</w:t>
            </w:r>
          </w:p>
        </w:tc>
        <w:tc>
          <w:tcPr>
            <w:tcW w:w="560" w:type="pct"/>
          </w:tcPr>
          <w:p w14:paraId="7E6CD6E0" w14:textId="0AC5C53A" w:rsidR="00931E50" w:rsidRPr="00A57119" w:rsidRDefault="00931E50" w:rsidP="00C27750">
            <w:pPr>
              <w:pStyle w:val="GOSTTablenorm"/>
            </w:pPr>
            <w:r w:rsidRPr="00A57119">
              <w:t>Строка</w:t>
            </w:r>
          </w:p>
        </w:tc>
        <w:tc>
          <w:tcPr>
            <w:tcW w:w="374" w:type="pct"/>
          </w:tcPr>
          <w:p w14:paraId="307C489C" w14:textId="602BEEF3" w:rsidR="00931E50" w:rsidRPr="00A57119" w:rsidRDefault="00931E50" w:rsidP="00C27750">
            <w:pPr>
              <w:pStyle w:val="GOSTTablenorm"/>
            </w:pPr>
            <w:r w:rsidRPr="00A57119">
              <w:t>Да</w:t>
            </w:r>
          </w:p>
        </w:tc>
        <w:tc>
          <w:tcPr>
            <w:tcW w:w="374" w:type="pct"/>
          </w:tcPr>
          <w:p w14:paraId="2AFA5E9E" w14:textId="107AD8EA" w:rsidR="00931E50" w:rsidRPr="00A57119" w:rsidRDefault="00931E50" w:rsidP="00C27750">
            <w:pPr>
              <w:pStyle w:val="GOSTTablenorm"/>
            </w:pPr>
            <w:r w:rsidRPr="00A57119">
              <w:t>&lt;=4</w:t>
            </w:r>
          </w:p>
        </w:tc>
        <w:tc>
          <w:tcPr>
            <w:tcW w:w="1777" w:type="pct"/>
          </w:tcPr>
          <w:p w14:paraId="53E04D6B" w14:textId="77777777" w:rsidR="00931E50" w:rsidRPr="00B443F0" w:rsidRDefault="00931E50" w:rsidP="00C27750">
            <w:pPr>
              <w:pStyle w:val="GOSTTablenorm"/>
            </w:pPr>
            <w:r w:rsidRPr="00B443F0">
              <w:t>Указывается значение аналитического признака «</w:t>
            </w:r>
            <w:r w:rsidRPr="00A57119">
              <w:t>ТОФК контрагента</w:t>
            </w:r>
            <w:r w:rsidRPr="00B443F0">
              <w:t>» для отражения по дебету записи учета.</w:t>
            </w:r>
          </w:p>
          <w:p w14:paraId="620C93FC" w14:textId="5F06D57D" w:rsidR="00931E50" w:rsidRPr="00B443F0" w:rsidRDefault="00931E50" w:rsidP="00C27750">
            <w:pPr>
              <w:pStyle w:val="GOSTTablenorm"/>
            </w:pPr>
            <w:r w:rsidRPr="00C6161D">
              <w:t>Допускается заполнение прочерком</w:t>
            </w:r>
          </w:p>
        </w:tc>
      </w:tr>
      <w:tr w:rsidR="00931E50" w:rsidRPr="00A57119" w14:paraId="5CB1A93A" w14:textId="77777777" w:rsidTr="009B1D53">
        <w:tc>
          <w:tcPr>
            <w:tcW w:w="1120" w:type="pct"/>
          </w:tcPr>
          <w:p w14:paraId="6E384CDE" w14:textId="26B5EC8A" w:rsidR="00931E50" w:rsidRPr="00A57119" w:rsidRDefault="00931E50" w:rsidP="00C27750">
            <w:pPr>
              <w:pStyle w:val="GOSTTablenorm"/>
            </w:pPr>
            <w:r w:rsidRPr="00A57119">
              <w:t>Период для 19 ЗС Дт</w:t>
            </w:r>
          </w:p>
        </w:tc>
        <w:tc>
          <w:tcPr>
            <w:tcW w:w="795" w:type="pct"/>
          </w:tcPr>
          <w:p w14:paraId="00E9C069" w14:textId="2C403523" w:rsidR="00931E50" w:rsidRPr="00A57119" w:rsidRDefault="00931E50" w:rsidP="00C27750">
            <w:pPr>
              <w:pStyle w:val="GOSTTablenorm"/>
            </w:pPr>
            <w:r w:rsidRPr="00952559">
              <w:rPr>
                <w:b/>
              </w:rPr>
              <w:t>T0504833:</w:t>
            </w:r>
            <w:r w:rsidRPr="00A57119">
              <w:t>DT_PERIOD</w:t>
            </w:r>
          </w:p>
        </w:tc>
        <w:tc>
          <w:tcPr>
            <w:tcW w:w="560" w:type="pct"/>
          </w:tcPr>
          <w:p w14:paraId="22873504" w14:textId="364352BC" w:rsidR="00931E50" w:rsidRPr="00A57119" w:rsidRDefault="00931E50" w:rsidP="00C27750">
            <w:pPr>
              <w:pStyle w:val="GOSTTablenorm"/>
            </w:pPr>
            <w:r w:rsidRPr="00A57119">
              <w:t>Строка</w:t>
            </w:r>
          </w:p>
        </w:tc>
        <w:tc>
          <w:tcPr>
            <w:tcW w:w="374" w:type="pct"/>
          </w:tcPr>
          <w:p w14:paraId="3809AF20" w14:textId="4FC9DA07" w:rsidR="00931E50" w:rsidRPr="00A57119" w:rsidRDefault="00931E50" w:rsidP="00C27750">
            <w:pPr>
              <w:pStyle w:val="GOSTTablenorm"/>
            </w:pPr>
            <w:r w:rsidRPr="00A57119">
              <w:t>Да</w:t>
            </w:r>
          </w:p>
        </w:tc>
        <w:tc>
          <w:tcPr>
            <w:tcW w:w="374" w:type="pct"/>
          </w:tcPr>
          <w:p w14:paraId="66902757" w14:textId="0DBE0F52" w:rsidR="00931E50" w:rsidRPr="00A57119" w:rsidRDefault="00931E50" w:rsidP="00C27750">
            <w:pPr>
              <w:pStyle w:val="GOSTTablenorm"/>
            </w:pPr>
            <w:r w:rsidRPr="00A57119">
              <w:t>&lt;=4</w:t>
            </w:r>
          </w:p>
        </w:tc>
        <w:tc>
          <w:tcPr>
            <w:tcW w:w="1777" w:type="pct"/>
          </w:tcPr>
          <w:p w14:paraId="4F5E68EC" w14:textId="77777777" w:rsidR="00931E50" w:rsidRPr="00B443F0" w:rsidRDefault="00931E50" w:rsidP="00C27750">
            <w:pPr>
              <w:pStyle w:val="GOSTTablenorm"/>
            </w:pPr>
            <w:r w:rsidRPr="00B443F0">
              <w:t>Указывается значение аналитического признака «</w:t>
            </w:r>
            <w:r w:rsidRPr="00A57119">
              <w:t>Период для 19 ЗС</w:t>
            </w:r>
            <w:r w:rsidRPr="00B443F0">
              <w:t>» для отражения по дебету записи учета.</w:t>
            </w:r>
          </w:p>
          <w:p w14:paraId="43422C7E" w14:textId="73EBFF0C" w:rsidR="00931E50" w:rsidRPr="00B443F0" w:rsidRDefault="00931E50" w:rsidP="00C27750">
            <w:pPr>
              <w:pStyle w:val="GOSTTablenorm"/>
            </w:pPr>
            <w:r w:rsidRPr="00C6161D">
              <w:t>Допускается заполнение прочерком</w:t>
            </w:r>
          </w:p>
        </w:tc>
      </w:tr>
      <w:tr w:rsidR="00931E50" w:rsidRPr="00A57119" w14:paraId="7E495A0E" w14:textId="77777777" w:rsidTr="009B1D53">
        <w:tc>
          <w:tcPr>
            <w:tcW w:w="1120" w:type="pct"/>
          </w:tcPr>
          <w:p w14:paraId="2DEC53AC" w14:textId="5F10D2EE" w:rsidR="00931E50" w:rsidRPr="00A57119" w:rsidRDefault="00931E50" w:rsidP="00C27750">
            <w:pPr>
              <w:pStyle w:val="GOSTTablenorm"/>
            </w:pPr>
            <w:r w:rsidRPr="00A57119">
              <w:t>Код СКУ корреспондирующий Дт</w:t>
            </w:r>
          </w:p>
        </w:tc>
        <w:tc>
          <w:tcPr>
            <w:tcW w:w="795" w:type="pct"/>
          </w:tcPr>
          <w:p w14:paraId="5E52B989" w14:textId="2378DA71" w:rsidR="00931E50" w:rsidRPr="00A57119" w:rsidRDefault="00931E50" w:rsidP="00C27750">
            <w:pPr>
              <w:pStyle w:val="GOSTTablenorm"/>
            </w:pPr>
            <w:r w:rsidRPr="00952559">
              <w:rPr>
                <w:b/>
              </w:rPr>
              <w:t>T0504833:</w:t>
            </w:r>
            <w:r w:rsidRPr="00A57119">
              <w:t>DT_ACCOUNTCORR</w:t>
            </w:r>
          </w:p>
        </w:tc>
        <w:tc>
          <w:tcPr>
            <w:tcW w:w="560" w:type="pct"/>
          </w:tcPr>
          <w:p w14:paraId="26A4A49F" w14:textId="6E60DCB1" w:rsidR="00931E50" w:rsidRPr="00A57119" w:rsidRDefault="00931E50" w:rsidP="00C27750">
            <w:pPr>
              <w:pStyle w:val="GOSTTablenorm"/>
            </w:pPr>
            <w:r w:rsidRPr="00A57119">
              <w:t>Строка</w:t>
            </w:r>
          </w:p>
        </w:tc>
        <w:tc>
          <w:tcPr>
            <w:tcW w:w="374" w:type="pct"/>
          </w:tcPr>
          <w:p w14:paraId="154C382A" w14:textId="14FF629F" w:rsidR="00931E50" w:rsidRPr="00A57119" w:rsidRDefault="00931E50" w:rsidP="00C27750">
            <w:pPr>
              <w:pStyle w:val="GOSTTablenorm"/>
            </w:pPr>
            <w:r w:rsidRPr="00A57119">
              <w:t>Да</w:t>
            </w:r>
          </w:p>
        </w:tc>
        <w:tc>
          <w:tcPr>
            <w:tcW w:w="374" w:type="pct"/>
          </w:tcPr>
          <w:p w14:paraId="281352EA" w14:textId="24772C07" w:rsidR="00931E50" w:rsidRPr="00A57119" w:rsidRDefault="00931E50" w:rsidP="00C27750">
            <w:pPr>
              <w:pStyle w:val="GOSTTablenorm"/>
            </w:pPr>
            <w:r w:rsidRPr="00A57119">
              <w:t>&lt;=5</w:t>
            </w:r>
          </w:p>
        </w:tc>
        <w:tc>
          <w:tcPr>
            <w:tcW w:w="1777" w:type="pct"/>
          </w:tcPr>
          <w:p w14:paraId="0AE0E036" w14:textId="77777777" w:rsidR="00931E50" w:rsidRPr="00B443F0" w:rsidRDefault="00931E50" w:rsidP="00C27750">
            <w:pPr>
              <w:pStyle w:val="GOSTTablenorm"/>
            </w:pPr>
            <w:r w:rsidRPr="00B443F0">
              <w:t>Указывается значение аналитического признака «</w:t>
            </w:r>
            <w:r w:rsidRPr="00A57119">
              <w:t>Код СКУ корреспондирующий</w:t>
            </w:r>
            <w:r w:rsidRPr="00B443F0">
              <w:t>» для отражения по дебету записи учета.</w:t>
            </w:r>
          </w:p>
          <w:p w14:paraId="0860A291" w14:textId="70063F05" w:rsidR="00931E50" w:rsidRPr="00B443F0" w:rsidRDefault="00931E50" w:rsidP="00C27750">
            <w:pPr>
              <w:pStyle w:val="GOSTTablenorm"/>
            </w:pPr>
            <w:r w:rsidRPr="00C6161D">
              <w:t>Допускается заполнение прочерком</w:t>
            </w:r>
          </w:p>
        </w:tc>
      </w:tr>
      <w:tr w:rsidR="00931E50" w:rsidRPr="00A57119" w14:paraId="3C59FB5D" w14:textId="77777777" w:rsidTr="009B1D53">
        <w:tc>
          <w:tcPr>
            <w:tcW w:w="1120" w:type="pct"/>
          </w:tcPr>
          <w:p w14:paraId="5407CBEB" w14:textId="630CE7D7" w:rsidR="00931E50" w:rsidRPr="00A57119" w:rsidRDefault="00931E50" w:rsidP="00C27750">
            <w:pPr>
              <w:pStyle w:val="GOSTTablenorm"/>
            </w:pPr>
            <w:r w:rsidRPr="00A57119">
              <w:t>Тип СКУ Дт</w:t>
            </w:r>
          </w:p>
        </w:tc>
        <w:tc>
          <w:tcPr>
            <w:tcW w:w="795" w:type="pct"/>
          </w:tcPr>
          <w:p w14:paraId="4A26E4BD" w14:textId="012700C5" w:rsidR="00931E50" w:rsidRPr="00A57119" w:rsidRDefault="00931E50" w:rsidP="00C27750">
            <w:pPr>
              <w:pStyle w:val="GOSTTablenorm"/>
            </w:pPr>
            <w:r w:rsidRPr="00952559">
              <w:rPr>
                <w:b/>
              </w:rPr>
              <w:t>T0504833:</w:t>
            </w:r>
            <w:r w:rsidRPr="00A57119">
              <w:t>DT_ACCOUNTTYPE</w:t>
            </w:r>
          </w:p>
        </w:tc>
        <w:tc>
          <w:tcPr>
            <w:tcW w:w="560" w:type="pct"/>
          </w:tcPr>
          <w:p w14:paraId="512215DA" w14:textId="50553AFD" w:rsidR="00931E50" w:rsidRPr="00A57119" w:rsidRDefault="00931E50" w:rsidP="00C27750">
            <w:pPr>
              <w:pStyle w:val="GOSTTablenorm"/>
            </w:pPr>
            <w:r w:rsidRPr="00A57119">
              <w:t>Строка</w:t>
            </w:r>
          </w:p>
        </w:tc>
        <w:tc>
          <w:tcPr>
            <w:tcW w:w="374" w:type="pct"/>
          </w:tcPr>
          <w:p w14:paraId="23AD3B51" w14:textId="70C4E94E" w:rsidR="00931E50" w:rsidRPr="00A57119" w:rsidRDefault="00931E50" w:rsidP="00C27750">
            <w:pPr>
              <w:pStyle w:val="GOSTTablenorm"/>
            </w:pPr>
            <w:r w:rsidRPr="00A57119">
              <w:t>Да</w:t>
            </w:r>
          </w:p>
        </w:tc>
        <w:tc>
          <w:tcPr>
            <w:tcW w:w="374" w:type="pct"/>
          </w:tcPr>
          <w:p w14:paraId="47C95436" w14:textId="4D374222" w:rsidR="00931E50" w:rsidRPr="00A57119" w:rsidRDefault="00931E50" w:rsidP="00C27750">
            <w:pPr>
              <w:pStyle w:val="GOSTTablenorm"/>
            </w:pPr>
            <w:r w:rsidRPr="00A57119">
              <w:t>&lt;=2</w:t>
            </w:r>
          </w:p>
        </w:tc>
        <w:tc>
          <w:tcPr>
            <w:tcW w:w="1777" w:type="pct"/>
          </w:tcPr>
          <w:p w14:paraId="5BF0E24C" w14:textId="77777777" w:rsidR="00931E50" w:rsidRPr="00B443F0" w:rsidRDefault="00931E50" w:rsidP="00C27750">
            <w:pPr>
              <w:pStyle w:val="GOSTTablenorm"/>
            </w:pPr>
            <w:r w:rsidRPr="00B443F0">
              <w:t>Указывается значение аналитического признака «</w:t>
            </w:r>
            <w:r w:rsidRPr="00A57119">
              <w:t>Тип СКУ</w:t>
            </w:r>
            <w:r w:rsidRPr="00B443F0">
              <w:t>» для отражения по дебету записи учета.</w:t>
            </w:r>
          </w:p>
          <w:p w14:paraId="11B087E4" w14:textId="4326768B" w:rsidR="00931E50" w:rsidRPr="00B443F0" w:rsidRDefault="00931E50" w:rsidP="00C27750">
            <w:pPr>
              <w:pStyle w:val="GOSTTablenorm"/>
            </w:pPr>
            <w:r w:rsidRPr="00C6161D">
              <w:t>Допускается заполнение прочерком</w:t>
            </w:r>
          </w:p>
        </w:tc>
      </w:tr>
      <w:tr w:rsidR="00931E50" w:rsidRPr="00A57119" w14:paraId="28FA727B" w14:textId="77777777" w:rsidTr="009B1D53">
        <w:tc>
          <w:tcPr>
            <w:tcW w:w="1120" w:type="pct"/>
          </w:tcPr>
          <w:p w14:paraId="03FB29EE" w14:textId="4282ADD8" w:rsidR="00931E50" w:rsidRPr="00A57119" w:rsidRDefault="00931E50" w:rsidP="00C27750">
            <w:pPr>
              <w:pStyle w:val="GOSTTablenorm"/>
            </w:pPr>
            <w:r w:rsidRPr="00A57119">
              <w:t>ЗО Дт</w:t>
            </w:r>
          </w:p>
        </w:tc>
        <w:tc>
          <w:tcPr>
            <w:tcW w:w="795" w:type="pct"/>
          </w:tcPr>
          <w:p w14:paraId="558451EC" w14:textId="3AB0D3B7" w:rsidR="00931E50" w:rsidRPr="00A57119" w:rsidRDefault="00931E50" w:rsidP="00C27750">
            <w:pPr>
              <w:pStyle w:val="GOSTTablenorm"/>
            </w:pPr>
            <w:r w:rsidRPr="00952559">
              <w:rPr>
                <w:b/>
              </w:rPr>
              <w:t>T0504833</w:t>
            </w:r>
            <w:r w:rsidRPr="00A57119">
              <w:t>:DT_PZO</w:t>
            </w:r>
          </w:p>
        </w:tc>
        <w:tc>
          <w:tcPr>
            <w:tcW w:w="560" w:type="pct"/>
          </w:tcPr>
          <w:p w14:paraId="5047A8FE" w14:textId="2CB6E4EE" w:rsidR="00931E50" w:rsidRPr="00A57119" w:rsidRDefault="00931E50" w:rsidP="00C27750">
            <w:pPr>
              <w:pStyle w:val="GOSTTablenorm"/>
            </w:pPr>
            <w:r w:rsidRPr="00A57119">
              <w:t>Строка</w:t>
            </w:r>
          </w:p>
        </w:tc>
        <w:tc>
          <w:tcPr>
            <w:tcW w:w="374" w:type="pct"/>
          </w:tcPr>
          <w:p w14:paraId="682B0571" w14:textId="7F7942F1" w:rsidR="00931E50" w:rsidRPr="00A57119" w:rsidRDefault="00931E50" w:rsidP="00C27750">
            <w:pPr>
              <w:pStyle w:val="GOSTTablenorm"/>
            </w:pPr>
            <w:r w:rsidRPr="00A57119">
              <w:t>Да</w:t>
            </w:r>
          </w:p>
        </w:tc>
        <w:tc>
          <w:tcPr>
            <w:tcW w:w="374" w:type="pct"/>
          </w:tcPr>
          <w:p w14:paraId="557CB2D7" w14:textId="6A0A1880" w:rsidR="00931E50" w:rsidRPr="00A57119" w:rsidRDefault="00931E50" w:rsidP="00C27750">
            <w:pPr>
              <w:pStyle w:val="GOSTTablenorm"/>
            </w:pPr>
            <w:r w:rsidRPr="00A57119">
              <w:t>&lt;=10</w:t>
            </w:r>
          </w:p>
        </w:tc>
        <w:tc>
          <w:tcPr>
            <w:tcW w:w="1777" w:type="pct"/>
          </w:tcPr>
          <w:p w14:paraId="205AD792" w14:textId="77777777" w:rsidR="00931E50" w:rsidRPr="00B443F0" w:rsidRDefault="00931E50" w:rsidP="00C27750">
            <w:pPr>
              <w:pStyle w:val="GOSTTablenorm"/>
            </w:pPr>
            <w:r w:rsidRPr="00B443F0">
              <w:t>Указывается значение аналитического признака «ЗО» (Признак заключительных оборотов) для отражения по дебету записи учета.</w:t>
            </w:r>
          </w:p>
          <w:p w14:paraId="2BE5C670" w14:textId="580CB32F" w:rsidR="00931E50" w:rsidRPr="00B443F0" w:rsidRDefault="00931E50" w:rsidP="00C27750">
            <w:pPr>
              <w:pStyle w:val="GOSTTablenorm"/>
            </w:pPr>
            <w:r w:rsidRPr="00C6161D">
              <w:t>Допускается заполнение прочерком</w:t>
            </w:r>
          </w:p>
        </w:tc>
      </w:tr>
      <w:tr w:rsidR="00931E50" w:rsidRPr="00A57119" w14:paraId="247F6645" w14:textId="77777777" w:rsidTr="009B1D53">
        <w:tc>
          <w:tcPr>
            <w:tcW w:w="1120" w:type="pct"/>
          </w:tcPr>
          <w:p w14:paraId="3FFBB12B" w14:textId="46831F10" w:rsidR="00931E50" w:rsidRPr="00A57119" w:rsidRDefault="00931E50" w:rsidP="00C27750">
            <w:pPr>
              <w:pStyle w:val="GOSTTablenorm"/>
            </w:pPr>
            <w:r w:rsidRPr="00A57119">
              <w:t>Счет Кт</w:t>
            </w:r>
          </w:p>
        </w:tc>
        <w:tc>
          <w:tcPr>
            <w:tcW w:w="795" w:type="pct"/>
          </w:tcPr>
          <w:p w14:paraId="35C899F6" w14:textId="2F4B72EB" w:rsidR="00931E50" w:rsidRPr="00A57119" w:rsidRDefault="00931E50" w:rsidP="00C27750">
            <w:pPr>
              <w:pStyle w:val="GOSTTablenorm"/>
            </w:pPr>
            <w:r w:rsidRPr="00952559">
              <w:rPr>
                <w:b/>
              </w:rPr>
              <w:t>T0504833:</w:t>
            </w:r>
            <w:r w:rsidRPr="00A57119">
              <w:t>CT_ACCOUNT</w:t>
            </w:r>
          </w:p>
        </w:tc>
        <w:tc>
          <w:tcPr>
            <w:tcW w:w="560" w:type="pct"/>
          </w:tcPr>
          <w:p w14:paraId="6BC735F3" w14:textId="7C846D7F" w:rsidR="00931E50" w:rsidRPr="00A57119" w:rsidRDefault="00931E50" w:rsidP="00C27750">
            <w:pPr>
              <w:pStyle w:val="GOSTTablenorm"/>
            </w:pPr>
            <w:r w:rsidRPr="00A57119">
              <w:t>Строка</w:t>
            </w:r>
          </w:p>
        </w:tc>
        <w:tc>
          <w:tcPr>
            <w:tcW w:w="374" w:type="pct"/>
          </w:tcPr>
          <w:p w14:paraId="546DA556" w14:textId="7F698FF4" w:rsidR="00931E50" w:rsidRPr="00A57119" w:rsidRDefault="00931E50" w:rsidP="00C27750">
            <w:pPr>
              <w:pStyle w:val="GOSTTablenorm"/>
            </w:pPr>
            <w:r w:rsidRPr="00A57119">
              <w:t>Да</w:t>
            </w:r>
          </w:p>
        </w:tc>
        <w:tc>
          <w:tcPr>
            <w:tcW w:w="374" w:type="pct"/>
          </w:tcPr>
          <w:p w14:paraId="0D6CAA0A" w14:textId="0FC4765C" w:rsidR="00931E50" w:rsidRPr="00A57119" w:rsidRDefault="00931E50" w:rsidP="00C27750">
            <w:pPr>
              <w:pStyle w:val="GOSTTablenorm"/>
            </w:pPr>
            <w:r w:rsidRPr="00A57119">
              <w:rPr>
                <w:lang w:val="en-US"/>
              </w:rPr>
              <w:t>&lt;</w:t>
            </w:r>
            <w:r w:rsidRPr="00A57119">
              <w:t>=5</w:t>
            </w:r>
          </w:p>
        </w:tc>
        <w:tc>
          <w:tcPr>
            <w:tcW w:w="1777" w:type="pct"/>
          </w:tcPr>
          <w:p w14:paraId="1CC3F449" w14:textId="723E1F4D" w:rsidR="00931E50" w:rsidRPr="00B443F0" w:rsidRDefault="00931E50" w:rsidP="00C27750">
            <w:pPr>
              <w:pStyle w:val="GOSTTablenorm"/>
            </w:pPr>
            <w:r w:rsidRPr="00C6161D">
              <w:t>Указывается код счета казначейского учета (номер забалансового счета) в соответствии со справочником «План счетов» в SVAP для отражения по кредиту записи учета</w:t>
            </w:r>
          </w:p>
        </w:tc>
      </w:tr>
      <w:tr w:rsidR="00931E50" w:rsidRPr="00A57119" w14:paraId="570F76FB" w14:textId="77777777" w:rsidTr="009B1D53">
        <w:tc>
          <w:tcPr>
            <w:tcW w:w="1120" w:type="pct"/>
          </w:tcPr>
          <w:p w14:paraId="60828E65" w14:textId="07545E05" w:rsidR="00931E50" w:rsidRPr="00A57119" w:rsidRDefault="00931E50" w:rsidP="00C27750">
            <w:pPr>
              <w:pStyle w:val="GOSTTablenorm"/>
            </w:pPr>
            <w:r w:rsidRPr="00A57119">
              <w:t>ОКТМО КС Кт</w:t>
            </w:r>
          </w:p>
        </w:tc>
        <w:tc>
          <w:tcPr>
            <w:tcW w:w="795" w:type="pct"/>
          </w:tcPr>
          <w:p w14:paraId="0B9D95AE" w14:textId="4AA78955" w:rsidR="00931E50" w:rsidRPr="00A57119" w:rsidRDefault="00931E50" w:rsidP="00C27750">
            <w:pPr>
              <w:pStyle w:val="GOSTTablenorm"/>
            </w:pPr>
            <w:r w:rsidRPr="00952559">
              <w:rPr>
                <w:b/>
              </w:rPr>
              <w:t>T0504833</w:t>
            </w:r>
            <w:r w:rsidRPr="00A57119">
              <w:t>:CT_OKTMOKS</w:t>
            </w:r>
          </w:p>
        </w:tc>
        <w:tc>
          <w:tcPr>
            <w:tcW w:w="560" w:type="pct"/>
          </w:tcPr>
          <w:p w14:paraId="3783F7A6" w14:textId="184C5F78" w:rsidR="00931E50" w:rsidRPr="00A57119" w:rsidRDefault="00931E50" w:rsidP="00C27750">
            <w:pPr>
              <w:pStyle w:val="GOSTTablenorm"/>
            </w:pPr>
            <w:r w:rsidRPr="00A57119">
              <w:t>Строка</w:t>
            </w:r>
          </w:p>
        </w:tc>
        <w:tc>
          <w:tcPr>
            <w:tcW w:w="374" w:type="pct"/>
          </w:tcPr>
          <w:p w14:paraId="5CC06110" w14:textId="44F72D0D" w:rsidR="00931E50" w:rsidRPr="00A57119" w:rsidRDefault="00931E50" w:rsidP="00C27750">
            <w:pPr>
              <w:pStyle w:val="GOSTTablenorm"/>
            </w:pPr>
            <w:r w:rsidRPr="00A57119">
              <w:t>Да</w:t>
            </w:r>
          </w:p>
        </w:tc>
        <w:tc>
          <w:tcPr>
            <w:tcW w:w="374" w:type="pct"/>
          </w:tcPr>
          <w:p w14:paraId="5B5880C5" w14:textId="598816E0" w:rsidR="00931E50" w:rsidRPr="00A57119" w:rsidRDefault="00931E50" w:rsidP="00C27750">
            <w:pPr>
              <w:pStyle w:val="GOSTTablenorm"/>
              <w:rPr>
                <w:lang w:val="en-US"/>
              </w:rPr>
            </w:pPr>
            <w:r w:rsidRPr="00A57119">
              <w:t>&lt;=8</w:t>
            </w:r>
          </w:p>
        </w:tc>
        <w:tc>
          <w:tcPr>
            <w:tcW w:w="1777" w:type="pct"/>
          </w:tcPr>
          <w:p w14:paraId="54E27055" w14:textId="77777777" w:rsidR="00931E50" w:rsidRPr="00B443F0" w:rsidRDefault="00931E50" w:rsidP="00C27750">
            <w:pPr>
              <w:pStyle w:val="GOSTTablenorm"/>
            </w:pPr>
            <w:r w:rsidRPr="00B443F0">
              <w:t>Указывается значение аналитического признака «</w:t>
            </w:r>
            <w:r w:rsidRPr="00A57119">
              <w:t>ОКТМО КС</w:t>
            </w:r>
            <w:r w:rsidRPr="00B443F0">
              <w:t>» (</w:t>
            </w:r>
            <w:r w:rsidRPr="00A57119">
              <w:t>код по ОКТМО казначейского счета)</w:t>
            </w:r>
            <w:r w:rsidRPr="00B443F0">
              <w:t xml:space="preserve"> для отражения по кредиту записи аналитического учета.</w:t>
            </w:r>
          </w:p>
          <w:p w14:paraId="6D50FD39" w14:textId="0DFC485F" w:rsidR="00931E50" w:rsidRPr="00C6161D" w:rsidRDefault="00931E50" w:rsidP="00C27750">
            <w:pPr>
              <w:pStyle w:val="GOSTTablenorm"/>
            </w:pPr>
            <w:r w:rsidRPr="00C6161D">
              <w:t>Допускается заполнение прочерком</w:t>
            </w:r>
          </w:p>
        </w:tc>
      </w:tr>
      <w:tr w:rsidR="00931E50" w:rsidRPr="00A57119" w14:paraId="01F28A24" w14:textId="77777777" w:rsidTr="009B1D53">
        <w:tc>
          <w:tcPr>
            <w:tcW w:w="1120" w:type="pct"/>
          </w:tcPr>
          <w:p w14:paraId="20CD9ECF" w14:textId="50AA2799" w:rsidR="00931E50" w:rsidRPr="00A57119" w:rsidRDefault="00931E50" w:rsidP="00C27750">
            <w:pPr>
              <w:pStyle w:val="GOSTTablenorm"/>
            </w:pPr>
            <w:r w:rsidRPr="00A57119">
              <w:t>ЛС Кт</w:t>
            </w:r>
          </w:p>
        </w:tc>
        <w:tc>
          <w:tcPr>
            <w:tcW w:w="795" w:type="pct"/>
          </w:tcPr>
          <w:p w14:paraId="0B523DD9" w14:textId="2ABDEBFB" w:rsidR="00931E50" w:rsidRPr="00A57119" w:rsidRDefault="00931E50" w:rsidP="00C27750">
            <w:pPr>
              <w:pStyle w:val="GOSTTablenorm"/>
            </w:pPr>
            <w:r w:rsidRPr="00952559">
              <w:rPr>
                <w:b/>
              </w:rPr>
              <w:t>T0504833:</w:t>
            </w:r>
            <w:r w:rsidRPr="00A57119">
              <w:rPr>
                <w:lang w:val="en-US"/>
              </w:rPr>
              <w:t>CT</w:t>
            </w:r>
            <w:r w:rsidRPr="00A57119">
              <w:t>_LS</w:t>
            </w:r>
          </w:p>
        </w:tc>
        <w:tc>
          <w:tcPr>
            <w:tcW w:w="560" w:type="pct"/>
          </w:tcPr>
          <w:p w14:paraId="6D1B6EB8" w14:textId="5312CD08" w:rsidR="00931E50" w:rsidRPr="00A57119" w:rsidRDefault="00931E50" w:rsidP="00C27750">
            <w:pPr>
              <w:pStyle w:val="GOSTTablenorm"/>
            </w:pPr>
            <w:r w:rsidRPr="00A57119">
              <w:t>Строка</w:t>
            </w:r>
          </w:p>
        </w:tc>
        <w:tc>
          <w:tcPr>
            <w:tcW w:w="374" w:type="pct"/>
          </w:tcPr>
          <w:p w14:paraId="50736E39" w14:textId="13508560" w:rsidR="00931E50" w:rsidRPr="00A57119" w:rsidRDefault="00931E50" w:rsidP="00C27750">
            <w:pPr>
              <w:pStyle w:val="GOSTTablenorm"/>
            </w:pPr>
            <w:r w:rsidRPr="00A57119">
              <w:t>Да</w:t>
            </w:r>
          </w:p>
        </w:tc>
        <w:tc>
          <w:tcPr>
            <w:tcW w:w="374" w:type="pct"/>
          </w:tcPr>
          <w:p w14:paraId="77585167" w14:textId="131962B5" w:rsidR="00931E50" w:rsidRPr="00A57119" w:rsidRDefault="00931E50" w:rsidP="00C27750">
            <w:pPr>
              <w:pStyle w:val="GOSTTablenorm"/>
            </w:pPr>
            <w:r w:rsidRPr="00A57119">
              <w:t>&lt;=11</w:t>
            </w:r>
          </w:p>
        </w:tc>
        <w:tc>
          <w:tcPr>
            <w:tcW w:w="1777" w:type="pct"/>
          </w:tcPr>
          <w:p w14:paraId="4FEC8162" w14:textId="77777777" w:rsidR="00931E50" w:rsidRPr="00B443F0" w:rsidRDefault="00931E50" w:rsidP="00C27750">
            <w:pPr>
              <w:pStyle w:val="GOSTTablenorm"/>
            </w:pPr>
            <w:r w:rsidRPr="00B443F0">
              <w:t>Указывается значение аналитического признака «ЛС» для отражения по кредиту записи аналитического учета.</w:t>
            </w:r>
          </w:p>
          <w:p w14:paraId="1237CE50" w14:textId="3F2C7F51" w:rsidR="00931E50" w:rsidRPr="00B443F0" w:rsidRDefault="00931E50" w:rsidP="00C27750">
            <w:pPr>
              <w:pStyle w:val="GOSTTablenorm"/>
            </w:pPr>
            <w:r w:rsidRPr="00C6161D">
              <w:t>Допускается заполнение прочерком</w:t>
            </w:r>
          </w:p>
        </w:tc>
      </w:tr>
      <w:tr w:rsidR="00931E50" w:rsidRPr="00A57119" w14:paraId="12420CD1" w14:textId="77777777" w:rsidTr="009B1D53">
        <w:tc>
          <w:tcPr>
            <w:tcW w:w="1120" w:type="pct"/>
          </w:tcPr>
          <w:p w14:paraId="6605B625" w14:textId="0AF27124" w:rsidR="00931E50" w:rsidRPr="00A57119" w:rsidRDefault="00931E50" w:rsidP="00C27750">
            <w:pPr>
              <w:pStyle w:val="GOSTTablenorm"/>
            </w:pPr>
            <w:r w:rsidRPr="00A57119">
              <w:lastRenderedPageBreak/>
              <w:t>Аналитический код СКУ Кт</w:t>
            </w:r>
          </w:p>
        </w:tc>
        <w:tc>
          <w:tcPr>
            <w:tcW w:w="795" w:type="pct"/>
          </w:tcPr>
          <w:p w14:paraId="04298E60" w14:textId="11EB22EF" w:rsidR="00931E50" w:rsidRPr="00A57119" w:rsidRDefault="00931E50" w:rsidP="00C27750">
            <w:pPr>
              <w:pStyle w:val="GOSTTablenorm"/>
            </w:pPr>
            <w:r w:rsidRPr="00952559">
              <w:rPr>
                <w:b/>
              </w:rPr>
              <w:t>T0504833</w:t>
            </w:r>
            <w:r w:rsidRPr="00A57119">
              <w:t>:CT_ANALITCODESKU</w:t>
            </w:r>
          </w:p>
        </w:tc>
        <w:tc>
          <w:tcPr>
            <w:tcW w:w="560" w:type="pct"/>
          </w:tcPr>
          <w:p w14:paraId="49479FB0" w14:textId="04A7EECA" w:rsidR="00931E50" w:rsidRPr="00A57119" w:rsidRDefault="00931E50" w:rsidP="00C27750">
            <w:pPr>
              <w:pStyle w:val="GOSTTablenorm"/>
            </w:pPr>
            <w:r w:rsidRPr="00A57119">
              <w:t>Строка</w:t>
            </w:r>
          </w:p>
        </w:tc>
        <w:tc>
          <w:tcPr>
            <w:tcW w:w="374" w:type="pct"/>
          </w:tcPr>
          <w:p w14:paraId="5BC60039" w14:textId="39806532" w:rsidR="00931E50" w:rsidRPr="00A57119" w:rsidRDefault="00931E50" w:rsidP="00C27750">
            <w:pPr>
              <w:pStyle w:val="GOSTTablenorm"/>
            </w:pPr>
            <w:r w:rsidRPr="00A57119">
              <w:t>Да</w:t>
            </w:r>
          </w:p>
        </w:tc>
        <w:tc>
          <w:tcPr>
            <w:tcW w:w="374" w:type="pct"/>
          </w:tcPr>
          <w:p w14:paraId="56036A04" w14:textId="0DB6F048" w:rsidR="00931E50" w:rsidRPr="00A57119" w:rsidRDefault="00931E50" w:rsidP="00C27750">
            <w:pPr>
              <w:pStyle w:val="GOSTTablenorm"/>
            </w:pPr>
            <w:r w:rsidRPr="00A57119">
              <w:t>&lt;=</w:t>
            </w:r>
            <w:r w:rsidRPr="00A57119">
              <w:rPr>
                <w:lang w:val="en-US"/>
              </w:rPr>
              <w:t>2</w:t>
            </w:r>
          </w:p>
        </w:tc>
        <w:tc>
          <w:tcPr>
            <w:tcW w:w="1777" w:type="pct"/>
          </w:tcPr>
          <w:p w14:paraId="3E2CA7B7" w14:textId="77777777" w:rsidR="00931E50" w:rsidRPr="00B443F0" w:rsidRDefault="00931E50" w:rsidP="00C27750">
            <w:pPr>
              <w:pStyle w:val="GOSTTablenorm"/>
            </w:pPr>
            <w:r w:rsidRPr="00B443F0">
              <w:t>Указывается значение аналитического признака «</w:t>
            </w:r>
            <w:r w:rsidRPr="00A57119">
              <w:t>Аналитический код СКУ</w:t>
            </w:r>
            <w:r w:rsidRPr="00B443F0">
              <w:t>» для отражения по кредиту записи учета.</w:t>
            </w:r>
          </w:p>
          <w:p w14:paraId="5C06F717" w14:textId="522ADBBD" w:rsidR="00931E50" w:rsidRPr="00B443F0" w:rsidRDefault="00931E50" w:rsidP="00C27750">
            <w:pPr>
              <w:pStyle w:val="GOSTTablenorm"/>
            </w:pPr>
            <w:r w:rsidRPr="00C6161D">
              <w:t xml:space="preserve">Допускается заполнение прочерком </w:t>
            </w:r>
          </w:p>
        </w:tc>
      </w:tr>
      <w:tr w:rsidR="00931E50" w:rsidRPr="00A57119" w14:paraId="468B9943" w14:textId="77777777" w:rsidTr="009B1D53">
        <w:tc>
          <w:tcPr>
            <w:tcW w:w="1120" w:type="pct"/>
          </w:tcPr>
          <w:p w14:paraId="314BBD48" w14:textId="74838829" w:rsidR="00931E50" w:rsidRPr="00A57119" w:rsidRDefault="00931E50" w:rsidP="00C27750">
            <w:pPr>
              <w:pStyle w:val="GOSTTablenorm"/>
            </w:pPr>
            <w:r w:rsidRPr="00A57119">
              <w:t>КБК Кт</w:t>
            </w:r>
          </w:p>
        </w:tc>
        <w:tc>
          <w:tcPr>
            <w:tcW w:w="795" w:type="pct"/>
          </w:tcPr>
          <w:p w14:paraId="41A93338" w14:textId="750B9184" w:rsidR="00931E50" w:rsidRPr="00A57119" w:rsidRDefault="00931E50" w:rsidP="00C27750">
            <w:pPr>
              <w:pStyle w:val="GOSTTablenorm"/>
            </w:pPr>
            <w:r w:rsidRPr="00952559">
              <w:rPr>
                <w:b/>
              </w:rPr>
              <w:t>T0504833:</w:t>
            </w:r>
            <w:r w:rsidRPr="00A57119">
              <w:t>CT_KBK</w:t>
            </w:r>
          </w:p>
        </w:tc>
        <w:tc>
          <w:tcPr>
            <w:tcW w:w="560" w:type="pct"/>
          </w:tcPr>
          <w:p w14:paraId="131ED0CD" w14:textId="57DA6246" w:rsidR="00931E50" w:rsidRPr="00A57119" w:rsidRDefault="00931E50" w:rsidP="00C27750">
            <w:pPr>
              <w:pStyle w:val="GOSTTablenorm"/>
            </w:pPr>
            <w:r w:rsidRPr="00A57119">
              <w:t>Строка</w:t>
            </w:r>
          </w:p>
        </w:tc>
        <w:tc>
          <w:tcPr>
            <w:tcW w:w="374" w:type="pct"/>
          </w:tcPr>
          <w:p w14:paraId="203CF9B4" w14:textId="6FF8F1DE" w:rsidR="00931E50" w:rsidRPr="00A57119" w:rsidRDefault="00931E50" w:rsidP="00C27750">
            <w:pPr>
              <w:pStyle w:val="GOSTTablenorm"/>
            </w:pPr>
            <w:r w:rsidRPr="00A57119">
              <w:t>Да</w:t>
            </w:r>
          </w:p>
        </w:tc>
        <w:tc>
          <w:tcPr>
            <w:tcW w:w="374" w:type="pct"/>
          </w:tcPr>
          <w:p w14:paraId="5E442ED4" w14:textId="3C63B4B4" w:rsidR="00931E50" w:rsidRPr="00A57119" w:rsidRDefault="00931E50" w:rsidP="00C27750">
            <w:pPr>
              <w:pStyle w:val="GOSTTablenorm"/>
            </w:pPr>
            <w:r w:rsidRPr="00A57119">
              <w:t>&lt;=20</w:t>
            </w:r>
          </w:p>
        </w:tc>
        <w:tc>
          <w:tcPr>
            <w:tcW w:w="1777" w:type="pct"/>
          </w:tcPr>
          <w:p w14:paraId="58183C53" w14:textId="77777777" w:rsidR="00931E50" w:rsidRPr="00B443F0" w:rsidRDefault="00931E50" w:rsidP="00C27750">
            <w:pPr>
              <w:pStyle w:val="GOSTTablenorm"/>
            </w:pPr>
            <w:r w:rsidRPr="00B443F0">
              <w:t>Указывается значение аналитического признака «КБК»  (Код по бюджетной классификации) для отражения по кредиту записи учета.</w:t>
            </w:r>
          </w:p>
          <w:p w14:paraId="78C55CF2" w14:textId="2ACCA0BB" w:rsidR="00931E50" w:rsidRPr="00B443F0" w:rsidRDefault="00931E50" w:rsidP="00C27750">
            <w:pPr>
              <w:pStyle w:val="GOSTTablenorm"/>
            </w:pPr>
            <w:r w:rsidRPr="00C6161D">
              <w:t>Допускается заполнение прочерком</w:t>
            </w:r>
          </w:p>
        </w:tc>
      </w:tr>
      <w:tr w:rsidR="00931E50" w:rsidRPr="00A57119" w14:paraId="19066A86" w14:textId="77777777" w:rsidTr="009B1D53">
        <w:tc>
          <w:tcPr>
            <w:tcW w:w="1120" w:type="pct"/>
          </w:tcPr>
          <w:p w14:paraId="151232A8" w14:textId="26316655" w:rsidR="00931E50" w:rsidRPr="00A57119" w:rsidRDefault="00931E50" w:rsidP="00C27750">
            <w:pPr>
              <w:pStyle w:val="GOSTTablenorm"/>
            </w:pPr>
            <w:r w:rsidRPr="00A57119">
              <w:t>Тип КБК Кт</w:t>
            </w:r>
          </w:p>
        </w:tc>
        <w:tc>
          <w:tcPr>
            <w:tcW w:w="795" w:type="pct"/>
          </w:tcPr>
          <w:p w14:paraId="762E0EB3" w14:textId="502F8193" w:rsidR="00931E50" w:rsidRPr="00A57119" w:rsidRDefault="00931E50" w:rsidP="00C27750">
            <w:pPr>
              <w:pStyle w:val="GOSTTablenorm"/>
            </w:pPr>
            <w:r w:rsidRPr="00952559">
              <w:rPr>
                <w:b/>
              </w:rPr>
              <w:t>T0504833:</w:t>
            </w:r>
            <w:r w:rsidRPr="00A57119">
              <w:t>СT_</w:t>
            </w:r>
            <w:r w:rsidRPr="00A57119">
              <w:rPr>
                <w:lang w:val="en-US"/>
              </w:rPr>
              <w:t>TYPE</w:t>
            </w:r>
            <w:r w:rsidRPr="00A57119">
              <w:t>KBK</w:t>
            </w:r>
          </w:p>
        </w:tc>
        <w:tc>
          <w:tcPr>
            <w:tcW w:w="560" w:type="pct"/>
          </w:tcPr>
          <w:p w14:paraId="5FF6E7A8" w14:textId="498AD52B" w:rsidR="00931E50" w:rsidRPr="00A57119" w:rsidRDefault="00931E50" w:rsidP="00C27750">
            <w:pPr>
              <w:pStyle w:val="GOSTTablenorm"/>
            </w:pPr>
            <w:r w:rsidRPr="00A57119">
              <w:t>Строка</w:t>
            </w:r>
          </w:p>
        </w:tc>
        <w:tc>
          <w:tcPr>
            <w:tcW w:w="374" w:type="pct"/>
          </w:tcPr>
          <w:p w14:paraId="1E21F0F9" w14:textId="6E20BA9E" w:rsidR="00931E50" w:rsidRPr="00A57119" w:rsidRDefault="00931E50" w:rsidP="00C27750">
            <w:pPr>
              <w:pStyle w:val="GOSTTablenorm"/>
            </w:pPr>
            <w:r w:rsidRPr="00A57119">
              <w:t>Да</w:t>
            </w:r>
          </w:p>
        </w:tc>
        <w:tc>
          <w:tcPr>
            <w:tcW w:w="374" w:type="pct"/>
          </w:tcPr>
          <w:p w14:paraId="17264B3D" w14:textId="3E2C5B8A" w:rsidR="00931E50" w:rsidRPr="00A57119" w:rsidRDefault="00931E50" w:rsidP="00C27750">
            <w:pPr>
              <w:pStyle w:val="GOSTTablenorm"/>
            </w:pPr>
            <w:r w:rsidRPr="00A57119">
              <w:rPr>
                <w:lang w:val="en-US"/>
              </w:rPr>
              <w:t>&lt;</w:t>
            </w:r>
            <w:r w:rsidRPr="00A57119">
              <w:t>=2</w:t>
            </w:r>
          </w:p>
        </w:tc>
        <w:tc>
          <w:tcPr>
            <w:tcW w:w="1777" w:type="pct"/>
          </w:tcPr>
          <w:p w14:paraId="48372844" w14:textId="77777777" w:rsidR="00F015FE" w:rsidRDefault="00931E50" w:rsidP="009C6772">
            <w:pPr>
              <w:pStyle w:val="GOSTTablenorm"/>
            </w:pPr>
            <w:r w:rsidRPr="00B443F0">
              <w:t>Указывается значение аналитического признака «Тип КБК» для отражения по кредиту записи учета.</w:t>
            </w:r>
          </w:p>
          <w:p w14:paraId="33212147" w14:textId="07108330" w:rsidR="00931E50" w:rsidRPr="00B443F0" w:rsidRDefault="00931E50" w:rsidP="009C6772">
            <w:pPr>
              <w:pStyle w:val="GOSTTablenorm"/>
            </w:pPr>
            <w:r w:rsidRPr="00B443F0">
              <w:t>Допускается заполнение прочерком</w:t>
            </w:r>
          </w:p>
        </w:tc>
      </w:tr>
      <w:tr w:rsidR="00931E50" w:rsidRPr="00A57119" w14:paraId="2665F054" w14:textId="77777777" w:rsidTr="009B1D53">
        <w:tc>
          <w:tcPr>
            <w:tcW w:w="1120" w:type="pct"/>
          </w:tcPr>
          <w:p w14:paraId="2175143A" w14:textId="2FC183BC" w:rsidR="00931E50" w:rsidRPr="00A57119" w:rsidRDefault="00931E50" w:rsidP="00C27750">
            <w:pPr>
              <w:pStyle w:val="GOSTTablenorm"/>
            </w:pPr>
            <w:r w:rsidRPr="00A57119">
              <w:t>Код валюты Кт</w:t>
            </w:r>
          </w:p>
        </w:tc>
        <w:tc>
          <w:tcPr>
            <w:tcW w:w="795" w:type="pct"/>
          </w:tcPr>
          <w:p w14:paraId="2395CA6A" w14:textId="2DE78622" w:rsidR="00931E50" w:rsidRPr="00A57119" w:rsidRDefault="00931E50" w:rsidP="00C27750">
            <w:pPr>
              <w:pStyle w:val="GOSTTablenorm"/>
            </w:pPr>
            <w:r w:rsidRPr="00952559">
              <w:rPr>
                <w:b/>
              </w:rPr>
              <w:t>T0504833:</w:t>
            </w:r>
            <w:r w:rsidRPr="00A57119">
              <w:t>CT_VALCODE</w:t>
            </w:r>
          </w:p>
        </w:tc>
        <w:tc>
          <w:tcPr>
            <w:tcW w:w="560" w:type="pct"/>
          </w:tcPr>
          <w:p w14:paraId="44831A13" w14:textId="2611A117" w:rsidR="00931E50" w:rsidRPr="00A57119" w:rsidRDefault="00931E50" w:rsidP="00C27750">
            <w:pPr>
              <w:pStyle w:val="GOSTTablenorm"/>
            </w:pPr>
            <w:r w:rsidRPr="00A57119">
              <w:t>Строка</w:t>
            </w:r>
          </w:p>
        </w:tc>
        <w:tc>
          <w:tcPr>
            <w:tcW w:w="374" w:type="pct"/>
          </w:tcPr>
          <w:p w14:paraId="748C355F" w14:textId="0D5DC7ED" w:rsidR="00931E50" w:rsidRPr="00A57119" w:rsidRDefault="00931E50" w:rsidP="00C27750">
            <w:pPr>
              <w:pStyle w:val="GOSTTablenorm"/>
            </w:pPr>
            <w:r w:rsidRPr="00A57119">
              <w:t>Да</w:t>
            </w:r>
          </w:p>
        </w:tc>
        <w:tc>
          <w:tcPr>
            <w:tcW w:w="374" w:type="pct"/>
          </w:tcPr>
          <w:p w14:paraId="41E881FC" w14:textId="61CB7708" w:rsidR="00931E50" w:rsidRPr="00A57119" w:rsidRDefault="00931E50" w:rsidP="00C27750">
            <w:pPr>
              <w:pStyle w:val="GOSTTablenorm"/>
            </w:pPr>
            <w:r w:rsidRPr="00A57119">
              <w:t>&lt;=3</w:t>
            </w:r>
          </w:p>
        </w:tc>
        <w:tc>
          <w:tcPr>
            <w:tcW w:w="1777" w:type="pct"/>
          </w:tcPr>
          <w:p w14:paraId="55A266FD" w14:textId="77777777" w:rsidR="00931E50" w:rsidRPr="00B443F0" w:rsidRDefault="00931E50" w:rsidP="00C27750">
            <w:pPr>
              <w:pStyle w:val="GOSTTablenorm"/>
            </w:pPr>
            <w:r w:rsidRPr="00B443F0">
              <w:t>Указывается значение аналитического признака «</w:t>
            </w:r>
            <w:r w:rsidRPr="00A57119">
              <w:t>Код валюты</w:t>
            </w:r>
            <w:r w:rsidRPr="00B443F0">
              <w:t>» для отражения по кредиту записи учета.</w:t>
            </w:r>
          </w:p>
          <w:p w14:paraId="0FCF7FC9" w14:textId="5255E621" w:rsidR="00931E50" w:rsidRPr="00B443F0" w:rsidRDefault="00931E50" w:rsidP="00C27750">
            <w:pPr>
              <w:pStyle w:val="GOSTTablenorm"/>
            </w:pPr>
            <w:r w:rsidRPr="00C6161D">
              <w:t xml:space="preserve">Допускается заполнение прочерком </w:t>
            </w:r>
          </w:p>
        </w:tc>
      </w:tr>
      <w:tr w:rsidR="00931E50" w:rsidRPr="00A57119" w14:paraId="7D44A1D2" w14:textId="77777777" w:rsidTr="009B1D53">
        <w:tc>
          <w:tcPr>
            <w:tcW w:w="1120" w:type="pct"/>
          </w:tcPr>
          <w:p w14:paraId="775C743D" w14:textId="4D00E7B4" w:rsidR="00931E50" w:rsidRPr="00A57119" w:rsidRDefault="00931E50" w:rsidP="00C27750">
            <w:pPr>
              <w:pStyle w:val="GOSTTablenorm"/>
            </w:pPr>
            <w:r w:rsidRPr="00A57119">
              <w:t>ТОФК КС Кт</w:t>
            </w:r>
          </w:p>
        </w:tc>
        <w:tc>
          <w:tcPr>
            <w:tcW w:w="795" w:type="pct"/>
          </w:tcPr>
          <w:p w14:paraId="30E44F7B" w14:textId="36C5CC51" w:rsidR="00931E50" w:rsidRPr="00A57119" w:rsidRDefault="00931E50" w:rsidP="00C27750">
            <w:pPr>
              <w:pStyle w:val="GOSTTablenorm"/>
            </w:pPr>
            <w:r w:rsidRPr="00952559">
              <w:rPr>
                <w:b/>
              </w:rPr>
              <w:t>T0504833:</w:t>
            </w:r>
            <w:r w:rsidRPr="00A57119">
              <w:t>CT_TOFKKS</w:t>
            </w:r>
          </w:p>
        </w:tc>
        <w:tc>
          <w:tcPr>
            <w:tcW w:w="560" w:type="pct"/>
          </w:tcPr>
          <w:p w14:paraId="41C9FD52" w14:textId="5D3C16CA" w:rsidR="00931E50" w:rsidRPr="00A57119" w:rsidRDefault="00931E50" w:rsidP="00C27750">
            <w:pPr>
              <w:pStyle w:val="GOSTTablenorm"/>
            </w:pPr>
            <w:r w:rsidRPr="00A57119">
              <w:t>Строка</w:t>
            </w:r>
          </w:p>
        </w:tc>
        <w:tc>
          <w:tcPr>
            <w:tcW w:w="374" w:type="pct"/>
          </w:tcPr>
          <w:p w14:paraId="7D08123F" w14:textId="65433BA4" w:rsidR="00931E50" w:rsidRPr="00A57119" w:rsidRDefault="00931E50" w:rsidP="00C27750">
            <w:pPr>
              <w:pStyle w:val="GOSTTablenorm"/>
            </w:pPr>
            <w:r w:rsidRPr="00A57119">
              <w:t>Да</w:t>
            </w:r>
          </w:p>
        </w:tc>
        <w:tc>
          <w:tcPr>
            <w:tcW w:w="374" w:type="pct"/>
          </w:tcPr>
          <w:p w14:paraId="39B0E476" w14:textId="5F53F0DF" w:rsidR="00931E50" w:rsidRPr="00A57119" w:rsidRDefault="00931E50" w:rsidP="00C27750">
            <w:pPr>
              <w:pStyle w:val="GOSTTablenorm"/>
            </w:pPr>
            <w:r w:rsidRPr="00A57119">
              <w:t>&lt;=2</w:t>
            </w:r>
          </w:p>
        </w:tc>
        <w:tc>
          <w:tcPr>
            <w:tcW w:w="1777" w:type="pct"/>
          </w:tcPr>
          <w:p w14:paraId="324C833D" w14:textId="77777777" w:rsidR="00931E50" w:rsidRPr="00B443F0" w:rsidRDefault="00931E50" w:rsidP="00C27750">
            <w:pPr>
              <w:pStyle w:val="GOSTTablenorm"/>
            </w:pPr>
            <w:r w:rsidRPr="00B443F0">
              <w:t>Указывается значение аналитического признака «</w:t>
            </w:r>
            <w:r w:rsidRPr="00A57119">
              <w:t>ТОФК КС</w:t>
            </w:r>
            <w:r w:rsidRPr="00B443F0">
              <w:t>» для отражения по кредиту записи учета.</w:t>
            </w:r>
          </w:p>
          <w:p w14:paraId="52395A28" w14:textId="3C53880A" w:rsidR="00931E50" w:rsidRPr="00B443F0" w:rsidRDefault="00931E50" w:rsidP="00C27750">
            <w:pPr>
              <w:pStyle w:val="GOSTTablenorm"/>
            </w:pPr>
            <w:r w:rsidRPr="00C6161D">
              <w:t xml:space="preserve">Допускается заполнение прочерком </w:t>
            </w:r>
          </w:p>
        </w:tc>
      </w:tr>
      <w:tr w:rsidR="00931E50" w:rsidRPr="00A57119" w14:paraId="4AEB9A1C" w14:textId="77777777" w:rsidTr="009B1D53">
        <w:tc>
          <w:tcPr>
            <w:tcW w:w="1120" w:type="pct"/>
          </w:tcPr>
          <w:p w14:paraId="5E2E8AB5" w14:textId="4B840AC0" w:rsidR="00931E50" w:rsidRPr="00A57119" w:rsidRDefault="00931E50" w:rsidP="00C27750">
            <w:pPr>
              <w:pStyle w:val="GOSTTablenorm"/>
            </w:pPr>
            <w:r w:rsidRPr="00A57119">
              <w:t>Порядковый номер КС Кт</w:t>
            </w:r>
          </w:p>
        </w:tc>
        <w:tc>
          <w:tcPr>
            <w:tcW w:w="795" w:type="pct"/>
          </w:tcPr>
          <w:p w14:paraId="3A8C2E67" w14:textId="239D34C7" w:rsidR="00931E50" w:rsidRPr="00A57119" w:rsidRDefault="00931E50" w:rsidP="00C27750">
            <w:pPr>
              <w:pStyle w:val="GOSTTablenorm"/>
            </w:pPr>
            <w:r w:rsidRPr="00952559">
              <w:rPr>
                <w:b/>
              </w:rPr>
              <w:t>T0504833:</w:t>
            </w:r>
            <w:r w:rsidRPr="00A57119">
              <w:t>CT_PNKS</w:t>
            </w:r>
          </w:p>
        </w:tc>
        <w:tc>
          <w:tcPr>
            <w:tcW w:w="560" w:type="pct"/>
          </w:tcPr>
          <w:p w14:paraId="2EDCE76E" w14:textId="60FE85A4" w:rsidR="00931E50" w:rsidRPr="00A57119" w:rsidRDefault="00931E50" w:rsidP="00C27750">
            <w:pPr>
              <w:pStyle w:val="GOSTTablenorm"/>
            </w:pPr>
            <w:r w:rsidRPr="00A57119">
              <w:t>Строка</w:t>
            </w:r>
          </w:p>
        </w:tc>
        <w:tc>
          <w:tcPr>
            <w:tcW w:w="374" w:type="pct"/>
          </w:tcPr>
          <w:p w14:paraId="6BA741C6" w14:textId="1F59CC22" w:rsidR="00931E50" w:rsidRPr="00A57119" w:rsidRDefault="00931E50" w:rsidP="00C27750">
            <w:pPr>
              <w:pStyle w:val="GOSTTablenorm"/>
            </w:pPr>
            <w:r w:rsidRPr="00A57119">
              <w:t>Да</w:t>
            </w:r>
          </w:p>
        </w:tc>
        <w:tc>
          <w:tcPr>
            <w:tcW w:w="374" w:type="pct"/>
          </w:tcPr>
          <w:p w14:paraId="0A932878" w14:textId="6545B48C" w:rsidR="00931E50" w:rsidRPr="00A57119" w:rsidRDefault="00931E50" w:rsidP="00C27750">
            <w:pPr>
              <w:pStyle w:val="GOSTTablenorm"/>
            </w:pPr>
            <w:r w:rsidRPr="00A57119">
              <w:rPr>
                <w:lang w:val="en-US"/>
              </w:rPr>
              <w:t>&lt;</w:t>
            </w:r>
            <w:r w:rsidRPr="00A57119">
              <w:t>=2</w:t>
            </w:r>
          </w:p>
        </w:tc>
        <w:tc>
          <w:tcPr>
            <w:tcW w:w="1777" w:type="pct"/>
          </w:tcPr>
          <w:p w14:paraId="320ABFE1" w14:textId="77777777" w:rsidR="00931E50" w:rsidRPr="00B443F0" w:rsidRDefault="00931E50" w:rsidP="00C27750">
            <w:pPr>
              <w:pStyle w:val="GOSTTablenorm"/>
            </w:pPr>
            <w:r w:rsidRPr="00B443F0">
              <w:t>Указывается значение аналитического признака «</w:t>
            </w:r>
            <w:r w:rsidRPr="00A57119">
              <w:t>Порядковый номер КС</w:t>
            </w:r>
            <w:r w:rsidRPr="00B443F0">
              <w:t>» для отражения по кредиту записи учета.</w:t>
            </w:r>
          </w:p>
          <w:p w14:paraId="4A84277C" w14:textId="616FE0CB" w:rsidR="00931E50" w:rsidRPr="00B443F0" w:rsidRDefault="00931E50" w:rsidP="00C27750">
            <w:pPr>
              <w:pStyle w:val="GOSTTablenorm"/>
            </w:pPr>
            <w:r w:rsidRPr="00C6161D">
              <w:t>Допускается заполнение прочерком</w:t>
            </w:r>
          </w:p>
        </w:tc>
      </w:tr>
      <w:tr w:rsidR="00931E50" w:rsidRPr="00A57119" w14:paraId="7877CD95" w14:textId="77777777" w:rsidTr="009B1D53">
        <w:tc>
          <w:tcPr>
            <w:tcW w:w="1120" w:type="pct"/>
          </w:tcPr>
          <w:p w14:paraId="7A6E95EB" w14:textId="2716BA73" w:rsidR="00931E50" w:rsidRPr="00A57119" w:rsidRDefault="00931E50" w:rsidP="00C27750">
            <w:pPr>
              <w:pStyle w:val="GOSTTablenorm"/>
            </w:pPr>
            <w:r w:rsidRPr="00A57119">
              <w:t>ОКТМО Кт</w:t>
            </w:r>
          </w:p>
        </w:tc>
        <w:tc>
          <w:tcPr>
            <w:tcW w:w="795" w:type="pct"/>
          </w:tcPr>
          <w:p w14:paraId="7F7A5ABE" w14:textId="2DFBA838" w:rsidR="00931E50" w:rsidRPr="00A57119" w:rsidRDefault="00931E50" w:rsidP="00C27750">
            <w:pPr>
              <w:pStyle w:val="GOSTTablenorm"/>
            </w:pPr>
            <w:r w:rsidRPr="00952559">
              <w:rPr>
                <w:b/>
              </w:rPr>
              <w:t>T0504833:</w:t>
            </w:r>
            <w:r w:rsidRPr="00A57119">
              <w:t>CT_OKTMO</w:t>
            </w:r>
          </w:p>
        </w:tc>
        <w:tc>
          <w:tcPr>
            <w:tcW w:w="560" w:type="pct"/>
          </w:tcPr>
          <w:p w14:paraId="13F82D54" w14:textId="2A71290A" w:rsidR="00931E50" w:rsidRPr="00A57119" w:rsidRDefault="00931E50" w:rsidP="00C27750">
            <w:pPr>
              <w:pStyle w:val="GOSTTablenorm"/>
            </w:pPr>
            <w:r w:rsidRPr="00A57119">
              <w:t>Строка</w:t>
            </w:r>
          </w:p>
        </w:tc>
        <w:tc>
          <w:tcPr>
            <w:tcW w:w="374" w:type="pct"/>
          </w:tcPr>
          <w:p w14:paraId="32EF9E32" w14:textId="52401D0E" w:rsidR="00931E50" w:rsidRPr="00A57119" w:rsidRDefault="00931E50" w:rsidP="00C27750">
            <w:pPr>
              <w:pStyle w:val="GOSTTablenorm"/>
            </w:pPr>
            <w:r w:rsidRPr="00A57119">
              <w:t>Нет</w:t>
            </w:r>
          </w:p>
        </w:tc>
        <w:tc>
          <w:tcPr>
            <w:tcW w:w="374" w:type="pct"/>
          </w:tcPr>
          <w:p w14:paraId="2D94C439" w14:textId="46C0A090" w:rsidR="00931E50" w:rsidRPr="00A57119" w:rsidRDefault="00931E50" w:rsidP="00C27750">
            <w:pPr>
              <w:pStyle w:val="GOSTTablenorm"/>
            </w:pPr>
            <w:r w:rsidRPr="00A57119">
              <w:rPr>
                <w:lang w:val="en-US"/>
              </w:rPr>
              <w:t>&lt;</w:t>
            </w:r>
            <w:r w:rsidRPr="00A57119">
              <w:t>=8</w:t>
            </w:r>
          </w:p>
        </w:tc>
        <w:tc>
          <w:tcPr>
            <w:tcW w:w="1777" w:type="pct"/>
          </w:tcPr>
          <w:p w14:paraId="32FF73A5" w14:textId="77777777" w:rsidR="00931E50" w:rsidRPr="00B443F0" w:rsidRDefault="00931E50" w:rsidP="00C27750">
            <w:pPr>
              <w:pStyle w:val="GOSTTablenorm"/>
            </w:pPr>
            <w:r w:rsidRPr="00B443F0">
              <w:t>Указывается значение аналитического признака «</w:t>
            </w:r>
            <w:r w:rsidRPr="00A57119">
              <w:t>ОКТМО</w:t>
            </w:r>
            <w:r w:rsidRPr="00B443F0">
              <w:t>» для отражения по кредиту</w:t>
            </w:r>
            <w:r w:rsidRPr="00B443F0" w:rsidDel="000A0FA3">
              <w:t xml:space="preserve"> </w:t>
            </w:r>
            <w:r w:rsidRPr="00B443F0">
              <w:t>записи учета.</w:t>
            </w:r>
          </w:p>
          <w:p w14:paraId="3F38934D" w14:textId="0D044189" w:rsidR="00931E50" w:rsidRPr="00B443F0" w:rsidRDefault="00931E50" w:rsidP="00C27750">
            <w:pPr>
              <w:pStyle w:val="GOSTTablenorm"/>
            </w:pPr>
            <w:r w:rsidRPr="00C6161D">
              <w:t>Допускается заполнение прочерком</w:t>
            </w:r>
          </w:p>
        </w:tc>
      </w:tr>
      <w:tr w:rsidR="00931E50" w:rsidRPr="00A57119" w14:paraId="41923AA8" w14:textId="77777777" w:rsidTr="009B1D53">
        <w:tc>
          <w:tcPr>
            <w:tcW w:w="1120" w:type="pct"/>
          </w:tcPr>
          <w:p w14:paraId="2FF13811" w14:textId="21E10491" w:rsidR="00931E50" w:rsidRPr="00A57119" w:rsidRDefault="00931E50" w:rsidP="00C27750">
            <w:pPr>
              <w:pStyle w:val="GOSTTablenorm"/>
            </w:pPr>
            <w:r w:rsidRPr="00A57119">
              <w:t>Код цели Кт</w:t>
            </w:r>
          </w:p>
        </w:tc>
        <w:tc>
          <w:tcPr>
            <w:tcW w:w="795" w:type="pct"/>
          </w:tcPr>
          <w:p w14:paraId="5400B53F" w14:textId="5078F7BB" w:rsidR="00931E50" w:rsidRPr="00A57119" w:rsidRDefault="00931E50" w:rsidP="00C27750">
            <w:pPr>
              <w:pStyle w:val="GOSTTablenorm"/>
            </w:pPr>
            <w:r w:rsidRPr="00952559">
              <w:rPr>
                <w:b/>
              </w:rPr>
              <w:t>T0504833:</w:t>
            </w:r>
            <w:r w:rsidRPr="00A57119">
              <w:t>CT_TARGETCODE</w:t>
            </w:r>
          </w:p>
        </w:tc>
        <w:tc>
          <w:tcPr>
            <w:tcW w:w="560" w:type="pct"/>
          </w:tcPr>
          <w:p w14:paraId="3A362042" w14:textId="4BC49E98" w:rsidR="00931E50" w:rsidRPr="00A57119" w:rsidRDefault="00931E50" w:rsidP="00C27750">
            <w:pPr>
              <w:pStyle w:val="GOSTTablenorm"/>
            </w:pPr>
            <w:r w:rsidRPr="00A57119">
              <w:t>Строка</w:t>
            </w:r>
          </w:p>
        </w:tc>
        <w:tc>
          <w:tcPr>
            <w:tcW w:w="374" w:type="pct"/>
          </w:tcPr>
          <w:p w14:paraId="49804CCE" w14:textId="51050901" w:rsidR="00931E50" w:rsidRPr="00A57119" w:rsidRDefault="00931E50" w:rsidP="00C27750">
            <w:pPr>
              <w:pStyle w:val="GOSTTablenorm"/>
            </w:pPr>
            <w:r w:rsidRPr="00A57119">
              <w:t>Да</w:t>
            </w:r>
          </w:p>
        </w:tc>
        <w:tc>
          <w:tcPr>
            <w:tcW w:w="374" w:type="pct"/>
          </w:tcPr>
          <w:p w14:paraId="5A0F69F4" w14:textId="493758C2" w:rsidR="00931E50" w:rsidRPr="00A57119" w:rsidRDefault="00931E50" w:rsidP="00C27750">
            <w:pPr>
              <w:pStyle w:val="GOSTTablenorm"/>
            </w:pPr>
            <w:r>
              <w:t>&lt;=25</w:t>
            </w:r>
          </w:p>
        </w:tc>
        <w:tc>
          <w:tcPr>
            <w:tcW w:w="1777" w:type="pct"/>
          </w:tcPr>
          <w:p w14:paraId="6B54EBCE" w14:textId="77777777" w:rsidR="00931E50" w:rsidRPr="00B443F0" w:rsidRDefault="00931E50" w:rsidP="00C27750">
            <w:pPr>
              <w:pStyle w:val="GOSTTablenorm"/>
            </w:pPr>
            <w:r w:rsidRPr="00B443F0">
              <w:t>Указывается значение аналитического признака «</w:t>
            </w:r>
            <w:r w:rsidRPr="00A57119">
              <w:t>Код цели</w:t>
            </w:r>
            <w:r w:rsidRPr="00B443F0">
              <w:t>» для отражения по кредиту записи учета.</w:t>
            </w:r>
          </w:p>
          <w:p w14:paraId="1C609DCB" w14:textId="33E73C2B" w:rsidR="00931E50" w:rsidRPr="00B443F0" w:rsidRDefault="00931E50" w:rsidP="00C27750">
            <w:pPr>
              <w:pStyle w:val="GOSTTablenorm"/>
            </w:pPr>
            <w:r w:rsidRPr="00C6161D">
              <w:t>Допускается заполнение прочерком</w:t>
            </w:r>
          </w:p>
        </w:tc>
      </w:tr>
      <w:tr w:rsidR="00931E50" w:rsidRPr="00A57119" w14:paraId="123A2574" w14:textId="77777777" w:rsidTr="009B1D53">
        <w:tc>
          <w:tcPr>
            <w:tcW w:w="1120" w:type="pct"/>
          </w:tcPr>
          <w:p w14:paraId="38AEF79C" w14:textId="5BBB887D" w:rsidR="00931E50" w:rsidRPr="00A57119" w:rsidRDefault="00931E50" w:rsidP="00C27750">
            <w:pPr>
              <w:pStyle w:val="GOSTTablenorm"/>
            </w:pPr>
            <w:r w:rsidRPr="00A57119">
              <w:lastRenderedPageBreak/>
              <w:t>Банковский счет Кт</w:t>
            </w:r>
          </w:p>
        </w:tc>
        <w:tc>
          <w:tcPr>
            <w:tcW w:w="795" w:type="pct"/>
          </w:tcPr>
          <w:p w14:paraId="2B5DE15B" w14:textId="447009D6" w:rsidR="00931E50" w:rsidRPr="00A57119" w:rsidRDefault="00931E50" w:rsidP="00C27750">
            <w:pPr>
              <w:pStyle w:val="GOSTTablenorm"/>
            </w:pPr>
            <w:r w:rsidRPr="00952559">
              <w:rPr>
                <w:b/>
              </w:rPr>
              <w:t>T0504833:</w:t>
            </w:r>
            <w:r w:rsidRPr="00A57119">
              <w:t>CT_BA</w:t>
            </w:r>
          </w:p>
        </w:tc>
        <w:tc>
          <w:tcPr>
            <w:tcW w:w="560" w:type="pct"/>
          </w:tcPr>
          <w:p w14:paraId="4B9B370D" w14:textId="19363C33" w:rsidR="00931E50" w:rsidRPr="00A57119" w:rsidRDefault="00931E50" w:rsidP="00C27750">
            <w:pPr>
              <w:pStyle w:val="GOSTTablenorm"/>
            </w:pPr>
            <w:r w:rsidRPr="00A57119">
              <w:t>Строка</w:t>
            </w:r>
          </w:p>
        </w:tc>
        <w:tc>
          <w:tcPr>
            <w:tcW w:w="374" w:type="pct"/>
          </w:tcPr>
          <w:p w14:paraId="1C9BC325" w14:textId="50B021C1" w:rsidR="00931E50" w:rsidRPr="00A57119" w:rsidRDefault="00931E50" w:rsidP="00C27750">
            <w:pPr>
              <w:pStyle w:val="GOSTTablenorm"/>
            </w:pPr>
            <w:r w:rsidRPr="00A57119">
              <w:t>Да</w:t>
            </w:r>
          </w:p>
        </w:tc>
        <w:tc>
          <w:tcPr>
            <w:tcW w:w="374" w:type="pct"/>
          </w:tcPr>
          <w:p w14:paraId="1E9A189E" w14:textId="100BCFEB" w:rsidR="00931E50" w:rsidRDefault="00931E50" w:rsidP="00C27750">
            <w:pPr>
              <w:pStyle w:val="GOSTTablenorm"/>
            </w:pPr>
            <w:r w:rsidRPr="00A57119">
              <w:t>&lt;=20</w:t>
            </w:r>
          </w:p>
        </w:tc>
        <w:tc>
          <w:tcPr>
            <w:tcW w:w="1777" w:type="pct"/>
          </w:tcPr>
          <w:p w14:paraId="303425F1" w14:textId="77777777" w:rsidR="00931E50" w:rsidRPr="00B443F0" w:rsidRDefault="00931E50" w:rsidP="00C27750">
            <w:pPr>
              <w:pStyle w:val="GOSTTablenorm"/>
            </w:pPr>
            <w:r w:rsidRPr="00B443F0">
              <w:t>Указывается значение аналитического признака «</w:t>
            </w:r>
            <w:r w:rsidRPr="00A57119">
              <w:t>Банковский счет</w:t>
            </w:r>
            <w:r w:rsidRPr="00B443F0">
              <w:t>» для отражения по кредиту записи учета.</w:t>
            </w:r>
          </w:p>
          <w:p w14:paraId="18AF2564" w14:textId="5BA05189" w:rsidR="00931E50" w:rsidRPr="00B443F0" w:rsidRDefault="00931E50" w:rsidP="00C27750">
            <w:pPr>
              <w:pStyle w:val="GOSTTablenorm"/>
            </w:pPr>
            <w:r w:rsidRPr="00C6161D">
              <w:t>Допускается заполнение прочерком</w:t>
            </w:r>
          </w:p>
        </w:tc>
      </w:tr>
      <w:tr w:rsidR="00931E50" w:rsidRPr="00A57119" w14:paraId="7E458052" w14:textId="77777777" w:rsidTr="009B1D53">
        <w:tc>
          <w:tcPr>
            <w:tcW w:w="1120" w:type="pct"/>
          </w:tcPr>
          <w:p w14:paraId="26A29410" w14:textId="4B58BC0E" w:rsidR="00931E50" w:rsidRPr="00A57119" w:rsidRDefault="00931E50" w:rsidP="00C27750">
            <w:pPr>
              <w:pStyle w:val="GOSTTablenorm"/>
            </w:pPr>
            <w:r w:rsidRPr="00A57119">
              <w:t>Счет контрагента Кт</w:t>
            </w:r>
          </w:p>
        </w:tc>
        <w:tc>
          <w:tcPr>
            <w:tcW w:w="795" w:type="pct"/>
          </w:tcPr>
          <w:p w14:paraId="461702FA" w14:textId="26333F14" w:rsidR="00931E50" w:rsidRPr="00A57119" w:rsidRDefault="00931E50" w:rsidP="00C27750">
            <w:pPr>
              <w:pStyle w:val="GOSTTablenorm"/>
            </w:pPr>
            <w:r w:rsidRPr="00952559">
              <w:rPr>
                <w:b/>
              </w:rPr>
              <w:t>T0504833:</w:t>
            </w:r>
            <w:r w:rsidRPr="00A57119">
              <w:t>CT_CA</w:t>
            </w:r>
          </w:p>
        </w:tc>
        <w:tc>
          <w:tcPr>
            <w:tcW w:w="560" w:type="pct"/>
          </w:tcPr>
          <w:p w14:paraId="7BDA1080" w14:textId="17079B83" w:rsidR="00931E50" w:rsidRPr="00A57119" w:rsidRDefault="00931E50" w:rsidP="00C27750">
            <w:pPr>
              <w:pStyle w:val="GOSTTablenorm"/>
            </w:pPr>
            <w:r w:rsidRPr="00A57119">
              <w:t>Строка</w:t>
            </w:r>
          </w:p>
        </w:tc>
        <w:tc>
          <w:tcPr>
            <w:tcW w:w="374" w:type="pct"/>
          </w:tcPr>
          <w:p w14:paraId="77B7FCFA" w14:textId="19E5C1BD" w:rsidR="00931E50" w:rsidRPr="00A57119" w:rsidRDefault="00931E50" w:rsidP="00C27750">
            <w:pPr>
              <w:pStyle w:val="GOSTTablenorm"/>
            </w:pPr>
            <w:r w:rsidRPr="00A57119">
              <w:t>Да</w:t>
            </w:r>
          </w:p>
        </w:tc>
        <w:tc>
          <w:tcPr>
            <w:tcW w:w="374" w:type="pct"/>
          </w:tcPr>
          <w:p w14:paraId="6870F409" w14:textId="1E463EA3" w:rsidR="00931E50" w:rsidRPr="00A57119" w:rsidRDefault="00931E50" w:rsidP="00C27750">
            <w:pPr>
              <w:pStyle w:val="GOSTTablenorm"/>
            </w:pPr>
            <w:r w:rsidRPr="00A57119">
              <w:t>&lt;=20</w:t>
            </w:r>
          </w:p>
        </w:tc>
        <w:tc>
          <w:tcPr>
            <w:tcW w:w="1777" w:type="pct"/>
          </w:tcPr>
          <w:p w14:paraId="07DDB7EE" w14:textId="77777777" w:rsidR="00931E50" w:rsidRPr="00B443F0" w:rsidRDefault="00931E50" w:rsidP="00C27750">
            <w:pPr>
              <w:pStyle w:val="GOSTTablenorm"/>
            </w:pPr>
            <w:r w:rsidRPr="00B443F0">
              <w:t>Указывается значение аналитического признака «</w:t>
            </w:r>
            <w:r w:rsidRPr="00A57119">
              <w:t>Счет контрагента</w:t>
            </w:r>
            <w:r w:rsidRPr="00B443F0">
              <w:t>» для отражения по кредиту записи учета.</w:t>
            </w:r>
          </w:p>
          <w:p w14:paraId="504EE8CA" w14:textId="5FE5C83A" w:rsidR="00931E50" w:rsidRPr="00B443F0" w:rsidRDefault="00931E50" w:rsidP="00C27750">
            <w:pPr>
              <w:pStyle w:val="GOSTTablenorm"/>
            </w:pPr>
            <w:r w:rsidRPr="00C6161D">
              <w:t>Допускается заполнение прочерком</w:t>
            </w:r>
          </w:p>
        </w:tc>
      </w:tr>
      <w:tr w:rsidR="00931E50" w:rsidRPr="00A57119" w14:paraId="7F50306F" w14:textId="77777777" w:rsidTr="009B1D53">
        <w:tc>
          <w:tcPr>
            <w:tcW w:w="1120" w:type="pct"/>
          </w:tcPr>
          <w:p w14:paraId="2B15673E" w14:textId="425F1D51" w:rsidR="00931E50" w:rsidRPr="00A57119" w:rsidRDefault="00931E50" w:rsidP="00C27750">
            <w:pPr>
              <w:pStyle w:val="GOSTTablenorm"/>
            </w:pPr>
            <w:r w:rsidRPr="00A57119">
              <w:t>ЛС (дополнительный) Кт</w:t>
            </w:r>
          </w:p>
        </w:tc>
        <w:tc>
          <w:tcPr>
            <w:tcW w:w="795" w:type="pct"/>
          </w:tcPr>
          <w:p w14:paraId="6F268672" w14:textId="55F4842A" w:rsidR="00931E50" w:rsidRPr="00A57119" w:rsidRDefault="00931E50" w:rsidP="00C27750">
            <w:pPr>
              <w:pStyle w:val="GOSTTablenorm"/>
            </w:pPr>
            <w:r w:rsidRPr="00952559">
              <w:rPr>
                <w:b/>
              </w:rPr>
              <w:t>T0504833:</w:t>
            </w:r>
            <w:r w:rsidRPr="00A57119">
              <w:t>CT_</w:t>
            </w:r>
            <w:r w:rsidRPr="00A57119">
              <w:rPr>
                <w:lang w:val="en-US"/>
              </w:rPr>
              <w:t>LSADD</w:t>
            </w:r>
          </w:p>
        </w:tc>
        <w:tc>
          <w:tcPr>
            <w:tcW w:w="560" w:type="pct"/>
          </w:tcPr>
          <w:p w14:paraId="3400A3D9" w14:textId="207F3400" w:rsidR="00931E50" w:rsidRPr="00A57119" w:rsidRDefault="00931E50" w:rsidP="00C27750">
            <w:pPr>
              <w:pStyle w:val="GOSTTablenorm"/>
            </w:pPr>
            <w:r w:rsidRPr="00A57119">
              <w:t>Строка</w:t>
            </w:r>
          </w:p>
        </w:tc>
        <w:tc>
          <w:tcPr>
            <w:tcW w:w="374" w:type="pct"/>
          </w:tcPr>
          <w:p w14:paraId="179A8CFB" w14:textId="4AFA9753" w:rsidR="00931E50" w:rsidRPr="00A57119" w:rsidRDefault="00931E50" w:rsidP="00C27750">
            <w:pPr>
              <w:pStyle w:val="GOSTTablenorm"/>
            </w:pPr>
            <w:r w:rsidRPr="00A57119">
              <w:t>Нет</w:t>
            </w:r>
          </w:p>
        </w:tc>
        <w:tc>
          <w:tcPr>
            <w:tcW w:w="374" w:type="pct"/>
          </w:tcPr>
          <w:p w14:paraId="1F1F4829" w14:textId="0A8C3541" w:rsidR="00931E50" w:rsidRPr="00A57119" w:rsidRDefault="00931E50" w:rsidP="00C27750">
            <w:pPr>
              <w:pStyle w:val="GOSTTablenorm"/>
            </w:pPr>
            <w:r w:rsidRPr="00A57119">
              <w:t>&lt;=11</w:t>
            </w:r>
          </w:p>
        </w:tc>
        <w:tc>
          <w:tcPr>
            <w:tcW w:w="1777" w:type="pct"/>
          </w:tcPr>
          <w:p w14:paraId="3FE3B9E2" w14:textId="77777777" w:rsidR="00931E50" w:rsidRPr="00B443F0" w:rsidRDefault="00931E50" w:rsidP="00C27750">
            <w:pPr>
              <w:pStyle w:val="GOSTTablenorm"/>
            </w:pPr>
            <w:r w:rsidRPr="00B443F0">
              <w:t>Указывается значение аналитического признака «</w:t>
            </w:r>
            <w:r w:rsidRPr="00A57119">
              <w:t>ЛС (дополнительный)</w:t>
            </w:r>
            <w:r w:rsidRPr="00B443F0">
              <w:t>» для отражения по кредиту записи учета.</w:t>
            </w:r>
          </w:p>
          <w:p w14:paraId="0E20119B" w14:textId="1E5EE094" w:rsidR="00931E50" w:rsidRPr="00B443F0" w:rsidRDefault="00931E50" w:rsidP="00C27750">
            <w:pPr>
              <w:pStyle w:val="GOSTTablenorm"/>
            </w:pPr>
            <w:r w:rsidRPr="00C6161D">
              <w:t>Допускается заполнение прочерком</w:t>
            </w:r>
          </w:p>
        </w:tc>
      </w:tr>
      <w:tr w:rsidR="00931E50" w:rsidRPr="00A57119" w14:paraId="2D13728E" w14:textId="77777777" w:rsidTr="009B1D53">
        <w:tc>
          <w:tcPr>
            <w:tcW w:w="1120" w:type="pct"/>
          </w:tcPr>
          <w:p w14:paraId="533D87DD" w14:textId="5E1E6E34" w:rsidR="00931E50" w:rsidRPr="00A57119" w:rsidRDefault="00931E50" w:rsidP="00C27750">
            <w:pPr>
              <w:pStyle w:val="GOSTTablenorm"/>
            </w:pPr>
            <w:r w:rsidRPr="00A57119">
              <w:t>ТОФК Кт</w:t>
            </w:r>
          </w:p>
        </w:tc>
        <w:tc>
          <w:tcPr>
            <w:tcW w:w="795" w:type="pct"/>
          </w:tcPr>
          <w:p w14:paraId="7A920359" w14:textId="507698B5" w:rsidR="00931E50" w:rsidRPr="00A57119" w:rsidRDefault="00931E50" w:rsidP="00C27750">
            <w:pPr>
              <w:pStyle w:val="GOSTTablenorm"/>
            </w:pPr>
            <w:r w:rsidRPr="00952559">
              <w:rPr>
                <w:b/>
              </w:rPr>
              <w:t>T0504833</w:t>
            </w:r>
            <w:r w:rsidRPr="00A57119">
              <w:t>:CT_</w:t>
            </w:r>
            <w:r w:rsidRPr="00A57119">
              <w:rPr>
                <w:lang w:val="en-US"/>
              </w:rPr>
              <w:t>TOFK</w:t>
            </w:r>
          </w:p>
        </w:tc>
        <w:tc>
          <w:tcPr>
            <w:tcW w:w="560" w:type="pct"/>
          </w:tcPr>
          <w:p w14:paraId="4E9753E9" w14:textId="70CD2D18" w:rsidR="00931E50" w:rsidRPr="00A57119" w:rsidRDefault="00931E50" w:rsidP="00C27750">
            <w:pPr>
              <w:pStyle w:val="GOSTTablenorm"/>
            </w:pPr>
            <w:r w:rsidRPr="00A57119">
              <w:t>Строка</w:t>
            </w:r>
          </w:p>
        </w:tc>
        <w:tc>
          <w:tcPr>
            <w:tcW w:w="374" w:type="pct"/>
          </w:tcPr>
          <w:p w14:paraId="1E7ADEC0" w14:textId="0A47EDA7" w:rsidR="00931E50" w:rsidRPr="00A57119" w:rsidRDefault="00931E50" w:rsidP="00C27750">
            <w:pPr>
              <w:pStyle w:val="GOSTTablenorm"/>
            </w:pPr>
            <w:r w:rsidRPr="00A57119">
              <w:t>Да</w:t>
            </w:r>
          </w:p>
        </w:tc>
        <w:tc>
          <w:tcPr>
            <w:tcW w:w="374" w:type="pct"/>
          </w:tcPr>
          <w:p w14:paraId="6AC01BB4" w14:textId="0474E3EE" w:rsidR="00931E50" w:rsidRPr="00A57119" w:rsidRDefault="00931E50" w:rsidP="00C27750">
            <w:pPr>
              <w:pStyle w:val="GOSTTablenorm"/>
            </w:pPr>
            <w:r w:rsidRPr="00A57119">
              <w:t>&lt;=4</w:t>
            </w:r>
          </w:p>
        </w:tc>
        <w:tc>
          <w:tcPr>
            <w:tcW w:w="1777" w:type="pct"/>
          </w:tcPr>
          <w:p w14:paraId="1358E726" w14:textId="77777777" w:rsidR="00931E50" w:rsidRPr="00B443F0" w:rsidRDefault="00931E50" w:rsidP="00C27750">
            <w:pPr>
              <w:pStyle w:val="GOSTTablenorm"/>
            </w:pPr>
            <w:r w:rsidRPr="00B443F0">
              <w:t>Указывается значение аналитического признака «</w:t>
            </w:r>
            <w:r w:rsidRPr="00A57119">
              <w:t>ТОФК</w:t>
            </w:r>
            <w:r w:rsidRPr="00B443F0" w:rsidDel="000A0FA3">
              <w:t xml:space="preserve"> </w:t>
            </w:r>
            <w:r w:rsidRPr="00B443F0">
              <w:t>» для отражения по кредиту записи учета.</w:t>
            </w:r>
          </w:p>
          <w:p w14:paraId="66F3ABD2" w14:textId="54A84D6F" w:rsidR="00931E50" w:rsidRPr="00B443F0" w:rsidRDefault="00931E50" w:rsidP="00C27750">
            <w:pPr>
              <w:pStyle w:val="GOSTTablenorm"/>
            </w:pPr>
            <w:r w:rsidRPr="00C6161D">
              <w:t>Допускается заполнение прочерком</w:t>
            </w:r>
          </w:p>
        </w:tc>
      </w:tr>
      <w:tr w:rsidR="00931E50" w:rsidRPr="00A57119" w14:paraId="68E4B787" w14:textId="77777777" w:rsidTr="009B1D53">
        <w:tc>
          <w:tcPr>
            <w:tcW w:w="1120" w:type="pct"/>
          </w:tcPr>
          <w:p w14:paraId="63685EAA" w14:textId="29619474" w:rsidR="00931E50" w:rsidRPr="00A57119" w:rsidRDefault="00931E50" w:rsidP="00C27750">
            <w:pPr>
              <w:pStyle w:val="GOSTTablenorm"/>
            </w:pPr>
            <w:r w:rsidRPr="00A57119">
              <w:t>ЦС ЛС Кт</w:t>
            </w:r>
          </w:p>
        </w:tc>
        <w:tc>
          <w:tcPr>
            <w:tcW w:w="795" w:type="pct"/>
          </w:tcPr>
          <w:p w14:paraId="3604874F" w14:textId="1F88FAE3" w:rsidR="00931E50" w:rsidRPr="00A57119" w:rsidRDefault="00931E50" w:rsidP="00C27750">
            <w:pPr>
              <w:pStyle w:val="GOSTTablenorm"/>
            </w:pPr>
            <w:r w:rsidRPr="00952559">
              <w:rPr>
                <w:b/>
              </w:rPr>
              <w:t>T0504833:</w:t>
            </w:r>
            <w:r w:rsidRPr="00A57119">
              <w:t>CT_PACENTRE</w:t>
            </w:r>
          </w:p>
        </w:tc>
        <w:tc>
          <w:tcPr>
            <w:tcW w:w="560" w:type="pct"/>
          </w:tcPr>
          <w:p w14:paraId="66C7BC96" w14:textId="650D9AA6" w:rsidR="00931E50" w:rsidRPr="00A57119" w:rsidRDefault="00931E50" w:rsidP="00C27750">
            <w:pPr>
              <w:pStyle w:val="GOSTTablenorm"/>
            </w:pPr>
            <w:r w:rsidRPr="00A57119">
              <w:t>Строка</w:t>
            </w:r>
          </w:p>
        </w:tc>
        <w:tc>
          <w:tcPr>
            <w:tcW w:w="374" w:type="pct"/>
          </w:tcPr>
          <w:p w14:paraId="179AACFF" w14:textId="55F2B762" w:rsidR="00931E50" w:rsidRPr="00A57119" w:rsidRDefault="00931E50" w:rsidP="00C27750">
            <w:pPr>
              <w:pStyle w:val="GOSTTablenorm"/>
            </w:pPr>
            <w:r w:rsidRPr="00A57119">
              <w:t>Да</w:t>
            </w:r>
          </w:p>
        </w:tc>
        <w:tc>
          <w:tcPr>
            <w:tcW w:w="374" w:type="pct"/>
          </w:tcPr>
          <w:p w14:paraId="23EB78B2" w14:textId="5B7205B7" w:rsidR="00931E50" w:rsidRPr="00A57119" w:rsidRDefault="00931E50" w:rsidP="00C27750">
            <w:pPr>
              <w:pStyle w:val="GOSTTablenorm"/>
            </w:pPr>
            <w:r w:rsidRPr="00A57119">
              <w:t>&lt;=4</w:t>
            </w:r>
          </w:p>
        </w:tc>
        <w:tc>
          <w:tcPr>
            <w:tcW w:w="1777" w:type="pct"/>
          </w:tcPr>
          <w:p w14:paraId="40521286" w14:textId="77777777" w:rsidR="00931E50" w:rsidRPr="00B443F0" w:rsidRDefault="00931E50" w:rsidP="00C27750">
            <w:pPr>
              <w:pStyle w:val="GOSTTablenorm"/>
            </w:pPr>
            <w:r w:rsidRPr="00B443F0">
              <w:t>Указывается значение аналитического признака «</w:t>
            </w:r>
            <w:r w:rsidRPr="00A57119">
              <w:t>ЦС ЛС</w:t>
            </w:r>
            <w:r w:rsidRPr="00B443F0">
              <w:t>» (Код цели, аналитический код) для отражения по кредиту записи учета.</w:t>
            </w:r>
          </w:p>
          <w:p w14:paraId="1B821823" w14:textId="279D7EBD" w:rsidR="00931E50" w:rsidRPr="00B443F0" w:rsidRDefault="00931E50" w:rsidP="00C27750">
            <w:pPr>
              <w:pStyle w:val="GOSTTablenorm"/>
            </w:pPr>
            <w:r w:rsidRPr="00C6161D">
              <w:t>Допускается заполнение прочерком</w:t>
            </w:r>
          </w:p>
        </w:tc>
      </w:tr>
      <w:tr w:rsidR="00931E50" w:rsidRPr="00A57119" w14:paraId="42D47D55" w14:textId="77777777" w:rsidTr="009B1D53">
        <w:tc>
          <w:tcPr>
            <w:tcW w:w="1120" w:type="pct"/>
          </w:tcPr>
          <w:p w14:paraId="1AED7C24" w14:textId="6CD8F23A" w:rsidR="00931E50" w:rsidRPr="00A57119" w:rsidRDefault="00931E50" w:rsidP="00C27750">
            <w:pPr>
              <w:pStyle w:val="GOSTTablenorm"/>
            </w:pPr>
            <w:r w:rsidRPr="00A57119">
              <w:t>ТОФК контрагента Кт</w:t>
            </w:r>
          </w:p>
        </w:tc>
        <w:tc>
          <w:tcPr>
            <w:tcW w:w="795" w:type="pct"/>
          </w:tcPr>
          <w:p w14:paraId="23C020A9" w14:textId="59D19ECB" w:rsidR="00931E50" w:rsidRPr="00A57119" w:rsidRDefault="00931E50" w:rsidP="00C27750">
            <w:pPr>
              <w:pStyle w:val="GOSTTablenorm"/>
            </w:pPr>
            <w:r w:rsidRPr="00952559">
              <w:rPr>
                <w:b/>
              </w:rPr>
              <w:t>T0504833:</w:t>
            </w:r>
            <w:r w:rsidRPr="00A57119">
              <w:t>CT_TOFKC</w:t>
            </w:r>
          </w:p>
        </w:tc>
        <w:tc>
          <w:tcPr>
            <w:tcW w:w="560" w:type="pct"/>
          </w:tcPr>
          <w:p w14:paraId="1CB1B3FC" w14:textId="59C5B82C" w:rsidR="00931E50" w:rsidRPr="00A57119" w:rsidRDefault="00931E50" w:rsidP="00C27750">
            <w:pPr>
              <w:pStyle w:val="GOSTTablenorm"/>
            </w:pPr>
            <w:r w:rsidRPr="00A57119">
              <w:t>Строка</w:t>
            </w:r>
          </w:p>
        </w:tc>
        <w:tc>
          <w:tcPr>
            <w:tcW w:w="374" w:type="pct"/>
          </w:tcPr>
          <w:p w14:paraId="6852940D" w14:textId="11375571" w:rsidR="00931E50" w:rsidRPr="00A57119" w:rsidRDefault="00931E50" w:rsidP="00C27750">
            <w:pPr>
              <w:pStyle w:val="GOSTTablenorm"/>
            </w:pPr>
            <w:r w:rsidRPr="00A57119">
              <w:t>Да</w:t>
            </w:r>
          </w:p>
        </w:tc>
        <w:tc>
          <w:tcPr>
            <w:tcW w:w="374" w:type="pct"/>
          </w:tcPr>
          <w:p w14:paraId="430697D4" w14:textId="12D58148" w:rsidR="00931E50" w:rsidRPr="00A57119" w:rsidRDefault="00931E50" w:rsidP="00C27750">
            <w:pPr>
              <w:pStyle w:val="GOSTTablenorm"/>
            </w:pPr>
            <w:r w:rsidRPr="00A57119">
              <w:t>&lt;=4</w:t>
            </w:r>
          </w:p>
        </w:tc>
        <w:tc>
          <w:tcPr>
            <w:tcW w:w="1777" w:type="pct"/>
          </w:tcPr>
          <w:p w14:paraId="23CD6799" w14:textId="77777777" w:rsidR="00931E50" w:rsidRPr="00B443F0" w:rsidRDefault="00931E50" w:rsidP="00C27750">
            <w:pPr>
              <w:pStyle w:val="GOSTTablenorm"/>
            </w:pPr>
            <w:r w:rsidRPr="00B443F0">
              <w:t>Указывается значение аналитического признака «</w:t>
            </w:r>
            <w:r w:rsidRPr="00A57119">
              <w:t>ТОФК контрагента</w:t>
            </w:r>
            <w:r w:rsidRPr="00B443F0">
              <w:t>» для отражения по кредиту записи учета.</w:t>
            </w:r>
          </w:p>
          <w:p w14:paraId="6EFB8970" w14:textId="1A0C1427" w:rsidR="00931E50" w:rsidRPr="00B443F0" w:rsidRDefault="00931E50" w:rsidP="00C27750">
            <w:pPr>
              <w:pStyle w:val="GOSTTablenorm"/>
            </w:pPr>
            <w:r w:rsidRPr="00C6161D">
              <w:t>Допускается заполнение прочерком</w:t>
            </w:r>
          </w:p>
        </w:tc>
      </w:tr>
      <w:tr w:rsidR="00931E50" w:rsidRPr="00A57119" w14:paraId="0DC9810D" w14:textId="77777777" w:rsidTr="009B1D53">
        <w:tc>
          <w:tcPr>
            <w:tcW w:w="1120" w:type="pct"/>
          </w:tcPr>
          <w:p w14:paraId="4DC87F13" w14:textId="066895DC" w:rsidR="00931E50" w:rsidRPr="00A57119" w:rsidRDefault="00931E50" w:rsidP="00C27750">
            <w:pPr>
              <w:pStyle w:val="GOSTTablenorm"/>
            </w:pPr>
            <w:r w:rsidRPr="00A57119">
              <w:t>Период для 19 ЗС Кт</w:t>
            </w:r>
          </w:p>
        </w:tc>
        <w:tc>
          <w:tcPr>
            <w:tcW w:w="795" w:type="pct"/>
          </w:tcPr>
          <w:p w14:paraId="1FBFC7CF" w14:textId="7549CCFE" w:rsidR="00931E50" w:rsidRPr="00A57119" w:rsidRDefault="00931E50" w:rsidP="00C27750">
            <w:pPr>
              <w:pStyle w:val="GOSTTablenorm"/>
            </w:pPr>
            <w:r w:rsidRPr="00952559">
              <w:rPr>
                <w:b/>
              </w:rPr>
              <w:t>T0504833:</w:t>
            </w:r>
            <w:r w:rsidRPr="00A57119">
              <w:t>CT_PERIOD</w:t>
            </w:r>
          </w:p>
        </w:tc>
        <w:tc>
          <w:tcPr>
            <w:tcW w:w="560" w:type="pct"/>
          </w:tcPr>
          <w:p w14:paraId="1B6103C1" w14:textId="2B4A35B2" w:rsidR="00931E50" w:rsidRPr="00A57119" w:rsidRDefault="00931E50" w:rsidP="00C27750">
            <w:pPr>
              <w:pStyle w:val="GOSTTablenorm"/>
            </w:pPr>
            <w:r w:rsidRPr="00A57119">
              <w:t>Строка</w:t>
            </w:r>
          </w:p>
        </w:tc>
        <w:tc>
          <w:tcPr>
            <w:tcW w:w="374" w:type="pct"/>
          </w:tcPr>
          <w:p w14:paraId="73D9B563" w14:textId="58FAA63C" w:rsidR="00931E50" w:rsidRPr="00A57119" w:rsidRDefault="00931E50" w:rsidP="00C27750">
            <w:pPr>
              <w:pStyle w:val="GOSTTablenorm"/>
            </w:pPr>
            <w:r w:rsidRPr="00A57119">
              <w:t>Да</w:t>
            </w:r>
          </w:p>
        </w:tc>
        <w:tc>
          <w:tcPr>
            <w:tcW w:w="374" w:type="pct"/>
          </w:tcPr>
          <w:p w14:paraId="0210929A" w14:textId="22C82AF5" w:rsidR="00931E50" w:rsidRPr="00A57119" w:rsidRDefault="00931E50" w:rsidP="00C27750">
            <w:pPr>
              <w:pStyle w:val="GOSTTablenorm"/>
            </w:pPr>
            <w:r w:rsidRPr="00A57119">
              <w:t>&lt;=4</w:t>
            </w:r>
          </w:p>
        </w:tc>
        <w:tc>
          <w:tcPr>
            <w:tcW w:w="1777" w:type="pct"/>
          </w:tcPr>
          <w:p w14:paraId="7424C6B4" w14:textId="77777777" w:rsidR="00931E50" w:rsidRPr="00B443F0" w:rsidRDefault="00931E50" w:rsidP="00C27750">
            <w:pPr>
              <w:pStyle w:val="GOSTTablenorm"/>
            </w:pPr>
            <w:r w:rsidRPr="00B443F0">
              <w:t>Указывается значение аналитического признака «</w:t>
            </w:r>
            <w:r w:rsidRPr="00A57119">
              <w:t>Период для 19 ЗС</w:t>
            </w:r>
            <w:r w:rsidRPr="00B443F0">
              <w:t>» для отражения по кредиту записи учета.</w:t>
            </w:r>
          </w:p>
          <w:p w14:paraId="50D4C655" w14:textId="41E7CF17" w:rsidR="00931E50" w:rsidRPr="00B443F0" w:rsidRDefault="00931E50" w:rsidP="00C27750">
            <w:pPr>
              <w:pStyle w:val="GOSTTablenorm"/>
            </w:pPr>
            <w:r w:rsidRPr="00C6161D">
              <w:t>Допускается заполнение прочерком</w:t>
            </w:r>
          </w:p>
        </w:tc>
      </w:tr>
      <w:tr w:rsidR="00931E50" w:rsidRPr="00A57119" w14:paraId="612CE276" w14:textId="77777777" w:rsidTr="009B1D53">
        <w:tc>
          <w:tcPr>
            <w:tcW w:w="1120" w:type="pct"/>
          </w:tcPr>
          <w:p w14:paraId="22A9E1C3" w14:textId="11F8A063" w:rsidR="00931E50" w:rsidRPr="00A57119" w:rsidRDefault="00931E50" w:rsidP="00C27750">
            <w:pPr>
              <w:pStyle w:val="GOSTTablenorm"/>
            </w:pPr>
            <w:r w:rsidRPr="00A57119">
              <w:t>Код СКУ корреспондирующий Кт</w:t>
            </w:r>
          </w:p>
        </w:tc>
        <w:tc>
          <w:tcPr>
            <w:tcW w:w="795" w:type="pct"/>
          </w:tcPr>
          <w:p w14:paraId="6A46A8F0" w14:textId="0A2DAF70" w:rsidR="00931E50" w:rsidRPr="00A57119" w:rsidRDefault="00931E50" w:rsidP="00C27750">
            <w:pPr>
              <w:pStyle w:val="GOSTTablenorm"/>
            </w:pPr>
            <w:r w:rsidRPr="00952559">
              <w:rPr>
                <w:b/>
              </w:rPr>
              <w:t>T0504833:</w:t>
            </w:r>
            <w:r w:rsidRPr="00A57119">
              <w:t>CT_ACCOUNTCORR</w:t>
            </w:r>
          </w:p>
        </w:tc>
        <w:tc>
          <w:tcPr>
            <w:tcW w:w="560" w:type="pct"/>
          </w:tcPr>
          <w:p w14:paraId="33CBFABF" w14:textId="15B01B61" w:rsidR="00931E50" w:rsidRPr="00A57119" w:rsidRDefault="00931E50" w:rsidP="00C27750">
            <w:pPr>
              <w:pStyle w:val="GOSTTablenorm"/>
            </w:pPr>
            <w:r w:rsidRPr="00A57119">
              <w:t>Строка</w:t>
            </w:r>
          </w:p>
        </w:tc>
        <w:tc>
          <w:tcPr>
            <w:tcW w:w="374" w:type="pct"/>
          </w:tcPr>
          <w:p w14:paraId="335F3905" w14:textId="20171ADA" w:rsidR="00931E50" w:rsidRPr="00A57119" w:rsidRDefault="00931E50" w:rsidP="00C27750">
            <w:pPr>
              <w:pStyle w:val="GOSTTablenorm"/>
            </w:pPr>
            <w:r w:rsidRPr="00A57119">
              <w:t>Да</w:t>
            </w:r>
          </w:p>
        </w:tc>
        <w:tc>
          <w:tcPr>
            <w:tcW w:w="374" w:type="pct"/>
          </w:tcPr>
          <w:p w14:paraId="671B412B" w14:textId="316DE308" w:rsidR="00931E50" w:rsidRPr="00A57119" w:rsidRDefault="00931E50" w:rsidP="00C27750">
            <w:pPr>
              <w:pStyle w:val="GOSTTablenorm"/>
            </w:pPr>
            <w:r w:rsidRPr="00A57119">
              <w:t>&lt;=5</w:t>
            </w:r>
          </w:p>
        </w:tc>
        <w:tc>
          <w:tcPr>
            <w:tcW w:w="1777" w:type="pct"/>
          </w:tcPr>
          <w:p w14:paraId="5FAB6878" w14:textId="77777777" w:rsidR="00931E50" w:rsidRPr="00B443F0" w:rsidRDefault="00931E50" w:rsidP="00C27750">
            <w:pPr>
              <w:pStyle w:val="GOSTTablenorm"/>
            </w:pPr>
            <w:r w:rsidRPr="00B443F0">
              <w:t>Указывается значение аналитического признака «</w:t>
            </w:r>
            <w:r w:rsidRPr="00A57119">
              <w:t>Код СКУ корреспондирующий</w:t>
            </w:r>
            <w:r w:rsidRPr="00B443F0">
              <w:t>» для отражения по кредиту записи учета.</w:t>
            </w:r>
          </w:p>
          <w:p w14:paraId="1B9FEBFC" w14:textId="4DD3B722" w:rsidR="00931E50" w:rsidRPr="00B443F0" w:rsidRDefault="00931E50" w:rsidP="00C27750">
            <w:pPr>
              <w:pStyle w:val="GOSTTablenorm"/>
            </w:pPr>
            <w:r w:rsidRPr="00C6161D">
              <w:t>Допускается заполнение прочерком</w:t>
            </w:r>
          </w:p>
        </w:tc>
      </w:tr>
      <w:tr w:rsidR="00931E50" w:rsidRPr="00A57119" w14:paraId="1B5A395A" w14:textId="77777777" w:rsidTr="009B1D53">
        <w:tc>
          <w:tcPr>
            <w:tcW w:w="1120" w:type="pct"/>
          </w:tcPr>
          <w:p w14:paraId="1A64E902" w14:textId="6F56ED30" w:rsidR="00931E50" w:rsidRPr="00A57119" w:rsidRDefault="00931E50" w:rsidP="00C27750">
            <w:pPr>
              <w:pStyle w:val="GOSTTablenorm"/>
            </w:pPr>
            <w:r w:rsidRPr="00A57119">
              <w:lastRenderedPageBreak/>
              <w:t>Тип СКУ Кт</w:t>
            </w:r>
          </w:p>
        </w:tc>
        <w:tc>
          <w:tcPr>
            <w:tcW w:w="795" w:type="pct"/>
          </w:tcPr>
          <w:p w14:paraId="2C4BBDC8" w14:textId="74D62CD1" w:rsidR="00931E50" w:rsidRPr="00A57119" w:rsidRDefault="00931E50" w:rsidP="00C27750">
            <w:pPr>
              <w:pStyle w:val="GOSTTablenorm"/>
            </w:pPr>
            <w:r w:rsidRPr="00952559">
              <w:rPr>
                <w:b/>
              </w:rPr>
              <w:t>T0504833</w:t>
            </w:r>
            <w:r w:rsidRPr="00A57119">
              <w:t>:CT_ACCOUNTTYPE</w:t>
            </w:r>
          </w:p>
        </w:tc>
        <w:tc>
          <w:tcPr>
            <w:tcW w:w="560" w:type="pct"/>
          </w:tcPr>
          <w:p w14:paraId="70BC6324" w14:textId="57823ACC" w:rsidR="00931E50" w:rsidRPr="00A57119" w:rsidRDefault="00931E50" w:rsidP="00C27750">
            <w:pPr>
              <w:pStyle w:val="GOSTTablenorm"/>
            </w:pPr>
            <w:r w:rsidRPr="00A57119">
              <w:t>Строка</w:t>
            </w:r>
          </w:p>
        </w:tc>
        <w:tc>
          <w:tcPr>
            <w:tcW w:w="374" w:type="pct"/>
          </w:tcPr>
          <w:p w14:paraId="063452D8" w14:textId="3A167B1A" w:rsidR="00931E50" w:rsidRPr="00A57119" w:rsidRDefault="00931E50" w:rsidP="00C27750">
            <w:pPr>
              <w:pStyle w:val="GOSTTablenorm"/>
            </w:pPr>
            <w:r w:rsidRPr="00A57119">
              <w:t>Да</w:t>
            </w:r>
          </w:p>
        </w:tc>
        <w:tc>
          <w:tcPr>
            <w:tcW w:w="374" w:type="pct"/>
          </w:tcPr>
          <w:p w14:paraId="205AD833" w14:textId="0B7D69DE" w:rsidR="00931E50" w:rsidRPr="00A57119" w:rsidRDefault="00931E50" w:rsidP="00C27750">
            <w:pPr>
              <w:pStyle w:val="GOSTTablenorm"/>
            </w:pPr>
            <w:r w:rsidRPr="00A57119">
              <w:t>&lt;=2</w:t>
            </w:r>
          </w:p>
        </w:tc>
        <w:tc>
          <w:tcPr>
            <w:tcW w:w="1777" w:type="pct"/>
          </w:tcPr>
          <w:p w14:paraId="65531FD2" w14:textId="77777777" w:rsidR="00931E50" w:rsidRPr="00B443F0" w:rsidRDefault="00931E50" w:rsidP="00C27750">
            <w:pPr>
              <w:pStyle w:val="GOSTTablenorm"/>
            </w:pPr>
            <w:r w:rsidRPr="00B443F0">
              <w:t>Указывается значение аналитического признака «</w:t>
            </w:r>
            <w:r w:rsidRPr="00A57119">
              <w:t>Тип СКУ</w:t>
            </w:r>
            <w:r w:rsidRPr="00B443F0">
              <w:t>» для отражения по кредиту записи учета.</w:t>
            </w:r>
          </w:p>
          <w:p w14:paraId="5824EB0D" w14:textId="40F8A1A4" w:rsidR="00931E50" w:rsidRPr="00B443F0" w:rsidRDefault="00931E50" w:rsidP="00C27750">
            <w:pPr>
              <w:pStyle w:val="GOSTTablenorm"/>
            </w:pPr>
            <w:r w:rsidRPr="00C6161D">
              <w:t>Допускается заполнение прочерком</w:t>
            </w:r>
          </w:p>
        </w:tc>
      </w:tr>
      <w:tr w:rsidR="00931E50" w:rsidRPr="00A57119" w14:paraId="4A9D7704" w14:textId="77777777" w:rsidTr="009B1D53">
        <w:tc>
          <w:tcPr>
            <w:tcW w:w="1120" w:type="pct"/>
          </w:tcPr>
          <w:p w14:paraId="11A03A0E" w14:textId="15EBA5D4" w:rsidR="00931E50" w:rsidRPr="00A57119" w:rsidRDefault="00931E50" w:rsidP="00C27750">
            <w:pPr>
              <w:pStyle w:val="GOSTTablenorm"/>
            </w:pPr>
            <w:r w:rsidRPr="00A57119">
              <w:t>ЗО Кт</w:t>
            </w:r>
          </w:p>
        </w:tc>
        <w:tc>
          <w:tcPr>
            <w:tcW w:w="795" w:type="pct"/>
          </w:tcPr>
          <w:p w14:paraId="4ADFEED2" w14:textId="0C457389" w:rsidR="00931E50" w:rsidRPr="00A57119" w:rsidRDefault="00931E50" w:rsidP="00C27750">
            <w:pPr>
              <w:pStyle w:val="GOSTTablenorm"/>
            </w:pPr>
            <w:r w:rsidRPr="00952559">
              <w:rPr>
                <w:b/>
              </w:rPr>
              <w:t>T0504833:</w:t>
            </w:r>
            <w:r w:rsidRPr="00A57119">
              <w:t>CT_PZO</w:t>
            </w:r>
          </w:p>
        </w:tc>
        <w:tc>
          <w:tcPr>
            <w:tcW w:w="560" w:type="pct"/>
          </w:tcPr>
          <w:p w14:paraId="0BD9CFED" w14:textId="5F6E071D" w:rsidR="00931E50" w:rsidRPr="00A57119" w:rsidRDefault="00931E50" w:rsidP="00C27750">
            <w:pPr>
              <w:pStyle w:val="GOSTTablenorm"/>
            </w:pPr>
            <w:r w:rsidRPr="00A57119">
              <w:t>Строка</w:t>
            </w:r>
          </w:p>
        </w:tc>
        <w:tc>
          <w:tcPr>
            <w:tcW w:w="374" w:type="pct"/>
          </w:tcPr>
          <w:p w14:paraId="3E0A5E36" w14:textId="1B13D428" w:rsidR="00931E50" w:rsidRPr="00A57119" w:rsidRDefault="00931E50" w:rsidP="00C27750">
            <w:pPr>
              <w:pStyle w:val="GOSTTablenorm"/>
            </w:pPr>
            <w:r w:rsidRPr="00A57119">
              <w:t>Да</w:t>
            </w:r>
          </w:p>
        </w:tc>
        <w:tc>
          <w:tcPr>
            <w:tcW w:w="374" w:type="pct"/>
          </w:tcPr>
          <w:p w14:paraId="2ECD106A" w14:textId="62BEB63B" w:rsidR="00931E50" w:rsidRPr="00A57119" w:rsidRDefault="00931E50" w:rsidP="00C27750">
            <w:pPr>
              <w:pStyle w:val="GOSTTablenorm"/>
            </w:pPr>
            <w:r w:rsidRPr="00A57119">
              <w:t>&lt;=10</w:t>
            </w:r>
          </w:p>
        </w:tc>
        <w:tc>
          <w:tcPr>
            <w:tcW w:w="1777" w:type="pct"/>
          </w:tcPr>
          <w:p w14:paraId="4961DC03" w14:textId="77777777" w:rsidR="00931E50" w:rsidRPr="00B443F0" w:rsidRDefault="00931E50" w:rsidP="00C27750">
            <w:pPr>
              <w:pStyle w:val="GOSTTablenorm"/>
            </w:pPr>
            <w:r w:rsidRPr="00B443F0">
              <w:t>Указывается значение аналитического признака «ЗО» (Признак заключительных оборотов) для отражения по кредиту записи учета.</w:t>
            </w:r>
          </w:p>
          <w:p w14:paraId="0BFB8156" w14:textId="4A422C1E" w:rsidR="00931E50" w:rsidRPr="00B443F0" w:rsidRDefault="00931E50" w:rsidP="00C27750">
            <w:pPr>
              <w:pStyle w:val="GOSTTablenorm"/>
            </w:pPr>
            <w:r w:rsidRPr="00C6161D">
              <w:t>Допускается заполнение прочерком</w:t>
            </w:r>
          </w:p>
        </w:tc>
      </w:tr>
    </w:tbl>
    <w:p w14:paraId="6967988A" w14:textId="1B17B523" w:rsidR="00431832" w:rsidRDefault="00431832" w:rsidP="00431832">
      <w:pPr>
        <w:pStyle w:val="51"/>
      </w:pPr>
      <w:bookmarkStart w:id="705" w:name="_Toc226625576"/>
      <w:r w:rsidRPr="00420F5A">
        <w:t>Пример запроса</w:t>
      </w:r>
      <w:r w:rsidRPr="0013499D">
        <w:t xml:space="preserve"> по документу</w:t>
      </w:r>
      <w:r>
        <w:t xml:space="preserve"> </w:t>
      </w:r>
      <w:r w:rsidRPr="001866AB">
        <w:t>«</w:t>
      </w:r>
      <w:r w:rsidRPr="00544F2D">
        <w:t>Бухгалтерская справка (ф. 0504833)» ARP_SVAP_ZG_RMS</w:t>
      </w:r>
      <w:bookmarkEnd w:id="705"/>
    </w:p>
    <w:p w14:paraId="1870E8AE" w14:textId="77777777" w:rsidR="00431832" w:rsidRPr="00B9735F" w:rsidRDefault="00431832" w:rsidP="00A22A24">
      <w:pPr>
        <w:pStyle w:val="GOSTScript"/>
        <w:rPr>
          <w:lang w:val="ru-RU" w:eastAsia="ko-KR"/>
        </w:rPr>
      </w:pPr>
    </w:p>
    <w:p w14:paraId="0BDF800C" w14:textId="394A2A28" w:rsidR="00645B21" w:rsidRPr="000D6D16" w:rsidRDefault="00645B21" w:rsidP="000D6D16">
      <w:pPr>
        <w:pStyle w:val="41"/>
      </w:pPr>
      <w:bookmarkStart w:id="706" w:name="_Ref195713177"/>
      <w:bookmarkStart w:id="707" w:name="_Toc226625577"/>
      <w:r w:rsidRPr="000D6D16">
        <w:t>«</w:t>
      </w:r>
      <w:r w:rsidR="000D6D16" w:rsidRPr="000D6D16">
        <w:t>Бухгалтерская справка (ф. 0504833) ARP_SVAP_NG_RMS (Document)</w:t>
      </w:r>
      <w:bookmarkEnd w:id="706"/>
      <w:bookmarkEnd w:id="707"/>
    </w:p>
    <w:p w14:paraId="18400B60" w14:textId="0A015C6F" w:rsidR="00645B21" w:rsidRPr="004C328C" w:rsidRDefault="00645B21" w:rsidP="00645B21">
      <w:pPr>
        <w:pStyle w:val="51"/>
      </w:pPr>
      <w:bookmarkStart w:id="708" w:name="_Toc226625578"/>
      <w:r w:rsidRPr="00601F01">
        <w:t>Перечень параметров тела запроса (Document) по документу</w:t>
      </w:r>
      <w:r>
        <w:t xml:space="preserve"> </w:t>
      </w:r>
      <w:r w:rsidRPr="00ED204B">
        <w:t>«</w:t>
      </w:r>
      <w:r w:rsidR="000D6D16" w:rsidRPr="000D6D16">
        <w:t>Бухгалтерская справка (ф. 0504833) ARP_SVAP_NG_RMS</w:t>
      </w:r>
      <w:bookmarkEnd w:id="708"/>
    </w:p>
    <w:p w14:paraId="081EE0D1" w14:textId="3B96CA61" w:rsidR="000D6D16" w:rsidRDefault="000A24E5" w:rsidP="000D6D16">
      <w:pPr>
        <w:pStyle w:val="GOSTNameTable"/>
      </w:pPr>
      <w:r>
        <w:rPr>
          <w:noProof/>
        </w:rPr>
        <w:fldChar w:fldCharType="begin"/>
      </w:r>
      <w:r>
        <w:rPr>
          <w:noProof/>
        </w:rPr>
        <w:instrText xml:space="preserve"> SEQ Таблица \* ARABIC </w:instrText>
      </w:r>
      <w:r>
        <w:rPr>
          <w:noProof/>
        </w:rPr>
        <w:fldChar w:fldCharType="separate"/>
      </w:r>
      <w:bookmarkStart w:id="709" w:name="_Toc226625617"/>
      <w:r w:rsidR="001C3732">
        <w:rPr>
          <w:noProof/>
        </w:rPr>
        <w:t>18</w:t>
      </w:r>
      <w:r>
        <w:rPr>
          <w:noProof/>
        </w:rPr>
        <w:fldChar w:fldCharType="end"/>
      </w:r>
      <w:r w:rsidR="000D6D16">
        <w:t xml:space="preserve"> </w:t>
      </w:r>
      <w:r w:rsidR="00C96D5C" w:rsidRPr="00A57119">
        <w:rPr>
          <w:szCs w:val="22"/>
        </w:rPr>
        <w:t>–</w:t>
      </w:r>
      <w:r w:rsidR="000D6D16">
        <w:t xml:space="preserve"> </w:t>
      </w:r>
      <w:r w:rsidR="000D6D16" w:rsidRPr="0032109E">
        <w:t>Параметры запроса на подбор / сторнирование / переформирование записей учета по документу «Бухгалтерская справка (ф. 0504833) ARP_SVAP_NG_RMS</w:t>
      </w:r>
      <w:bookmarkEnd w:id="709"/>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931E50" w:rsidRPr="00A57119" w14:paraId="7B77CF87" w14:textId="77777777" w:rsidTr="00D94FCB">
        <w:trPr>
          <w:cnfStyle w:val="100000000000" w:firstRow="1" w:lastRow="0" w:firstColumn="0" w:lastColumn="0" w:oddVBand="0" w:evenVBand="0" w:oddHBand="0" w:evenHBand="0" w:firstRowFirstColumn="0" w:firstRowLastColumn="0" w:lastRowFirstColumn="0" w:lastRowLastColumn="0"/>
        </w:trPr>
        <w:tc>
          <w:tcPr>
            <w:tcW w:w="1120" w:type="pct"/>
          </w:tcPr>
          <w:p w14:paraId="6729E937" w14:textId="5BFD80D7" w:rsidR="00931E50" w:rsidRPr="00A57119" w:rsidRDefault="00931E50" w:rsidP="00931E50">
            <w:pPr>
              <w:pStyle w:val="GOSTTableHead"/>
              <w:rPr>
                <w:szCs w:val="22"/>
              </w:rPr>
            </w:pPr>
            <w:r w:rsidRPr="00A57119">
              <w:t>Наименование параметра</w:t>
            </w:r>
          </w:p>
        </w:tc>
        <w:tc>
          <w:tcPr>
            <w:tcW w:w="795" w:type="pct"/>
          </w:tcPr>
          <w:p w14:paraId="4DE4C3F0" w14:textId="2744AE58" w:rsidR="00931E50" w:rsidRPr="00A57119" w:rsidRDefault="00931E50" w:rsidP="00931E50">
            <w:pPr>
              <w:pStyle w:val="GOSTTableHead"/>
              <w:rPr>
                <w:szCs w:val="22"/>
              </w:rPr>
            </w:pPr>
            <w:r w:rsidRPr="00A57119">
              <w:t>Название тэга</w:t>
            </w:r>
          </w:p>
        </w:tc>
        <w:tc>
          <w:tcPr>
            <w:tcW w:w="560" w:type="pct"/>
          </w:tcPr>
          <w:p w14:paraId="5C3DA9AC" w14:textId="10E13193" w:rsidR="00931E50" w:rsidRPr="00A57119" w:rsidRDefault="00931E50" w:rsidP="00931E50">
            <w:pPr>
              <w:pStyle w:val="GOSTTableHead"/>
              <w:rPr>
                <w:szCs w:val="22"/>
              </w:rPr>
            </w:pPr>
            <w:r w:rsidRPr="00A57119">
              <w:t>Тип данных</w:t>
            </w:r>
          </w:p>
        </w:tc>
        <w:tc>
          <w:tcPr>
            <w:tcW w:w="374" w:type="pct"/>
          </w:tcPr>
          <w:p w14:paraId="44A3235F" w14:textId="2A379272" w:rsidR="00931E50" w:rsidRPr="00A57119" w:rsidRDefault="00931E50" w:rsidP="00931E50">
            <w:pPr>
              <w:pStyle w:val="GOSTTableHead"/>
              <w:rPr>
                <w:szCs w:val="22"/>
              </w:rPr>
            </w:pPr>
            <w:r w:rsidRPr="00A57119">
              <w:t>Обязательность</w:t>
            </w:r>
          </w:p>
        </w:tc>
        <w:tc>
          <w:tcPr>
            <w:tcW w:w="374" w:type="pct"/>
          </w:tcPr>
          <w:p w14:paraId="4190BEF7" w14:textId="30F9E22D" w:rsidR="00931E50" w:rsidRPr="00A57119" w:rsidRDefault="00931E50" w:rsidP="00931E50">
            <w:pPr>
              <w:pStyle w:val="GOSTTableHead"/>
              <w:rPr>
                <w:szCs w:val="22"/>
              </w:rPr>
            </w:pPr>
            <w:r w:rsidRPr="00A57119">
              <w:t>Размерность</w:t>
            </w:r>
          </w:p>
        </w:tc>
        <w:tc>
          <w:tcPr>
            <w:tcW w:w="1777" w:type="pct"/>
          </w:tcPr>
          <w:p w14:paraId="68FAE032" w14:textId="7D66AC1D" w:rsidR="00931E50" w:rsidRPr="00B443F0" w:rsidRDefault="00931E50" w:rsidP="00931E50">
            <w:pPr>
              <w:pStyle w:val="GOSTTableHead"/>
              <w:rPr>
                <w:szCs w:val="22"/>
              </w:rPr>
            </w:pPr>
            <w:r w:rsidRPr="00A57119">
              <w:t>Описание</w:t>
            </w:r>
          </w:p>
        </w:tc>
      </w:tr>
      <w:tr w:rsidR="00931E50" w:rsidRPr="00A57119" w14:paraId="2759E954" w14:textId="77777777" w:rsidTr="00D94FCB">
        <w:tc>
          <w:tcPr>
            <w:tcW w:w="5000" w:type="pct"/>
            <w:gridSpan w:val="6"/>
          </w:tcPr>
          <w:p w14:paraId="5DD09E68" w14:textId="5EA6EFE5" w:rsidR="00931E50" w:rsidRPr="00A57119" w:rsidRDefault="00931E50" w:rsidP="00931E50">
            <w:pPr>
              <w:keepNext/>
              <w:ind w:firstLine="30"/>
              <w:jc w:val="center"/>
              <w:rPr>
                <w:bCs/>
                <w:sz w:val="22"/>
                <w:szCs w:val="22"/>
              </w:rPr>
            </w:pPr>
            <w:r w:rsidRPr="00A57119">
              <w:rPr>
                <w:b/>
                <w:sz w:val="22"/>
                <w:szCs w:val="22"/>
              </w:rPr>
              <w:t xml:space="preserve">Бухгалтерская справка (ф. 0504833) </w:t>
            </w:r>
            <w:r w:rsidRPr="00755427">
              <w:rPr>
                <w:b/>
                <w:sz w:val="22"/>
                <w:szCs w:val="22"/>
              </w:rPr>
              <w:t>ARP_SVAP_</w:t>
            </w:r>
            <w:r>
              <w:rPr>
                <w:b/>
                <w:sz w:val="22"/>
                <w:szCs w:val="22"/>
                <w:lang w:val="en-US"/>
              </w:rPr>
              <w:t>N</w:t>
            </w:r>
            <w:r w:rsidRPr="00755427">
              <w:rPr>
                <w:b/>
                <w:sz w:val="22"/>
                <w:szCs w:val="22"/>
              </w:rPr>
              <w:t>G_</w:t>
            </w:r>
            <w:r>
              <w:rPr>
                <w:b/>
                <w:sz w:val="22"/>
                <w:szCs w:val="22"/>
                <w:lang w:val="en-US"/>
              </w:rPr>
              <w:t>RMS</w:t>
            </w:r>
            <w:r w:rsidRPr="00A57119">
              <w:rPr>
                <w:b/>
                <w:sz w:val="22"/>
                <w:szCs w:val="22"/>
              </w:rPr>
              <w:t xml:space="preserve"> (</w:t>
            </w:r>
            <w:r w:rsidRPr="00A57119">
              <w:rPr>
                <w:b/>
                <w:sz w:val="22"/>
                <w:szCs w:val="22"/>
                <w:lang w:val="en-US"/>
              </w:rPr>
              <w:t>Document</w:t>
            </w:r>
            <w:r w:rsidRPr="00A57119">
              <w:rPr>
                <w:b/>
                <w:sz w:val="22"/>
                <w:szCs w:val="22"/>
              </w:rPr>
              <w:t>)</w:t>
            </w:r>
          </w:p>
        </w:tc>
      </w:tr>
      <w:tr w:rsidR="00931E50" w:rsidRPr="00A57119" w14:paraId="30D56B3A" w14:textId="77777777" w:rsidTr="00D94FCB">
        <w:tc>
          <w:tcPr>
            <w:tcW w:w="1120" w:type="pct"/>
          </w:tcPr>
          <w:p w14:paraId="3F59046C" w14:textId="77777777" w:rsidR="00931E50" w:rsidRPr="00A57119" w:rsidRDefault="00931E50" w:rsidP="009111A3">
            <w:pPr>
              <w:pStyle w:val="GOSTTablenorm"/>
              <w:rPr>
                <w:b/>
              </w:rPr>
            </w:pPr>
            <w:r w:rsidRPr="00A57119">
              <w:t>Номер документа</w:t>
            </w:r>
          </w:p>
        </w:tc>
        <w:tc>
          <w:tcPr>
            <w:tcW w:w="795" w:type="pct"/>
          </w:tcPr>
          <w:p w14:paraId="550B72F5" w14:textId="77777777" w:rsidR="00931E50" w:rsidRPr="00A57119" w:rsidRDefault="00931E50" w:rsidP="009111A3">
            <w:pPr>
              <w:pStyle w:val="GOSTTablenorm"/>
            </w:pPr>
            <w:r w:rsidRPr="00A57119">
              <w:t>TtlPrt_DcNmbr</w:t>
            </w:r>
          </w:p>
        </w:tc>
        <w:tc>
          <w:tcPr>
            <w:tcW w:w="560" w:type="pct"/>
          </w:tcPr>
          <w:p w14:paraId="33460509" w14:textId="77777777" w:rsidR="00931E50" w:rsidRPr="00A57119" w:rsidRDefault="00931E50" w:rsidP="009111A3">
            <w:pPr>
              <w:pStyle w:val="GOSTTablenorm"/>
            </w:pPr>
            <w:r w:rsidRPr="00A57119">
              <w:t>Строка</w:t>
            </w:r>
          </w:p>
        </w:tc>
        <w:tc>
          <w:tcPr>
            <w:tcW w:w="374" w:type="pct"/>
          </w:tcPr>
          <w:p w14:paraId="203BF08E" w14:textId="77777777" w:rsidR="00931E50" w:rsidRPr="00A57119" w:rsidRDefault="00931E50" w:rsidP="009111A3">
            <w:pPr>
              <w:pStyle w:val="GOSTTablenorm"/>
            </w:pPr>
            <w:r w:rsidRPr="00A57119">
              <w:t>Да</w:t>
            </w:r>
          </w:p>
        </w:tc>
        <w:tc>
          <w:tcPr>
            <w:tcW w:w="374" w:type="pct"/>
          </w:tcPr>
          <w:p w14:paraId="36883999" w14:textId="77777777" w:rsidR="00931E50" w:rsidRPr="00A57119" w:rsidRDefault="00931E50" w:rsidP="009111A3">
            <w:pPr>
              <w:pStyle w:val="GOSTTablenorm"/>
            </w:pPr>
            <w:r w:rsidRPr="00A57119">
              <w:t>&lt;=50</w:t>
            </w:r>
          </w:p>
        </w:tc>
        <w:tc>
          <w:tcPr>
            <w:tcW w:w="1777" w:type="pct"/>
          </w:tcPr>
          <w:p w14:paraId="23167D66" w14:textId="77777777" w:rsidR="00931E50" w:rsidRPr="00A57119" w:rsidRDefault="00931E50" w:rsidP="009111A3">
            <w:pPr>
              <w:pStyle w:val="GOSTTablenorm"/>
            </w:pPr>
            <w:r w:rsidRPr="00A57119">
              <w:t>Указывается номер документа</w:t>
            </w:r>
          </w:p>
        </w:tc>
      </w:tr>
      <w:tr w:rsidR="00931E50" w:rsidRPr="00A57119" w14:paraId="0A6DCFB9" w14:textId="77777777" w:rsidTr="00D94FCB">
        <w:tc>
          <w:tcPr>
            <w:tcW w:w="1120" w:type="pct"/>
          </w:tcPr>
          <w:p w14:paraId="067F5A41" w14:textId="77777777" w:rsidR="00931E50" w:rsidRPr="00A57119" w:rsidRDefault="00931E50" w:rsidP="009111A3">
            <w:pPr>
              <w:pStyle w:val="GOSTTablenorm"/>
            </w:pPr>
            <w:r w:rsidRPr="00A57119">
              <w:t>Дата документа</w:t>
            </w:r>
          </w:p>
        </w:tc>
        <w:tc>
          <w:tcPr>
            <w:tcW w:w="795" w:type="pct"/>
          </w:tcPr>
          <w:p w14:paraId="5EB61C58" w14:textId="77777777" w:rsidR="00931E50" w:rsidRPr="00A57119" w:rsidRDefault="00931E50" w:rsidP="009111A3">
            <w:pPr>
              <w:pStyle w:val="GOSTTablenorm"/>
            </w:pPr>
            <w:r w:rsidRPr="00A57119">
              <w:t>TtlPrt_Dt</w:t>
            </w:r>
          </w:p>
        </w:tc>
        <w:tc>
          <w:tcPr>
            <w:tcW w:w="560" w:type="pct"/>
          </w:tcPr>
          <w:p w14:paraId="0B6A46AC" w14:textId="77777777" w:rsidR="00931E50" w:rsidRPr="00A57119" w:rsidRDefault="00931E50" w:rsidP="009111A3">
            <w:pPr>
              <w:pStyle w:val="GOSTTablenorm"/>
            </w:pPr>
            <w:r w:rsidRPr="00A57119">
              <w:t>Дата</w:t>
            </w:r>
          </w:p>
        </w:tc>
        <w:tc>
          <w:tcPr>
            <w:tcW w:w="374" w:type="pct"/>
          </w:tcPr>
          <w:p w14:paraId="0725DAC7" w14:textId="77777777" w:rsidR="00931E50" w:rsidRPr="00A57119" w:rsidRDefault="00931E50" w:rsidP="009111A3">
            <w:pPr>
              <w:pStyle w:val="GOSTTablenorm"/>
            </w:pPr>
            <w:r w:rsidRPr="00A57119">
              <w:t>Да</w:t>
            </w:r>
          </w:p>
        </w:tc>
        <w:tc>
          <w:tcPr>
            <w:tcW w:w="374" w:type="pct"/>
          </w:tcPr>
          <w:p w14:paraId="5246B0CD" w14:textId="77777777" w:rsidR="00931E50" w:rsidRPr="00A57119" w:rsidRDefault="00931E50" w:rsidP="009111A3">
            <w:pPr>
              <w:pStyle w:val="GOSTTablenorm"/>
            </w:pPr>
          </w:p>
        </w:tc>
        <w:tc>
          <w:tcPr>
            <w:tcW w:w="1777" w:type="pct"/>
          </w:tcPr>
          <w:p w14:paraId="7CF97E43" w14:textId="77777777" w:rsidR="00931E50" w:rsidRPr="00A57119" w:rsidRDefault="00931E50" w:rsidP="009111A3">
            <w:pPr>
              <w:pStyle w:val="GOSTTablenorm"/>
            </w:pPr>
            <w:r w:rsidRPr="00A57119">
              <w:t>Указывается дата</w:t>
            </w:r>
            <w:r>
              <w:t xml:space="preserve"> документа в формате YYYY-MM-DD</w:t>
            </w:r>
          </w:p>
        </w:tc>
      </w:tr>
      <w:tr w:rsidR="00931E50" w:rsidRPr="00A57119" w14:paraId="6720BFA7" w14:textId="77777777" w:rsidTr="00D94FCB">
        <w:tc>
          <w:tcPr>
            <w:tcW w:w="1120" w:type="pct"/>
          </w:tcPr>
          <w:p w14:paraId="31C69797" w14:textId="77777777" w:rsidR="00931E50" w:rsidRPr="00A57119" w:rsidRDefault="00931E50" w:rsidP="009111A3">
            <w:pPr>
              <w:pStyle w:val="GOSTTablenorm"/>
            </w:pPr>
            <w:r w:rsidRPr="00A57119">
              <w:t>Тип справки</w:t>
            </w:r>
          </w:p>
        </w:tc>
        <w:tc>
          <w:tcPr>
            <w:tcW w:w="795" w:type="pct"/>
          </w:tcPr>
          <w:p w14:paraId="2AB25C37" w14:textId="77777777" w:rsidR="00931E50" w:rsidRPr="00A57119" w:rsidRDefault="00931E50" w:rsidP="009111A3">
            <w:pPr>
              <w:pStyle w:val="GOSTTablenorm"/>
            </w:pPr>
            <w:r w:rsidRPr="00A57119">
              <w:t>TtlPrt_TypeDoc</w:t>
            </w:r>
          </w:p>
        </w:tc>
        <w:tc>
          <w:tcPr>
            <w:tcW w:w="560" w:type="pct"/>
          </w:tcPr>
          <w:p w14:paraId="17887416" w14:textId="77777777" w:rsidR="00931E50" w:rsidRPr="00A57119" w:rsidRDefault="00931E50" w:rsidP="009111A3">
            <w:pPr>
              <w:pStyle w:val="GOSTTablenorm"/>
            </w:pPr>
            <w:r w:rsidRPr="00A57119">
              <w:t>Строка</w:t>
            </w:r>
          </w:p>
        </w:tc>
        <w:tc>
          <w:tcPr>
            <w:tcW w:w="374" w:type="pct"/>
          </w:tcPr>
          <w:p w14:paraId="68DA3C1E" w14:textId="77777777" w:rsidR="00931E50" w:rsidRPr="00A57119" w:rsidRDefault="00931E50" w:rsidP="009111A3">
            <w:pPr>
              <w:pStyle w:val="GOSTTablenorm"/>
            </w:pPr>
            <w:r w:rsidRPr="00A57119">
              <w:t>Да</w:t>
            </w:r>
          </w:p>
        </w:tc>
        <w:tc>
          <w:tcPr>
            <w:tcW w:w="374" w:type="pct"/>
          </w:tcPr>
          <w:p w14:paraId="174139B8" w14:textId="77777777" w:rsidR="00931E50" w:rsidRPr="00A57119" w:rsidRDefault="00931E50" w:rsidP="009111A3">
            <w:pPr>
              <w:pStyle w:val="GOSTTablenorm"/>
            </w:pPr>
            <w:r w:rsidRPr="00A57119">
              <w:t>=3</w:t>
            </w:r>
          </w:p>
        </w:tc>
        <w:tc>
          <w:tcPr>
            <w:tcW w:w="1777" w:type="pct"/>
          </w:tcPr>
          <w:p w14:paraId="3C50141F" w14:textId="0E7247C7" w:rsidR="00931E50" w:rsidRPr="00B62E11" w:rsidRDefault="00931E50" w:rsidP="009111A3">
            <w:pPr>
              <w:pStyle w:val="GOSTTablenorm"/>
            </w:pPr>
            <w:r w:rsidRPr="00B62E11">
              <w:t>Указывается значение «БС</w:t>
            </w:r>
            <w:r>
              <w:rPr>
                <w:lang w:val="en-US"/>
              </w:rPr>
              <w:t>E</w:t>
            </w:r>
            <w:r w:rsidRPr="00B443F0">
              <w:t>»</w:t>
            </w:r>
          </w:p>
        </w:tc>
      </w:tr>
      <w:tr w:rsidR="00931E50" w:rsidRPr="00A57119" w14:paraId="2CA4F972" w14:textId="77777777" w:rsidTr="00D94FCB">
        <w:tc>
          <w:tcPr>
            <w:tcW w:w="1120" w:type="pct"/>
          </w:tcPr>
          <w:p w14:paraId="6E655410" w14:textId="77777777" w:rsidR="00931E50" w:rsidRPr="00A57119" w:rsidRDefault="00931E50" w:rsidP="009111A3">
            <w:pPr>
              <w:pStyle w:val="GOSTTablenorm"/>
            </w:pPr>
            <w:r w:rsidRPr="00A57119">
              <w:t>Наименование типа справки</w:t>
            </w:r>
          </w:p>
        </w:tc>
        <w:tc>
          <w:tcPr>
            <w:tcW w:w="795" w:type="pct"/>
          </w:tcPr>
          <w:p w14:paraId="4056E751" w14:textId="77777777" w:rsidR="00931E50" w:rsidRPr="00A57119" w:rsidRDefault="00931E50" w:rsidP="009111A3">
            <w:pPr>
              <w:pStyle w:val="GOSTTablenorm"/>
            </w:pPr>
            <w:r w:rsidRPr="00A57119">
              <w:t>TtlPrt_FullTypeDoc</w:t>
            </w:r>
          </w:p>
        </w:tc>
        <w:tc>
          <w:tcPr>
            <w:tcW w:w="560" w:type="pct"/>
          </w:tcPr>
          <w:p w14:paraId="60F4F1DB" w14:textId="77777777" w:rsidR="00931E50" w:rsidRPr="00A57119" w:rsidRDefault="00931E50" w:rsidP="009111A3">
            <w:pPr>
              <w:pStyle w:val="GOSTTablenorm"/>
            </w:pPr>
            <w:r w:rsidRPr="00A57119">
              <w:t>Строка</w:t>
            </w:r>
          </w:p>
        </w:tc>
        <w:tc>
          <w:tcPr>
            <w:tcW w:w="374" w:type="pct"/>
          </w:tcPr>
          <w:p w14:paraId="2FEF39D3" w14:textId="77777777" w:rsidR="00931E50" w:rsidRPr="00A57119" w:rsidRDefault="00931E50" w:rsidP="009111A3">
            <w:pPr>
              <w:pStyle w:val="GOSTTablenorm"/>
            </w:pPr>
            <w:r w:rsidRPr="00A57119">
              <w:t>Да</w:t>
            </w:r>
          </w:p>
        </w:tc>
        <w:tc>
          <w:tcPr>
            <w:tcW w:w="374" w:type="pct"/>
          </w:tcPr>
          <w:p w14:paraId="078A1046" w14:textId="77777777" w:rsidR="00931E50" w:rsidRPr="00A57119" w:rsidRDefault="00931E50" w:rsidP="009111A3">
            <w:pPr>
              <w:pStyle w:val="GOSTTablenorm"/>
            </w:pPr>
            <w:r w:rsidRPr="00A57119">
              <w:t>&lt;=2000</w:t>
            </w:r>
          </w:p>
        </w:tc>
        <w:tc>
          <w:tcPr>
            <w:tcW w:w="1777" w:type="pct"/>
          </w:tcPr>
          <w:p w14:paraId="569EFEE2" w14:textId="38319978" w:rsidR="00931E50" w:rsidRPr="00B62E11" w:rsidRDefault="00931E50" w:rsidP="009111A3">
            <w:pPr>
              <w:pStyle w:val="GOSTTablenorm"/>
            </w:pPr>
            <w:r w:rsidRPr="00A57119">
              <w:t>Указывается наименование справки, соответствующее типу</w:t>
            </w:r>
            <w:r w:rsidRPr="00B62E11">
              <w:t xml:space="preserve"> «БС</w:t>
            </w:r>
            <w:r>
              <w:t>Е</w:t>
            </w:r>
            <w:r w:rsidRPr="00B62E11">
              <w:t xml:space="preserve">» </w:t>
            </w:r>
            <w:r w:rsidR="00C23C14">
              <w:rPr>
                <w:szCs w:val="22"/>
              </w:rPr>
              <w:t>–</w:t>
            </w:r>
            <w:r w:rsidRPr="00B62E11">
              <w:t xml:space="preserve"> </w:t>
            </w:r>
            <w:r w:rsidRPr="00B443F0">
              <w:t>Справка по открытию года</w:t>
            </w:r>
          </w:p>
        </w:tc>
      </w:tr>
      <w:tr w:rsidR="00931E50" w:rsidRPr="00A57119" w14:paraId="55F043AE" w14:textId="77777777" w:rsidTr="00D94FCB">
        <w:tc>
          <w:tcPr>
            <w:tcW w:w="1120" w:type="pct"/>
          </w:tcPr>
          <w:p w14:paraId="50025FFB" w14:textId="77777777" w:rsidR="00931E50" w:rsidRPr="00A57119" w:rsidRDefault="00931E50" w:rsidP="009111A3">
            <w:pPr>
              <w:pStyle w:val="GOSTTablenorm"/>
            </w:pPr>
            <w:r w:rsidRPr="00A57119">
              <w:lastRenderedPageBreak/>
              <w:t>Код валюты по ОКВ</w:t>
            </w:r>
          </w:p>
        </w:tc>
        <w:tc>
          <w:tcPr>
            <w:tcW w:w="795" w:type="pct"/>
          </w:tcPr>
          <w:p w14:paraId="06290AA9" w14:textId="77777777" w:rsidR="00931E50" w:rsidRPr="00A57119" w:rsidRDefault="00931E50" w:rsidP="009111A3">
            <w:pPr>
              <w:pStyle w:val="GOSTTablenorm"/>
            </w:pPr>
            <w:r w:rsidRPr="00A57119">
              <w:t>TtlPrt_CdCrr</w:t>
            </w:r>
          </w:p>
        </w:tc>
        <w:tc>
          <w:tcPr>
            <w:tcW w:w="560" w:type="pct"/>
          </w:tcPr>
          <w:p w14:paraId="6F8AAD23" w14:textId="77777777" w:rsidR="00931E50" w:rsidRPr="00A57119" w:rsidRDefault="00931E50" w:rsidP="009111A3">
            <w:pPr>
              <w:pStyle w:val="GOSTTablenorm"/>
            </w:pPr>
            <w:r w:rsidRPr="00A57119">
              <w:t>Строка</w:t>
            </w:r>
          </w:p>
        </w:tc>
        <w:tc>
          <w:tcPr>
            <w:tcW w:w="374" w:type="pct"/>
          </w:tcPr>
          <w:p w14:paraId="36211D50" w14:textId="77777777" w:rsidR="00931E50" w:rsidRPr="00A57119" w:rsidRDefault="00931E50" w:rsidP="009111A3">
            <w:pPr>
              <w:pStyle w:val="GOSTTablenorm"/>
            </w:pPr>
            <w:r w:rsidRPr="00A57119">
              <w:t>Да</w:t>
            </w:r>
          </w:p>
        </w:tc>
        <w:tc>
          <w:tcPr>
            <w:tcW w:w="374" w:type="pct"/>
          </w:tcPr>
          <w:p w14:paraId="2F6E5ACF" w14:textId="77777777" w:rsidR="00931E50" w:rsidRPr="00A57119" w:rsidRDefault="00931E50" w:rsidP="009111A3">
            <w:pPr>
              <w:pStyle w:val="GOSTTablenorm"/>
            </w:pPr>
            <w:r w:rsidRPr="00A57119">
              <w:t>=3</w:t>
            </w:r>
          </w:p>
        </w:tc>
        <w:tc>
          <w:tcPr>
            <w:tcW w:w="1777" w:type="pct"/>
          </w:tcPr>
          <w:p w14:paraId="5C5A6F6C" w14:textId="77777777" w:rsidR="00F015FE" w:rsidRDefault="00931E50" w:rsidP="009111A3">
            <w:pPr>
              <w:pStyle w:val="GOSTTablenorm"/>
            </w:pPr>
            <w:r w:rsidRPr="00A57119">
              <w:t>Указывается код валюты по Общероссийскому классификатору валют.</w:t>
            </w:r>
          </w:p>
          <w:p w14:paraId="379E7B63" w14:textId="147176C0" w:rsidR="00931E50" w:rsidRPr="00A57119" w:rsidRDefault="00931E50" w:rsidP="009111A3">
            <w:pPr>
              <w:pStyle w:val="GOSTTablenorm"/>
            </w:pPr>
            <w:r w:rsidRPr="00A57119">
              <w:t>Допустимо указывать как цифро</w:t>
            </w:r>
            <w:r>
              <w:t>вой, так и буквенный код валюты</w:t>
            </w:r>
          </w:p>
        </w:tc>
      </w:tr>
      <w:tr w:rsidR="00931E50" w:rsidRPr="00A57119" w14:paraId="3FC80DD7" w14:textId="77777777" w:rsidTr="00D94FCB">
        <w:tc>
          <w:tcPr>
            <w:tcW w:w="1120" w:type="pct"/>
          </w:tcPr>
          <w:p w14:paraId="7D614552" w14:textId="77777777" w:rsidR="00931E50" w:rsidRPr="00A57119" w:rsidRDefault="00931E50" w:rsidP="009111A3">
            <w:pPr>
              <w:pStyle w:val="GOSTTablenorm"/>
            </w:pPr>
            <w:r w:rsidRPr="00A57119">
              <w:t>Уровень конфиденциальности</w:t>
            </w:r>
          </w:p>
        </w:tc>
        <w:tc>
          <w:tcPr>
            <w:tcW w:w="795" w:type="pct"/>
          </w:tcPr>
          <w:p w14:paraId="17AD5633" w14:textId="77777777" w:rsidR="00931E50" w:rsidRPr="00A57119" w:rsidRDefault="00931E50" w:rsidP="009111A3">
            <w:pPr>
              <w:pStyle w:val="GOSTTablenorm"/>
            </w:pPr>
            <w:r w:rsidRPr="00A57119">
              <w:t>SystemInformation_UFOS_SECRECY</w:t>
            </w:r>
          </w:p>
        </w:tc>
        <w:tc>
          <w:tcPr>
            <w:tcW w:w="560" w:type="pct"/>
          </w:tcPr>
          <w:p w14:paraId="6FD09C4B" w14:textId="77777777" w:rsidR="00931E50" w:rsidRPr="00A57119" w:rsidRDefault="00931E50" w:rsidP="009111A3">
            <w:pPr>
              <w:pStyle w:val="GOSTTablenorm"/>
            </w:pPr>
            <w:r w:rsidRPr="00A57119">
              <w:t>Число</w:t>
            </w:r>
          </w:p>
        </w:tc>
        <w:tc>
          <w:tcPr>
            <w:tcW w:w="374" w:type="pct"/>
          </w:tcPr>
          <w:p w14:paraId="3108EB2C" w14:textId="77777777" w:rsidR="00931E50" w:rsidRPr="00A57119" w:rsidRDefault="00931E50" w:rsidP="009111A3">
            <w:pPr>
              <w:pStyle w:val="GOSTTablenorm"/>
            </w:pPr>
            <w:r w:rsidRPr="00A57119">
              <w:t>Да</w:t>
            </w:r>
          </w:p>
        </w:tc>
        <w:tc>
          <w:tcPr>
            <w:tcW w:w="374" w:type="pct"/>
          </w:tcPr>
          <w:p w14:paraId="3E32CFA0" w14:textId="77777777" w:rsidR="00931E50" w:rsidRPr="00A57119" w:rsidRDefault="00931E50" w:rsidP="009111A3">
            <w:pPr>
              <w:pStyle w:val="GOSTTablenorm"/>
            </w:pPr>
            <w:r w:rsidRPr="00A57119">
              <w:t>=1</w:t>
            </w:r>
          </w:p>
        </w:tc>
        <w:tc>
          <w:tcPr>
            <w:tcW w:w="1777" w:type="pct"/>
          </w:tcPr>
          <w:p w14:paraId="3E540265" w14:textId="77777777" w:rsidR="00931E50" w:rsidRPr="00A57119" w:rsidRDefault="00931E50" w:rsidP="009111A3">
            <w:pPr>
              <w:pStyle w:val="GOSTTablenorm"/>
            </w:pPr>
            <w:r w:rsidRPr="00A57119">
              <w:t>Указывается уровень конфиденциальности документа.</w:t>
            </w:r>
          </w:p>
          <w:p w14:paraId="37ECAB4B" w14:textId="77777777" w:rsidR="00931E50" w:rsidRPr="00A57119" w:rsidRDefault="00931E50" w:rsidP="009111A3">
            <w:pPr>
              <w:pStyle w:val="GOSTTablenorm"/>
            </w:pPr>
            <w:r w:rsidRPr="00A57119">
              <w:t>Возможные значения:</w:t>
            </w:r>
          </w:p>
          <w:p w14:paraId="0D74247B" w14:textId="0C6688F8" w:rsidR="00931E50" w:rsidRPr="00A57119" w:rsidRDefault="00931E50" w:rsidP="009111A3">
            <w:pPr>
              <w:pStyle w:val="GOSTTableListMark1"/>
            </w:pPr>
            <w:r w:rsidRPr="00A57119">
              <w:t xml:space="preserve">«0» </w:t>
            </w:r>
            <w:r w:rsidR="009111A3" w:rsidRPr="00A57119">
              <w:rPr>
                <w:szCs w:val="22"/>
              </w:rPr>
              <w:t>–</w:t>
            </w:r>
            <w:r w:rsidRPr="00A57119">
              <w:t xml:space="preserve"> Несекретно;</w:t>
            </w:r>
          </w:p>
          <w:p w14:paraId="3BA83A0E" w14:textId="4D523D0B" w:rsidR="00931E50" w:rsidRPr="00A57119" w:rsidRDefault="00931E50" w:rsidP="009111A3">
            <w:pPr>
              <w:pStyle w:val="GOSTTableListMark1"/>
            </w:pPr>
            <w:r w:rsidRPr="00A57119">
              <w:t>«</w:t>
            </w:r>
            <w:r>
              <w:t xml:space="preserve">1» </w:t>
            </w:r>
            <w:r w:rsidR="009111A3" w:rsidRPr="00A57119">
              <w:rPr>
                <w:szCs w:val="22"/>
              </w:rPr>
              <w:t>–</w:t>
            </w:r>
            <w:r>
              <w:t xml:space="preserve"> Для служебного пользования</w:t>
            </w:r>
          </w:p>
        </w:tc>
      </w:tr>
      <w:tr w:rsidR="00931E50" w:rsidRPr="00A57119" w14:paraId="1EA719B3" w14:textId="77777777" w:rsidTr="00D94FCB">
        <w:tc>
          <w:tcPr>
            <w:tcW w:w="1120" w:type="pct"/>
          </w:tcPr>
          <w:p w14:paraId="78C7DA60" w14:textId="77777777" w:rsidR="00931E50" w:rsidRPr="00A57119" w:rsidRDefault="00931E50" w:rsidP="009111A3">
            <w:pPr>
              <w:pStyle w:val="GOSTTablenorm"/>
            </w:pPr>
            <w:r w:rsidRPr="00A57119">
              <w:t>Книга учета</w:t>
            </w:r>
          </w:p>
        </w:tc>
        <w:tc>
          <w:tcPr>
            <w:tcW w:w="795" w:type="pct"/>
          </w:tcPr>
          <w:p w14:paraId="26119CF2" w14:textId="77777777" w:rsidR="00931E50" w:rsidRPr="00A57119" w:rsidRDefault="00931E50" w:rsidP="009111A3">
            <w:pPr>
              <w:pStyle w:val="GOSTTablenorm"/>
            </w:pPr>
            <w:r w:rsidRPr="00A57119">
              <w:t>TtlPrt_LEDGERBOOK</w:t>
            </w:r>
          </w:p>
        </w:tc>
        <w:tc>
          <w:tcPr>
            <w:tcW w:w="560" w:type="pct"/>
          </w:tcPr>
          <w:p w14:paraId="0CBEC45D" w14:textId="77777777" w:rsidR="00931E50" w:rsidRPr="00A57119" w:rsidRDefault="00931E50" w:rsidP="009111A3">
            <w:pPr>
              <w:pStyle w:val="GOSTTablenorm"/>
            </w:pPr>
            <w:r w:rsidRPr="00A57119">
              <w:t>Строка</w:t>
            </w:r>
          </w:p>
        </w:tc>
        <w:tc>
          <w:tcPr>
            <w:tcW w:w="374" w:type="pct"/>
          </w:tcPr>
          <w:p w14:paraId="0D7FCC1A" w14:textId="77777777" w:rsidR="00931E50" w:rsidRPr="00A57119" w:rsidRDefault="00931E50" w:rsidP="009111A3">
            <w:pPr>
              <w:pStyle w:val="GOSTTablenorm"/>
            </w:pPr>
            <w:r w:rsidRPr="00A57119">
              <w:t>Да</w:t>
            </w:r>
          </w:p>
        </w:tc>
        <w:tc>
          <w:tcPr>
            <w:tcW w:w="374" w:type="pct"/>
          </w:tcPr>
          <w:p w14:paraId="7AC5AA47" w14:textId="77777777" w:rsidR="00931E50" w:rsidRPr="00A57119" w:rsidRDefault="00931E50" w:rsidP="009111A3">
            <w:pPr>
              <w:pStyle w:val="GOSTTablenorm"/>
            </w:pPr>
            <w:r w:rsidRPr="00A57119">
              <w:t>&lt;=100</w:t>
            </w:r>
          </w:p>
        </w:tc>
        <w:tc>
          <w:tcPr>
            <w:tcW w:w="1777" w:type="pct"/>
          </w:tcPr>
          <w:p w14:paraId="0C2265C6" w14:textId="77777777" w:rsidR="00931E50" w:rsidRPr="00B62E11" w:rsidRDefault="00931E50" w:rsidP="009111A3">
            <w:pPr>
              <w:pStyle w:val="GOSTTablenorm"/>
            </w:pPr>
            <w:r w:rsidRPr="00B62E11">
              <w:t>Указывается системное наименование книги бухгалтерского учета в соответствии со справочником «Книги учета» в SVAP</w:t>
            </w:r>
          </w:p>
        </w:tc>
      </w:tr>
      <w:tr w:rsidR="00931E50" w:rsidRPr="00A57119" w14:paraId="1192CA4C" w14:textId="77777777" w:rsidTr="00D94FCB">
        <w:tc>
          <w:tcPr>
            <w:tcW w:w="1120" w:type="pct"/>
          </w:tcPr>
          <w:p w14:paraId="0B91A76C" w14:textId="77777777" w:rsidR="00931E50" w:rsidRPr="00A57119" w:rsidRDefault="00931E50" w:rsidP="009111A3">
            <w:pPr>
              <w:pStyle w:val="GOSTTablenorm"/>
            </w:pPr>
            <w:r w:rsidRPr="00A57119">
              <w:t>Подсистема-инициатор</w:t>
            </w:r>
          </w:p>
        </w:tc>
        <w:tc>
          <w:tcPr>
            <w:tcW w:w="795" w:type="pct"/>
          </w:tcPr>
          <w:p w14:paraId="6DD080F8" w14:textId="77777777" w:rsidR="00931E50" w:rsidRPr="00A57119" w:rsidRDefault="00931E50" w:rsidP="009111A3">
            <w:pPr>
              <w:pStyle w:val="GOSTTablenorm"/>
            </w:pPr>
            <w:r w:rsidRPr="00A57119">
              <w:t>TtlPrt_</w:t>
            </w:r>
            <w:r w:rsidRPr="00A57119">
              <w:rPr>
                <w:lang w:val="en-US"/>
              </w:rPr>
              <w:t>Source</w:t>
            </w:r>
          </w:p>
        </w:tc>
        <w:tc>
          <w:tcPr>
            <w:tcW w:w="560" w:type="pct"/>
          </w:tcPr>
          <w:p w14:paraId="72F0A6C6" w14:textId="77777777" w:rsidR="00931E50" w:rsidRPr="00A57119" w:rsidRDefault="00931E50" w:rsidP="009111A3">
            <w:pPr>
              <w:pStyle w:val="GOSTTablenorm"/>
            </w:pPr>
            <w:r w:rsidRPr="00A57119">
              <w:t>Строка</w:t>
            </w:r>
          </w:p>
        </w:tc>
        <w:tc>
          <w:tcPr>
            <w:tcW w:w="374" w:type="pct"/>
          </w:tcPr>
          <w:p w14:paraId="153ADD5D" w14:textId="77777777" w:rsidR="00931E50" w:rsidRPr="00A57119" w:rsidRDefault="00931E50" w:rsidP="009111A3">
            <w:pPr>
              <w:pStyle w:val="GOSTTablenorm"/>
            </w:pPr>
            <w:r w:rsidRPr="00A57119">
              <w:t>Да</w:t>
            </w:r>
          </w:p>
        </w:tc>
        <w:tc>
          <w:tcPr>
            <w:tcW w:w="374" w:type="pct"/>
          </w:tcPr>
          <w:p w14:paraId="0E4AEDC3" w14:textId="77777777" w:rsidR="00931E50" w:rsidRPr="00A57119" w:rsidRDefault="00931E50" w:rsidP="009111A3">
            <w:pPr>
              <w:pStyle w:val="GOSTTablenorm"/>
            </w:pPr>
            <w:r w:rsidRPr="00A57119">
              <w:t>&lt;=20</w:t>
            </w:r>
          </w:p>
        </w:tc>
        <w:tc>
          <w:tcPr>
            <w:tcW w:w="1777" w:type="pct"/>
          </w:tcPr>
          <w:p w14:paraId="7AEB41A0" w14:textId="77777777" w:rsidR="00906A7B" w:rsidRDefault="00931E50" w:rsidP="00906A7B">
            <w:pPr>
              <w:pStyle w:val="GOSTTablenorm"/>
            </w:pPr>
            <w:r w:rsidRPr="00A57119">
              <w:t>Указывается подсистема, по операциям которого осуществляется формирование спр</w:t>
            </w:r>
            <w:r>
              <w:t>авки.</w:t>
            </w:r>
          </w:p>
          <w:p w14:paraId="79A80442" w14:textId="77777777" w:rsidR="00906A7B" w:rsidRDefault="00931E50" w:rsidP="00906A7B">
            <w:pPr>
              <w:pStyle w:val="GOSTTablenorm"/>
            </w:pPr>
            <w:r>
              <w:t>Возможные значения:</w:t>
            </w:r>
          </w:p>
          <w:p w14:paraId="6B90156C" w14:textId="3DB85EB3" w:rsidR="00931E50" w:rsidRPr="00B62E11" w:rsidRDefault="00931E50" w:rsidP="00906A7B">
            <w:pPr>
              <w:pStyle w:val="GOSTTableListMark1"/>
            </w:pPr>
            <w:r>
              <w:t>«ПУД»</w:t>
            </w:r>
          </w:p>
        </w:tc>
      </w:tr>
      <w:tr w:rsidR="00931E50" w:rsidRPr="00A57119" w14:paraId="315D330E" w14:textId="77777777" w:rsidTr="00D94FCB">
        <w:tc>
          <w:tcPr>
            <w:tcW w:w="1120" w:type="pct"/>
          </w:tcPr>
          <w:p w14:paraId="4767750A" w14:textId="77777777" w:rsidR="00931E50" w:rsidRPr="009111A3" w:rsidRDefault="00931E50" w:rsidP="009111A3">
            <w:pPr>
              <w:pStyle w:val="GOSTTablenorm"/>
              <w:rPr>
                <w:b/>
              </w:rPr>
            </w:pPr>
            <w:r w:rsidRPr="009111A3">
              <w:rPr>
                <w:b/>
              </w:rPr>
              <w:t>Строки</w:t>
            </w:r>
          </w:p>
        </w:tc>
        <w:tc>
          <w:tcPr>
            <w:tcW w:w="795" w:type="pct"/>
          </w:tcPr>
          <w:p w14:paraId="6701D9A5" w14:textId="77777777" w:rsidR="00931E50" w:rsidRPr="009111A3" w:rsidRDefault="00931E50" w:rsidP="009111A3">
            <w:pPr>
              <w:pStyle w:val="GOSTTablenorm"/>
              <w:rPr>
                <w:b/>
              </w:rPr>
            </w:pPr>
            <w:r w:rsidRPr="009111A3">
              <w:rPr>
                <w:b/>
              </w:rPr>
              <w:t>T0504833</w:t>
            </w:r>
          </w:p>
        </w:tc>
        <w:tc>
          <w:tcPr>
            <w:tcW w:w="560" w:type="pct"/>
          </w:tcPr>
          <w:p w14:paraId="4D07870D" w14:textId="77777777" w:rsidR="00931E50" w:rsidRPr="00A57119" w:rsidRDefault="00931E50" w:rsidP="009111A3">
            <w:pPr>
              <w:pStyle w:val="GOSTTablenorm"/>
            </w:pPr>
            <w:r w:rsidRPr="00A57119">
              <w:t>Массив</w:t>
            </w:r>
          </w:p>
        </w:tc>
        <w:tc>
          <w:tcPr>
            <w:tcW w:w="374" w:type="pct"/>
          </w:tcPr>
          <w:p w14:paraId="34D4DE15" w14:textId="77777777" w:rsidR="00931E50" w:rsidRPr="00A57119" w:rsidRDefault="00931E50" w:rsidP="009111A3">
            <w:pPr>
              <w:pStyle w:val="GOSTTablenorm"/>
            </w:pPr>
            <w:r w:rsidRPr="00A57119">
              <w:t>Да</w:t>
            </w:r>
          </w:p>
        </w:tc>
        <w:tc>
          <w:tcPr>
            <w:tcW w:w="374" w:type="pct"/>
          </w:tcPr>
          <w:p w14:paraId="655895BB" w14:textId="77777777" w:rsidR="00931E50" w:rsidRPr="00A57119" w:rsidRDefault="00931E50" w:rsidP="009111A3">
            <w:pPr>
              <w:pStyle w:val="GOSTTablenorm"/>
            </w:pPr>
          </w:p>
        </w:tc>
        <w:tc>
          <w:tcPr>
            <w:tcW w:w="1777" w:type="pct"/>
          </w:tcPr>
          <w:p w14:paraId="1275196D" w14:textId="77777777" w:rsidR="00931E50" w:rsidRPr="00A57119" w:rsidRDefault="00931E50" w:rsidP="009111A3">
            <w:pPr>
              <w:pStyle w:val="GOSTTablenorm"/>
            </w:pPr>
          </w:p>
        </w:tc>
      </w:tr>
      <w:tr w:rsidR="00931E50" w:rsidRPr="00A57119" w14:paraId="5080A46F" w14:textId="77777777" w:rsidTr="00D94FCB">
        <w:tc>
          <w:tcPr>
            <w:tcW w:w="1120" w:type="pct"/>
          </w:tcPr>
          <w:p w14:paraId="5F7C6C5D" w14:textId="77777777" w:rsidR="00931E50" w:rsidRPr="00A57119" w:rsidRDefault="00931E50" w:rsidP="009111A3">
            <w:pPr>
              <w:pStyle w:val="GOSTTablenorm"/>
            </w:pPr>
            <w:r w:rsidRPr="00A57119">
              <w:t>Идентификатор строки</w:t>
            </w:r>
          </w:p>
        </w:tc>
        <w:tc>
          <w:tcPr>
            <w:tcW w:w="795" w:type="pct"/>
          </w:tcPr>
          <w:p w14:paraId="4356022D" w14:textId="77777777" w:rsidR="00931E50" w:rsidRPr="00A57119" w:rsidRDefault="00931E50" w:rsidP="009111A3">
            <w:pPr>
              <w:pStyle w:val="GOSTTablenorm"/>
            </w:pPr>
            <w:r w:rsidRPr="009111A3">
              <w:rPr>
                <w:b/>
              </w:rPr>
              <w:t>T0504833</w:t>
            </w:r>
            <w:r w:rsidRPr="00A57119">
              <w:t>:</w:t>
            </w:r>
            <w:r w:rsidRPr="00A57119">
              <w:rPr>
                <w:lang w:val="en-US"/>
              </w:rPr>
              <w:t>id</w:t>
            </w:r>
          </w:p>
        </w:tc>
        <w:tc>
          <w:tcPr>
            <w:tcW w:w="560" w:type="pct"/>
          </w:tcPr>
          <w:p w14:paraId="559E62BF" w14:textId="77777777" w:rsidR="00931E50" w:rsidRPr="00A57119" w:rsidRDefault="00931E50" w:rsidP="009111A3">
            <w:pPr>
              <w:pStyle w:val="GOSTTablenorm"/>
            </w:pPr>
            <w:r w:rsidRPr="00A57119">
              <w:t>Число</w:t>
            </w:r>
          </w:p>
        </w:tc>
        <w:tc>
          <w:tcPr>
            <w:tcW w:w="374" w:type="pct"/>
          </w:tcPr>
          <w:p w14:paraId="383F1087" w14:textId="77777777" w:rsidR="00931E50" w:rsidRPr="00A57119" w:rsidRDefault="00931E50" w:rsidP="009111A3">
            <w:pPr>
              <w:pStyle w:val="GOSTTablenorm"/>
            </w:pPr>
            <w:r w:rsidRPr="00A57119">
              <w:t>Да</w:t>
            </w:r>
          </w:p>
        </w:tc>
        <w:tc>
          <w:tcPr>
            <w:tcW w:w="374" w:type="pct"/>
          </w:tcPr>
          <w:p w14:paraId="6669EE65" w14:textId="77777777" w:rsidR="00931E50" w:rsidRPr="00A57119" w:rsidRDefault="00931E50" w:rsidP="009111A3">
            <w:pPr>
              <w:pStyle w:val="GOSTTablenorm"/>
            </w:pPr>
            <w:r w:rsidRPr="00A57119">
              <w:t>&lt;=20</w:t>
            </w:r>
          </w:p>
        </w:tc>
        <w:tc>
          <w:tcPr>
            <w:tcW w:w="1777" w:type="pct"/>
          </w:tcPr>
          <w:p w14:paraId="08EB935A" w14:textId="77777777" w:rsidR="00931E50" w:rsidRPr="00A57119" w:rsidRDefault="00931E50" w:rsidP="009111A3">
            <w:pPr>
              <w:pStyle w:val="GOSTTablenorm"/>
            </w:pPr>
            <w:r w:rsidRPr="00B62E11">
              <w:t>Указывается технический идентификатор строки</w:t>
            </w:r>
          </w:p>
        </w:tc>
      </w:tr>
      <w:tr w:rsidR="00931E50" w:rsidRPr="00A57119" w14:paraId="383B6625" w14:textId="77777777" w:rsidTr="00D94FCB">
        <w:tc>
          <w:tcPr>
            <w:tcW w:w="1120" w:type="pct"/>
          </w:tcPr>
          <w:p w14:paraId="72310DC3" w14:textId="77777777" w:rsidR="00931E50" w:rsidRPr="00A57119" w:rsidRDefault="00931E50" w:rsidP="009111A3">
            <w:pPr>
              <w:pStyle w:val="GOSTTablenorm"/>
            </w:pPr>
            <w:r w:rsidRPr="00A57119">
              <w:t>Номер строки</w:t>
            </w:r>
          </w:p>
        </w:tc>
        <w:tc>
          <w:tcPr>
            <w:tcW w:w="795" w:type="pct"/>
          </w:tcPr>
          <w:p w14:paraId="5EE9F111" w14:textId="77777777" w:rsidR="00931E50" w:rsidRPr="00A57119" w:rsidRDefault="00931E50" w:rsidP="009111A3">
            <w:pPr>
              <w:pStyle w:val="GOSTTablenorm"/>
            </w:pPr>
            <w:r w:rsidRPr="009111A3">
              <w:rPr>
                <w:b/>
              </w:rPr>
              <w:t>T0504833:</w:t>
            </w:r>
            <w:r w:rsidRPr="00A57119">
              <w:t>NPP</w:t>
            </w:r>
          </w:p>
        </w:tc>
        <w:tc>
          <w:tcPr>
            <w:tcW w:w="560" w:type="pct"/>
          </w:tcPr>
          <w:p w14:paraId="4FD20380" w14:textId="77777777" w:rsidR="00931E50" w:rsidRPr="00A57119" w:rsidRDefault="00931E50" w:rsidP="009111A3">
            <w:pPr>
              <w:pStyle w:val="GOSTTablenorm"/>
            </w:pPr>
            <w:r w:rsidRPr="00A57119">
              <w:t>Число</w:t>
            </w:r>
          </w:p>
        </w:tc>
        <w:tc>
          <w:tcPr>
            <w:tcW w:w="374" w:type="pct"/>
          </w:tcPr>
          <w:p w14:paraId="46DD15AC" w14:textId="77777777" w:rsidR="00931E50" w:rsidRPr="00A57119" w:rsidRDefault="00931E50" w:rsidP="009111A3">
            <w:pPr>
              <w:pStyle w:val="GOSTTablenorm"/>
            </w:pPr>
            <w:r w:rsidRPr="00A57119">
              <w:t>Да</w:t>
            </w:r>
          </w:p>
        </w:tc>
        <w:tc>
          <w:tcPr>
            <w:tcW w:w="374" w:type="pct"/>
          </w:tcPr>
          <w:p w14:paraId="2A954EF6" w14:textId="77777777" w:rsidR="00931E50" w:rsidRPr="00A57119" w:rsidRDefault="00931E50" w:rsidP="009111A3">
            <w:pPr>
              <w:pStyle w:val="GOSTTablenorm"/>
            </w:pPr>
            <w:r w:rsidRPr="00A57119">
              <w:t>&lt;=5</w:t>
            </w:r>
          </w:p>
        </w:tc>
        <w:tc>
          <w:tcPr>
            <w:tcW w:w="1777" w:type="pct"/>
          </w:tcPr>
          <w:p w14:paraId="3D03074A" w14:textId="77777777" w:rsidR="00931E50" w:rsidRPr="00B62E11" w:rsidRDefault="00931E50" w:rsidP="009111A3">
            <w:pPr>
              <w:pStyle w:val="GOSTTablenorm"/>
            </w:pPr>
            <w:r w:rsidRPr="00B62E11">
              <w:t>Указывается порядковый номер строки</w:t>
            </w:r>
          </w:p>
        </w:tc>
      </w:tr>
      <w:tr w:rsidR="00931E50" w:rsidRPr="00A57119" w14:paraId="5DDCE0BA" w14:textId="77777777" w:rsidTr="00D94FCB">
        <w:tc>
          <w:tcPr>
            <w:tcW w:w="1120" w:type="pct"/>
          </w:tcPr>
          <w:p w14:paraId="59CA5F20" w14:textId="77777777" w:rsidR="00931E50" w:rsidRPr="00A57119" w:rsidRDefault="00931E50" w:rsidP="009111A3">
            <w:pPr>
              <w:pStyle w:val="GOSTTablenorm"/>
            </w:pPr>
            <w:r w:rsidRPr="00A57119">
              <w:t>Наименование операции</w:t>
            </w:r>
          </w:p>
        </w:tc>
        <w:tc>
          <w:tcPr>
            <w:tcW w:w="795" w:type="pct"/>
          </w:tcPr>
          <w:p w14:paraId="43B0259E" w14:textId="77777777" w:rsidR="00931E50" w:rsidRPr="00A57119" w:rsidRDefault="00931E50" w:rsidP="009111A3">
            <w:pPr>
              <w:pStyle w:val="GOSTTablenorm"/>
            </w:pPr>
            <w:r w:rsidRPr="009111A3">
              <w:rPr>
                <w:b/>
              </w:rPr>
              <w:t>T0504833</w:t>
            </w:r>
            <w:r w:rsidRPr="00A57119">
              <w:t>:NAME_O</w:t>
            </w:r>
          </w:p>
        </w:tc>
        <w:tc>
          <w:tcPr>
            <w:tcW w:w="560" w:type="pct"/>
          </w:tcPr>
          <w:p w14:paraId="579FF3D1" w14:textId="77777777" w:rsidR="00931E50" w:rsidRPr="00A57119" w:rsidRDefault="00931E50" w:rsidP="009111A3">
            <w:pPr>
              <w:pStyle w:val="GOSTTablenorm"/>
            </w:pPr>
            <w:r w:rsidRPr="00A57119">
              <w:t>Строка</w:t>
            </w:r>
          </w:p>
        </w:tc>
        <w:tc>
          <w:tcPr>
            <w:tcW w:w="374" w:type="pct"/>
          </w:tcPr>
          <w:p w14:paraId="2E597577" w14:textId="77777777" w:rsidR="00931E50" w:rsidRPr="00A57119" w:rsidRDefault="00931E50" w:rsidP="009111A3">
            <w:pPr>
              <w:pStyle w:val="GOSTTablenorm"/>
            </w:pPr>
            <w:r w:rsidRPr="00A57119">
              <w:t>Да</w:t>
            </w:r>
          </w:p>
        </w:tc>
        <w:tc>
          <w:tcPr>
            <w:tcW w:w="374" w:type="pct"/>
          </w:tcPr>
          <w:p w14:paraId="38FC1638" w14:textId="77777777" w:rsidR="00931E50" w:rsidRPr="00A57119" w:rsidRDefault="00931E50" w:rsidP="009111A3">
            <w:pPr>
              <w:pStyle w:val="GOSTTablenorm"/>
            </w:pPr>
            <w:r w:rsidRPr="00A57119">
              <w:t>&lt;=2000</w:t>
            </w:r>
          </w:p>
        </w:tc>
        <w:tc>
          <w:tcPr>
            <w:tcW w:w="1777" w:type="pct"/>
          </w:tcPr>
          <w:p w14:paraId="39ED40D4" w14:textId="51732587" w:rsidR="00931E50" w:rsidRPr="00B62E11" w:rsidRDefault="00931E50" w:rsidP="009111A3">
            <w:pPr>
              <w:pStyle w:val="GOSTTablenorm"/>
            </w:pPr>
            <w:r w:rsidRPr="00B62E11">
              <w:t>Указывается произвольное наименование операции, может отсутствовать в справочнике «Наименования записей учета» в SVAP</w:t>
            </w:r>
          </w:p>
        </w:tc>
      </w:tr>
      <w:tr w:rsidR="00931E50" w:rsidRPr="00A57119" w14:paraId="74AA701D" w14:textId="77777777" w:rsidTr="00D94FCB">
        <w:tc>
          <w:tcPr>
            <w:tcW w:w="1120" w:type="pct"/>
          </w:tcPr>
          <w:p w14:paraId="7DA625FE" w14:textId="77777777" w:rsidR="00931E50" w:rsidRPr="00A57119" w:rsidRDefault="00931E50" w:rsidP="009111A3">
            <w:pPr>
              <w:pStyle w:val="GOSTTablenorm"/>
            </w:pPr>
            <w:r w:rsidRPr="00A57119">
              <w:t>Учетная сумма</w:t>
            </w:r>
          </w:p>
        </w:tc>
        <w:tc>
          <w:tcPr>
            <w:tcW w:w="795" w:type="pct"/>
          </w:tcPr>
          <w:p w14:paraId="6A0C8D16" w14:textId="77777777" w:rsidR="00931E50" w:rsidRPr="00A57119" w:rsidRDefault="00931E50" w:rsidP="009111A3">
            <w:pPr>
              <w:pStyle w:val="GOSTTablenorm"/>
              <w:rPr>
                <w:lang w:val="en-US"/>
              </w:rPr>
            </w:pPr>
            <w:r w:rsidRPr="009111A3">
              <w:rPr>
                <w:b/>
              </w:rPr>
              <w:t>T0504833:</w:t>
            </w:r>
            <w:r w:rsidRPr="00A57119">
              <w:t>SUMM</w:t>
            </w:r>
          </w:p>
        </w:tc>
        <w:tc>
          <w:tcPr>
            <w:tcW w:w="560" w:type="pct"/>
          </w:tcPr>
          <w:p w14:paraId="7E8D8318" w14:textId="77777777" w:rsidR="00931E50" w:rsidRPr="00A57119" w:rsidRDefault="00931E50" w:rsidP="009111A3">
            <w:pPr>
              <w:pStyle w:val="GOSTTablenorm"/>
            </w:pPr>
            <w:r w:rsidRPr="00A57119">
              <w:t>Сумма</w:t>
            </w:r>
          </w:p>
        </w:tc>
        <w:tc>
          <w:tcPr>
            <w:tcW w:w="374" w:type="pct"/>
          </w:tcPr>
          <w:p w14:paraId="15EB2476" w14:textId="77777777" w:rsidR="00931E50" w:rsidRPr="00A57119" w:rsidRDefault="00931E50" w:rsidP="009111A3">
            <w:pPr>
              <w:pStyle w:val="GOSTTablenorm"/>
            </w:pPr>
            <w:r w:rsidRPr="00A57119">
              <w:t>Да</w:t>
            </w:r>
          </w:p>
        </w:tc>
        <w:tc>
          <w:tcPr>
            <w:tcW w:w="374" w:type="pct"/>
          </w:tcPr>
          <w:p w14:paraId="78E27657" w14:textId="77777777" w:rsidR="00931E50" w:rsidRPr="00A57119" w:rsidRDefault="00931E50" w:rsidP="009111A3">
            <w:pPr>
              <w:pStyle w:val="GOSTTablenorm"/>
            </w:pPr>
            <w:r w:rsidRPr="00A57119">
              <w:t>20.2</w:t>
            </w:r>
          </w:p>
        </w:tc>
        <w:tc>
          <w:tcPr>
            <w:tcW w:w="1777" w:type="pct"/>
          </w:tcPr>
          <w:p w14:paraId="22E2DFA5" w14:textId="49738522" w:rsidR="00931E50" w:rsidRPr="00B62E11" w:rsidRDefault="00931E50" w:rsidP="009111A3">
            <w:pPr>
              <w:pStyle w:val="GOSTTablenorm"/>
            </w:pPr>
            <w:r w:rsidRPr="00B62E11">
              <w:t>Сумма передается в единицах валюты учета (в рублях) с точностью 2 знака после запятой</w:t>
            </w:r>
          </w:p>
        </w:tc>
      </w:tr>
      <w:tr w:rsidR="00931E50" w:rsidRPr="00A57119" w14:paraId="001E199D" w14:textId="77777777" w:rsidTr="00D94FCB">
        <w:tc>
          <w:tcPr>
            <w:tcW w:w="1120" w:type="pct"/>
          </w:tcPr>
          <w:p w14:paraId="499C0B0F" w14:textId="77777777" w:rsidR="00931E50" w:rsidRPr="00A57119" w:rsidRDefault="00931E50" w:rsidP="009111A3">
            <w:pPr>
              <w:pStyle w:val="GOSTTablenorm"/>
            </w:pPr>
            <w:r w:rsidRPr="00A57119">
              <w:t>Счет Дт</w:t>
            </w:r>
          </w:p>
        </w:tc>
        <w:tc>
          <w:tcPr>
            <w:tcW w:w="795" w:type="pct"/>
          </w:tcPr>
          <w:p w14:paraId="0261287A" w14:textId="77777777" w:rsidR="00931E50" w:rsidRPr="00A57119" w:rsidRDefault="00931E50" w:rsidP="009111A3">
            <w:pPr>
              <w:pStyle w:val="GOSTTablenorm"/>
            </w:pPr>
            <w:r w:rsidRPr="009111A3">
              <w:rPr>
                <w:b/>
              </w:rPr>
              <w:t>T0504833</w:t>
            </w:r>
            <w:r w:rsidRPr="00A57119">
              <w:t>:DT_ACCOUNT</w:t>
            </w:r>
          </w:p>
        </w:tc>
        <w:tc>
          <w:tcPr>
            <w:tcW w:w="560" w:type="pct"/>
          </w:tcPr>
          <w:p w14:paraId="645A849E" w14:textId="77777777" w:rsidR="00931E50" w:rsidRPr="00A57119" w:rsidRDefault="00931E50" w:rsidP="009111A3">
            <w:pPr>
              <w:pStyle w:val="GOSTTablenorm"/>
            </w:pPr>
            <w:r w:rsidRPr="00A57119">
              <w:t>Строка</w:t>
            </w:r>
          </w:p>
        </w:tc>
        <w:tc>
          <w:tcPr>
            <w:tcW w:w="374" w:type="pct"/>
          </w:tcPr>
          <w:p w14:paraId="7F9E995B" w14:textId="77777777" w:rsidR="00931E50" w:rsidRPr="00A57119" w:rsidRDefault="00931E50" w:rsidP="009111A3">
            <w:pPr>
              <w:pStyle w:val="GOSTTablenorm"/>
            </w:pPr>
            <w:r w:rsidRPr="00A57119">
              <w:t>Да</w:t>
            </w:r>
          </w:p>
        </w:tc>
        <w:tc>
          <w:tcPr>
            <w:tcW w:w="374" w:type="pct"/>
          </w:tcPr>
          <w:p w14:paraId="026E47DA" w14:textId="77777777" w:rsidR="00931E50" w:rsidRPr="00A57119" w:rsidRDefault="00931E50" w:rsidP="009111A3">
            <w:pPr>
              <w:pStyle w:val="GOSTTablenorm"/>
            </w:pPr>
            <w:r w:rsidRPr="00A57119">
              <w:rPr>
                <w:lang w:val="en-US"/>
              </w:rPr>
              <w:t>&lt;</w:t>
            </w:r>
            <w:r w:rsidRPr="00A57119">
              <w:t>=5</w:t>
            </w:r>
          </w:p>
        </w:tc>
        <w:tc>
          <w:tcPr>
            <w:tcW w:w="1777" w:type="pct"/>
          </w:tcPr>
          <w:p w14:paraId="5BC7192F" w14:textId="77777777" w:rsidR="00931E50" w:rsidRPr="00B62E11" w:rsidRDefault="00931E50" w:rsidP="009111A3">
            <w:pPr>
              <w:pStyle w:val="GOSTTablenorm"/>
            </w:pPr>
            <w:r w:rsidRPr="00B62E11">
              <w:t>Указывается код счета казначейского учета (номер забалансового счета) в соответствии со справочником «План счетов» в SVAP для отражения по дебету записи учета.</w:t>
            </w:r>
          </w:p>
        </w:tc>
      </w:tr>
      <w:tr w:rsidR="00931E50" w:rsidRPr="00A57119" w14:paraId="24EF9457" w14:textId="77777777" w:rsidTr="00D94FCB">
        <w:tc>
          <w:tcPr>
            <w:tcW w:w="1120" w:type="pct"/>
          </w:tcPr>
          <w:p w14:paraId="1DC957FB" w14:textId="77777777" w:rsidR="00931E50" w:rsidRPr="00A57119" w:rsidRDefault="00931E50" w:rsidP="009111A3">
            <w:pPr>
              <w:pStyle w:val="GOSTTablenorm"/>
            </w:pPr>
            <w:r w:rsidRPr="00A57119">
              <w:lastRenderedPageBreak/>
              <w:t>ОКТМО КС Дт</w:t>
            </w:r>
          </w:p>
        </w:tc>
        <w:tc>
          <w:tcPr>
            <w:tcW w:w="795" w:type="pct"/>
          </w:tcPr>
          <w:p w14:paraId="5040F7A6" w14:textId="77777777" w:rsidR="00931E50" w:rsidRPr="00A57119" w:rsidRDefault="00931E50" w:rsidP="009111A3">
            <w:pPr>
              <w:pStyle w:val="GOSTTablenorm"/>
            </w:pPr>
            <w:r w:rsidRPr="009111A3">
              <w:rPr>
                <w:b/>
              </w:rPr>
              <w:t>T0504833</w:t>
            </w:r>
            <w:r w:rsidRPr="00A57119">
              <w:t>:DT_OKTMOKS</w:t>
            </w:r>
          </w:p>
        </w:tc>
        <w:tc>
          <w:tcPr>
            <w:tcW w:w="560" w:type="pct"/>
          </w:tcPr>
          <w:p w14:paraId="67697DC2" w14:textId="77777777" w:rsidR="00931E50" w:rsidRPr="00A57119" w:rsidRDefault="00931E50" w:rsidP="009111A3">
            <w:pPr>
              <w:pStyle w:val="GOSTTablenorm"/>
            </w:pPr>
            <w:r w:rsidRPr="00A57119">
              <w:t>Строка</w:t>
            </w:r>
          </w:p>
        </w:tc>
        <w:tc>
          <w:tcPr>
            <w:tcW w:w="374" w:type="pct"/>
          </w:tcPr>
          <w:p w14:paraId="550A6F3D" w14:textId="77777777" w:rsidR="00931E50" w:rsidRPr="00A57119" w:rsidRDefault="00931E50" w:rsidP="009111A3">
            <w:pPr>
              <w:pStyle w:val="GOSTTablenorm"/>
            </w:pPr>
            <w:r w:rsidRPr="00A57119">
              <w:t>Да</w:t>
            </w:r>
          </w:p>
        </w:tc>
        <w:tc>
          <w:tcPr>
            <w:tcW w:w="374" w:type="pct"/>
          </w:tcPr>
          <w:p w14:paraId="0C5A695B" w14:textId="77777777" w:rsidR="00931E50" w:rsidRPr="00A57119" w:rsidRDefault="00931E50" w:rsidP="009111A3">
            <w:pPr>
              <w:pStyle w:val="GOSTTablenorm"/>
              <w:rPr>
                <w:lang w:val="en-US"/>
              </w:rPr>
            </w:pPr>
            <w:r w:rsidRPr="00A57119">
              <w:t>&lt;=8</w:t>
            </w:r>
          </w:p>
        </w:tc>
        <w:tc>
          <w:tcPr>
            <w:tcW w:w="1777" w:type="pct"/>
          </w:tcPr>
          <w:p w14:paraId="7EE81FDD" w14:textId="77777777" w:rsidR="00F015FE" w:rsidRDefault="00931E50" w:rsidP="009111A3">
            <w:pPr>
              <w:pStyle w:val="GOSTTablenorm"/>
            </w:pPr>
            <w:r w:rsidRPr="00B443F0">
              <w:t>Указывается значение аналитического признака «</w:t>
            </w:r>
            <w:r w:rsidRPr="00A57119">
              <w:t>ОКТМО КС</w:t>
            </w:r>
            <w:r w:rsidRPr="00B443F0">
              <w:t>» (</w:t>
            </w:r>
            <w:r w:rsidRPr="00A57119">
              <w:t>код по ОКТМО казначейского счета)</w:t>
            </w:r>
            <w:r w:rsidRPr="00B443F0">
              <w:t xml:space="preserve"> для отражения по дебету записи аналитического учета.</w:t>
            </w:r>
          </w:p>
          <w:p w14:paraId="038874A5" w14:textId="2A1B6828" w:rsidR="00931E50" w:rsidRPr="00B62E11" w:rsidRDefault="00931E50" w:rsidP="009111A3">
            <w:pPr>
              <w:pStyle w:val="GOSTTablenorm"/>
            </w:pPr>
            <w:r w:rsidRPr="00B62E11">
              <w:t>Допускается заполнение прочерком</w:t>
            </w:r>
          </w:p>
        </w:tc>
      </w:tr>
      <w:tr w:rsidR="00931E50" w:rsidRPr="00A57119" w14:paraId="04C182E9" w14:textId="77777777" w:rsidTr="00D94FCB">
        <w:tc>
          <w:tcPr>
            <w:tcW w:w="1120" w:type="pct"/>
          </w:tcPr>
          <w:p w14:paraId="161AA281" w14:textId="77777777" w:rsidR="00931E50" w:rsidRPr="00A57119" w:rsidRDefault="00931E50" w:rsidP="009111A3">
            <w:pPr>
              <w:pStyle w:val="GOSTTablenorm"/>
            </w:pPr>
            <w:r w:rsidRPr="00A57119">
              <w:t>ЛС Дт</w:t>
            </w:r>
          </w:p>
        </w:tc>
        <w:tc>
          <w:tcPr>
            <w:tcW w:w="795" w:type="pct"/>
          </w:tcPr>
          <w:p w14:paraId="16D8DAA0" w14:textId="77777777" w:rsidR="00931E50" w:rsidRPr="00A57119" w:rsidRDefault="00931E50" w:rsidP="009111A3">
            <w:pPr>
              <w:pStyle w:val="GOSTTablenorm"/>
            </w:pPr>
            <w:r w:rsidRPr="009111A3">
              <w:rPr>
                <w:b/>
              </w:rPr>
              <w:t>T0504833</w:t>
            </w:r>
            <w:r w:rsidRPr="00A57119">
              <w:t>:</w:t>
            </w:r>
            <w:r w:rsidRPr="00A57119">
              <w:rPr>
                <w:lang w:val="en-US"/>
              </w:rPr>
              <w:t>D</w:t>
            </w:r>
            <w:r w:rsidRPr="00A57119">
              <w:t>T_LS</w:t>
            </w:r>
          </w:p>
        </w:tc>
        <w:tc>
          <w:tcPr>
            <w:tcW w:w="560" w:type="pct"/>
          </w:tcPr>
          <w:p w14:paraId="1847E29A" w14:textId="77777777" w:rsidR="00931E50" w:rsidRPr="00A57119" w:rsidRDefault="00931E50" w:rsidP="009111A3">
            <w:pPr>
              <w:pStyle w:val="GOSTTablenorm"/>
            </w:pPr>
            <w:r w:rsidRPr="00A57119">
              <w:t>Строка</w:t>
            </w:r>
          </w:p>
        </w:tc>
        <w:tc>
          <w:tcPr>
            <w:tcW w:w="374" w:type="pct"/>
          </w:tcPr>
          <w:p w14:paraId="18CCE372" w14:textId="77777777" w:rsidR="00931E50" w:rsidRPr="00A57119" w:rsidRDefault="00931E50" w:rsidP="009111A3">
            <w:pPr>
              <w:pStyle w:val="GOSTTablenorm"/>
            </w:pPr>
            <w:r w:rsidRPr="00A57119">
              <w:t>Да</w:t>
            </w:r>
          </w:p>
        </w:tc>
        <w:tc>
          <w:tcPr>
            <w:tcW w:w="374" w:type="pct"/>
          </w:tcPr>
          <w:p w14:paraId="073E5A6B" w14:textId="77777777" w:rsidR="00931E50" w:rsidRPr="00A57119" w:rsidRDefault="00931E50" w:rsidP="009111A3">
            <w:pPr>
              <w:pStyle w:val="GOSTTablenorm"/>
            </w:pPr>
            <w:r w:rsidRPr="00A57119">
              <w:t>&lt;=11</w:t>
            </w:r>
          </w:p>
        </w:tc>
        <w:tc>
          <w:tcPr>
            <w:tcW w:w="1777" w:type="pct"/>
          </w:tcPr>
          <w:p w14:paraId="7E1F71B7" w14:textId="77777777" w:rsidR="00931E50" w:rsidRPr="00B62E11" w:rsidRDefault="00931E50" w:rsidP="009111A3">
            <w:pPr>
              <w:pStyle w:val="GOSTTablenorm"/>
            </w:pPr>
            <w:r w:rsidRPr="00B443F0">
              <w:t>Указывается значение аналитического признака «ЛС» для отражения по дебету записи аналитического учета.</w:t>
            </w:r>
          </w:p>
          <w:p w14:paraId="175A7830" w14:textId="77777777" w:rsidR="00931E50" w:rsidRPr="00B443F0" w:rsidRDefault="00931E50" w:rsidP="009111A3">
            <w:pPr>
              <w:pStyle w:val="GOSTTablenorm"/>
            </w:pPr>
            <w:r w:rsidRPr="00B62E11">
              <w:t>Допускается заполнение прочерком</w:t>
            </w:r>
          </w:p>
        </w:tc>
      </w:tr>
      <w:tr w:rsidR="00931E50" w:rsidRPr="00A57119" w14:paraId="6A0E6732" w14:textId="77777777" w:rsidTr="00D94FCB">
        <w:tc>
          <w:tcPr>
            <w:tcW w:w="1120" w:type="pct"/>
          </w:tcPr>
          <w:p w14:paraId="0EC7E456" w14:textId="77777777" w:rsidR="00931E50" w:rsidRPr="00A57119" w:rsidRDefault="00931E50" w:rsidP="009111A3">
            <w:pPr>
              <w:pStyle w:val="GOSTTablenorm"/>
            </w:pPr>
            <w:r w:rsidRPr="00A57119">
              <w:t>Аналитический код СКУ Дт</w:t>
            </w:r>
          </w:p>
        </w:tc>
        <w:tc>
          <w:tcPr>
            <w:tcW w:w="795" w:type="pct"/>
          </w:tcPr>
          <w:p w14:paraId="258F79DB" w14:textId="77777777" w:rsidR="00931E50" w:rsidRPr="00A57119" w:rsidRDefault="00931E50" w:rsidP="009111A3">
            <w:pPr>
              <w:pStyle w:val="GOSTTablenorm"/>
            </w:pPr>
            <w:r w:rsidRPr="009111A3">
              <w:rPr>
                <w:b/>
              </w:rPr>
              <w:t>T0504833:</w:t>
            </w:r>
            <w:r w:rsidRPr="00A57119">
              <w:t>DT_ANALITCODESKU</w:t>
            </w:r>
          </w:p>
        </w:tc>
        <w:tc>
          <w:tcPr>
            <w:tcW w:w="560" w:type="pct"/>
          </w:tcPr>
          <w:p w14:paraId="0C428C65" w14:textId="77777777" w:rsidR="00931E50" w:rsidRPr="00A57119" w:rsidRDefault="00931E50" w:rsidP="009111A3">
            <w:pPr>
              <w:pStyle w:val="GOSTTablenorm"/>
            </w:pPr>
            <w:r w:rsidRPr="00A57119">
              <w:t>Строка</w:t>
            </w:r>
          </w:p>
        </w:tc>
        <w:tc>
          <w:tcPr>
            <w:tcW w:w="374" w:type="pct"/>
          </w:tcPr>
          <w:p w14:paraId="7010BD41" w14:textId="77777777" w:rsidR="00931E50" w:rsidRPr="00A57119" w:rsidRDefault="00931E50" w:rsidP="009111A3">
            <w:pPr>
              <w:pStyle w:val="GOSTTablenorm"/>
            </w:pPr>
            <w:r w:rsidRPr="00A57119">
              <w:t>Да</w:t>
            </w:r>
          </w:p>
        </w:tc>
        <w:tc>
          <w:tcPr>
            <w:tcW w:w="374" w:type="pct"/>
          </w:tcPr>
          <w:p w14:paraId="4D395A27" w14:textId="77777777" w:rsidR="00931E50" w:rsidRPr="00A57119" w:rsidRDefault="00931E50" w:rsidP="009111A3">
            <w:pPr>
              <w:pStyle w:val="GOSTTablenorm"/>
            </w:pPr>
            <w:r w:rsidRPr="00A57119">
              <w:t>&lt;=</w:t>
            </w:r>
            <w:r w:rsidRPr="00A57119">
              <w:rPr>
                <w:lang w:val="en-US"/>
              </w:rPr>
              <w:t>2</w:t>
            </w:r>
          </w:p>
        </w:tc>
        <w:tc>
          <w:tcPr>
            <w:tcW w:w="1777" w:type="pct"/>
          </w:tcPr>
          <w:p w14:paraId="2C44679B" w14:textId="77777777" w:rsidR="00931E50" w:rsidRPr="00B443F0" w:rsidRDefault="00931E50" w:rsidP="009111A3">
            <w:pPr>
              <w:pStyle w:val="GOSTTablenorm"/>
            </w:pPr>
            <w:r w:rsidRPr="00B443F0">
              <w:t>Указывается значение аналитического признака «</w:t>
            </w:r>
            <w:r w:rsidRPr="00A57119">
              <w:t>Аналитический код СКУ</w:t>
            </w:r>
            <w:r w:rsidRPr="00B443F0">
              <w:t>» для отражения по дебету записи учета.</w:t>
            </w:r>
          </w:p>
          <w:p w14:paraId="57476C31" w14:textId="3D6A4D39" w:rsidR="00931E50" w:rsidRPr="00B443F0" w:rsidRDefault="00931E50" w:rsidP="009111A3">
            <w:pPr>
              <w:pStyle w:val="GOSTTablenorm"/>
            </w:pPr>
            <w:r w:rsidRPr="00B62E11">
              <w:t>Допускается заполнение прочерком</w:t>
            </w:r>
          </w:p>
        </w:tc>
      </w:tr>
      <w:tr w:rsidR="00931E50" w:rsidRPr="00A57119" w14:paraId="1871C5D3" w14:textId="77777777" w:rsidTr="00D94FCB">
        <w:tc>
          <w:tcPr>
            <w:tcW w:w="1120" w:type="pct"/>
          </w:tcPr>
          <w:p w14:paraId="4599C95F" w14:textId="77777777" w:rsidR="00931E50" w:rsidRPr="00A57119" w:rsidRDefault="00931E50" w:rsidP="009111A3">
            <w:pPr>
              <w:pStyle w:val="GOSTTablenorm"/>
            </w:pPr>
            <w:r w:rsidRPr="00A57119">
              <w:t>КБК Дт</w:t>
            </w:r>
          </w:p>
        </w:tc>
        <w:tc>
          <w:tcPr>
            <w:tcW w:w="795" w:type="pct"/>
          </w:tcPr>
          <w:p w14:paraId="37CF240B" w14:textId="77777777" w:rsidR="00931E50" w:rsidRPr="00A57119" w:rsidRDefault="00931E50" w:rsidP="009111A3">
            <w:pPr>
              <w:pStyle w:val="GOSTTablenorm"/>
            </w:pPr>
            <w:r w:rsidRPr="009111A3">
              <w:rPr>
                <w:b/>
              </w:rPr>
              <w:t>T0504833:</w:t>
            </w:r>
            <w:r w:rsidRPr="00A57119">
              <w:t>DT_KBK</w:t>
            </w:r>
          </w:p>
        </w:tc>
        <w:tc>
          <w:tcPr>
            <w:tcW w:w="560" w:type="pct"/>
          </w:tcPr>
          <w:p w14:paraId="20A68E5E" w14:textId="77777777" w:rsidR="00931E50" w:rsidRPr="00A57119" w:rsidRDefault="00931E50" w:rsidP="009111A3">
            <w:pPr>
              <w:pStyle w:val="GOSTTablenorm"/>
            </w:pPr>
            <w:r w:rsidRPr="00A57119">
              <w:t>Строка</w:t>
            </w:r>
          </w:p>
        </w:tc>
        <w:tc>
          <w:tcPr>
            <w:tcW w:w="374" w:type="pct"/>
          </w:tcPr>
          <w:p w14:paraId="30B073DB" w14:textId="77777777" w:rsidR="00931E50" w:rsidRPr="00A57119" w:rsidRDefault="00931E50" w:rsidP="009111A3">
            <w:pPr>
              <w:pStyle w:val="GOSTTablenorm"/>
            </w:pPr>
            <w:r w:rsidRPr="00A57119">
              <w:t>Да</w:t>
            </w:r>
          </w:p>
        </w:tc>
        <w:tc>
          <w:tcPr>
            <w:tcW w:w="374" w:type="pct"/>
          </w:tcPr>
          <w:p w14:paraId="7C596BE0" w14:textId="77777777" w:rsidR="00931E50" w:rsidRPr="00A57119" w:rsidRDefault="00931E50" w:rsidP="009111A3">
            <w:pPr>
              <w:pStyle w:val="GOSTTablenorm"/>
            </w:pPr>
            <w:r w:rsidRPr="00A57119">
              <w:t>&lt;=20</w:t>
            </w:r>
          </w:p>
        </w:tc>
        <w:tc>
          <w:tcPr>
            <w:tcW w:w="1777" w:type="pct"/>
          </w:tcPr>
          <w:p w14:paraId="0D8C6FFB" w14:textId="77777777" w:rsidR="00931E50" w:rsidRPr="00B62E11" w:rsidRDefault="00931E50" w:rsidP="009111A3">
            <w:pPr>
              <w:pStyle w:val="GOSTTablenorm"/>
            </w:pPr>
            <w:r w:rsidRPr="00B443F0">
              <w:t>Указывается значение аналитического признака «КБК»  (Код по бюджетной классификации) для отражения по дебету записи учета.</w:t>
            </w:r>
          </w:p>
          <w:p w14:paraId="5FB0B08C" w14:textId="32215D06" w:rsidR="00931E50" w:rsidRPr="00B443F0" w:rsidRDefault="00931E50" w:rsidP="009111A3">
            <w:pPr>
              <w:pStyle w:val="GOSTTablenorm"/>
            </w:pPr>
            <w:r w:rsidRPr="00B62E11">
              <w:t>Допускается заполнение прочерком</w:t>
            </w:r>
          </w:p>
        </w:tc>
      </w:tr>
      <w:tr w:rsidR="00931E50" w:rsidRPr="00A57119" w14:paraId="61668EE1" w14:textId="77777777" w:rsidTr="00D94FCB">
        <w:tc>
          <w:tcPr>
            <w:tcW w:w="1120" w:type="pct"/>
          </w:tcPr>
          <w:p w14:paraId="5FBEF6C2" w14:textId="77777777" w:rsidR="00931E50" w:rsidRPr="00A57119" w:rsidRDefault="00931E50" w:rsidP="009111A3">
            <w:pPr>
              <w:pStyle w:val="GOSTTablenorm"/>
            </w:pPr>
            <w:r w:rsidRPr="00A57119">
              <w:t>Тип КБК Дт</w:t>
            </w:r>
          </w:p>
        </w:tc>
        <w:tc>
          <w:tcPr>
            <w:tcW w:w="795" w:type="pct"/>
          </w:tcPr>
          <w:p w14:paraId="3C0D58C7" w14:textId="77777777" w:rsidR="00931E50" w:rsidRPr="00A57119" w:rsidRDefault="00931E50" w:rsidP="009111A3">
            <w:pPr>
              <w:pStyle w:val="GOSTTablenorm"/>
            </w:pPr>
            <w:r w:rsidRPr="009111A3">
              <w:rPr>
                <w:b/>
              </w:rPr>
              <w:t>T0504833:</w:t>
            </w:r>
            <w:r w:rsidRPr="00A57119">
              <w:t>DT_</w:t>
            </w:r>
            <w:r w:rsidRPr="00A57119">
              <w:rPr>
                <w:lang w:val="en-US"/>
              </w:rPr>
              <w:t>TYPE</w:t>
            </w:r>
            <w:r w:rsidRPr="00A57119">
              <w:t>KBK</w:t>
            </w:r>
          </w:p>
        </w:tc>
        <w:tc>
          <w:tcPr>
            <w:tcW w:w="560" w:type="pct"/>
          </w:tcPr>
          <w:p w14:paraId="67139E23" w14:textId="77777777" w:rsidR="00931E50" w:rsidRPr="00A57119" w:rsidRDefault="00931E50" w:rsidP="009111A3">
            <w:pPr>
              <w:pStyle w:val="GOSTTablenorm"/>
            </w:pPr>
            <w:r w:rsidRPr="00A57119">
              <w:t>Строка</w:t>
            </w:r>
          </w:p>
        </w:tc>
        <w:tc>
          <w:tcPr>
            <w:tcW w:w="374" w:type="pct"/>
          </w:tcPr>
          <w:p w14:paraId="76A6885E" w14:textId="77777777" w:rsidR="00931E50" w:rsidRPr="00A57119" w:rsidRDefault="00931E50" w:rsidP="009111A3">
            <w:pPr>
              <w:pStyle w:val="GOSTTablenorm"/>
            </w:pPr>
            <w:r w:rsidRPr="00A57119">
              <w:t>Да</w:t>
            </w:r>
          </w:p>
        </w:tc>
        <w:tc>
          <w:tcPr>
            <w:tcW w:w="374" w:type="pct"/>
          </w:tcPr>
          <w:p w14:paraId="6DCA6E50" w14:textId="66DC8F93" w:rsidR="00931E50" w:rsidRPr="00A57119" w:rsidRDefault="00931E50" w:rsidP="009111A3">
            <w:pPr>
              <w:pStyle w:val="GOSTTablenorm"/>
            </w:pPr>
            <w:r w:rsidRPr="00A57119">
              <w:rPr>
                <w:lang w:val="en-US"/>
              </w:rPr>
              <w:t>&lt;</w:t>
            </w:r>
            <w:r w:rsidRPr="00A57119">
              <w:t>=2</w:t>
            </w:r>
          </w:p>
        </w:tc>
        <w:tc>
          <w:tcPr>
            <w:tcW w:w="1777" w:type="pct"/>
          </w:tcPr>
          <w:p w14:paraId="200B314A" w14:textId="77777777" w:rsidR="00F015FE" w:rsidRDefault="00931E50" w:rsidP="009C6772">
            <w:pPr>
              <w:pStyle w:val="GOSTTablenorm"/>
            </w:pPr>
            <w:r w:rsidRPr="00B443F0">
              <w:t>Указывается значение аналитического признака «Тип КБК» для отражения по дебету записи учета.</w:t>
            </w:r>
          </w:p>
          <w:p w14:paraId="09F6F01F" w14:textId="686EAD3C" w:rsidR="00931E50" w:rsidRPr="00B443F0" w:rsidRDefault="00931E50" w:rsidP="009C6772">
            <w:pPr>
              <w:pStyle w:val="GOSTTablenorm"/>
            </w:pPr>
            <w:r w:rsidRPr="00B443F0">
              <w:t>Допускается заполнение прочерком</w:t>
            </w:r>
          </w:p>
        </w:tc>
      </w:tr>
      <w:tr w:rsidR="00931E50" w:rsidRPr="00A57119" w14:paraId="70A926E9" w14:textId="77777777" w:rsidTr="00D94FCB">
        <w:tc>
          <w:tcPr>
            <w:tcW w:w="1120" w:type="pct"/>
          </w:tcPr>
          <w:p w14:paraId="368441BA" w14:textId="77777777" w:rsidR="00931E50" w:rsidRPr="00A57119" w:rsidRDefault="00931E50" w:rsidP="009111A3">
            <w:pPr>
              <w:pStyle w:val="GOSTTablenorm"/>
            </w:pPr>
            <w:r w:rsidRPr="00A57119">
              <w:t>Код валюты Дт</w:t>
            </w:r>
          </w:p>
        </w:tc>
        <w:tc>
          <w:tcPr>
            <w:tcW w:w="795" w:type="pct"/>
          </w:tcPr>
          <w:p w14:paraId="0ADA5D4E" w14:textId="77777777" w:rsidR="00931E50" w:rsidRPr="00A57119" w:rsidRDefault="00931E50" w:rsidP="009111A3">
            <w:pPr>
              <w:pStyle w:val="GOSTTablenorm"/>
            </w:pPr>
            <w:r w:rsidRPr="009111A3">
              <w:rPr>
                <w:b/>
              </w:rPr>
              <w:t>T0504833</w:t>
            </w:r>
            <w:r w:rsidRPr="00A57119">
              <w:t>:DT_VALCODE</w:t>
            </w:r>
          </w:p>
        </w:tc>
        <w:tc>
          <w:tcPr>
            <w:tcW w:w="560" w:type="pct"/>
          </w:tcPr>
          <w:p w14:paraId="763A3FEA" w14:textId="77777777" w:rsidR="00931E50" w:rsidRPr="00A57119" w:rsidRDefault="00931E50" w:rsidP="009111A3">
            <w:pPr>
              <w:pStyle w:val="GOSTTablenorm"/>
            </w:pPr>
            <w:r w:rsidRPr="00A57119">
              <w:t>Строка</w:t>
            </w:r>
          </w:p>
        </w:tc>
        <w:tc>
          <w:tcPr>
            <w:tcW w:w="374" w:type="pct"/>
          </w:tcPr>
          <w:p w14:paraId="33B2F842" w14:textId="77777777" w:rsidR="00931E50" w:rsidRPr="00A57119" w:rsidRDefault="00931E50" w:rsidP="009111A3">
            <w:pPr>
              <w:pStyle w:val="GOSTTablenorm"/>
            </w:pPr>
            <w:r w:rsidRPr="00A57119">
              <w:t>Да</w:t>
            </w:r>
          </w:p>
        </w:tc>
        <w:tc>
          <w:tcPr>
            <w:tcW w:w="374" w:type="pct"/>
          </w:tcPr>
          <w:p w14:paraId="73EAC661" w14:textId="77777777" w:rsidR="00931E50" w:rsidRPr="00A57119" w:rsidRDefault="00931E50" w:rsidP="009111A3">
            <w:pPr>
              <w:pStyle w:val="GOSTTablenorm"/>
            </w:pPr>
            <w:r w:rsidRPr="00A57119">
              <w:t>&lt;=3</w:t>
            </w:r>
          </w:p>
        </w:tc>
        <w:tc>
          <w:tcPr>
            <w:tcW w:w="1777" w:type="pct"/>
          </w:tcPr>
          <w:p w14:paraId="10C95F3E" w14:textId="77777777" w:rsidR="00931E50" w:rsidRPr="00B443F0" w:rsidRDefault="00931E50" w:rsidP="009111A3">
            <w:pPr>
              <w:pStyle w:val="GOSTTablenorm"/>
            </w:pPr>
            <w:r w:rsidRPr="00B443F0">
              <w:t>Указывается значение аналитического признака «</w:t>
            </w:r>
            <w:r w:rsidRPr="00A57119">
              <w:t>Код валюты</w:t>
            </w:r>
            <w:r w:rsidRPr="00B443F0">
              <w:t>» для отражения по дебету записи учета.</w:t>
            </w:r>
          </w:p>
          <w:p w14:paraId="1857857F" w14:textId="78F8D054" w:rsidR="00931E50" w:rsidRPr="00B443F0" w:rsidRDefault="00931E50" w:rsidP="009111A3">
            <w:pPr>
              <w:pStyle w:val="GOSTTablenorm"/>
            </w:pPr>
            <w:r w:rsidRPr="00B62E11">
              <w:t>Допускается заполнение прочерком</w:t>
            </w:r>
          </w:p>
        </w:tc>
      </w:tr>
      <w:tr w:rsidR="00931E50" w:rsidRPr="00A57119" w14:paraId="3308FE5B" w14:textId="77777777" w:rsidTr="00D94FCB">
        <w:tc>
          <w:tcPr>
            <w:tcW w:w="1120" w:type="pct"/>
          </w:tcPr>
          <w:p w14:paraId="2446A751" w14:textId="77777777" w:rsidR="00931E50" w:rsidRPr="00A57119" w:rsidRDefault="00931E50" w:rsidP="009111A3">
            <w:pPr>
              <w:pStyle w:val="GOSTTablenorm"/>
            </w:pPr>
            <w:r w:rsidRPr="00A57119">
              <w:t>ТОФК КС Дт</w:t>
            </w:r>
          </w:p>
        </w:tc>
        <w:tc>
          <w:tcPr>
            <w:tcW w:w="795" w:type="pct"/>
          </w:tcPr>
          <w:p w14:paraId="458D8CD7" w14:textId="77777777" w:rsidR="00931E50" w:rsidRPr="00A57119" w:rsidRDefault="00931E50" w:rsidP="009111A3">
            <w:pPr>
              <w:pStyle w:val="GOSTTablenorm"/>
            </w:pPr>
            <w:r w:rsidRPr="009111A3">
              <w:rPr>
                <w:b/>
              </w:rPr>
              <w:t>T0504833:</w:t>
            </w:r>
            <w:r w:rsidRPr="00A57119">
              <w:t>DT_TOFKKS</w:t>
            </w:r>
          </w:p>
        </w:tc>
        <w:tc>
          <w:tcPr>
            <w:tcW w:w="560" w:type="pct"/>
          </w:tcPr>
          <w:p w14:paraId="6260F9B5" w14:textId="77777777" w:rsidR="00931E50" w:rsidRPr="00A57119" w:rsidRDefault="00931E50" w:rsidP="009111A3">
            <w:pPr>
              <w:pStyle w:val="GOSTTablenorm"/>
            </w:pPr>
            <w:r w:rsidRPr="00A57119">
              <w:t>Строка</w:t>
            </w:r>
          </w:p>
        </w:tc>
        <w:tc>
          <w:tcPr>
            <w:tcW w:w="374" w:type="pct"/>
          </w:tcPr>
          <w:p w14:paraId="3D587A48" w14:textId="77777777" w:rsidR="00931E50" w:rsidRPr="00A57119" w:rsidRDefault="00931E50" w:rsidP="009111A3">
            <w:pPr>
              <w:pStyle w:val="GOSTTablenorm"/>
            </w:pPr>
            <w:r w:rsidRPr="00A57119">
              <w:t>Да</w:t>
            </w:r>
          </w:p>
        </w:tc>
        <w:tc>
          <w:tcPr>
            <w:tcW w:w="374" w:type="pct"/>
          </w:tcPr>
          <w:p w14:paraId="0657FAB8" w14:textId="77777777" w:rsidR="00931E50" w:rsidRPr="00A57119" w:rsidRDefault="00931E50" w:rsidP="009111A3">
            <w:pPr>
              <w:pStyle w:val="GOSTTablenorm"/>
            </w:pPr>
            <w:r w:rsidRPr="00A57119">
              <w:t>&lt;=2</w:t>
            </w:r>
          </w:p>
        </w:tc>
        <w:tc>
          <w:tcPr>
            <w:tcW w:w="1777" w:type="pct"/>
          </w:tcPr>
          <w:p w14:paraId="783A2128" w14:textId="77777777" w:rsidR="00931E50" w:rsidRPr="00B443F0" w:rsidRDefault="00931E50" w:rsidP="009111A3">
            <w:pPr>
              <w:pStyle w:val="GOSTTablenorm"/>
            </w:pPr>
            <w:r w:rsidRPr="00B443F0">
              <w:t>Указывается значение аналитического признака «</w:t>
            </w:r>
            <w:r w:rsidRPr="00A57119">
              <w:t>ТОФК КС</w:t>
            </w:r>
            <w:r w:rsidRPr="00B443F0">
              <w:t>» для отражения по дебету записи учета.</w:t>
            </w:r>
          </w:p>
          <w:p w14:paraId="69170433" w14:textId="77777777" w:rsidR="00931E50" w:rsidRPr="00B443F0" w:rsidRDefault="00931E50" w:rsidP="009111A3">
            <w:pPr>
              <w:pStyle w:val="GOSTTablenorm"/>
            </w:pPr>
            <w:r w:rsidRPr="00B62E11">
              <w:t xml:space="preserve">Допускается заполнение прочерком </w:t>
            </w:r>
          </w:p>
        </w:tc>
      </w:tr>
      <w:tr w:rsidR="00931E50" w:rsidRPr="00A57119" w14:paraId="3A5423D8" w14:textId="77777777" w:rsidTr="00D94FCB">
        <w:tc>
          <w:tcPr>
            <w:tcW w:w="1120" w:type="pct"/>
          </w:tcPr>
          <w:p w14:paraId="7B12BD20" w14:textId="77777777" w:rsidR="00931E50" w:rsidRPr="00A57119" w:rsidRDefault="00931E50" w:rsidP="009111A3">
            <w:pPr>
              <w:pStyle w:val="GOSTTablenorm"/>
            </w:pPr>
            <w:r w:rsidRPr="00A57119">
              <w:t>Порядковый номер КС Дт</w:t>
            </w:r>
          </w:p>
        </w:tc>
        <w:tc>
          <w:tcPr>
            <w:tcW w:w="795" w:type="pct"/>
          </w:tcPr>
          <w:p w14:paraId="18EE6D30" w14:textId="77777777" w:rsidR="00931E50" w:rsidRPr="00A57119" w:rsidRDefault="00931E50" w:rsidP="009111A3">
            <w:pPr>
              <w:pStyle w:val="GOSTTablenorm"/>
            </w:pPr>
            <w:r w:rsidRPr="009111A3">
              <w:rPr>
                <w:b/>
              </w:rPr>
              <w:t>T0504833:</w:t>
            </w:r>
            <w:r w:rsidRPr="00A57119">
              <w:t>DT_PNKS</w:t>
            </w:r>
          </w:p>
        </w:tc>
        <w:tc>
          <w:tcPr>
            <w:tcW w:w="560" w:type="pct"/>
          </w:tcPr>
          <w:p w14:paraId="0DDF87F5" w14:textId="77777777" w:rsidR="00931E50" w:rsidRPr="00A57119" w:rsidRDefault="00931E50" w:rsidP="009111A3">
            <w:pPr>
              <w:pStyle w:val="GOSTTablenorm"/>
            </w:pPr>
            <w:r w:rsidRPr="00A57119">
              <w:t>Строка</w:t>
            </w:r>
          </w:p>
        </w:tc>
        <w:tc>
          <w:tcPr>
            <w:tcW w:w="374" w:type="pct"/>
          </w:tcPr>
          <w:p w14:paraId="536F7A59" w14:textId="77777777" w:rsidR="00931E50" w:rsidRPr="00A57119" w:rsidRDefault="00931E50" w:rsidP="009111A3">
            <w:pPr>
              <w:pStyle w:val="GOSTTablenorm"/>
            </w:pPr>
            <w:r w:rsidRPr="00A57119">
              <w:t>Да</w:t>
            </w:r>
          </w:p>
        </w:tc>
        <w:tc>
          <w:tcPr>
            <w:tcW w:w="374" w:type="pct"/>
          </w:tcPr>
          <w:p w14:paraId="76B598F2" w14:textId="367CDD62" w:rsidR="00931E50" w:rsidRPr="00A57119" w:rsidRDefault="00931E50" w:rsidP="009111A3">
            <w:pPr>
              <w:pStyle w:val="GOSTTablenorm"/>
            </w:pPr>
            <w:r w:rsidRPr="00A57119">
              <w:rPr>
                <w:lang w:val="en-US"/>
              </w:rPr>
              <w:t>&lt;</w:t>
            </w:r>
            <w:r w:rsidRPr="00A57119">
              <w:t>=2</w:t>
            </w:r>
          </w:p>
        </w:tc>
        <w:tc>
          <w:tcPr>
            <w:tcW w:w="1777" w:type="pct"/>
          </w:tcPr>
          <w:p w14:paraId="2FB97C58" w14:textId="77777777" w:rsidR="00931E50" w:rsidRPr="00B443F0" w:rsidRDefault="00931E50" w:rsidP="009111A3">
            <w:pPr>
              <w:pStyle w:val="GOSTTablenorm"/>
            </w:pPr>
            <w:r w:rsidRPr="00B443F0">
              <w:t>Указывается значение аналитического признака «</w:t>
            </w:r>
            <w:r w:rsidRPr="00A57119">
              <w:t>Порядковый номер КС</w:t>
            </w:r>
            <w:r w:rsidRPr="00B443F0">
              <w:t>» для отражения по дебету записи учета.</w:t>
            </w:r>
          </w:p>
          <w:p w14:paraId="79E3FC54" w14:textId="77777777" w:rsidR="00931E50" w:rsidRPr="00B443F0" w:rsidRDefault="00931E50" w:rsidP="009111A3">
            <w:pPr>
              <w:pStyle w:val="GOSTTablenorm"/>
            </w:pPr>
            <w:r w:rsidRPr="00B62E11">
              <w:t>Допускается заполнение прочерком</w:t>
            </w:r>
          </w:p>
        </w:tc>
      </w:tr>
      <w:tr w:rsidR="00931E50" w:rsidRPr="00A57119" w14:paraId="3C6AC803" w14:textId="77777777" w:rsidTr="00D94FCB">
        <w:tc>
          <w:tcPr>
            <w:tcW w:w="1120" w:type="pct"/>
          </w:tcPr>
          <w:p w14:paraId="48EFDCBA" w14:textId="77777777" w:rsidR="00931E50" w:rsidRPr="00A57119" w:rsidRDefault="00931E50" w:rsidP="009111A3">
            <w:pPr>
              <w:pStyle w:val="GOSTTablenorm"/>
            </w:pPr>
            <w:r w:rsidRPr="00A57119">
              <w:lastRenderedPageBreak/>
              <w:t>ОКТМО Дт</w:t>
            </w:r>
          </w:p>
        </w:tc>
        <w:tc>
          <w:tcPr>
            <w:tcW w:w="795" w:type="pct"/>
          </w:tcPr>
          <w:p w14:paraId="34F39B72" w14:textId="77777777" w:rsidR="00931E50" w:rsidRPr="00A57119" w:rsidRDefault="00931E50" w:rsidP="009111A3">
            <w:pPr>
              <w:pStyle w:val="GOSTTablenorm"/>
            </w:pPr>
            <w:r w:rsidRPr="009111A3">
              <w:rPr>
                <w:b/>
              </w:rPr>
              <w:t>T0504833:</w:t>
            </w:r>
            <w:r w:rsidRPr="00A57119">
              <w:t>DT_OKTMO</w:t>
            </w:r>
          </w:p>
        </w:tc>
        <w:tc>
          <w:tcPr>
            <w:tcW w:w="560" w:type="pct"/>
          </w:tcPr>
          <w:p w14:paraId="009F3005" w14:textId="77777777" w:rsidR="00931E50" w:rsidRPr="00A57119" w:rsidRDefault="00931E50" w:rsidP="009111A3">
            <w:pPr>
              <w:pStyle w:val="GOSTTablenorm"/>
            </w:pPr>
            <w:r w:rsidRPr="00A57119">
              <w:t>Строка</w:t>
            </w:r>
          </w:p>
        </w:tc>
        <w:tc>
          <w:tcPr>
            <w:tcW w:w="374" w:type="pct"/>
          </w:tcPr>
          <w:p w14:paraId="7601EDDB" w14:textId="77777777" w:rsidR="00931E50" w:rsidRPr="00A57119" w:rsidRDefault="00931E50" w:rsidP="009111A3">
            <w:pPr>
              <w:pStyle w:val="GOSTTablenorm"/>
            </w:pPr>
            <w:r w:rsidRPr="00A57119">
              <w:t>Нет</w:t>
            </w:r>
          </w:p>
        </w:tc>
        <w:tc>
          <w:tcPr>
            <w:tcW w:w="374" w:type="pct"/>
          </w:tcPr>
          <w:p w14:paraId="430ED3AF" w14:textId="6F45D06A" w:rsidR="00931E50" w:rsidRPr="00A57119" w:rsidRDefault="00931E50" w:rsidP="009111A3">
            <w:pPr>
              <w:pStyle w:val="GOSTTablenorm"/>
            </w:pPr>
            <w:r w:rsidRPr="00A57119">
              <w:rPr>
                <w:lang w:val="en-US"/>
              </w:rPr>
              <w:t>&lt;</w:t>
            </w:r>
            <w:r w:rsidRPr="00A57119">
              <w:t>=8</w:t>
            </w:r>
          </w:p>
        </w:tc>
        <w:tc>
          <w:tcPr>
            <w:tcW w:w="1777" w:type="pct"/>
          </w:tcPr>
          <w:p w14:paraId="2ADBBFF6" w14:textId="77777777" w:rsidR="00931E50" w:rsidRPr="00B62E11" w:rsidRDefault="00931E50" w:rsidP="009111A3">
            <w:pPr>
              <w:pStyle w:val="GOSTTablenorm"/>
            </w:pPr>
            <w:r w:rsidRPr="00B443F0">
              <w:t>Указывается значение аналитического признака «</w:t>
            </w:r>
            <w:r w:rsidRPr="00A57119">
              <w:t>ОКТМО</w:t>
            </w:r>
            <w:r w:rsidRPr="00B443F0">
              <w:t>» для отражения по дебету</w:t>
            </w:r>
            <w:r w:rsidRPr="00B443F0" w:rsidDel="000A0FA3">
              <w:t xml:space="preserve"> </w:t>
            </w:r>
            <w:r w:rsidRPr="00B443F0">
              <w:t>записи учета.</w:t>
            </w:r>
          </w:p>
          <w:p w14:paraId="4B5FFC9C" w14:textId="77777777" w:rsidR="00931E50" w:rsidRPr="00B443F0" w:rsidRDefault="00931E50" w:rsidP="009111A3">
            <w:pPr>
              <w:pStyle w:val="GOSTTablenorm"/>
            </w:pPr>
            <w:r w:rsidRPr="00B62E11">
              <w:t>Допускается заполнение прочерком.</w:t>
            </w:r>
          </w:p>
        </w:tc>
      </w:tr>
      <w:tr w:rsidR="00931E50" w:rsidRPr="00A57119" w14:paraId="4FC9690B" w14:textId="77777777" w:rsidTr="00D94FCB">
        <w:tc>
          <w:tcPr>
            <w:tcW w:w="1120" w:type="pct"/>
          </w:tcPr>
          <w:p w14:paraId="6787DEAC" w14:textId="77777777" w:rsidR="00931E50" w:rsidRPr="00A57119" w:rsidRDefault="00931E50" w:rsidP="009111A3">
            <w:pPr>
              <w:pStyle w:val="GOSTTablenorm"/>
            </w:pPr>
            <w:r w:rsidRPr="00A57119">
              <w:t>Код цели Дт</w:t>
            </w:r>
          </w:p>
        </w:tc>
        <w:tc>
          <w:tcPr>
            <w:tcW w:w="795" w:type="pct"/>
          </w:tcPr>
          <w:p w14:paraId="6276668A" w14:textId="77777777" w:rsidR="00931E50" w:rsidRPr="00A57119" w:rsidRDefault="00931E50" w:rsidP="009111A3">
            <w:pPr>
              <w:pStyle w:val="GOSTTablenorm"/>
            </w:pPr>
            <w:r w:rsidRPr="009111A3">
              <w:rPr>
                <w:b/>
              </w:rPr>
              <w:t>T0504833:</w:t>
            </w:r>
            <w:r w:rsidRPr="00A57119">
              <w:t>DT_TARGETCODE</w:t>
            </w:r>
          </w:p>
        </w:tc>
        <w:tc>
          <w:tcPr>
            <w:tcW w:w="560" w:type="pct"/>
          </w:tcPr>
          <w:p w14:paraId="7348B836" w14:textId="77777777" w:rsidR="00931E50" w:rsidRPr="00A57119" w:rsidRDefault="00931E50" w:rsidP="009111A3">
            <w:pPr>
              <w:pStyle w:val="GOSTTablenorm"/>
            </w:pPr>
            <w:r w:rsidRPr="00A57119">
              <w:t>Строка</w:t>
            </w:r>
          </w:p>
        </w:tc>
        <w:tc>
          <w:tcPr>
            <w:tcW w:w="374" w:type="pct"/>
          </w:tcPr>
          <w:p w14:paraId="47CFE807" w14:textId="77777777" w:rsidR="00931E50" w:rsidRPr="00A57119" w:rsidRDefault="00931E50" w:rsidP="009111A3">
            <w:pPr>
              <w:pStyle w:val="GOSTTablenorm"/>
            </w:pPr>
            <w:r w:rsidRPr="00A57119">
              <w:t>Да</w:t>
            </w:r>
          </w:p>
        </w:tc>
        <w:tc>
          <w:tcPr>
            <w:tcW w:w="374" w:type="pct"/>
          </w:tcPr>
          <w:p w14:paraId="0E052A7D" w14:textId="77777777" w:rsidR="00931E50" w:rsidRPr="00A57119" w:rsidRDefault="00931E50" w:rsidP="009111A3">
            <w:pPr>
              <w:pStyle w:val="GOSTTablenorm"/>
            </w:pPr>
            <w:r w:rsidRPr="00A57119">
              <w:t>&lt;=2</w:t>
            </w:r>
            <w:r>
              <w:rPr>
                <w:lang w:val="en-US"/>
              </w:rPr>
              <w:t>5</w:t>
            </w:r>
          </w:p>
        </w:tc>
        <w:tc>
          <w:tcPr>
            <w:tcW w:w="1777" w:type="pct"/>
          </w:tcPr>
          <w:p w14:paraId="773BBDFF" w14:textId="77777777" w:rsidR="00931E50" w:rsidRPr="00B443F0" w:rsidRDefault="00931E50" w:rsidP="009111A3">
            <w:pPr>
              <w:pStyle w:val="GOSTTablenorm"/>
            </w:pPr>
            <w:r w:rsidRPr="00B443F0">
              <w:t>Указывается значение аналитического признака «</w:t>
            </w:r>
            <w:r w:rsidRPr="00A57119">
              <w:t>Код цели</w:t>
            </w:r>
            <w:r w:rsidRPr="00B443F0">
              <w:t>» для отражения по дебету записи учета.</w:t>
            </w:r>
          </w:p>
          <w:p w14:paraId="49F4CF81" w14:textId="77777777" w:rsidR="00931E50" w:rsidRPr="00B443F0" w:rsidRDefault="00931E50" w:rsidP="009111A3">
            <w:pPr>
              <w:pStyle w:val="GOSTTablenorm"/>
            </w:pPr>
            <w:r w:rsidRPr="00B62E11">
              <w:t>Допускается заполнение прочерком</w:t>
            </w:r>
          </w:p>
        </w:tc>
      </w:tr>
      <w:tr w:rsidR="00931E50" w:rsidRPr="00A57119" w14:paraId="6C43F220" w14:textId="77777777" w:rsidTr="00D94FCB">
        <w:tc>
          <w:tcPr>
            <w:tcW w:w="1120" w:type="pct"/>
          </w:tcPr>
          <w:p w14:paraId="7CCFBB63" w14:textId="77777777" w:rsidR="00931E50" w:rsidRPr="00A57119" w:rsidRDefault="00931E50" w:rsidP="009111A3">
            <w:pPr>
              <w:pStyle w:val="GOSTTablenorm"/>
            </w:pPr>
            <w:r w:rsidRPr="00A57119">
              <w:t>Банковский счет Дт</w:t>
            </w:r>
          </w:p>
        </w:tc>
        <w:tc>
          <w:tcPr>
            <w:tcW w:w="795" w:type="pct"/>
          </w:tcPr>
          <w:p w14:paraId="4854B07D" w14:textId="77777777" w:rsidR="00931E50" w:rsidRPr="00A57119" w:rsidRDefault="00931E50" w:rsidP="009111A3">
            <w:pPr>
              <w:pStyle w:val="GOSTTablenorm"/>
            </w:pPr>
            <w:r w:rsidRPr="009111A3">
              <w:rPr>
                <w:b/>
              </w:rPr>
              <w:t>T0504833</w:t>
            </w:r>
            <w:r w:rsidRPr="00A57119">
              <w:t>:DT_BA</w:t>
            </w:r>
          </w:p>
        </w:tc>
        <w:tc>
          <w:tcPr>
            <w:tcW w:w="560" w:type="pct"/>
          </w:tcPr>
          <w:p w14:paraId="7403780F" w14:textId="77777777" w:rsidR="00931E50" w:rsidRPr="00A57119" w:rsidRDefault="00931E50" w:rsidP="009111A3">
            <w:pPr>
              <w:pStyle w:val="GOSTTablenorm"/>
            </w:pPr>
            <w:r w:rsidRPr="00A57119">
              <w:t>Строка</w:t>
            </w:r>
          </w:p>
        </w:tc>
        <w:tc>
          <w:tcPr>
            <w:tcW w:w="374" w:type="pct"/>
          </w:tcPr>
          <w:p w14:paraId="4421D0AF" w14:textId="77777777" w:rsidR="00931E50" w:rsidRPr="00A57119" w:rsidRDefault="00931E50" w:rsidP="009111A3">
            <w:pPr>
              <w:pStyle w:val="GOSTTablenorm"/>
            </w:pPr>
            <w:r w:rsidRPr="00A57119">
              <w:t>Да</w:t>
            </w:r>
          </w:p>
        </w:tc>
        <w:tc>
          <w:tcPr>
            <w:tcW w:w="374" w:type="pct"/>
          </w:tcPr>
          <w:p w14:paraId="604F9F84" w14:textId="77777777" w:rsidR="00931E50" w:rsidRPr="00A57119" w:rsidRDefault="00931E50" w:rsidP="009111A3">
            <w:pPr>
              <w:pStyle w:val="GOSTTablenorm"/>
            </w:pPr>
            <w:r w:rsidRPr="00A57119">
              <w:t>&lt;=20</w:t>
            </w:r>
          </w:p>
        </w:tc>
        <w:tc>
          <w:tcPr>
            <w:tcW w:w="1777" w:type="pct"/>
          </w:tcPr>
          <w:p w14:paraId="69A771E7" w14:textId="77777777" w:rsidR="00931E50" w:rsidRPr="00B443F0" w:rsidRDefault="00931E50" w:rsidP="009111A3">
            <w:pPr>
              <w:pStyle w:val="GOSTTablenorm"/>
            </w:pPr>
            <w:r w:rsidRPr="00B443F0">
              <w:t>Указывается значение аналитического признака «</w:t>
            </w:r>
            <w:r w:rsidRPr="00A57119">
              <w:t>Банковский счет</w:t>
            </w:r>
            <w:r w:rsidRPr="00B443F0">
              <w:t>» для отражения по дебету записи учета.</w:t>
            </w:r>
          </w:p>
          <w:p w14:paraId="57C99AC9" w14:textId="77777777" w:rsidR="00931E50" w:rsidRPr="00B443F0" w:rsidRDefault="00931E50" w:rsidP="009111A3">
            <w:pPr>
              <w:pStyle w:val="GOSTTablenorm"/>
            </w:pPr>
            <w:r w:rsidRPr="00B62E11">
              <w:t>Допускается заполнение прочерком</w:t>
            </w:r>
          </w:p>
        </w:tc>
      </w:tr>
      <w:tr w:rsidR="00931E50" w:rsidRPr="00A57119" w14:paraId="53AEEB7A" w14:textId="77777777" w:rsidTr="00D94FCB">
        <w:tc>
          <w:tcPr>
            <w:tcW w:w="1120" w:type="pct"/>
          </w:tcPr>
          <w:p w14:paraId="05AC9F0E" w14:textId="77777777" w:rsidR="00931E50" w:rsidRPr="00A57119" w:rsidRDefault="00931E50" w:rsidP="009111A3">
            <w:pPr>
              <w:pStyle w:val="GOSTTablenorm"/>
            </w:pPr>
            <w:r w:rsidRPr="00A57119">
              <w:t>Счет контрагента Дт</w:t>
            </w:r>
          </w:p>
        </w:tc>
        <w:tc>
          <w:tcPr>
            <w:tcW w:w="795" w:type="pct"/>
          </w:tcPr>
          <w:p w14:paraId="4A5E7F14" w14:textId="77777777" w:rsidR="00931E50" w:rsidRPr="00A57119" w:rsidRDefault="00931E50" w:rsidP="009111A3">
            <w:pPr>
              <w:pStyle w:val="GOSTTablenorm"/>
            </w:pPr>
            <w:r w:rsidRPr="009111A3">
              <w:rPr>
                <w:b/>
              </w:rPr>
              <w:t>T0504833:</w:t>
            </w:r>
            <w:r w:rsidRPr="00A57119">
              <w:t>DT_CA</w:t>
            </w:r>
          </w:p>
        </w:tc>
        <w:tc>
          <w:tcPr>
            <w:tcW w:w="560" w:type="pct"/>
          </w:tcPr>
          <w:p w14:paraId="263DF570" w14:textId="77777777" w:rsidR="00931E50" w:rsidRPr="00A57119" w:rsidRDefault="00931E50" w:rsidP="009111A3">
            <w:pPr>
              <w:pStyle w:val="GOSTTablenorm"/>
            </w:pPr>
            <w:r w:rsidRPr="00A57119">
              <w:t>Строка</w:t>
            </w:r>
          </w:p>
        </w:tc>
        <w:tc>
          <w:tcPr>
            <w:tcW w:w="374" w:type="pct"/>
          </w:tcPr>
          <w:p w14:paraId="31FD94FE" w14:textId="77777777" w:rsidR="00931E50" w:rsidRPr="00A57119" w:rsidRDefault="00931E50" w:rsidP="009111A3">
            <w:pPr>
              <w:pStyle w:val="GOSTTablenorm"/>
            </w:pPr>
            <w:r w:rsidRPr="00A57119">
              <w:t>Да</w:t>
            </w:r>
          </w:p>
        </w:tc>
        <w:tc>
          <w:tcPr>
            <w:tcW w:w="374" w:type="pct"/>
          </w:tcPr>
          <w:p w14:paraId="68499CCD" w14:textId="77777777" w:rsidR="00931E50" w:rsidRPr="00A57119" w:rsidRDefault="00931E50" w:rsidP="009111A3">
            <w:pPr>
              <w:pStyle w:val="GOSTTablenorm"/>
            </w:pPr>
            <w:r w:rsidRPr="00A57119">
              <w:t>&lt;=20</w:t>
            </w:r>
          </w:p>
        </w:tc>
        <w:tc>
          <w:tcPr>
            <w:tcW w:w="1777" w:type="pct"/>
          </w:tcPr>
          <w:p w14:paraId="6B115E14" w14:textId="77777777" w:rsidR="00931E50" w:rsidRPr="00B443F0" w:rsidRDefault="00931E50" w:rsidP="009111A3">
            <w:pPr>
              <w:pStyle w:val="GOSTTablenorm"/>
            </w:pPr>
            <w:r w:rsidRPr="00B443F0">
              <w:t>Указывается значение аналитического признака «</w:t>
            </w:r>
            <w:r w:rsidRPr="00A57119">
              <w:t>Счет контрагента</w:t>
            </w:r>
            <w:r w:rsidRPr="00B443F0">
              <w:t>» для отражения по дебету записи учета.</w:t>
            </w:r>
          </w:p>
          <w:p w14:paraId="14531DE7" w14:textId="77777777" w:rsidR="00931E50" w:rsidRPr="00B443F0" w:rsidRDefault="00931E50" w:rsidP="009111A3">
            <w:pPr>
              <w:pStyle w:val="GOSTTablenorm"/>
            </w:pPr>
            <w:r w:rsidRPr="00B62E11">
              <w:t>Допускается заполнение прочерком</w:t>
            </w:r>
          </w:p>
        </w:tc>
      </w:tr>
      <w:tr w:rsidR="00931E50" w:rsidRPr="00A57119" w14:paraId="3A8742D5" w14:textId="77777777" w:rsidTr="00D94FCB">
        <w:tc>
          <w:tcPr>
            <w:tcW w:w="1120" w:type="pct"/>
          </w:tcPr>
          <w:p w14:paraId="788C88E0" w14:textId="77777777" w:rsidR="00931E50" w:rsidRPr="00A57119" w:rsidRDefault="00931E50" w:rsidP="009111A3">
            <w:pPr>
              <w:pStyle w:val="GOSTTablenorm"/>
            </w:pPr>
            <w:r w:rsidRPr="00A57119">
              <w:t>ЛС (дополнительный) Дт</w:t>
            </w:r>
          </w:p>
        </w:tc>
        <w:tc>
          <w:tcPr>
            <w:tcW w:w="795" w:type="pct"/>
          </w:tcPr>
          <w:p w14:paraId="426BE63F" w14:textId="77777777" w:rsidR="00931E50" w:rsidRPr="00A57119" w:rsidRDefault="00931E50" w:rsidP="009111A3">
            <w:pPr>
              <w:pStyle w:val="GOSTTablenorm"/>
            </w:pPr>
            <w:r w:rsidRPr="009111A3">
              <w:rPr>
                <w:b/>
              </w:rPr>
              <w:t>T0504833:</w:t>
            </w:r>
            <w:r w:rsidRPr="00A57119">
              <w:t>DT_</w:t>
            </w:r>
            <w:r w:rsidRPr="00A57119">
              <w:rPr>
                <w:lang w:val="en-US"/>
              </w:rPr>
              <w:t>LSADD</w:t>
            </w:r>
          </w:p>
        </w:tc>
        <w:tc>
          <w:tcPr>
            <w:tcW w:w="560" w:type="pct"/>
          </w:tcPr>
          <w:p w14:paraId="406CD5E1" w14:textId="77777777" w:rsidR="00931E50" w:rsidRPr="00A57119" w:rsidRDefault="00931E50" w:rsidP="009111A3">
            <w:pPr>
              <w:pStyle w:val="GOSTTablenorm"/>
            </w:pPr>
            <w:r w:rsidRPr="00A57119">
              <w:t>Строка</w:t>
            </w:r>
          </w:p>
        </w:tc>
        <w:tc>
          <w:tcPr>
            <w:tcW w:w="374" w:type="pct"/>
          </w:tcPr>
          <w:p w14:paraId="2A55EE28" w14:textId="77777777" w:rsidR="00931E50" w:rsidRPr="00A57119" w:rsidRDefault="00931E50" w:rsidP="009111A3">
            <w:pPr>
              <w:pStyle w:val="GOSTTablenorm"/>
            </w:pPr>
            <w:r w:rsidRPr="00A57119">
              <w:t>Нет</w:t>
            </w:r>
          </w:p>
        </w:tc>
        <w:tc>
          <w:tcPr>
            <w:tcW w:w="374" w:type="pct"/>
          </w:tcPr>
          <w:p w14:paraId="3D9E5111" w14:textId="77777777" w:rsidR="00931E50" w:rsidRPr="00A57119" w:rsidRDefault="00931E50" w:rsidP="009111A3">
            <w:pPr>
              <w:pStyle w:val="GOSTTablenorm"/>
            </w:pPr>
            <w:r w:rsidRPr="00A57119">
              <w:t>&lt;=11</w:t>
            </w:r>
          </w:p>
        </w:tc>
        <w:tc>
          <w:tcPr>
            <w:tcW w:w="1777" w:type="pct"/>
          </w:tcPr>
          <w:p w14:paraId="7D98DF86" w14:textId="77777777" w:rsidR="00931E50" w:rsidRPr="00B443F0" w:rsidRDefault="00931E50" w:rsidP="009111A3">
            <w:pPr>
              <w:pStyle w:val="GOSTTablenorm"/>
            </w:pPr>
            <w:r w:rsidRPr="00B443F0">
              <w:t>Указывается значение аналитического признака «</w:t>
            </w:r>
            <w:r w:rsidRPr="00A57119">
              <w:t>ЛС (дополнительный)</w:t>
            </w:r>
            <w:r w:rsidRPr="00B443F0">
              <w:t>» для отражения по дебету записи учета.</w:t>
            </w:r>
          </w:p>
          <w:p w14:paraId="6CC41C86" w14:textId="77777777" w:rsidR="00931E50" w:rsidRPr="00B443F0" w:rsidRDefault="00931E50" w:rsidP="009111A3">
            <w:pPr>
              <w:pStyle w:val="GOSTTablenorm"/>
            </w:pPr>
            <w:r w:rsidRPr="00B62E11">
              <w:t>Допускается заполнение прочерком</w:t>
            </w:r>
          </w:p>
        </w:tc>
      </w:tr>
      <w:tr w:rsidR="00931E50" w:rsidRPr="00A57119" w14:paraId="1382E6A2" w14:textId="77777777" w:rsidTr="00D94FCB">
        <w:tc>
          <w:tcPr>
            <w:tcW w:w="1120" w:type="pct"/>
          </w:tcPr>
          <w:p w14:paraId="721BAC7C" w14:textId="77777777" w:rsidR="00931E50" w:rsidRPr="00A57119" w:rsidRDefault="00931E50" w:rsidP="009111A3">
            <w:pPr>
              <w:pStyle w:val="GOSTTablenorm"/>
            </w:pPr>
            <w:r w:rsidRPr="00A57119">
              <w:t>ТОФК Дт</w:t>
            </w:r>
          </w:p>
        </w:tc>
        <w:tc>
          <w:tcPr>
            <w:tcW w:w="795" w:type="pct"/>
          </w:tcPr>
          <w:p w14:paraId="2AB4F959" w14:textId="77777777" w:rsidR="00931E50" w:rsidRPr="00A57119" w:rsidRDefault="00931E50" w:rsidP="009111A3">
            <w:pPr>
              <w:pStyle w:val="GOSTTablenorm"/>
            </w:pPr>
            <w:r w:rsidRPr="009111A3">
              <w:rPr>
                <w:b/>
              </w:rPr>
              <w:t>T0504833</w:t>
            </w:r>
            <w:r w:rsidRPr="00A57119">
              <w:t>:DT_</w:t>
            </w:r>
            <w:r w:rsidRPr="00A57119">
              <w:rPr>
                <w:lang w:val="en-US"/>
              </w:rPr>
              <w:t>TOFK</w:t>
            </w:r>
          </w:p>
        </w:tc>
        <w:tc>
          <w:tcPr>
            <w:tcW w:w="560" w:type="pct"/>
          </w:tcPr>
          <w:p w14:paraId="7BCE9F2C" w14:textId="77777777" w:rsidR="00931E50" w:rsidRPr="00A57119" w:rsidRDefault="00931E50" w:rsidP="009111A3">
            <w:pPr>
              <w:pStyle w:val="GOSTTablenorm"/>
            </w:pPr>
            <w:r w:rsidRPr="00A57119">
              <w:t>Строка</w:t>
            </w:r>
          </w:p>
        </w:tc>
        <w:tc>
          <w:tcPr>
            <w:tcW w:w="374" w:type="pct"/>
          </w:tcPr>
          <w:p w14:paraId="40BD6501" w14:textId="77777777" w:rsidR="00931E50" w:rsidRPr="00A57119" w:rsidRDefault="00931E50" w:rsidP="009111A3">
            <w:pPr>
              <w:pStyle w:val="GOSTTablenorm"/>
            </w:pPr>
            <w:r w:rsidRPr="00A57119">
              <w:t>Да</w:t>
            </w:r>
          </w:p>
        </w:tc>
        <w:tc>
          <w:tcPr>
            <w:tcW w:w="374" w:type="pct"/>
          </w:tcPr>
          <w:p w14:paraId="3CD8A151" w14:textId="77777777" w:rsidR="00931E50" w:rsidRPr="00A57119" w:rsidRDefault="00931E50" w:rsidP="009111A3">
            <w:pPr>
              <w:pStyle w:val="GOSTTablenorm"/>
            </w:pPr>
            <w:r w:rsidRPr="00A57119">
              <w:t>&lt;=4</w:t>
            </w:r>
          </w:p>
        </w:tc>
        <w:tc>
          <w:tcPr>
            <w:tcW w:w="1777" w:type="pct"/>
          </w:tcPr>
          <w:p w14:paraId="5DB184FA" w14:textId="77777777" w:rsidR="00931E50" w:rsidRPr="00B62E11" w:rsidRDefault="00931E50" w:rsidP="009111A3">
            <w:pPr>
              <w:pStyle w:val="GOSTTablenorm"/>
            </w:pPr>
            <w:r w:rsidRPr="00B443F0">
              <w:t>Указывается значение аналитического признака «</w:t>
            </w:r>
            <w:r w:rsidRPr="00A57119">
              <w:t>ТОФК</w:t>
            </w:r>
            <w:r w:rsidRPr="00B443F0" w:rsidDel="000A0FA3">
              <w:t xml:space="preserve"> </w:t>
            </w:r>
            <w:r w:rsidRPr="00B443F0">
              <w:t>» для отражения по дебету записи учета.</w:t>
            </w:r>
          </w:p>
          <w:p w14:paraId="7E4761E1" w14:textId="77777777" w:rsidR="00931E50" w:rsidRPr="00B443F0" w:rsidRDefault="00931E50" w:rsidP="009111A3">
            <w:pPr>
              <w:pStyle w:val="GOSTTablenorm"/>
            </w:pPr>
            <w:r w:rsidRPr="00B62E11">
              <w:t>Допускается заполнение прочерком</w:t>
            </w:r>
          </w:p>
        </w:tc>
      </w:tr>
      <w:tr w:rsidR="00931E50" w:rsidRPr="00A57119" w14:paraId="49D21EA5" w14:textId="77777777" w:rsidTr="00D94FCB">
        <w:tc>
          <w:tcPr>
            <w:tcW w:w="1120" w:type="pct"/>
          </w:tcPr>
          <w:p w14:paraId="1FD68BED" w14:textId="77777777" w:rsidR="00931E50" w:rsidRPr="00A57119" w:rsidRDefault="00931E50" w:rsidP="009111A3">
            <w:pPr>
              <w:pStyle w:val="GOSTTablenorm"/>
            </w:pPr>
            <w:r w:rsidRPr="00A57119">
              <w:t>ЦС ЛС Дт</w:t>
            </w:r>
          </w:p>
        </w:tc>
        <w:tc>
          <w:tcPr>
            <w:tcW w:w="795" w:type="pct"/>
          </w:tcPr>
          <w:p w14:paraId="04C2C9FC" w14:textId="77777777" w:rsidR="00931E50" w:rsidRPr="00A57119" w:rsidRDefault="00931E50" w:rsidP="009111A3">
            <w:pPr>
              <w:pStyle w:val="GOSTTablenorm"/>
            </w:pPr>
            <w:r w:rsidRPr="009111A3">
              <w:rPr>
                <w:b/>
              </w:rPr>
              <w:t>T0504833</w:t>
            </w:r>
            <w:r w:rsidRPr="00A57119">
              <w:t>:DT_PACENTRE</w:t>
            </w:r>
          </w:p>
        </w:tc>
        <w:tc>
          <w:tcPr>
            <w:tcW w:w="560" w:type="pct"/>
          </w:tcPr>
          <w:p w14:paraId="3FCB7594" w14:textId="77777777" w:rsidR="00931E50" w:rsidRPr="00A57119" w:rsidRDefault="00931E50" w:rsidP="009111A3">
            <w:pPr>
              <w:pStyle w:val="GOSTTablenorm"/>
            </w:pPr>
            <w:r w:rsidRPr="00A57119">
              <w:t>Строка</w:t>
            </w:r>
          </w:p>
        </w:tc>
        <w:tc>
          <w:tcPr>
            <w:tcW w:w="374" w:type="pct"/>
          </w:tcPr>
          <w:p w14:paraId="7B6A8EF8" w14:textId="77777777" w:rsidR="00931E50" w:rsidRPr="00A57119" w:rsidRDefault="00931E50" w:rsidP="009111A3">
            <w:pPr>
              <w:pStyle w:val="GOSTTablenorm"/>
            </w:pPr>
            <w:r w:rsidRPr="00A57119">
              <w:t>Да</w:t>
            </w:r>
          </w:p>
        </w:tc>
        <w:tc>
          <w:tcPr>
            <w:tcW w:w="374" w:type="pct"/>
          </w:tcPr>
          <w:p w14:paraId="41FBC8FD" w14:textId="77777777" w:rsidR="00931E50" w:rsidRPr="00A57119" w:rsidRDefault="00931E50" w:rsidP="009111A3">
            <w:pPr>
              <w:pStyle w:val="GOSTTablenorm"/>
            </w:pPr>
            <w:r w:rsidRPr="00A57119">
              <w:t>&lt;=4</w:t>
            </w:r>
          </w:p>
        </w:tc>
        <w:tc>
          <w:tcPr>
            <w:tcW w:w="1777" w:type="pct"/>
          </w:tcPr>
          <w:p w14:paraId="735A665A" w14:textId="77777777" w:rsidR="00931E50" w:rsidRPr="00B443F0" w:rsidRDefault="00931E50" w:rsidP="009111A3">
            <w:pPr>
              <w:pStyle w:val="GOSTTablenorm"/>
            </w:pPr>
            <w:r w:rsidRPr="00B443F0">
              <w:t>Указывается значение аналитического признака «</w:t>
            </w:r>
            <w:r w:rsidRPr="00A57119">
              <w:t>ЦС ЛС</w:t>
            </w:r>
            <w:r w:rsidRPr="00B443F0">
              <w:t>» (Код цели, аналитический код) для отражения по дебету записи учета.</w:t>
            </w:r>
          </w:p>
          <w:p w14:paraId="6E157FBB" w14:textId="77777777" w:rsidR="00931E50" w:rsidRPr="00B443F0" w:rsidRDefault="00931E50" w:rsidP="009111A3">
            <w:pPr>
              <w:pStyle w:val="GOSTTablenorm"/>
            </w:pPr>
            <w:r w:rsidRPr="00B62E11">
              <w:t>Допускается заполнение прочерком</w:t>
            </w:r>
          </w:p>
        </w:tc>
      </w:tr>
      <w:tr w:rsidR="00931E50" w:rsidRPr="00A57119" w14:paraId="30592CAA" w14:textId="77777777" w:rsidTr="00D94FCB">
        <w:tc>
          <w:tcPr>
            <w:tcW w:w="1120" w:type="pct"/>
          </w:tcPr>
          <w:p w14:paraId="1CEE8792" w14:textId="77777777" w:rsidR="00931E50" w:rsidRPr="00A57119" w:rsidRDefault="00931E50" w:rsidP="009111A3">
            <w:pPr>
              <w:pStyle w:val="GOSTTablenorm"/>
            </w:pPr>
            <w:r w:rsidRPr="00A57119">
              <w:t>ТОФК контрагента Дт</w:t>
            </w:r>
          </w:p>
        </w:tc>
        <w:tc>
          <w:tcPr>
            <w:tcW w:w="795" w:type="pct"/>
          </w:tcPr>
          <w:p w14:paraId="05D3A789" w14:textId="77777777" w:rsidR="00931E50" w:rsidRPr="00A57119" w:rsidRDefault="00931E50" w:rsidP="009111A3">
            <w:pPr>
              <w:pStyle w:val="GOSTTablenorm"/>
            </w:pPr>
            <w:r w:rsidRPr="009111A3">
              <w:rPr>
                <w:b/>
              </w:rPr>
              <w:t>T0504833:</w:t>
            </w:r>
            <w:r w:rsidRPr="00A57119">
              <w:t>DT_TOFKC</w:t>
            </w:r>
          </w:p>
        </w:tc>
        <w:tc>
          <w:tcPr>
            <w:tcW w:w="560" w:type="pct"/>
          </w:tcPr>
          <w:p w14:paraId="23CEEECA" w14:textId="77777777" w:rsidR="00931E50" w:rsidRPr="00A57119" w:rsidRDefault="00931E50" w:rsidP="009111A3">
            <w:pPr>
              <w:pStyle w:val="GOSTTablenorm"/>
            </w:pPr>
            <w:r w:rsidRPr="00A57119">
              <w:t>Строка</w:t>
            </w:r>
          </w:p>
        </w:tc>
        <w:tc>
          <w:tcPr>
            <w:tcW w:w="374" w:type="pct"/>
          </w:tcPr>
          <w:p w14:paraId="54AB81D1" w14:textId="77777777" w:rsidR="00931E50" w:rsidRPr="00A57119" w:rsidRDefault="00931E50" w:rsidP="009111A3">
            <w:pPr>
              <w:pStyle w:val="GOSTTablenorm"/>
            </w:pPr>
            <w:r w:rsidRPr="00A57119">
              <w:t>Да</w:t>
            </w:r>
          </w:p>
        </w:tc>
        <w:tc>
          <w:tcPr>
            <w:tcW w:w="374" w:type="pct"/>
          </w:tcPr>
          <w:p w14:paraId="529FFEE0" w14:textId="77777777" w:rsidR="00931E50" w:rsidRPr="00A57119" w:rsidRDefault="00931E50" w:rsidP="009111A3">
            <w:pPr>
              <w:pStyle w:val="GOSTTablenorm"/>
            </w:pPr>
            <w:r w:rsidRPr="00A57119">
              <w:t>&lt;=4</w:t>
            </w:r>
          </w:p>
        </w:tc>
        <w:tc>
          <w:tcPr>
            <w:tcW w:w="1777" w:type="pct"/>
          </w:tcPr>
          <w:p w14:paraId="5F01A9F2" w14:textId="77777777" w:rsidR="00931E50" w:rsidRPr="00B443F0" w:rsidRDefault="00931E50" w:rsidP="009111A3">
            <w:pPr>
              <w:pStyle w:val="GOSTTablenorm"/>
            </w:pPr>
            <w:r w:rsidRPr="00B443F0">
              <w:t>Указывается значение аналитического признака «</w:t>
            </w:r>
            <w:r w:rsidRPr="00A57119">
              <w:t>ТОФК контрагента</w:t>
            </w:r>
            <w:r w:rsidRPr="00B443F0">
              <w:t>» для отражения по дебету записи учета.</w:t>
            </w:r>
          </w:p>
          <w:p w14:paraId="5DE18932" w14:textId="77777777" w:rsidR="00931E50" w:rsidRPr="00B443F0" w:rsidRDefault="00931E50" w:rsidP="009111A3">
            <w:pPr>
              <w:pStyle w:val="GOSTTablenorm"/>
            </w:pPr>
            <w:r w:rsidRPr="00B62E11">
              <w:t>Допускается заполнение прочерком</w:t>
            </w:r>
          </w:p>
        </w:tc>
      </w:tr>
      <w:tr w:rsidR="00931E50" w:rsidRPr="00A57119" w14:paraId="1EBF75CD" w14:textId="77777777" w:rsidTr="00D94FCB">
        <w:tc>
          <w:tcPr>
            <w:tcW w:w="1120" w:type="pct"/>
          </w:tcPr>
          <w:p w14:paraId="68134601" w14:textId="77777777" w:rsidR="00931E50" w:rsidRPr="00A57119" w:rsidRDefault="00931E50" w:rsidP="009111A3">
            <w:pPr>
              <w:pStyle w:val="GOSTTablenorm"/>
            </w:pPr>
            <w:r w:rsidRPr="00A57119">
              <w:lastRenderedPageBreak/>
              <w:t>Период для 19 ЗС Дт</w:t>
            </w:r>
          </w:p>
        </w:tc>
        <w:tc>
          <w:tcPr>
            <w:tcW w:w="795" w:type="pct"/>
          </w:tcPr>
          <w:p w14:paraId="467182CF" w14:textId="77777777" w:rsidR="00931E50" w:rsidRPr="00A57119" w:rsidRDefault="00931E50" w:rsidP="009111A3">
            <w:pPr>
              <w:pStyle w:val="GOSTTablenorm"/>
            </w:pPr>
            <w:r w:rsidRPr="009111A3">
              <w:rPr>
                <w:b/>
              </w:rPr>
              <w:t>T0504833:</w:t>
            </w:r>
            <w:r w:rsidRPr="00A57119">
              <w:t>DT_PERIOD</w:t>
            </w:r>
          </w:p>
        </w:tc>
        <w:tc>
          <w:tcPr>
            <w:tcW w:w="560" w:type="pct"/>
          </w:tcPr>
          <w:p w14:paraId="0BB40F00" w14:textId="77777777" w:rsidR="00931E50" w:rsidRPr="00A57119" w:rsidRDefault="00931E50" w:rsidP="009111A3">
            <w:pPr>
              <w:pStyle w:val="GOSTTablenorm"/>
            </w:pPr>
            <w:r w:rsidRPr="00A57119">
              <w:t>Строка</w:t>
            </w:r>
          </w:p>
        </w:tc>
        <w:tc>
          <w:tcPr>
            <w:tcW w:w="374" w:type="pct"/>
          </w:tcPr>
          <w:p w14:paraId="15B037A3" w14:textId="77777777" w:rsidR="00931E50" w:rsidRPr="00A57119" w:rsidRDefault="00931E50" w:rsidP="009111A3">
            <w:pPr>
              <w:pStyle w:val="GOSTTablenorm"/>
            </w:pPr>
            <w:r w:rsidRPr="00A57119">
              <w:t>Да</w:t>
            </w:r>
          </w:p>
        </w:tc>
        <w:tc>
          <w:tcPr>
            <w:tcW w:w="374" w:type="pct"/>
          </w:tcPr>
          <w:p w14:paraId="24532A61" w14:textId="77777777" w:rsidR="00931E50" w:rsidRPr="00A57119" w:rsidRDefault="00931E50" w:rsidP="009111A3">
            <w:pPr>
              <w:pStyle w:val="GOSTTablenorm"/>
            </w:pPr>
            <w:r w:rsidRPr="00A57119">
              <w:t>&lt;=4</w:t>
            </w:r>
          </w:p>
        </w:tc>
        <w:tc>
          <w:tcPr>
            <w:tcW w:w="1777" w:type="pct"/>
          </w:tcPr>
          <w:p w14:paraId="258D8DA0" w14:textId="77777777" w:rsidR="00931E50" w:rsidRPr="00B443F0" w:rsidRDefault="00931E50" w:rsidP="009111A3">
            <w:pPr>
              <w:pStyle w:val="GOSTTablenorm"/>
            </w:pPr>
            <w:r w:rsidRPr="00B443F0">
              <w:t>Указывается значение аналитического признака «</w:t>
            </w:r>
            <w:r w:rsidRPr="00A57119">
              <w:t>Период для 19 ЗС</w:t>
            </w:r>
            <w:r w:rsidRPr="00B443F0">
              <w:t>» для отражения по дебету записи учета.</w:t>
            </w:r>
          </w:p>
          <w:p w14:paraId="427F0A6B" w14:textId="77777777" w:rsidR="00931E50" w:rsidRPr="00B443F0" w:rsidRDefault="00931E50" w:rsidP="009111A3">
            <w:pPr>
              <w:pStyle w:val="GOSTTablenorm"/>
            </w:pPr>
            <w:r w:rsidRPr="00B62E11">
              <w:t>Допускается заполнение прочерком</w:t>
            </w:r>
          </w:p>
        </w:tc>
      </w:tr>
      <w:tr w:rsidR="00931E50" w:rsidRPr="00A57119" w14:paraId="1986291F" w14:textId="77777777" w:rsidTr="00D94FCB">
        <w:tc>
          <w:tcPr>
            <w:tcW w:w="1120" w:type="pct"/>
          </w:tcPr>
          <w:p w14:paraId="32170587" w14:textId="77777777" w:rsidR="00931E50" w:rsidRPr="00A57119" w:rsidRDefault="00931E50" w:rsidP="009111A3">
            <w:pPr>
              <w:pStyle w:val="GOSTTablenorm"/>
            </w:pPr>
            <w:r w:rsidRPr="00A57119">
              <w:t>Код СКУ корреспондирующий Дт</w:t>
            </w:r>
          </w:p>
        </w:tc>
        <w:tc>
          <w:tcPr>
            <w:tcW w:w="795" w:type="pct"/>
          </w:tcPr>
          <w:p w14:paraId="383BCD88" w14:textId="77777777" w:rsidR="00931E50" w:rsidRPr="00A57119" w:rsidRDefault="00931E50" w:rsidP="009111A3">
            <w:pPr>
              <w:pStyle w:val="GOSTTablenorm"/>
            </w:pPr>
            <w:r w:rsidRPr="009111A3">
              <w:rPr>
                <w:b/>
              </w:rPr>
              <w:t>T0504833:</w:t>
            </w:r>
            <w:r w:rsidRPr="00A57119">
              <w:t>DT_ACCOUNTCORR</w:t>
            </w:r>
          </w:p>
        </w:tc>
        <w:tc>
          <w:tcPr>
            <w:tcW w:w="560" w:type="pct"/>
          </w:tcPr>
          <w:p w14:paraId="6948AACD" w14:textId="77777777" w:rsidR="00931E50" w:rsidRPr="00A57119" w:rsidRDefault="00931E50" w:rsidP="009111A3">
            <w:pPr>
              <w:pStyle w:val="GOSTTablenorm"/>
            </w:pPr>
            <w:r w:rsidRPr="00A57119">
              <w:t>Строка</w:t>
            </w:r>
          </w:p>
        </w:tc>
        <w:tc>
          <w:tcPr>
            <w:tcW w:w="374" w:type="pct"/>
          </w:tcPr>
          <w:p w14:paraId="23CD76DB" w14:textId="77777777" w:rsidR="00931E50" w:rsidRPr="00A57119" w:rsidRDefault="00931E50" w:rsidP="009111A3">
            <w:pPr>
              <w:pStyle w:val="GOSTTablenorm"/>
            </w:pPr>
            <w:r w:rsidRPr="00A57119">
              <w:t>Да</w:t>
            </w:r>
          </w:p>
        </w:tc>
        <w:tc>
          <w:tcPr>
            <w:tcW w:w="374" w:type="pct"/>
          </w:tcPr>
          <w:p w14:paraId="1C55771E" w14:textId="77777777" w:rsidR="00931E50" w:rsidRPr="00A57119" w:rsidRDefault="00931E50" w:rsidP="009111A3">
            <w:pPr>
              <w:pStyle w:val="GOSTTablenorm"/>
            </w:pPr>
            <w:r w:rsidRPr="00A57119">
              <w:t>&lt;=5</w:t>
            </w:r>
          </w:p>
        </w:tc>
        <w:tc>
          <w:tcPr>
            <w:tcW w:w="1777" w:type="pct"/>
          </w:tcPr>
          <w:p w14:paraId="15C77F49" w14:textId="77777777" w:rsidR="00931E50" w:rsidRPr="00B62E11" w:rsidRDefault="00931E50" w:rsidP="009111A3">
            <w:pPr>
              <w:pStyle w:val="GOSTTablenorm"/>
            </w:pPr>
            <w:r w:rsidRPr="00B443F0">
              <w:t>Указывается значение аналитического признака «</w:t>
            </w:r>
            <w:r w:rsidRPr="00A57119">
              <w:t>Код СКУ корреспондирующий</w:t>
            </w:r>
            <w:r w:rsidRPr="00B443F0">
              <w:t>» для отражения по дебету записи учета.</w:t>
            </w:r>
          </w:p>
          <w:p w14:paraId="216ACEA4" w14:textId="77777777" w:rsidR="00931E50" w:rsidRPr="00B443F0" w:rsidRDefault="00931E50" w:rsidP="009111A3">
            <w:pPr>
              <w:pStyle w:val="GOSTTablenorm"/>
            </w:pPr>
            <w:r w:rsidRPr="00B62E11">
              <w:t>Допускается заполнение прочерком</w:t>
            </w:r>
          </w:p>
        </w:tc>
      </w:tr>
      <w:tr w:rsidR="00931E50" w:rsidRPr="00A57119" w14:paraId="42315FAE" w14:textId="77777777" w:rsidTr="00D94FCB">
        <w:tc>
          <w:tcPr>
            <w:tcW w:w="1120" w:type="pct"/>
          </w:tcPr>
          <w:p w14:paraId="4AE43EF0" w14:textId="77777777" w:rsidR="00931E50" w:rsidRPr="00A57119" w:rsidRDefault="00931E50" w:rsidP="009111A3">
            <w:pPr>
              <w:pStyle w:val="GOSTTablenorm"/>
            </w:pPr>
            <w:r w:rsidRPr="00A57119">
              <w:t>Тип СКУ Дт</w:t>
            </w:r>
          </w:p>
        </w:tc>
        <w:tc>
          <w:tcPr>
            <w:tcW w:w="795" w:type="pct"/>
          </w:tcPr>
          <w:p w14:paraId="314F4B44" w14:textId="77777777" w:rsidR="00931E50" w:rsidRPr="00A57119" w:rsidRDefault="00931E50" w:rsidP="009111A3">
            <w:pPr>
              <w:pStyle w:val="GOSTTablenorm"/>
            </w:pPr>
            <w:r w:rsidRPr="009111A3">
              <w:rPr>
                <w:b/>
              </w:rPr>
              <w:t>T0504833:</w:t>
            </w:r>
            <w:r w:rsidRPr="00A57119">
              <w:t>DT_ACCOUNTTYPE</w:t>
            </w:r>
          </w:p>
        </w:tc>
        <w:tc>
          <w:tcPr>
            <w:tcW w:w="560" w:type="pct"/>
          </w:tcPr>
          <w:p w14:paraId="4A072D85" w14:textId="77777777" w:rsidR="00931E50" w:rsidRPr="00A57119" w:rsidRDefault="00931E50" w:rsidP="009111A3">
            <w:pPr>
              <w:pStyle w:val="GOSTTablenorm"/>
            </w:pPr>
            <w:r w:rsidRPr="00A57119">
              <w:t>Строка</w:t>
            </w:r>
          </w:p>
        </w:tc>
        <w:tc>
          <w:tcPr>
            <w:tcW w:w="374" w:type="pct"/>
          </w:tcPr>
          <w:p w14:paraId="106A1B8A" w14:textId="77777777" w:rsidR="00931E50" w:rsidRPr="00A57119" w:rsidRDefault="00931E50" w:rsidP="009111A3">
            <w:pPr>
              <w:pStyle w:val="GOSTTablenorm"/>
            </w:pPr>
            <w:r w:rsidRPr="00A57119">
              <w:t>Да</w:t>
            </w:r>
          </w:p>
        </w:tc>
        <w:tc>
          <w:tcPr>
            <w:tcW w:w="374" w:type="pct"/>
          </w:tcPr>
          <w:p w14:paraId="51AF36E7" w14:textId="77777777" w:rsidR="00931E50" w:rsidRPr="00A57119" w:rsidRDefault="00931E50" w:rsidP="009111A3">
            <w:pPr>
              <w:pStyle w:val="GOSTTablenorm"/>
            </w:pPr>
            <w:r w:rsidRPr="00A57119">
              <w:t>&lt;=2</w:t>
            </w:r>
          </w:p>
        </w:tc>
        <w:tc>
          <w:tcPr>
            <w:tcW w:w="1777" w:type="pct"/>
          </w:tcPr>
          <w:p w14:paraId="49DA177B" w14:textId="77777777" w:rsidR="00931E50" w:rsidRPr="00B443F0" w:rsidRDefault="00931E50" w:rsidP="009111A3">
            <w:pPr>
              <w:pStyle w:val="GOSTTablenorm"/>
            </w:pPr>
            <w:r w:rsidRPr="00B443F0">
              <w:t>Указывается значение аналитического признака «</w:t>
            </w:r>
            <w:r w:rsidRPr="00A57119">
              <w:t>Тип СКУ</w:t>
            </w:r>
            <w:r w:rsidRPr="00B443F0">
              <w:t>» для отражения по дебету записи учета.</w:t>
            </w:r>
          </w:p>
          <w:p w14:paraId="4EC3A22C" w14:textId="77777777" w:rsidR="00931E50" w:rsidRPr="00B443F0" w:rsidRDefault="00931E50" w:rsidP="009111A3">
            <w:pPr>
              <w:pStyle w:val="GOSTTablenorm"/>
            </w:pPr>
            <w:r w:rsidRPr="00B62E11">
              <w:t>Допускается заполнение прочерком</w:t>
            </w:r>
          </w:p>
        </w:tc>
      </w:tr>
      <w:tr w:rsidR="00931E50" w:rsidRPr="00A57119" w14:paraId="5FEF82C4" w14:textId="77777777" w:rsidTr="00D94FCB">
        <w:tc>
          <w:tcPr>
            <w:tcW w:w="1120" w:type="pct"/>
          </w:tcPr>
          <w:p w14:paraId="7B306D0D" w14:textId="77777777" w:rsidR="00931E50" w:rsidRPr="00A57119" w:rsidRDefault="00931E50" w:rsidP="009111A3">
            <w:pPr>
              <w:pStyle w:val="GOSTTablenorm"/>
            </w:pPr>
            <w:r w:rsidRPr="00A57119">
              <w:t>ЗО Дт</w:t>
            </w:r>
          </w:p>
        </w:tc>
        <w:tc>
          <w:tcPr>
            <w:tcW w:w="795" w:type="pct"/>
          </w:tcPr>
          <w:p w14:paraId="0BD47992" w14:textId="77777777" w:rsidR="00931E50" w:rsidRPr="00A57119" w:rsidRDefault="00931E50" w:rsidP="009111A3">
            <w:pPr>
              <w:pStyle w:val="GOSTTablenorm"/>
            </w:pPr>
            <w:r w:rsidRPr="009111A3">
              <w:rPr>
                <w:b/>
              </w:rPr>
              <w:t>T0504833:</w:t>
            </w:r>
            <w:r w:rsidRPr="00A57119">
              <w:t>DT_PZO</w:t>
            </w:r>
          </w:p>
        </w:tc>
        <w:tc>
          <w:tcPr>
            <w:tcW w:w="560" w:type="pct"/>
          </w:tcPr>
          <w:p w14:paraId="7148949A" w14:textId="77777777" w:rsidR="00931E50" w:rsidRPr="00A57119" w:rsidRDefault="00931E50" w:rsidP="009111A3">
            <w:pPr>
              <w:pStyle w:val="GOSTTablenorm"/>
            </w:pPr>
            <w:r w:rsidRPr="00A57119">
              <w:t>Строка</w:t>
            </w:r>
          </w:p>
        </w:tc>
        <w:tc>
          <w:tcPr>
            <w:tcW w:w="374" w:type="pct"/>
          </w:tcPr>
          <w:p w14:paraId="0879CB7D" w14:textId="77777777" w:rsidR="00931E50" w:rsidRPr="00A57119" w:rsidRDefault="00931E50" w:rsidP="009111A3">
            <w:pPr>
              <w:pStyle w:val="GOSTTablenorm"/>
            </w:pPr>
            <w:r w:rsidRPr="00A57119">
              <w:t>Да</w:t>
            </w:r>
          </w:p>
        </w:tc>
        <w:tc>
          <w:tcPr>
            <w:tcW w:w="374" w:type="pct"/>
          </w:tcPr>
          <w:p w14:paraId="4380317C" w14:textId="77777777" w:rsidR="00931E50" w:rsidRPr="00A57119" w:rsidRDefault="00931E50" w:rsidP="009111A3">
            <w:pPr>
              <w:pStyle w:val="GOSTTablenorm"/>
            </w:pPr>
            <w:r w:rsidRPr="00A57119">
              <w:t>&lt;=10</w:t>
            </w:r>
          </w:p>
        </w:tc>
        <w:tc>
          <w:tcPr>
            <w:tcW w:w="1777" w:type="pct"/>
          </w:tcPr>
          <w:p w14:paraId="27F728EE" w14:textId="77777777" w:rsidR="00931E50" w:rsidRPr="00B62E11" w:rsidRDefault="00931E50" w:rsidP="009111A3">
            <w:pPr>
              <w:pStyle w:val="GOSTTablenorm"/>
            </w:pPr>
            <w:r w:rsidRPr="00B443F0">
              <w:t>Указывается значение аналитического признака «ЗО» (Признак заключительных оборотов) для отражения по дебету записи учета.</w:t>
            </w:r>
          </w:p>
          <w:p w14:paraId="4FEA05DB" w14:textId="77777777" w:rsidR="00931E50" w:rsidRPr="00B443F0" w:rsidRDefault="00931E50" w:rsidP="009111A3">
            <w:pPr>
              <w:pStyle w:val="GOSTTablenorm"/>
            </w:pPr>
            <w:r w:rsidRPr="00B62E11">
              <w:t>Допускается заполнение прочерком</w:t>
            </w:r>
          </w:p>
        </w:tc>
      </w:tr>
      <w:tr w:rsidR="00931E50" w:rsidRPr="00A57119" w14:paraId="09B1747D" w14:textId="77777777" w:rsidTr="00D94FCB">
        <w:tc>
          <w:tcPr>
            <w:tcW w:w="1120" w:type="pct"/>
          </w:tcPr>
          <w:p w14:paraId="02787BBD" w14:textId="77777777" w:rsidR="00931E50" w:rsidRPr="00A57119" w:rsidRDefault="00931E50" w:rsidP="009111A3">
            <w:pPr>
              <w:pStyle w:val="GOSTTablenorm"/>
            </w:pPr>
            <w:r w:rsidRPr="00A57119">
              <w:t>Счет Кт</w:t>
            </w:r>
          </w:p>
        </w:tc>
        <w:tc>
          <w:tcPr>
            <w:tcW w:w="795" w:type="pct"/>
          </w:tcPr>
          <w:p w14:paraId="632FAFAA" w14:textId="77777777" w:rsidR="00931E50" w:rsidRPr="00A57119" w:rsidRDefault="00931E50" w:rsidP="009111A3">
            <w:pPr>
              <w:pStyle w:val="GOSTTablenorm"/>
            </w:pPr>
            <w:r w:rsidRPr="009111A3">
              <w:rPr>
                <w:b/>
              </w:rPr>
              <w:t>T0504833:</w:t>
            </w:r>
            <w:r w:rsidRPr="00A57119">
              <w:t>CT_ACCOUNT</w:t>
            </w:r>
          </w:p>
        </w:tc>
        <w:tc>
          <w:tcPr>
            <w:tcW w:w="560" w:type="pct"/>
          </w:tcPr>
          <w:p w14:paraId="3772FAD5" w14:textId="77777777" w:rsidR="00931E50" w:rsidRPr="00A57119" w:rsidRDefault="00931E50" w:rsidP="009111A3">
            <w:pPr>
              <w:pStyle w:val="GOSTTablenorm"/>
            </w:pPr>
            <w:r w:rsidRPr="00A57119">
              <w:t>Строка</w:t>
            </w:r>
          </w:p>
        </w:tc>
        <w:tc>
          <w:tcPr>
            <w:tcW w:w="374" w:type="pct"/>
          </w:tcPr>
          <w:p w14:paraId="510D8157" w14:textId="77777777" w:rsidR="00931E50" w:rsidRPr="00A57119" w:rsidRDefault="00931E50" w:rsidP="009111A3">
            <w:pPr>
              <w:pStyle w:val="GOSTTablenorm"/>
            </w:pPr>
            <w:r w:rsidRPr="00A57119">
              <w:t>Да</w:t>
            </w:r>
          </w:p>
        </w:tc>
        <w:tc>
          <w:tcPr>
            <w:tcW w:w="374" w:type="pct"/>
          </w:tcPr>
          <w:p w14:paraId="0E27B6C8" w14:textId="77777777" w:rsidR="00931E50" w:rsidRPr="00A57119" w:rsidRDefault="00931E50" w:rsidP="009111A3">
            <w:pPr>
              <w:pStyle w:val="GOSTTablenorm"/>
            </w:pPr>
            <w:r w:rsidRPr="00A57119">
              <w:rPr>
                <w:lang w:val="en-US"/>
              </w:rPr>
              <w:t>&lt;</w:t>
            </w:r>
            <w:r w:rsidRPr="00A57119">
              <w:t>=5</w:t>
            </w:r>
          </w:p>
        </w:tc>
        <w:tc>
          <w:tcPr>
            <w:tcW w:w="1777" w:type="pct"/>
          </w:tcPr>
          <w:p w14:paraId="249BD7C5" w14:textId="77777777" w:rsidR="00931E50" w:rsidRPr="00B443F0" w:rsidRDefault="00931E50" w:rsidP="009111A3">
            <w:pPr>
              <w:pStyle w:val="GOSTTablenorm"/>
            </w:pPr>
            <w:r w:rsidRPr="00B62E11">
              <w:t>Указывается код счета казначейского учета (номер забалансового счета) в соответствии со справочником «План счетов» в SVAP для отражения по кредиту записи учета.</w:t>
            </w:r>
          </w:p>
        </w:tc>
      </w:tr>
      <w:tr w:rsidR="00931E50" w:rsidRPr="00A57119" w14:paraId="7ED2BC04" w14:textId="77777777" w:rsidTr="00D94FCB">
        <w:tc>
          <w:tcPr>
            <w:tcW w:w="1120" w:type="pct"/>
          </w:tcPr>
          <w:p w14:paraId="77CEA3AB" w14:textId="77777777" w:rsidR="00931E50" w:rsidRPr="00A57119" w:rsidRDefault="00931E50" w:rsidP="009111A3">
            <w:pPr>
              <w:pStyle w:val="GOSTTablenorm"/>
            </w:pPr>
            <w:r w:rsidRPr="00A57119">
              <w:t>ОКТМО КС Кт</w:t>
            </w:r>
          </w:p>
        </w:tc>
        <w:tc>
          <w:tcPr>
            <w:tcW w:w="795" w:type="pct"/>
          </w:tcPr>
          <w:p w14:paraId="4D69C32B" w14:textId="77777777" w:rsidR="00931E50" w:rsidRPr="00A57119" w:rsidRDefault="00931E50" w:rsidP="009111A3">
            <w:pPr>
              <w:pStyle w:val="GOSTTablenorm"/>
            </w:pPr>
            <w:r w:rsidRPr="009111A3">
              <w:rPr>
                <w:b/>
              </w:rPr>
              <w:t>T0504833:</w:t>
            </w:r>
            <w:r w:rsidRPr="00A57119">
              <w:t>CT_OKTMOKS</w:t>
            </w:r>
          </w:p>
        </w:tc>
        <w:tc>
          <w:tcPr>
            <w:tcW w:w="560" w:type="pct"/>
          </w:tcPr>
          <w:p w14:paraId="6D711FC3" w14:textId="77777777" w:rsidR="00931E50" w:rsidRPr="00A57119" w:rsidRDefault="00931E50" w:rsidP="009111A3">
            <w:pPr>
              <w:pStyle w:val="GOSTTablenorm"/>
            </w:pPr>
            <w:r w:rsidRPr="00A57119">
              <w:t>Строка</w:t>
            </w:r>
          </w:p>
        </w:tc>
        <w:tc>
          <w:tcPr>
            <w:tcW w:w="374" w:type="pct"/>
          </w:tcPr>
          <w:p w14:paraId="27DC5F32" w14:textId="77777777" w:rsidR="00931E50" w:rsidRPr="00A57119" w:rsidRDefault="00931E50" w:rsidP="009111A3">
            <w:pPr>
              <w:pStyle w:val="GOSTTablenorm"/>
            </w:pPr>
            <w:r w:rsidRPr="00A57119">
              <w:t>Да</w:t>
            </w:r>
          </w:p>
        </w:tc>
        <w:tc>
          <w:tcPr>
            <w:tcW w:w="374" w:type="pct"/>
          </w:tcPr>
          <w:p w14:paraId="4C3CD59C" w14:textId="77777777" w:rsidR="00931E50" w:rsidRPr="00A57119" w:rsidRDefault="00931E50" w:rsidP="009111A3">
            <w:pPr>
              <w:pStyle w:val="GOSTTablenorm"/>
              <w:rPr>
                <w:lang w:val="en-US"/>
              </w:rPr>
            </w:pPr>
            <w:r w:rsidRPr="00A57119">
              <w:t>&lt;=8</w:t>
            </w:r>
          </w:p>
        </w:tc>
        <w:tc>
          <w:tcPr>
            <w:tcW w:w="1777" w:type="pct"/>
          </w:tcPr>
          <w:p w14:paraId="54DB9058" w14:textId="77777777" w:rsidR="00931E50" w:rsidRPr="00B62E11" w:rsidRDefault="00931E50" w:rsidP="009111A3">
            <w:pPr>
              <w:pStyle w:val="GOSTTablenorm"/>
            </w:pPr>
            <w:r w:rsidRPr="00B443F0">
              <w:t>Указывается значение аналитического признака «</w:t>
            </w:r>
            <w:r w:rsidRPr="00A57119">
              <w:t>ОКТМО КС</w:t>
            </w:r>
            <w:r w:rsidRPr="00B443F0">
              <w:t>» (</w:t>
            </w:r>
            <w:r w:rsidRPr="00A57119">
              <w:t>код по ОКТМО казначейского счета)</w:t>
            </w:r>
            <w:r w:rsidRPr="00B443F0">
              <w:t xml:space="preserve"> для отражения по кредиту записи аналитического учета.</w:t>
            </w:r>
          </w:p>
          <w:p w14:paraId="063D7589" w14:textId="77777777" w:rsidR="00931E50" w:rsidRPr="00B62E11" w:rsidRDefault="00931E50" w:rsidP="009111A3">
            <w:pPr>
              <w:pStyle w:val="GOSTTablenorm"/>
            </w:pPr>
            <w:r w:rsidRPr="00B62E11">
              <w:t>Допускается заполнение прочерком</w:t>
            </w:r>
          </w:p>
        </w:tc>
      </w:tr>
      <w:tr w:rsidR="00931E50" w:rsidRPr="00A57119" w14:paraId="0CB3A1B7" w14:textId="77777777" w:rsidTr="00D94FCB">
        <w:tc>
          <w:tcPr>
            <w:tcW w:w="1120" w:type="pct"/>
          </w:tcPr>
          <w:p w14:paraId="7583EEF2" w14:textId="77777777" w:rsidR="00931E50" w:rsidRPr="00A57119" w:rsidRDefault="00931E50" w:rsidP="009111A3">
            <w:pPr>
              <w:pStyle w:val="GOSTTablenorm"/>
            </w:pPr>
            <w:r w:rsidRPr="00A57119">
              <w:t>ЛС Кт</w:t>
            </w:r>
          </w:p>
        </w:tc>
        <w:tc>
          <w:tcPr>
            <w:tcW w:w="795" w:type="pct"/>
          </w:tcPr>
          <w:p w14:paraId="61729FBD" w14:textId="77777777" w:rsidR="00931E50" w:rsidRPr="00A57119" w:rsidRDefault="00931E50" w:rsidP="009111A3">
            <w:pPr>
              <w:pStyle w:val="GOSTTablenorm"/>
            </w:pPr>
            <w:r w:rsidRPr="009111A3">
              <w:rPr>
                <w:b/>
              </w:rPr>
              <w:t>T0504833:</w:t>
            </w:r>
            <w:r w:rsidRPr="00A57119">
              <w:rPr>
                <w:lang w:val="en-US"/>
              </w:rPr>
              <w:t>CT</w:t>
            </w:r>
            <w:r w:rsidRPr="00A57119">
              <w:t>_LS</w:t>
            </w:r>
          </w:p>
        </w:tc>
        <w:tc>
          <w:tcPr>
            <w:tcW w:w="560" w:type="pct"/>
          </w:tcPr>
          <w:p w14:paraId="0567102C" w14:textId="77777777" w:rsidR="00931E50" w:rsidRPr="00A57119" w:rsidRDefault="00931E50" w:rsidP="009111A3">
            <w:pPr>
              <w:pStyle w:val="GOSTTablenorm"/>
            </w:pPr>
            <w:r w:rsidRPr="00A57119">
              <w:t>Строка</w:t>
            </w:r>
          </w:p>
        </w:tc>
        <w:tc>
          <w:tcPr>
            <w:tcW w:w="374" w:type="pct"/>
          </w:tcPr>
          <w:p w14:paraId="5DE41AC9" w14:textId="77777777" w:rsidR="00931E50" w:rsidRPr="00A57119" w:rsidRDefault="00931E50" w:rsidP="009111A3">
            <w:pPr>
              <w:pStyle w:val="GOSTTablenorm"/>
            </w:pPr>
            <w:r w:rsidRPr="00A57119">
              <w:t>Да</w:t>
            </w:r>
          </w:p>
        </w:tc>
        <w:tc>
          <w:tcPr>
            <w:tcW w:w="374" w:type="pct"/>
          </w:tcPr>
          <w:p w14:paraId="12E470B5" w14:textId="77777777" w:rsidR="00931E50" w:rsidRPr="00A57119" w:rsidRDefault="00931E50" w:rsidP="009111A3">
            <w:pPr>
              <w:pStyle w:val="GOSTTablenorm"/>
            </w:pPr>
            <w:r w:rsidRPr="00A57119">
              <w:t>&lt;=11</w:t>
            </w:r>
          </w:p>
        </w:tc>
        <w:tc>
          <w:tcPr>
            <w:tcW w:w="1777" w:type="pct"/>
          </w:tcPr>
          <w:p w14:paraId="60C48181" w14:textId="77777777" w:rsidR="00931E50" w:rsidRPr="00B62E11" w:rsidRDefault="00931E50" w:rsidP="009111A3">
            <w:pPr>
              <w:pStyle w:val="GOSTTablenorm"/>
            </w:pPr>
            <w:r w:rsidRPr="00B443F0">
              <w:t>Указывается значение аналитического признака «ЛС» для отражения по кредиту запи</w:t>
            </w:r>
            <w:r w:rsidRPr="00B62E11">
              <w:t>си аналитического учета.</w:t>
            </w:r>
          </w:p>
          <w:p w14:paraId="6DA92314" w14:textId="77777777" w:rsidR="00931E50" w:rsidRPr="00B443F0" w:rsidRDefault="00931E50" w:rsidP="009111A3">
            <w:pPr>
              <w:pStyle w:val="GOSTTablenorm"/>
            </w:pPr>
            <w:r w:rsidRPr="00B62E11">
              <w:t>Допускается заполнение прочерком</w:t>
            </w:r>
          </w:p>
        </w:tc>
      </w:tr>
      <w:tr w:rsidR="00931E50" w:rsidRPr="00A57119" w14:paraId="2C9EE3A2" w14:textId="77777777" w:rsidTr="00D94FCB">
        <w:tc>
          <w:tcPr>
            <w:tcW w:w="1120" w:type="pct"/>
          </w:tcPr>
          <w:p w14:paraId="624FAF3D" w14:textId="77777777" w:rsidR="00931E50" w:rsidRPr="00A57119" w:rsidRDefault="00931E50" w:rsidP="009111A3">
            <w:pPr>
              <w:pStyle w:val="GOSTTablenorm"/>
            </w:pPr>
            <w:r w:rsidRPr="00A57119">
              <w:t>Аналитический код СКУ Кт</w:t>
            </w:r>
          </w:p>
        </w:tc>
        <w:tc>
          <w:tcPr>
            <w:tcW w:w="795" w:type="pct"/>
          </w:tcPr>
          <w:p w14:paraId="2602951F" w14:textId="77777777" w:rsidR="00931E50" w:rsidRPr="00A57119" w:rsidRDefault="00931E50" w:rsidP="009111A3">
            <w:pPr>
              <w:pStyle w:val="GOSTTablenorm"/>
            </w:pPr>
            <w:r w:rsidRPr="009111A3">
              <w:rPr>
                <w:b/>
              </w:rPr>
              <w:t>T0504833:</w:t>
            </w:r>
            <w:r w:rsidRPr="00A57119">
              <w:t>CT_ANALITCODESKU</w:t>
            </w:r>
          </w:p>
        </w:tc>
        <w:tc>
          <w:tcPr>
            <w:tcW w:w="560" w:type="pct"/>
          </w:tcPr>
          <w:p w14:paraId="4C1F978F" w14:textId="77777777" w:rsidR="00931E50" w:rsidRPr="00A57119" w:rsidRDefault="00931E50" w:rsidP="009111A3">
            <w:pPr>
              <w:pStyle w:val="GOSTTablenorm"/>
            </w:pPr>
            <w:r w:rsidRPr="00A57119">
              <w:t>Строка</w:t>
            </w:r>
          </w:p>
        </w:tc>
        <w:tc>
          <w:tcPr>
            <w:tcW w:w="374" w:type="pct"/>
          </w:tcPr>
          <w:p w14:paraId="730625DC" w14:textId="77777777" w:rsidR="00931E50" w:rsidRPr="00A57119" w:rsidRDefault="00931E50" w:rsidP="009111A3">
            <w:pPr>
              <w:pStyle w:val="GOSTTablenorm"/>
            </w:pPr>
            <w:r w:rsidRPr="00A57119">
              <w:t>Да</w:t>
            </w:r>
          </w:p>
        </w:tc>
        <w:tc>
          <w:tcPr>
            <w:tcW w:w="374" w:type="pct"/>
          </w:tcPr>
          <w:p w14:paraId="4DE74BC0" w14:textId="77777777" w:rsidR="00931E50" w:rsidRPr="00A57119" w:rsidRDefault="00931E50" w:rsidP="009111A3">
            <w:pPr>
              <w:pStyle w:val="GOSTTablenorm"/>
            </w:pPr>
            <w:r w:rsidRPr="00A57119">
              <w:t>&lt;=</w:t>
            </w:r>
            <w:r w:rsidRPr="00A57119">
              <w:rPr>
                <w:lang w:val="en-US"/>
              </w:rPr>
              <w:t>2</w:t>
            </w:r>
          </w:p>
        </w:tc>
        <w:tc>
          <w:tcPr>
            <w:tcW w:w="1777" w:type="pct"/>
          </w:tcPr>
          <w:p w14:paraId="3D51F511" w14:textId="77777777" w:rsidR="00931E50" w:rsidRPr="00B443F0" w:rsidRDefault="00931E50" w:rsidP="009111A3">
            <w:pPr>
              <w:pStyle w:val="GOSTTablenorm"/>
            </w:pPr>
            <w:r w:rsidRPr="00B443F0">
              <w:t>Указывается значение аналитического признака «</w:t>
            </w:r>
            <w:r w:rsidRPr="00A57119">
              <w:t>Аналитический код СКУ</w:t>
            </w:r>
            <w:r w:rsidRPr="00B443F0">
              <w:t>» для отражения по кредиту записи учета.</w:t>
            </w:r>
          </w:p>
          <w:p w14:paraId="0C3371BC" w14:textId="11BF8AE0" w:rsidR="00931E50" w:rsidRPr="00B443F0" w:rsidRDefault="00931E50" w:rsidP="009111A3">
            <w:pPr>
              <w:pStyle w:val="GOSTTablenorm"/>
            </w:pPr>
            <w:r w:rsidRPr="00B62E11">
              <w:lastRenderedPageBreak/>
              <w:t>Допускается заполнение прочерком</w:t>
            </w:r>
          </w:p>
        </w:tc>
      </w:tr>
      <w:tr w:rsidR="00931E50" w:rsidRPr="00A57119" w14:paraId="4455399D" w14:textId="77777777" w:rsidTr="00D94FCB">
        <w:tc>
          <w:tcPr>
            <w:tcW w:w="1120" w:type="pct"/>
          </w:tcPr>
          <w:p w14:paraId="668F8961" w14:textId="77777777" w:rsidR="00931E50" w:rsidRPr="00A57119" w:rsidRDefault="00931E50" w:rsidP="009111A3">
            <w:pPr>
              <w:pStyle w:val="GOSTTablenorm"/>
            </w:pPr>
            <w:r w:rsidRPr="00A57119">
              <w:lastRenderedPageBreak/>
              <w:t>КБК Кт</w:t>
            </w:r>
          </w:p>
        </w:tc>
        <w:tc>
          <w:tcPr>
            <w:tcW w:w="795" w:type="pct"/>
          </w:tcPr>
          <w:p w14:paraId="2B962BAD" w14:textId="77777777" w:rsidR="00931E50" w:rsidRPr="00A57119" w:rsidRDefault="00931E50" w:rsidP="009111A3">
            <w:pPr>
              <w:pStyle w:val="GOSTTablenorm"/>
            </w:pPr>
            <w:r w:rsidRPr="009111A3">
              <w:rPr>
                <w:b/>
              </w:rPr>
              <w:t>T0504833:</w:t>
            </w:r>
            <w:r w:rsidRPr="00A57119">
              <w:t>CT_KBK</w:t>
            </w:r>
          </w:p>
        </w:tc>
        <w:tc>
          <w:tcPr>
            <w:tcW w:w="560" w:type="pct"/>
          </w:tcPr>
          <w:p w14:paraId="3B1652BB" w14:textId="77777777" w:rsidR="00931E50" w:rsidRPr="00A57119" w:rsidRDefault="00931E50" w:rsidP="009111A3">
            <w:pPr>
              <w:pStyle w:val="GOSTTablenorm"/>
            </w:pPr>
            <w:r w:rsidRPr="00A57119">
              <w:t>Строка</w:t>
            </w:r>
          </w:p>
        </w:tc>
        <w:tc>
          <w:tcPr>
            <w:tcW w:w="374" w:type="pct"/>
          </w:tcPr>
          <w:p w14:paraId="6270A354" w14:textId="77777777" w:rsidR="00931E50" w:rsidRPr="00A57119" w:rsidRDefault="00931E50" w:rsidP="009111A3">
            <w:pPr>
              <w:pStyle w:val="GOSTTablenorm"/>
            </w:pPr>
            <w:r w:rsidRPr="00A57119">
              <w:t>Да</w:t>
            </w:r>
          </w:p>
        </w:tc>
        <w:tc>
          <w:tcPr>
            <w:tcW w:w="374" w:type="pct"/>
          </w:tcPr>
          <w:p w14:paraId="1636ADBA" w14:textId="77777777" w:rsidR="00931E50" w:rsidRPr="00A57119" w:rsidRDefault="00931E50" w:rsidP="009111A3">
            <w:pPr>
              <w:pStyle w:val="GOSTTablenorm"/>
            </w:pPr>
            <w:r w:rsidRPr="00A57119">
              <w:t>&lt;=20</w:t>
            </w:r>
          </w:p>
        </w:tc>
        <w:tc>
          <w:tcPr>
            <w:tcW w:w="1777" w:type="pct"/>
          </w:tcPr>
          <w:p w14:paraId="4AB374BD" w14:textId="77777777" w:rsidR="00931E50" w:rsidRPr="00B62E11" w:rsidRDefault="00931E50" w:rsidP="009111A3">
            <w:pPr>
              <w:pStyle w:val="GOSTTablenorm"/>
            </w:pPr>
            <w:r w:rsidRPr="00B443F0">
              <w:t>Указывается значение аналитического признака «КБК»  (Код по бюджетной классификации) для отражения по кредиту записи учета.</w:t>
            </w:r>
          </w:p>
          <w:p w14:paraId="61924B07" w14:textId="025B3F9F" w:rsidR="00931E50" w:rsidRPr="00B443F0" w:rsidRDefault="00931E50" w:rsidP="009111A3">
            <w:pPr>
              <w:pStyle w:val="GOSTTablenorm"/>
            </w:pPr>
            <w:r w:rsidRPr="00B62E11">
              <w:t>Допускается заполнение прочерком</w:t>
            </w:r>
          </w:p>
        </w:tc>
      </w:tr>
      <w:tr w:rsidR="00931E50" w:rsidRPr="00A57119" w14:paraId="4F967E16" w14:textId="77777777" w:rsidTr="00D94FCB">
        <w:tc>
          <w:tcPr>
            <w:tcW w:w="1120" w:type="pct"/>
          </w:tcPr>
          <w:p w14:paraId="14900F5C" w14:textId="77777777" w:rsidR="00931E50" w:rsidRPr="00A57119" w:rsidRDefault="00931E50" w:rsidP="009111A3">
            <w:pPr>
              <w:pStyle w:val="GOSTTablenorm"/>
            </w:pPr>
            <w:r w:rsidRPr="00A57119">
              <w:t>Тип КБК Кт</w:t>
            </w:r>
          </w:p>
        </w:tc>
        <w:tc>
          <w:tcPr>
            <w:tcW w:w="795" w:type="pct"/>
          </w:tcPr>
          <w:p w14:paraId="75A9EF4C" w14:textId="77777777" w:rsidR="00931E50" w:rsidRPr="00A57119" w:rsidRDefault="00931E50" w:rsidP="009111A3">
            <w:pPr>
              <w:pStyle w:val="GOSTTablenorm"/>
            </w:pPr>
            <w:r w:rsidRPr="009111A3">
              <w:rPr>
                <w:b/>
              </w:rPr>
              <w:t>T0504833:</w:t>
            </w:r>
            <w:r w:rsidRPr="00A57119">
              <w:t>СT_</w:t>
            </w:r>
            <w:r w:rsidRPr="00A57119">
              <w:rPr>
                <w:lang w:val="en-US"/>
              </w:rPr>
              <w:t>TYPE</w:t>
            </w:r>
            <w:r w:rsidRPr="00A57119">
              <w:t>KBK</w:t>
            </w:r>
          </w:p>
        </w:tc>
        <w:tc>
          <w:tcPr>
            <w:tcW w:w="560" w:type="pct"/>
          </w:tcPr>
          <w:p w14:paraId="134E1D44" w14:textId="77777777" w:rsidR="00931E50" w:rsidRPr="00A57119" w:rsidRDefault="00931E50" w:rsidP="009111A3">
            <w:pPr>
              <w:pStyle w:val="GOSTTablenorm"/>
            </w:pPr>
            <w:r w:rsidRPr="00A57119">
              <w:t>Строка</w:t>
            </w:r>
          </w:p>
        </w:tc>
        <w:tc>
          <w:tcPr>
            <w:tcW w:w="374" w:type="pct"/>
          </w:tcPr>
          <w:p w14:paraId="36C5677C" w14:textId="77777777" w:rsidR="00931E50" w:rsidRPr="00A57119" w:rsidRDefault="00931E50" w:rsidP="009111A3">
            <w:pPr>
              <w:pStyle w:val="GOSTTablenorm"/>
            </w:pPr>
            <w:r w:rsidRPr="00A57119">
              <w:t>Да</w:t>
            </w:r>
          </w:p>
        </w:tc>
        <w:tc>
          <w:tcPr>
            <w:tcW w:w="374" w:type="pct"/>
          </w:tcPr>
          <w:p w14:paraId="4E1FD936" w14:textId="64596E36" w:rsidR="00931E50" w:rsidRPr="00A57119" w:rsidRDefault="00931E50" w:rsidP="009111A3">
            <w:pPr>
              <w:pStyle w:val="GOSTTablenorm"/>
            </w:pPr>
            <w:r w:rsidRPr="00A57119">
              <w:rPr>
                <w:lang w:val="en-US"/>
              </w:rPr>
              <w:t>&lt;</w:t>
            </w:r>
            <w:r w:rsidRPr="00A57119">
              <w:t>=2</w:t>
            </w:r>
          </w:p>
        </w:tc>
        <w:tc>
          <w:tcPr>
            <w:tcW w:w="1777" w:type="pct"/>
          </w:tcPr>
          <w:p w14:paraId="1A758BAF" w14:textId="77777777" w:rsidR="00F015FE" w:rsidRDefault="00931E50" w:rsidP="009C6772">
            <w:pPr>
              <w:pStyle w:val="GOSTTablenorm"/>
            </w:pPr>
            <w:r w:rsidRPr="00B443F0">
              <w:t>Указывается значение аналитического признака «Тип КБК» для отражения по кредиту записи учета.</w:t>
            </w:r>
          </w:p>
          <w:p w14:paraId="36DCCC4D" w14:textId="2A7C6C80" w:rsidR="00931E50" w:rsidRPr="00B62E11" w:rsidRDefault="00931E50" w:rsidP="009C6772">
            <w:pPr>
              <w:pStyle w:val="GOSTTablenorm"/>
            </w:pPr>
            <w:r w:rsidRPr="00B443F0">
              <w:t>Допускается заполнение прочерком</w:t>
            </w:r>
          </w:p>
        </w:tc>
      </w:tr>
      <w:tr w:rsidR="00931E50" w:rsidRPr="00A57119" w14:paraId="6D20D841" w14:textId="77777777" w:rsidTr="00D94FCB">
        <w:tc>
          <w:tcPr>
            <w:tcW w:w="1120" w:type="pct"/>
          </w:tcPr>
          <w:p w14:paraId="5B700335" w14:textId="77777777" w:rsidR="00931E50" w:rsidRPr="00A57119" w:rsidRDefault="00931E50" w:rsidP="009111A3">
            <w:pPr>
              <w:pStyle w:val="GOSTTablenorm"/>
            </w:pPr>
            <w:r w:rsidRPr="00A57119">
              <w:t>Код валюты Кт</w:t>
            </w:r>
          </w:p>
        </w:tc>
        <w:tc>
          <w:tcPr>
            <w:tcW w:w="795" w:type="pct"/>
          </w:tcPr>
          <w:p w14:paraId="7337F3B3" w14:textId="77777777" w:rsidR="00931E50" w:rsidRPr="00A57119" w:rsidRDefault="00931E50" w:rsidP="009111A3">
            <w:pPr>
              <w:pStyle w:val="GOSTTablenorm"/>
            </w:pPr>
            <w:r w:rsidRPr="009111A3">
              <w:rPr>
                <w:b/>
              </w:rPr>
              <w:t>T0504833:</w:t>
            </w:r>
            <w:r w:rsidRPr="00A57119">
              <w:t>CT_VALCODE</w:t>
            </w:r>
          </w:p>
        </w:tc>
        <w:tc>
          <w:tcPr>
            <w:tcW w:w="560" w:type="pct"/>
          </w:tcPr>
          <w:p w14:paraId="448D0600" w14:textId="77777777" w:rsidR="00931E50" w:rsidRPr="00A57119" w:rsidRDefault="00931E50" w:rsidP="009111A3">
            <w:pPr>
              <w:pStyle w:val="GOSTTablenorm"/>
            </w:pPr>
            <w:r w:rsidRPr="00A57119">
              <w:t>Строка</w:t>
            </w:r>
          </w:p>
        </w:tc>
        <w:tc>
          <w:tcPr>
            <w:tcW w:w="374" w:type="pct"/>
          </w:tcPr>
          <w:p w14:paraId="712BFE18" w14:textId="77777777" w:rsidR="00931E50" w:rsidRPr="00A57119" w:rsidRDefault="00931E50" w:rsidP="009111A3">
            <w:pPr>
              <w:pStyle w:val="GOSTTablenorm"/>
            </w:pPr>
            <w:r w:rsidRPr="00A57119">
              <w:t>Да</w:t>
            </w:r>
          </w:p>
        </w:tc>
        <w:tc>
          <w:tcPr>
            <w:tcW w:w="374" w:type="pct"/>
          </w:tcPr>
          <w:p w14:paraId="3FBFE597" w14:textId="77777777" w:rsidR="00931E50" w:rsidRPr="00A57119" w:rsidRDefault="00931E50" w:rsidP="009111A3">
            <w:pPr>
              <w:pStyle w:val="GOSTTablenorm"/>
            </w:pPr>
            <w:r w:rsidRPr="00A57119">
              <w:t>&lt;=3</w:t>
            </w:r>
          </w:p>
        </w:tc>
        <w:tc>
          <w:tcPr>
            <w:tcW w:w="1777" w:type="pct"/>
          </w:tcPr>
          <w:p w14:paraId="3FD7A9E6" w14:textId="77777777" w:rsidR="00931E50" w:rsidRPr="00B62E11" w:rsidRDefault="00931E50" w:rsidP="009111A3">
            <w:pPr>
              <w:pStyle w:val="GOSTTablenorm"/>
            </w:pPr>
            <w:r w:rsidRPr="00B443F0">
              <w:t>Указывается значение аналитического признака «</w:t>
            </w:r>
            <w:r w:rsidRPr="00A57119">
              <w:t>Код валюты</w:t>
            </w:r>
            <w:r w:rsidRPr="00B443F0">
              <w:t>» для отражения по кредиту записи учета.</w:t>
            </w:r>
          </w:p>
          <w:p w14:paraId="4F9DA070" w14:textId="77777777" w:rsidR="00931E50" w:rsidRPr="00B443F0" w:rsidRDefault="00931E50" w:rsidP="009111A3">
            <w:pPr>
              <w:pStyle w:val="GOSTTablenorm"/>
            </w:pPr>
            <w:r w:rsidRPr="00B62E11">
              <w:t xml:space="preserve">Допускается заполнение прочерком </w:t>
            </w:r>
          </w:p>
        </w:tc>
      </w:tr>
      <w:tr w:rsidR="00931E50" w:rsidRPr="00A57119" w14:paraId="4A3EA4E6" w14:textId="77777777" w:rsidTr="00D94FCB">
        <w:tc>
          <w:tcPr>
            <w:tcW w:w="1120" w:type="pct"/>
          </w:tcPr>
          <w:p w14:paraId="20152136" w14:textId="77777777" w:rsidR="00931E50" w:rsidRPr="00A57119" w:rsidRDefault="00931E50" w:rsidP="009111A3">
            <w:pPr>
              <w:pStyle w:val="GOSTTablenorm"/>
            </w:pPr>
            <w:r w:rsidRPr="00A57119">
              <w:t>ТОФК КС Кт</w:t>
            </w:r>
          </w:p>
        </w:tc>
        <w:tc>
          <w:tcPr>
            <w:tcW w:w="795" w:type="pct"/>
          </w:tcPr>
          <w:p w14:paraId="65A7E829" w14:textId="77777777" w:rsidR="00931E50" w:rsidRPr="00A57119" w:rsidRDefault="00931E50" w:rsidP="009111A3">
            <w:pPr>
              <w:pStyle w:val="GOSTTablenorm"/>
            </w:pPr>
            <w:r w:rsidRPr="009111A3">
              <w:rPr>
                <w:b/>
              </w:rPr>
              <w:t>T0504833:</w:t>
            </w:r>
            <w:r w:rsidRPr="00A57119">
              <w:t>CT_TOFKKS</w:t>
            </w:r>
          </w:p>
        </w:tc>
        <w:tc>
          <w:tcPr>
            <w:tcW w:w="560" w:type="pct"/>
          </w:tcPr>
          <w:p w14:paraId="75825B09" w14:textId="77777777" w:rsidR="00931E50" w:rsidRPr="00A57119" w:rsidRDefault="00931E50" w:rsidP="009111A3">
            <w:pPr>
              <w:pStyle w:val="GOSTTablenorm"/>
            </w:pPr>
            <w:r w:rsidRPr="00A57119">
              <w:t>Строка</w:t>
            </w:r>
          </w:p>
        </w:tc>
        <w:tc>
          <w:tcPr>
            <w:tcW w:w="374" w:type="pct"/>
          </w:tcPr>
          <w:p w14:paraId="24EB68EC" w14:textId="77777777" w:rsidR="00931E50" w:rsidRPr="00A57119" w:rsidRDefault="00931E50" w:rsidP="009111A3">
            <w:pPr>
              <w:pStyle w:val="GOSTTablenorm"/>
            </w:pPr>
            <w:r w:rsidRPr="00A57119">
              <w:t>Да</w:t>
            </w:r>
          </w:p>
        </w:tc>
        <w:tc>
          <w:tcPr>
            <w:tcW w:w="374" w:type="pct"/>
          </w:tcPr>
          <w:p w14:paraId="7624FAED" w14:textId="77777777" w:rsidR="00931E50" w:rsidRPr="00A57119" w:rsidRDefault="00931E50" w:rsidP="009111A3">
            <w:pPr>
              <w:pStyle w:val="GOSTTablenorm"/>
            </w:pPr>
            <w:r w:rsidRPr="00A57119">
              <w:t>&lt;=2</w:t>
            </w:r>
          </w:p>
        </w:tc>
        <w:tc>
          <w:tcPr>
            <w:tcW w:w="1777" w:type="pct"/>
          </w:tcPr>
          <w:p w14:paraId="03BB4419" w14:textId="77777777" w:rsidR="00931E50" w:rsidRPr="00B443F0" w:rsidRDefault="00931E50" w:rsidP="009111A3">
            <w:pPr>
              <w:pStyle w:val="GOSTTablenorm"/>
            </w:pPr>
            <w:r w:rsidRPr="00B443F0">
              <w:t>Указывается значение аналитического признака «</w:t>
            </w:r>
            <w:r w:rsidRPr="00A57119">
              <w:t>ТОФК КС</w:t>
            </w:r>
            <w:r w:rsidRPr="00B443F0">
              <w:t>» для отражения по кредиту записи учета.</w:t>
            </w:r>
          </w:p>
          <w:p w14:paraId="42301912" w14:textId="77777777" w:rsidR="00931E50" w:rsidRPr="00B443F0" w:rsidRDefault="00931E50" w:rsidP="009111A3">
            <w:pPr>
              <w:pStyle w:val="GOSTTablenorm"/>
            </w:pPr>
            <w:r w:rsidRPr="00B62E11">
              <w:t xml:space="preserve">Допускается заполнение прочерком </w:t>
            </w:r>
          </w:p>
        </w:tc>
      </w:tr>
      <w:tr w:rsidR="00931E50" w:rsidRPr="00A57119" w14:paraId="4A5F4AED" w14:textId="77777777" w:rsidTr="00D94FCB">
        <w:tc>
          <w:tcPr>
            <w:tcW w:w="1120" w:type="pct"/>
          </w:tcPr>
          <w:p w14:paraId="6048F1D5" w14:textId="77777777" w:rsidR="00931E50" w:rsidRPr="00A57119" w:rsidRDefault="00931E50" w:rsidP="009111A3">
            <w:pPr>
              <w:pStyle w:val="GOSTTablenorm"/>
            </w:pPr>
            <w:r w:rsidRPr="00A57119">
              <w:t>Порядковый номер КС Кт</w:t>
            </w:r>
          </w:p>
        </w:tc>
        <w:tc>
          <w:tcPr>
            <w:tcW w:w="795" w:type="pct"/>
          </w:tcPr>
          <w:p w14:paraId="69724FE5" w14:textId="77777777" w:rsidR="00931E50" w:rsidRPr="00A57119" w:rsidRDefault="00931E50" w:rsidP="009111A3">
            <w:pPr>
              <w:pStyle w:val="GOSTTablenorm"/>
            </w:pPr>
            <w:r w:rsidRPr="009111A3">
              <w:rPr>
                <w:b/>
              </w:rPr>
              <w:t>T0504833:</w:t>
            </w:r>
            <w:r w:rsidRPr="00A57119">
              <w:t>CT_PNKS</w:t>
            </w:r>
          </w:p>
        </w:tc>
        <w:tc>
          <w:tcPr>
            <w:tcW w:w="560" w:type="pct"/>
          </w:tcPr>
          <w:p w14:paraId="616FE406" w14:textId="77777777" w:rsidR="00931E50" w:rsidRPr="00A57119" w:rsidRDefault="00931E50" w:rsidP="009111A3">
            <w:pPr>
              <w:pStyle w:val="GOSTTablenorm"/>
            </w:pPr>
            <w:r w:rsidRPr="00A57119">
              <w:t>Строка</w:t>
            </w:r>
          </w:p>
        </w:tc>
        <w:tc>
          <w:tcPr>
            <w:tcW w:w="374" w:type="pct"/>
          </w:tcPr>
          <w:p w14:paraId="1C8BA03C" w14:textId="77777777" w:rsidR="00931E50" w:rsidRPr="00A57119" w:rsidRDefault="00931E50" w:rsidP="009111A3">
            <w:pPr>
              <w:pStyle w:val="GOSTTablenorm"/>
            </w:pPr>
            <w:r w:rsidRPr="00A57119">
              <w:t>Да</w:t>
            </w:r>
          </w:p>
        </w:tc>
        <w:tc>
          <w:tcPr>
            <w:tcW w:w="374" w:type="pct"/>
          </w:tcPr>
          <w:p w14:paraId="338EE069" w14:textId="55E6099F" w:rsidR="00931E50" w:rsidRPr="00A57119" w:rsidRDefault="00931E50" w:rsidP="009111A3">
            <w:pPr>
              <w:pStyle w:val="GOSTTablenorm"/>
            </w:pPr>
            <w:r w:rsidRPr="00A57119">
              <w:rPr>
                <w:lang w:val="en-US"/>
              </w:rPr>
              <w:t>&lt;</w:t>
            </w:r>
            <w:r w:rsidRPr="00A57119">
              <w:t>=2</w:t>
            </w:r>
          </w:p>
        </w:tc>
        <w:tc>
          <w:tcPr>
            <w:tcW w:w="1777" w:type="pct"/>
          </w:tcPr>
          <w:p w14:paraId="0B43E1FB" w14:textId="77777777" w:rsidR="00931E50" w:rsidRPr="00B443F0" w:rsidRDefault="00931E50" w:rsidP="009111A3">
            <w:pPr>
              <w:pStyle w:val="GOSTTablenorm"/>
            </w:pPr>
            <w:r w:rsidRPr="00B443F0">
              <w:t>Указывается значение аналитического признака «</w:t>
            </w:r>
            <w:r w:rsidRPr="00A57119">
              <w:t>Порядковый номер КС</w:t>
            </w:r>
            <w:r w:rsidRPr="00B443F0">
              <w:t>» для отражения по кредиту записи учета.</w:t>
            </w:r>
          </w:p>
          <w:p w14:paraId="464118C0" w14:textId="77777777" w:rsidR="00931E50" w:rsidRPr="00B443F0" w:rsidRDefault="00931E50" w:rsidP="009111A3">
            <w:pPr>
              <w:pStyle w:val="GOSTTablenorm"/>
            </w:pPr>
            <w:r w:rsidRPr="00B62E11">
              <w:t>Допускается заполнение прочерком</w:t>
            </w:r>
          </w:p>
        </w:tc>
      </w:tr>
      <w:tr w:rsidR="00931E50" w:rsidRPr="00A57119" w14:paraId="4D138EA1" w14:textId="77777777" w:rsidTr="00D94FCB">
        <w:tc>
          <w:tcPr>
            <w:tcW w:w="1120" w:type="pct"/>
          </w:tcPr>
          <w:p w14:paraId="44CA4362" w14:textId="77777777" w:rsidR="00931E50" w:rsidRPr="00A57119" w:rsidRDefault="00931E50" w:rsidP="009111A3">
            <w:pPr>
              <w:pStyle w:val="GOSTTablenorm"/>
            </w:pPr>
            <w:r w:rsidRPr="00A57119">
              <w:t>ОКТМО Кт</w:t>
            </w:r>
          </w:p>
        </w:tc>
        <w:tc>
          <w:tcPr>
            <w:tcW w:w="795" w:type="pct"/>
          </w:tcPr>
          <w:p w14:paraId="1E87E5EA" w14:textId="77777777" w:rsidR="00931E50" w:rsidRPr="00A57119" w:rsidRDefault="00931E50" w:rsidP="009111A3">
            <w:pPr>
              <w:pStyle w:val="GOSTTablenorm"/>
            </w:pPr>
            <w:r w:rsidRPr="009111A3">
              <w:rPr>
                <w:b/>
              </w:rPr>
              <w:t>T0504833:</w:t>
            </w:r>
            <w:r w:rsidRPr="00A57119">
              <w:t>CT_OKTMO</w:t>
            </w:r>
          </w:p>
        </w:tc>
        <w:tc>
          <w:tcPr>
            <w:tcW w:w="560" w:type="pct"/>
          </w:tcPr>
          <w:p w14:paraId="5E8BF748" w14:textId="77777777" w:rsidR="00931E50" w:rsidRPr="00A57119" w:rsidRDefault="00931E50" w:rsidP="009111A3">
            <w:pPr>
              <w:pStyle w:val="GOSTTablenorm"/>
            </w:pPr>
            <w:r w:rsidRPr="00A57119">
              <w:t>Строка</w:t>
            </w:r>
          </w:p>
        </w:tc>
        <w:tc>
          <w:tcPr>
            <w:tcW w:w="374" w:type="pct"/>
          </w:tcPr>
          <w:p w14:paraId="3A9A649E" w14:textId="77777777" w:rsidR="00931E50" w:rsidRPr="00A57119" w:rsidRDefault="00931E50" w:rsidP="009111A3">
            <w:pPr>
              <w:pStyle w:val="GOSTTablenorm"/>
            </w:pPr>
            <w:r w:rsidRPr="00A57119">
              <w:t>Нет</w:t>
            </w:r>
          </w:p>
        </w:tc>
        <w:tc>
          <w:tcPr>
            <w:tcW w:w="374" w:type="pct"/>
          </w:tcPr>
          <w:p w14:paraId="5012C49C" w14:textId="750C0A33" w:rsidR="00931E50" w:rsidRPr="00A57119" w:rsidRDefault="00931E50" w:rsidP="009111A3">
            <w:pPr>
              <w:pStyle w:val="GOSTTablenorm"/>
            </w:pPr>
            <w:r w:rsidRPr="00A57119">
              <w:rPr>
                <w:lang w:val="en-US"/>
              </w:rPr>
              <w:t>&lt;</w:t>
            </w:r>
            <w:r w:rsidRPr="00A57119">
              <w:t>=8</w:t>
            </w:r>
          </w:p>
        </w:tc>
        <w:tc>
          <w:tcPr>
            <w:tcW w:w="1777" w:type="pct"/>
          </w:tcPr>
          <w:p w14:paraId="7B0D6BE3" w14:textId="77777777" w:rsidR="00931E50" w:rsidRPr="00B62E11" w:rsidRDefault="00931E50" w:rsidP="009111A3">
            <w:pPr>
              <w:pStyle w:val="GOSTTablenorm"/>
            </w:pPr>
            <w:r w:rsidRPr="00B443F0">
              <w:t>Указывается значение аналитического признака «</w:t>
            </w:r>
            <w:r w:rsidRPr="00A57119">
              <w:t>ОКТМО</w:t>
            </w:r>
            <w:r w:rsidRPr="00B443F0">
              <w:t>» для отражения по кредиту</w:t>
            </w:r>
            <w:r w:rsidRPr="00B62E11" w:rsidDel="000A0FA3">
              <w:t xml:space="preserve"> </w:t>
            </w:r>
            <w:r w:rsidRPr="00B62E11">
              <w:t>записи учета.</w:t>
            </w:r>
          </w:p>
          <w:p w14:paraId="4CF0CDCA" w14:textId="77777777" w:rsidR="00931E50" w:rsidRPr="00B443F0" w:rsidRDefault="00931E50" w:rsidP="009111A3">
            <w:pPr>
              <w:pStyle w:val="GOSTTablenorm"/>
            </w:pPr>
            <w:r w:rsidRPr="00B62E11">
              <w:t>Допускается заполнение прочерком</w:t>
            </w:r>
          </w:p>
        </w:tc>
      </w:tr>
      <w:tr w:rsidR="00931E50" w:rsidRPr="00A57119" w14:paraId="070DF86F" w14:textId="77777777" w:rsidTr="00D94FCB">
        <w:tc>
          <w:tcPr>
            <w:tcW w:w="1120" w:type="pct"/>
          </w:tcPr>
          <w:p w14:paraId="0253A4F0" w14:textId="77777777" w:rsidR="00931E50" w:rsidRPr="00A57119" w:rsidRDefault="00931E50" w:rsidP="009111A3">
            <w:pPr>
              <w:pStyle w:val="GOSTTablenorm"/>
            </w:pPr>
            <w:r w:rsidRPr="00A57119">
              <w:t>Код цели Кт</w:t>
            </w:r>
          </w:p>
        </w:tc>
        <w:tc>
          <w:tcPr>
            <w:tcW w:w="795" w:type="pct"/>
          </w:tcPr>
          <w:p w14:paraId="5DEB349F" w14:textId="77777777" w:rsidR="00931E50" w:rsidRPr="00A57119" w:rsidRDefault="00931E50" w:rsidP="009111A3">
            <w:pPr>
              <w:pStyle w:val="GOSTTablenorm"/>
            </w:pPr>
            <w:r w:rsidRPr="009111A3">
              <w:rPr>
                <w:b/>
              </w:rPr>
              <w:t>T0504833:</w:t>
            </w:r>
            <w:r w:rsidRPr="00A57119">
              <w:t>CT_TARGETCODE</w:t>
            </w:r>
          </w:p>
        </w:tc>
        <w:tc>
          <w:tcPr>
            <w:tcW w:w="560" w:type="pct"/>
          </w:tcPr>
          <w:p w14:paraId="234EA2C4" w14:textId="77777777" w:rsidR="00931E50" w:rsidRPr="00A57119" w:rsidRDefault="00931E50" w:rsidP="009111A3">
            <w:pPr>
              <w:pStyle w:val="GOSTTablenorm"/>
            </w:pPr>
            <w:r w:rsidRPr="00A57119">
              <w:t>Строка</w:t>
            </w:r>
          </w:p>
        </w:tc>
        <w:tc>
          <w:tcPr>
            <w:tcW w:w="374" w:type="pct"/>
          </w:tcPr>
          <w:p w14:paraId="1AC6EC02" w14:textId="77777777" w:rsidR="00931E50" w:rsidRPr="00A57119" w:rsidRDefault="00931E50" w:rsidP="009111A3">
            <w:pPr>
              <w:pStyle w:val="GOSTTablenorm"/>
            </w:pPr>
            <w:r w:rsidRPr="00A57119">
              <w:t>Да</w:t>
            </w:r>
          </w:p>
        </w:tc>
        <w:tc>
          <w:tcPr>
            <w:tcW w:w="374" w:type="pct"/>
          </w:tcPr>
          <w:p w14:paraId="5C58C20C" w14:textId="77777777" w:rsidR="00931E50" w:rsidRPr="00A57119" w:rsidRDefault="00931E50" w:rsidP="009111A3">
            <w:pPr>
              <w:pStyle w:val="GOSTTablenorm"/>
            </w:pPr>
            <w:r>
              <w:t>&lt;=25</w:t>
            </w:r>
          </w:p>
        </w:tc>
        <w:tc>
          <w:tcPr>
            <w:tcW w:w="1777" w:type="pct"/>
          </w:tcPr>
          <w:p w14:paraId="54191E79" w14:textId="77777777" w:rsidR="00931E50" w:rsidRPr="00B443F0" w:rsidRDefault="00931E50" w:rsidP="009111A3">
            <w:pPr>
              <w:pStyle w:val="GOSTTablenorm"/>
            </w:pPr>
            <w:r w:rsidRPr="00B443F0">
              <w:t>Указывается значение аналитического признака «</w:t>
            </w:r>
            <w:r w:rsidRPr="00A57119">
              <w:t>Код цели</w:t>
            </w:r>
            <w:r w:rsidRPr="00B443F0">
              <w:t>» для отражения по кредиту записи учета.</w:t>
            </w:r>
          </w:p>
          <w:p w14:paraId="62B2F92C" w14:textId="77777777" w:rsidR="00931E50" w:rsidRPr="00B443F0" w:rsidRDefault="00931E50" w:rsidP="009111A3">
            <w:pPr>
              <w:pStyle w:val="GOSTTablenorm"/>
            </w:pPr>
            <w:r w:rsidRPr="00B62E11">
              <w:t>Допускается заполнение прочерком</w:t>
            </w:r>
          </w:p>
        </w:tc>
      </w:tr>
      <w:tr w:rsidR="00931E50" w:rsidRPr="00A57119" w14:paraId="616567D4" w14:textId="77777777" w:rsidTr="00D94FCB">
        <w:tc>
          <w:tcPr>
            <w:tcW w:w="1120" w:type="pct"/>
          </w:tcPr>
          <w:p w14:paraId="3E007FEF" w14:textId="77777777" w:rsidR="00931E50" w:rsidRPr="00A57119" w:rsidRDefault="00931E50" w:rsidP="009111A3">
            <w:pPr>
              <w:pStyle w:val="GOSTTablenorm"/>
            </w:pPr>
            <w:r w:rsidRPr="00A57119">
              <w:t>Банковский счет Кт</w:t>
            </w:r>
          </w:p>
        </w:tc>
        <w:tc>
          <w:tcPr>
            <w:tcW w:w="795" w:type="pct"/>
          </w:tcPr>
          <w:p w14:paraId="3438C3D9" w14:textId="77777777" w:rsidR="00931E50" w:rsidRPr="00A57119" w:rsidRDefault="00931E50" w:rsidP="009111A3">
            <w:pPr>
              <w:pStyle w:val="GOSTTablenorm"/>
            </w:pPr>
            <w:r w:rsidRPr="009111A3">
              <w:rPr>
                <w:b/>
              </w:rPr>
              <w:t>T0504833:</w:t>
            </w:r>
            <w:r w:rsidRPr="00A57119">
              <w:t>CT_BA</w:t>
            </w:r>
          </w:p>
        </w:tc>
        <w:tc>
          <w:tcPr>
            <w:tcW w:w="560" w:type="pct"/>
          </w:tcPr>
          <w:p w14:paraId="00BE3560" w14:textId="77777777" w:rsidR="00931E50" w:rsidRPr="00A57119" w:rsidRDefault="00931E50" w:rsidP="009111A3">
            <w:pPr>
              <w:pStyle w:val="GOSTTablenorm"/>
            </w:pPr>
            <w:r w:rsidRPr="00A57119">
              <w:t>Строка</w:t>
            </w:r>
          </w:p>
        </w:tc>
        <w:tc>
          <w:tcPr>
            <w:tcW w:w="374" w:type="pct"/>
          </w:tcPr>
          <w:p w14:paraId="1C1259AD" w14:textId="77777777" w:rsidR="00931E50" w:rsidRPr="00A57119" w:rsidRDefault="00931E50" w:rsidP="009111A3">
            <w:pPr>
              <w:pStyle w:val="GOSTTablenorm"/>
            </w:pPr>
            <w:r w:rsidRPr="00A57119">
              <w:t>Да</w:t>
            </w:r>
          </w:p>
        </w:tc>
        <w:tc>
          <w:tcPr>
            <w:tcW w:w="374" w:type="pct"/>
          </w:tcPr>
          <w:p w14:paraId="0707055D" w14:textId="77777777" w:rsidR="00931E50" w:rsidRDefault="00931E50" w:rsidP="009111A3">
            <w:pPr>
              <w:pStyle w:val="GOSTTablenorm"/>
            </w:pPr>
            <w:r w:rsidRPr="00A57119">
              <w:t>&lt;=20</w:t>
            </w:r>
          </w:p>
        </w:tc>
        <w:tc>
          <w:tcPr>
            <w:tcW w:w="1777" w:type="pct"/>
          </w:tcPr>
          <w:p w14:paraId="336572A7" w14:textId="77777777" w:rsidR="00931E50" w:rsidRPr="00B443F0" w:rsidRDefault="00931E50" w:rsidP="009111A3">
            <w:pPr>
              <w:pStyle w:val="GOSTTablenorm"/>
            </w:pPr>
            <w:r w:rsidRPr="00B443F0">
              <w:t>Указывается значение аналитического признака «</w:t>
            </w:r>
            <w:r w:rsidRPr="00A57119">
              <w:t>Банковский счет</w:t>
            </w:r>
            <w:r w:rsidRPr="00B443F0">
              <w:t>» для отражения по кредиту записи учета.</w:t>
            </w:r>
          </w:p>
          <w:p w14:paraId="55EC32CB" w14:textId="77777777" w:rsidR="00931E50" w:rsidRPr="00B443F0" w:rsidRDefault="00931E50" w:rsidP="009111A3">
            <w:pPr>
              <w:pStyle w:val="GOSTTablenorm"/>
            </w:pPr>
            <w:r w:rsidRPr="00B62E11">
              <w:t>Допускается заполнение прочерком</w:t>
            </w:r>
          </w:p>
        </w:tc>
      </w:tr>
      <w:tr w:rsidR="00931E50" w:rsidRPr="00A57119" w14:paraId="7B0BC338" w14:textId="77777777" w:rsidTr="00D94FCB">
        <w:tc>
          <w:tcPr>
            <w:tcW w:w="1120" w:type="pct"/>
          </w:tcPr>
          <w:p w14:paraId="0A4D1C84" w14:textId="77777777" w:rsidR="00931E50" w:rsidRPr="00A57119" w:rsidRDefault="00931E50" w:rsidP="009111A3">
            <w:pPr>
              <w:pStyle w:val="GOSTTablenorm"/>
            </w:pPr>
            <w:r w:rsidRPr="00A57119">
              <w:lastRenderedPageBreak/>
              <w:t>Счет контрагента Кт</w:t>
            </w:r>
          </w:p>
        </w:tc>
        <w:tc>
          <w:tcPr>
            <w:tcW w:w="795" w:type="pct"/>
          </w:tcPr>
          <w:p w14:paraId="4B4BA807" w14:textId="77777777" w:rsidR="00931E50" w:rsidRPr="00A57119" w:rsidRDefault="00931E50" w:rsidP="009111A3">
            <w:pPr>
              <w:pStyle w:val="GOSTTablenorm"/>
            </w:pPr>
            <w:r w:rsidRPr="009111A3">
              <w:rPr>
                <w:b/>
              </w:rPr>
              <w:t>T0504833</w:t>
            </w:r>
            <w:r w:rsidRPr="00A57119">
              <w:t>:CT_CA</w:t>
            </w:r>
          </w:p>
        </w:tc>
        <w:tc>
          <w:tcPr>
            <w:tcW w:w="560" w:type="pct"/>
          </w:tcPr>
          <w:p w14:paraId="3079F799" w14:textId="77777777" w:rsidR="00931E50" w:rsidRPr="00A57119" w:rsidRDefault="00931E50" w:rsidP="009111A3">
            <w:pPr>
              <w:pStyle w:val="GOSTTablenorm"/>
            </w:pPr>
            <w:r w:rsidRPr="00A57119">
              <w:t>Строка</w:t>
            </w:r>
          </w:p>
        </w:tc>
        <w:tc>
          <w:tcPr>
            <w:tcW w:w="374" w:type="pct"/>
          </w:tcPr>
          <w:p w14:paraId="521C875E" w14:textId="77777777" w:rsidR="00931E50" w:rsidRPr="00A57119" w:rsidRDefault="00931E50" w:rsidP="009111A3">
            <w:pPr>
              <w:pStyle w:val="GOSTTablenorm"/>
            </w:pPr>
            <w:r w:rsidRPr="00A57119">
              <w:t>Да</w:t>
            </w:r>
          </w:p>
        </w:tc>
        <w:tc>
          <w:tcPr>
            <w:tcW w:w="374" w:type="pct"/>
          </w:tcPr>
          <w:p w14:paraId="2B81F25F" w14:textId="77777777" w:rsidR="00931E50" w:rsidRPr="00A57119" w:rsidRDefault="00931E50" w:rsidP="009111A3">
            <w:pPr>
              <w:pStyle w:val="GOSTTablenorm"/>
            </w:pPr>
            <w:r w:rsidRPr="00A57119">
              <w:t>&lt;=20</w:t>
            </w:r>
          </w:p>
        </w:tc>
        <w:tc>
          <w:tcPr>
            <w:tcW w:w="1777" w:type="pct"/>
          </w:tcPr>
          <w:p w14:paraId="333BFC75" w14:textId="77777777" w:rsidR="00931E50" w:rsidRPr="00B443F0" w:rsidRDefault="00931E50" w:rsidP="009111A3">
            <w:pPr>
              <w:pStyle w:val="GOSTTablenorm"/>
            </w:pPr>
            <w:r w:rsidRPr="00B443F0">
              <w:t>Указывается значение аналитического признака «</w:t>
            </w:r>
            <w:r w:rsidRPr="00A57119">
              <w:t>Счет контрагента</w:t>
            </w:r>
            <w:r w:rsidRPr="00B443F0">
              <w:t>» для отражения по кредиту записи учета.</w:t>
            </w:r>
          </w:p>
          <w:p w14:paraId="1F50D518" w14:textId="77777777" w:rsidR="00931E50" w:rsidRPr="00B443F0" w:rsidRDefault="00931E50" w:rsidP="009111A3">
            <w:pPr>
              <w:pStyle w:val="GOSTTablenorm"/>
            </w:pPr>
            <w:r w:rsidRPr="00B62E11">
              <w:t>Допускается заполнение прочерком</w:t>
            </w:r>
          </w:p>
        </w:tc>
      </w:tr>
      <w:tr w:rsidR="00931E50" w:rsidRPr="00A57119" w14:paraId="6996C96E" w14:textId="77777777" w:rsidTr="00D94FCB">
        <w:tc>
          <w:tcPr>
            <w:tcW w:w="1120" w:type="pct"/>
          </w:tcPr>
          <w:p w14:paraId="0D4D42D1" w14:textId="77777777" w:rsidR="00931E50" w:rsidRPr="00A57119" w:rsidRDefault="00931E50" w:rsidP="009111A3">
            <w:pPr>
              <w:pStyle w:val="GOSTTablenorm"/>
            </w:pPr>
            <w:r w:rsidRPr="00A57119">
              <w:t>ЛС (дополнительный) Кт</w:t>
            </w:r>
          </w:p>
        </w:tc>
        <w:tc>
          <w:tcPr>
            <w:tcW w:w="795" w:type="pct"/>
          </w:tcPr>
          <w:p w14:paraId="68090EFC" w14:textId="77777777" w:rsidR="00931E50" w:rsidRPr="00A57119" w:rsidRDefault="00931E50" w:rsidP="009111A3">
            <w:pPr>
              <w:pStyle w:val="GOSTTablenorm"/>
            </w:pPr>
            <w:r w:rsidRPr="009111A3">
              <w:rPr>
                <w:b/>
              </w:rPr>
              <w:t>T0504833:</w:t>
            </w:r>
            <w:r w:rsidRPr="00A57119">
              <w:t>CT_</w:t>
            </w:r>
            <w:r w:rsidRPr="00A57119">
              <w:rPr>
                <w:lang w:val="en-US"/>
              </w:rPr>
              <w:t>LSADD</w:t>
            </w:r>
          </w:p>
        </w:tc>
        <w:tc>
          <w:tcPr>
            <w:tcW w:w="560" w:type="pct"/>
          </w:tcPr>
          <w:p w14:paraId="3E90C931" w14:textId="77777777" w:rsidR="00931E50" w:rsidRPr="00A57119" w:rsidRDefault="00931E50" w:rsidP="009111A3">
            <w:pPr>
              <w:pStyle w:val="GOSTTablenorm"/>
            </w:pPr>
            <w:r w:rsidRPr="00A57119">
              <w:t>Строка</w:t>
            </w:r>
          </w:p>
        </w:tc>
        <w:tc>
          <w:tcPr>
            <w:tcW w:w="374" w:type="pct"/>
          </w:tcPr>
          <w:p w14:paraId="53832901" w14:textId="77777777" w:rsidR="00931E50" w:rsidRPr="00A57119" w:rsidRDefault="00931E50" w:rsidP="009111A3">
            <w:pPr>
              <w:pStyle w:val="GOSTTablenorm"/>
            </w:pPr>
            <w:r w:rsidRPr="00A57119">
              <w:t>Нет</w:t>
            </w:r>
          </w:p>
        </w:tc>
        <w:tc>
          <w:tcPr>
            <w:tcW w:w="374" w:type="pct"/>
          </w:tcPr>
          <w:p w14:paraId="69C8DAC9" w14:textId="77777777" w:rsidR="00931E50" w:rsidRPr="00A57119" w:rsidRDefault="00931E50" w:rsidP="009111A3">
            <w:pPr>
              <w:pStyle w:val="GOSTTablenorm"/>
            </w:pPr>
            <w:r w:rsidRPr="00A57119">
              <w:t>&lt;=11</w:t>
            </w:r>
          </w:p>
        </w:tc>
        <w:tc>
          <w:tcPr>
            <w:tcW w:w="1777" w:type="pct"/>
          </w:tcPr>
          <w:p w14:paraId="597E3F8A" w14:textId="77777777" w:rsidR="00931E50" w:rsidRPr="00B443F0" w:rsidRDefault="00931E50" w:rsidP="009111A3">
            <w:pPr>
              <w:pStyle w:val="GOSTTablenorm"/>
            </w:pPr>
            <w:r w:rsidRPr="00B443F0">
              <w:t>Указывается значение аналитического признака «</w:t>
            </w:r>
            <w:r w:rsidRPr="00A57119">
              <w:t>ЛС (дополнительный)</w:t>
            </w:r>
            <w:r w:rsidRPr="00B443F0">
              <w:t>» для отражения по кредиту записи учета.</w:t>
            </w:r>
          </w:p>
          <w:p w14:paraId="5B5867E6" w14:textId="77777777" w:rsidR="00931E50" w:rsidRPr="00B443F0" w:rsidRDefault="00931E50" w:rsidP="009111A3">
            <w:pPr>
              <w:pStyle w:val="GOSTTablenorm"/>
            </w:pPr>
            <w:r w:rsidRPr="00B62E11">
              <w:t>Допускается заполнение прочерком</w:t>
            </w:r>
          </w:p>
        </w:tc>
      </w:tr>
      <w:tr w:rsidR="00931E50" w:rsidRPr="00A57119" w14:paraId="4291D717" w14:textId="77777777" w:rsidTr="00D94FCB">
        <w:tc>
          <w:tcPr>
            <w:tcW w:w="1120" w:type="pct"/>
          </w:tcPr>
          <w:p w14:paraId="58BA69DC" w14:textId="77777777" w:rsidR="00931E50" w:rsidRPr="00A57119" w:rsidRDefault="00931E50" w:rsidP="009111A3">
            <w:pPr>
              <w:pStyle w:val="GOSTTablenorm"/>
            </w:pPr>
            <w:r w:rsidRPr="00A57119">
              <w:t>ТОФК Кт</w:t>
            </w:r>
          </w:p>
        </w:tc>
        <w:tc>
          <w:tcPr>
            <w:tcW w:w="795" w:type="pct"/>
          </w:tcPr>
          <w:p w14:paraId="027C0227" w14:textId="77777777" w:rsidR="00931E50" w:rsidRPr="00A57119" w:rsidRDefault="00931E50" w:rsidP="009111A3">
            <w:pPr>
              <w:pStyle w:val="GOSTTablenorm"/>
            </w:pPr>
            <w:r w:rsidRPr="009111A3">
              <w:rPr>
                <w:b/>
              </w:rPr>
              <w:t>T0504833</w:t>
            </w:r>
            <w:r w:rsidRPr="00A57119">
              <w:t>:CT_</w:t>
            </w:r>
            <w:r w:rsidRPr="00A57119">
              <w:rPr>
                <w:lang w:val="en-US"/>
              </w:rPr>
              <w:t>TOFK</w:t>
            </w:r>
          </w:p>
        </w:tc>
        <w:tc>
          <w:tcPr>
            <w:tcW w:w="560" w:type="pct"/>
          </w:tcPr>
          <w:p w14:paraId="6A6B54DA" w14:textId="77777777" w:rsidR="00931E50" w:rsidRPr="00A57119" w:rsidRDefault="00931E50" w:rsidP="009111A3">
            <w:pPr>
              <w:pStyle w:val="GOSTTablenorm"/>
            </w:pPr>
            <w:r w:rsidRPr="00A57119">
              <w:t>Строка</w:t>
            </w:r>
          </w:p>
        </w:tc>
        <w:tc>
          <w:tcPr>
            <w:tcW w:w="374" w:type="pct"/>
          </w:tcPr>
          <w:p w14:paraId="32A3225D" w14:textId="77777777" w:rsidR="00931E50" w:rsidRPr="00A57119" w:rsidRDefault="00931E50" w:rsidP="009111A3">
            <w:pPr>
              <w:pStyle w:val="GOSTTablenorm"/>
            </w:pPr>
            <w:r w:rsidRPr="00A57119">
              <w:t>Да</w:t>
            </w:r>
          </w:p>
        </w:tc>
        <w:tc>
          <w:tcPr>
            <w:tcW w:w="374" w:type="pct"/>
          </w:tcPr>
          <w:p w14:paraId="376A1B3C" w14:textId="77777777" w:rsidR="00931E50" w:rsidRPr="00A57119" w:rsidRDefault="00931E50" w:rsidP="009111A3">
            <w:pPr>
              <w:pStyle w:val="GOSTTablenorm"/>
            </w:pPr>
            <w:r w:rsidRPr="00A57119">
              <w:t>&lt;=4</w:t>
            </w:r>
          </w:p>
        </w:tc>
        <w:tc>
          <w:tcPr>
            <w:tcW w:w="1777" w:type="pct"/>
          </w:tcPr>
          <w:p w14:paraId="7CA39147" w14:textId="77777777" w:rsidR="00931E50" w:rsidRPr="00B62E11" w:rsidRDefault="00931E50" w:rsidP="009111A3">
            <w:pPr>
              <w:pStyle w:val="GOSTTablenorm"/>
            </w:pPr>
            <w:r w:rsidRPr="00B443F0">
              <w:t>Указывается значение аналитического признака «</w:t>
            </w:r>
            <w:r w:rsidRPr="00A57119">
              <w:t>ТОФК</w:t>
            </w:r>
            <w:r w:rsidRPr="00B443F0" w:rsidDel="000A0FA3">
              <w:t xml:space="preserve"> </w:t>
            </w:r>
            <w:r w:rsidRPr="00B443F0">
              <w:t>» для отражения по кредиту записи учета.</w:t>
            </w:r>
          </w:p>
          <w:p w14:paraId="2A0951BF" w14:textId="77777777" w:rsidR="00931E50" w:rsidRPr="00B443F0" w:rsidRDefault="00931E50" w:rsidP="009111A3">
            <w:pPr>
              <w:pStyle w:val="GOSTTablenorm"/>
            </w:pPr>
            <w:r w:rsidRPr="00B62E11">
              <w:t>Допускается заполнение прочерком</w:t>
            </w:r>
          </w:p>
        </w:tc>
      </w:tr>
      <w:tr w:rsidR="00931E50" w:rsidRPr="00A57119" w14:paraId="0BE90F21" w14:textId="77777777" w:rsidTr="00D94FCB">
        <w:tc>
          <w:tcPr>
            <w:tcW w:w="1120" w:type="pct"/>
          </w:tcPr>
          <w:p w14:paraId="6FF56ADD" w14:textId="77777777" w:rsidR="00931E50" w:rsidRPr="00A57119" w:rsidRDefault="00931E50" w:rsidP="009111A3">
            <w:pPr>
              <w:pStyle w:val="GOSTTablenorm"/>
            </w:pPr>
            <w:r w:rsidRPr="00A57119">
              <w:t>ЦС ЛС Кт</w:t>
            </w:r>
          </w:p>
        </w:tc>
        <w:tc>
          <w:tcPr>
            <w:tcW w:w="795" w:type="pct"/>
          </w:tcPr>
          <w:p w14:paraId="35119480" w14:textId="77777777" w:rsidR="00931E50" w:rsidRPr="00A57119" w:rsidRDefault="00931E50" w:rsidP="009111A3">
            <w:pPr>
              <w:pStyle w:val="GOSTTablenorm"/>
            </w:pPr>
            <w:r w:rsidRPr="009111A3">
              <w:rPr>
                <w:b/>
              </w:rPr>
              <w:t>T0504833:</w:t>
            </w:r>
            <w:r w:rsidRPr="00A57119">
              <w:t>CT_PACENTRE</w:t>
            </w:r>
          </w:p>
        </w:tc>
        <w:tc>
          <w:tcPr>
            <w:tcW w:w="560" w:type="pct"/>
          </w:tcPr>
          <w:p w14:paraId="7E7AC1D8" w14:textId="77777777" w:rsidR="00931E50" w:rsidRPr="00A57119" w:rsidRDefault="00931E50" w:rsidP="009111A3">
            <w:pPr>
              <w:pStyle w:val="GOSTTablenorm"/>
            </w:pPr>
            <w:r w:rsidRPr="00A57119">
              <w:t>Строка</w:t>
            </w:r>
          </w:p>
        </w:tc>
        <w:tc>
          <w:tcPr>
            <w:tcW w:w="374" w:type="pct"/>
          </w:tcPr>
          <w:p w14:paraId="466B8962" w14:textId="77777777" w:rsidR="00931E50" w:rsidRPr="00A57119" w:rsidRDefault="00931E50" w:rsidP="009111A3">
            <w:pPr>
              <w:pStyle w:val="GOSTTablenorm"/>
            </w:pPr>
            <w:r w:rsidRPr="00A57119">
              <w:t>Да</w:t>
            </w:r>
          </w:p>
        </w:tc>
        <w:tc>
          <w:tcPr>
            <w:tcW w:w="374" w:type="pct"/>
          </w:tcPr>
          <w:p w14:paraId="26824FA4" w14:textId="77777777" w:rsidR="00931E50" w:rsidRPr="00A57119" w:rsidRDefault="00931E50" w:rsidP="009111A3">
            <w:pPr>
              <w:pStyle w:val="GOSTTablenorm"/>
            </w:pPr>
            <w:r w:rsidRPr="00A57119">
              <w:t>&lt;=4</w:t>
            </w:r>
          </w:p>
        </w:tc>
        <w:tc>
          <w:tcPr>
            <w:tcW w:w="1777" w:type="pct"/>
          </w:tcPr>
          <w:p w14:paraId="703614A7" w14:textId="77777777" w:rsidR="00931E50" w:rsidRPr="00B62E11" w:rsidRDefault="00931E50" w:rsidP="009111A3">
            <w:pPr>
              <w:pStyle w:val="GOSTTablenorm"/>
            </w:pPr>
            <w:r w:rsidRPr="00B443F0">
              <w:t>Указывается значение аналитического признака «</w:t>
            </w:r>
            <w:r w:rsidRPr="00A57119">
              <w:t>ЦС ЛС</w:t>
            </w:r>
            <w:r w:rsidRPr="00B443F0">
              <w:t>» (Код цели, аналитический код) для отражения по кредиту записи учета.</w:t>
            </w:r>
          </w:p>
          <w:p w14:paraId="65C32ED8" w14:textId="77777777" w:rsidR="00931E50" w:rsidRPr="00B443F0" w:rsidRDefault="00931E50" w:rsidP="009111A3">
            <w:pPr>
              <w:pStyle w:val="GOSTTablenorm"/>
            </w:pPr>
            <w:r w:rsidRPr="00B62E11">
              <w:t>Допускается заполнение прочерком</w:t>
            </w:r>
          </w:p>
        </w:tc>
      </w:tr>
      <w:tr w:rsidR="00931E50" w:rsidRPr="00A57119" w14:paraId="0E0377B6" w14:textId="77777777" w:rsidTr="00D94FCB">
        <w:tc>
          <w:tcPr>
            <w:tcW w:w="1120" w:type="pct"/>
          </w:tcPr>
          <w:p w14:paraId="06F625BB" w14:textId="77777777" w:rsidR="00931E50" w:rsidRPr="00A57119" w:rsidRDefault="00931E50" w:rsidP="009111A3">
            <w:pPr>
              <w:pStyle w:val="GOSTTablenorm"/>
            </w:pPr>
            <w:r w:rsidRPr="00A57119">
              <w:t>ТОФК контрагента Кт</w:t>
            </w:r>
          </w:p>
        </w:tc>
        <w:tc>
          <w:tcPr>
            <w:tcW w:w="795" w:type="pct"/>
          </w:tcPr>
          <w:p w14:paraId="2C122803" w14:textId="77777777" w:rsidR="00931E50" w:rsidRPr="00A57119" w:rsidRDefault="00931E50" w:rsidP="009111A3">
            <w:pPr>
              <w:pStyle w:val="GOSTTablenorm"/>
            </w:pPr>
            <w:r w:rsidRPr="009111A3">
              <w:rPr>
                <w:b/>
              </w:rPr>
              <w:t>T0504833</w:t>
            </w:r>
            <w:r w:rsidRPr="00A57119">
              <w:t>:CT_TOFKC</w:t>
            </w:r>
          </w:p>
        </w:tc>
        <w:tc>
          <w:tcPr>
            <w:tcW w:w="560" w:type="pct"/>
          </w:tcPr>
          <w:p w14:paraId="4F95D3F4" w14:textId="77777777" w:rsidR="00931E50" w:rsidRPr="00A57119" w:rsidRDefault="00931E50" w:rsidP="009111A3">
            <w:pPr>
              <w:pStyle w:val="GOSTTablenorm"/>
            </w:pPr>
            <w:r w:rsidRPr="00A57119">
              <w:t>Строка</w:t>
            </w:r>
          </w:p>
        </w:tc>
        <w:tc>
          <w:tcPr>
            <w:tcW w:w="374" w:type="pct"/>
          </w:tcPr>
          <w:p w14:paraId="41F121D0" w14:textId="77777777" w:rsidR="00931E50" w:rsidRPr="00A57119" w:rsidRDefault="00931E50" w:rsidP="009111A3">
            <w:pPr>
              <w:pStyle w:val="GOSTTablenorm"/>
            </w:pPr>
            <w:r w:rsidRPr="00A57119">
              <w:t>Да</w:t>
            </w:r>
          </w:p>
        </w:tc>
        <w:tc>
          <w:tcPr>
            <w:tcW w:w="374" w:type="pct"/>
          </w:tcPr>
          <w:p w14:paraId="5AAB1129" w14:textId="77777777" w:rsidR="00931E50" w:rsidRPr="00A57119" w:rsidRDefault="00931E50" w:rsidP="009111A3">
            <w:pPr>
              <w:pStyle w:val="GOSTTablenorm"/>
            </w:pPr>
            <w:r w:rsidRPr="00A57119">
              <w:t>&lt;=4</w:t>
            </w:r>
          </w:p>
        </w:tc>
        <w:tc>
          <w:tcPr>
            <w:tcW w:w="1777" w:type="pct"/>
          </w:tcPr>
          <w:p w14:paraId="6FBE419C" w14:textId="77777777" w:rsidR="00931E50" w:rsidRPr="00B62E11" w:rsidRDefault="00931E50" w:rsidP="009111A3">
            <w:pPr>
              <w:pStyle w:val="GOSTTablenorm"/>
            </w:pPr>
            <w:r w:rsidRPr="00B443F0">
              <w:t>Указывается значение аналитического признака «</w:t>
            </w:r>
            <w:r w:rsidRPr="00A57119">
              <w:t>ТОФК контрагента</w:t>
            </w:r>
            <w:r w:rsidRPr="00B443F0">
              <w:t>» для отражения по кредиту записи учета.</w:t>
            </w:r>
          </w:p>
          <w:p w14:paraId="70E7F734" w14:textId="77777777" w:rsidR="00931E50" w:rsidRPr="00B443F0" w:rsidRDefault="00931E50" w:rsidP="009111A3">
            <w:pPr>
              <w:pStyle w:val="GOSTTablenorm"/>
            </w:pPr>
            <w:r w:rsidRPr="00B62E11">
              <w:t>Допускается заполнение прочерком</w:t>
            </w:r>
          </w:p>
        </w:tc>
      </w:tr>
      <w:tr w:rsidR="00931E50" w:rsidRPr="00A57119" w14:paraId="4321AD42" w14:textId="77777777" w:rsidTr="00D94FCB">
        <w:tc>
          <w:tcPr>
            <w:tcW w:w="1120" w:type="pct"/>
          </w:tcPr>
          <w:p w14:paraId="3614314C" w14:textId="77777777" w:rsidR="00931E50" w:rsidRPr="00A57119" w:rsidRDefault="00931E50" w:rsidP="009111A3">
            <w:pPr>
              <w:pStyle w:val="GOSTTablenorm"/>
            </w:pPr>
            <w:r w:rsidRPr="00A57119">
              <w:t>Период для 19 ЗС Кт</w:t>
            </w:r>
          </w:p>
        </w:tc>
        <w:tc>
          <w:tcPr>
            <w:tcW w:w="795" w:type="pct"/>
          </w:tcPr>
          <w:p w14:paraId="3FB40295" w14:textId="77777777" w:rsidR="00931E50" w:rsidRPr="00A57119" w:rsidRDefault="00931E50" w:rsidP="009111A3">
            <w:pPr>
              <w:pStyle w:val="GOSTTablenorm"/>
            </w:pPr>
            <w:r w:rsidRPr="009111A3">
              <w:rPr>
                <w:b/>
              </w:rPr>
              <w:t>T0504833:</w:t>
            </w:r>
            <w:r w:rsidRPr="00A57119">
              <w:t>CT_PERIOD</w:t>
            </w:r>
          </w:p>
        </w:tc>
        <w:tc>
          <w:tcPr>
            <w:tcW w:w="560" w:type="pct"/>
          </w:tcPr>
          <w:p w14:paraId="77D3DD06" w14:textId="77777777" w:rsidR="00931E50" w:rsidRPr="00A57119" w:rsidRDefault="00931E50" w:rsidP="009111A3">
            <w:pPr>
              <w:pStyle w:val="GOSTTablenorm"/>
            </w:pPr>
            <w:r w:rsidRPr="00A57119">
              <w:t>Строка</w:t>
            </w:r>
          </w:p>
        </w:tc>
        <w:tc>
          <w:tcPr>
            <w:tcW w:w="374" w:type="pct"/>
          </w:tcPr>
          <w:p w14:paraId="15D339A6" w14:textId="77777777" w:rsidR="00931E50" w:rsidRPr="00A57119" w:rsidRDefault="00931E50" w:rsidP="009111A3">
            <w:pPr>
              <w:pStyle w:val="GOSTTablenorm"/>
            </w:pPr>
            <w:r w:rsidRPr="00A57119">
              <w:t>Да</w:t>
            </w:r>
          </w:p>
        </w:tc>
        <w:tc>
          <w:tcPr>
            <w:tcW w:w="374" w:type="pct"/>
          </w:tcPr>
          <w:p w14:paraId="6357628E" w14:textId="77777777" w:rsidR="00931E50" w:rsidRPr="00A57119" w:rsidRDefault="00931E50" w:rsidP="009111A3">
            <w:pPr>
              <w:pStyle w:val="GOSTTablenorm"/>
            </w:pPr>
            <w:r w:rsidRPr="00A57119">
              <w:t>&lt;=4</w:t>
            </w:r>
          </w:p>
        </w:tc>
        <w:tc>
          <w:tcPr>
            <w:tcW w:w="1777" w:type="pct"/>
          </w:tcPr>
          <w:p w14:paraId="2A6CC5D7" w14:textId="77777777" w:rsidR="00931E50" w:rsidRPr="00B443F0" w:rsidRDefault="00931E50" w:rsidP="009111A3">
            <w:pPr>
              <w:pStyle w:val="GOSTTablenorm"/>
            </w:pPr>
            <w:r w:rsidRPr="00B443F0">
              <w:t>Указывается значение аналитического признака «</w:t>
            </w:r>
            <w:r w:rsidRPr="00A57119">
              <w:t>Период для 19 ЗС</w:t>
            </w:r>
            <w:r w:rsidRPr="00B443F0">
              <w:t>» для отражения по кредиту записи учета.</w:t>
            </w:r>
          </w:p>
          <w:p w14:paraId="29EEA44B" w14:textId="77777777" w:rsidR="00931E50" w:rsidRPr="00B443F0" w:rsidRDefault="00931E50" w:rsidP="009111A3">
            <w:pPr>
              <w:pStyle w:val="GOSTTablenorm"/>
            </w:pPr>
            <w:r w:rsidRPr="00B62E11">
              <w:t>Допускается заполнение прочерком</w:t>
            </w:r>
          </w:p>
        </w:tc>
      </w:tr>
      <w:tr w:rsidR="00931E50" w:rsidRPr="00A57119" w14:paraId="0D2B5295" w14:textId="77777777" w:rsidTr="00D94FCB">
        <w:tc>
          <w:tcPr>
            <w:tcW w:w="1120" w:type="pct"/>
          </w:tcPr>
          <w:p w14:paraId="7E0098E9" w14:textId="77777777" w:rsidR="00931E50" w:rsidRPr="00A57119" w:rsidRDefault="00931E50" w:rsidP="009111A3">
            <w:pPr>
              <w:pStyle w:val="GOSTTablenorm"/>
            </w:pPr>
            <w:r w:rsidRPr="00A57119">
              <w:t>Код СКУ корреспондирующий Кт</w:t>
            </w:r>
          </w:p>
        </w:tc>
        <w:tc>
          <w:tcPr>
            <w:tcW w:w="795" w:type="pct"/>
          </w:tcPr>
          <w:p w14:paraId="77F71DF9" w14:textId="77777777" w:rsidR="00931E50" w:rsidRPr="00A57119" w:rsidRDefault="00931E50" w:rsidP="009111A3">
            <w:pPr>
              <w:pStyle w:val="GOSTTablenorm"/>
            </w:pPr>
            <w:r w:rsidRPr="006A2557">
              <w:rPr>
                <w:b/>
              </w:rPr>
              <w:t>T0504833:</w:t>
            </w:r>
            <w:r w:rsidRPr="00A57119">
              <w:t>CT_ACCOUNTCORR</w:t>
            </w:r>
          </w:p>
        </w:tc>
        <w:tc>
          <w:tcPr>
            <w:tcW w:w="560" w:type="pct"/>
          </w:tcPr>
          <w:p w14:paraId="5E45D90F" w14:textId="77777777" w:rsidR="00931E50" w:rsidRPr="00A57119" w:rsidRDefault="00931E50" w:rsidP="009111A3">
            <w:pPr>
              <w:pStyle w:val="GOSTTablenorm"/>
            </w:pPr>
            <w:r w:rsidRPr="00A57119">
              <w:t>Строка</w:t>
            </w:r>
          </w:p>
        </w:tc>
        <w:tc>
          <w:tcPr>
            <w:tcW w:w="374" w:type="pct"/>
          </w:tcPr>
          <w:p w14:paraId="38A4FB2D" w14:textId="77777777" w:rsidR="00931E50" w:rsidRPr="00A57119" w:rsidRDefault="00931E50" w:rsidP="009111A3">
            <w:pPr>
              <w:pStyle w:val="GOSTTablenorm"/>
            </w:pPr>
            <w:r w:rsidRPr="00A57119">
              <w:t>Да</w:t>
            </w:r>
          </w:p>
        </w:tc>
        <w:tc>
          <w:tcPr>
            <w:tcW w:w="374" w:type="pct"/>
          </w:tcPr>
          <w:p w14:paraId="2C44C850" w14:textId="77777777" w:rsidR="00931E50" w:rsidRPr="00A57119" w:rsidRDefault="00931E50" w:rsidP="009111A3">
            <w:pPr>
              <w:pStyle w:val="GOSTTablenorm"/>
            </w:pPr>
            <w:r w:rsidRPr="00A57119">
              <w:t>&lt;=5</w:t>
            </w:r>
          </w:p>
        </w:tc>
        <w:tc>
          <w:tcPr>
            <w:tcW w:w="1777" w:type="pct"/>
          </w:tcPr>
          <w:p w14:paraId="65C56C2B" w14:textId="77777777" w:rsidR="00931E50" w:rsidRPr="00B62E11" w:rsidRDefault="00931E50" w:rsidP="009111A3">
            <w:pPr>
              <w:pStyle w:val="GOSTTablenorm"/>
            </w:pPr>
            <w:r w:rsidRPr="00B443F0">
              <w:t>Указывается значение аналитического признака «</w:t>
            </w:r>
            <w:r w:rsidRPr="00A57119">
              <w:t>Код СКУ корреспондирующий</w:t>
            </w:r>
            <w:r w:rsidRPr="00B443F0">
              <w:t>» для отражения по кредиту записи учета.</w:t>
            </w:r>
          </w:p>
          <w:p w14:paraId="61D395EB" w14:textId="77777777" w:rsidR="00931E50" w:rsidRPr="00B443F0" w:rsidRDefault="00931E50" w:rsidP="009111A3">
            <w:pPr>
              <w:pStyle w:val="GOSTTablenorm"/>
            </w:pPr>
            <w:r w:rsidRPr="00B62E11">
              <w:t>Допускается заполнение прочерком</w:t>
            </w:r>
          </w:p>
        </w:tc>
      </w:tr>
      <w:tr w:rsidR="00931E50" w:rsidRPr="00A57119" w14:paraId="441CB10C" w14:textId="77777777" w:rsidTr="00D94FCB">
        <w:tc>
          <w:tcPr>
            <w:tcW w:w="1120" w:type="pct"/>
          </w:tcPr>
          <w:p w14:paraId="520BDB6B" w14:textId="77777777" w:rsidR="00931E50" w:rsidRPr="00A57119" w:rsidRDefault="00931E50" w:rsidP="009111A3">
            <w:pPr>
              <w:pStyle w:val="GOSTTablenorm"/>
            </w:pPr>
            <w:r w:rsidRPr="00A57119">
              <w:t>Тип СКУ Кт</w:t>
            </w:r>
          </w:p>
        </w:tc>
        <w:tc>
          <w:tcPr>
            <w:tcW w:w="795" w:type="pct"/>
          </w:tcPr>
          <w:p w14:paraId="2BED880A" w14:textId="77777777" w:rsidR="00931E50" w:rsidRPr="00A57119" w:rsidRDefault="00931E50" w:rsidP="009111A3">
            <w:pPr>
              <w:pStyle w:val="GOSTTablenorm"/>
            </w:pPr>
            <w:r w:rsidRPr="006A2557">
              <w:rPr>
                <w:b/>
              </w:rPr>
              <w:t>T0504833:</w:t>
            </w:r>
            <w:r w:rsidRPr="00A57119">
              <w:t>CT_ACCOUNTTYPE</w:t>
            </w:r>
          </w:p>
        </w:tc>
        <w:tc>
          <w:tcPr>
            <w:tcW w:w="560" w:type="pct"/>
          </w:tcPr>
          <w:p w14:paraId="5288BE40" w14:textId="77777777" w:rsidR="00931E50" w:rsidRPr="00A57119" w:rsidRDefault="00931E50" w:rsidP="009111A3">
            <w:pPr>
              <w:pStyle w:val="GOSTTablenorm"/>
            </w:pPr>
            <w:r w:rsidRPr="00A57119">
              <w:t>Строка</w:t>
            </w:r>
          </w:p>
        </w:tc>
        <w:tc>
          <w:tcPr>
            <w:tcW w:w="374" w:type="pct"/>
          </w:tcPr>
          <w:p w14:paraId="62F77630" w14:textId="77777777" w:rsidR="00931E50" w:rsidRPr="00A57119" w:rsidRDefault="00931E50" w:rsidP="009111A3">
            <w:pPr>
              <w:pStyle w:val="GOSTTablenorm"/>
            </w:pPr>
            <w:r w:rsidRPr="00A57119">
              <w:t>Да</w:t>
            </w:r>
          </w:p>
        </w:tc>
        <w:tc>
          <w:tcPr>
            <w:tcW w:w="374" w:type="pct"/>
          </w:tcPr>
          <w:p w14:paraId="4A7E0094" w14:textId="77777777" w:rsidR="00931E50" w:rsidRPr="00A57119" w:rsidRDefault="00931E50" w:rsidP="009111A3">
            <w:pPr>
              <w:pStyle w:val="GOSTTablenorm"/>
            </w:pPr>
            <w:r w:rsidRPr="00A57119">
              <w:t>&lt;=2</w:t>
            </w:r>
          </w:p>
        </w:tc>
        <w:tc>
          <w:tcPr>
            <w:tcW w:w="1777" w:type="pct"/>
          </w:tcPr>
          <w:p w14:paraId="5EE9123E" w14:textId="77777777" w:rsidR="00931E50" w:rsidRPr="00B443F0" w:rsidRDefault="00931E50" w:rsidP="009111A3">
            <w:pPr>
              <w:pStyle w:val="GOSTTablenorm"/>
            </w:pPr>
            <w:r w:rsidRPr="00B443F0">
              <w:t>Указывается значение аналитического признака «</w:t>
            </w:r>
            <w:r w:rsidRPr="00A57119">
              <w:t>Тип СКУ</w:t>
            </w:r>
            <w:r w:rsidRPr="00B443F0">
              <w:t>» для отражения по кредиту записи учета.</w:t>
            </w:r>
          </w:p>
          <w:p w14:paraId="2E6DC49E" w14:textId="77777777" w:rsidR="00931E50" w:rsidRPr="00B443F0" w:rsidRDefault="00931E50" w:rsidP="009111A3">
            <w:pPr>
              <w:pStyle w:val="GOSTTablenorm"/>
            </w:pPr>
            <w:r w:rsidRPr="00B62E11">
              <w:t>Допускается заполнение прочерком</w:t>
            </w:r>
          </w:p>
        </w:tc>
      </w:tr>
      <w:tr w:rsidR="00931E50" w:rsidRPr="00A57119" w14:paraId="0BF2E949" w14:textId="77777777" w:rsidTr="00D94FCB">
        <w:tc>
          <w:tcPr>
            <w:tcW w:w="1120" w:type="pct"/>
          </w:tcPr>
          <w:p w14:paraId="1BC0F66C" w14:textId="77777777" w:rsidR="00931E50" w:rsidRPr="00A57119" w:rsidRDefault="00931E50" w:rsidP="009111A3">
            <w:pPr>
              <w:pStyle w:val="GOSTTablenorm"/>
            </w:pPr>
            <w:r w:rsidRPr="00A57119">
              <w:lastRenderedPageBreak/>
              <w:t>ЗО Кт</w:t>
            </w:r>
          </w:p>
        </w:tc>
        <w:tc>
          <w:tcPr>
            <w:tcW w:w="795" w:type="pct"/>
          </w:tcPr>
          <w:p w14:paraId="54BA57A3" w14:textId="77777777" w:rsidR="00931E50" w:rsidRPr="00A57119" w:rsidRDefault="00931E50" w:rsidP="009111A3">
            <w:pPr>
              <w:pStyle w:val="GOSTTablenorm"/>
            </w:pPr>
            <w:r w:rsidRPr="006A2557">
              <w:rPr>
                <w:b/>
              </w:rPr>
              <w:t>T0504833:</w:t>
            </w:r>
            <w:r w:rsidRPr="00A57119">
              <w:t>CT_PZO</w:t>
            </w:r>
          </w:p>
        </w:tc>
        <w:tc>
          <w:tcPr>
            <w:tcW w:w="560" w:type="pct"/>
          </w:tcPr>
          <w:p w14:paraId="0BC0F038" w14:textId="77777777" w:rsidR="00931E50" w:rsidRPr="00A57119" w:rsidRDefault="00931E50" w:rsidP="009111A3">
            <w:pPr>
              <w:pStyle w:val="GOSTTablenorm"/>
            </w:pPr>
            <w:r w:rsidRPr="00A57119">
              <w:t>Строка</w:t>
            </w:r>
          </w:p>
        </w:tc>
        <w:tc>
          <w:tcPr>
            <w:tcW w:w="374" w:type="pct"/>
          </w:tcPr>
          <w:p w14:paraId="03CC4C52" w14:textId="77777777" w:rsidR="00931E50" w:rsidRPr="00A57119" w:rsidRDefault="00931E50" w:rsidP="009111A3">
            <w:pPr>
              <w:pStyle w:val="GOSTTablenorm"/>
            </w:pPr>
            <w:r w:rsidRPr="00A57119">
              <w:t>Да</w:t>
            </w:r>
          </w:p>
        </w:tc>
        <w:tc>
          <w:tcPr>
            <w:tcW w:w="374" w:type="pct"/>
          </w:tcPr>
          <w:p w14:paraId="4F988D33" w14:textId="77777777" w:rsidR="00931E50" w:rsidRPr="00A57119" w:rsidRDefault="00931E50" w:rsidP="009111A3">
            <w:pPr>
              <w:pStyle w:val="GOSTTablenorm"/>
            </w:pPr>
            <w:r w:rsidRPr="00A57119">
              <w:t>&lt;=10</w:t>
            </w:r>
          </w:p>
        </w:tc>
        <w:tc>
          <w:tcPr>
            <w:tcW w:w="1777" w:type="pct"/>
          </w:tcPr>
          <w:p w14:paraId="2A6DCC33" w14:textId="77777777" w:rsidR="00931E50" w:rsidRPr="00B62E11" w:rsidRDefault="00931E50" w:rsidP="009111A3">
            <w:pPr>
              <w:pStyle w:val="GOSTTablenorm"/>
            </w:pPr>
            <w:r w:rsidRPr="00B443F0">
              <w:t xml:space="preserve">Указывается значение аналитического признака «ЗО» (Признак заключительных оборотов) для отражения </w:t>
            </w:r>
            <w:r w:rsidRPr="00B62E11">
              <w:t>по кредиту записи учета.</w:t>
            </w:r>
          </w:p>
          <w:p w14:paraId="513F7EDE" w14:textId="77777777" w:rsidR="00931E50" w:rsidRPr="00B443F0" w:rsidRDefault="00931E50" w:rsidP="009111A3">
            <w:pPr>
              <w:pStyle w:val="GOSTTablenorm"/>
            </w:pPr>
            <w:r w:rsidRPr="00B62E11">
              <w:t>Допускается заполнение прочерком</w:t>
            </w:r>
          </w:p>
        </w:tc>
      </w:tr>
    </w:tbl>
    <w:p w14:paraId="55999FD3" w14:textId="73E6764E" w:rsidR="00512B7E" w:rsidRPr="00000BB8" w:rsidRDefault="170E4D90" w:rsidP="006170D8">
      <w:pPr>
        <w:pStyle w:val="41"/>
        <w:rPr>
          <w:highlight w:val="yellow"/>
        </w:rPr>
      </w:pPr>
      <w:bookmarkStart w:id="710" w:name="_Toc117871504"/>
      <w:bookmarkStart w:id="711" w:name="_Toc121319602"/>
      <w:bookmarkStart w:id="712" w:name="_Toc226625579"/>
      <w:r w:rsidRPr="00BE4E8E">
        <w:t xml:space="preserve">Пример </w:t>
      </w:r>
      <w:commentRangeStart w:id="713"/>
      <w:commentRangeStart w:id="714"/>
      <w:r w:rsidRPr="00BE4E8E">
        <w:t>запроса</w:t>
      </w:r>
      <w:bookmarkEnd w:id="710"/>
      <w:bookmarkEnd w:id="711"/>
      <w:commentRangeEnd w:id="713"/>
      <w:r w:rsidR="00000BB8" w:rsidRPr="00BE4E8E">
        <w:rPr>
          <w:rStyle w:val="affa"/>
          <w:rFonts w:cs="Times New Roman"/>
          <w:b w:val="0"/>
          <w:iCs w:val="0"/>
        </w:rPr>
        <w:commentReference w:id="713"/>
      </w:r>
      <w:commentRangeEnd w:id="714"/>
      <w:r w:rsidR="00431832">
        <w:t xml:space="preserve"> </w:t>
      </w:r>
      <w:r w:rsidR="004E35F4">
        <w:rPr>
          <w:rStyle w:val="affa"/>
          <w:rFonts w:cs="Times New Roman"/>
          <w:b w:val="0"/>
          <w:iCs w:val="0"/>
        </w:rPr>
        <w:commentReference w:id="714"/>
      </w:r>
      <w:r w:rsidR="00431832" w:rsidRPr="0013499D">
        <w:t>по документу</w:t>
      </w:r>
      <w:r w:rsidR="00431832">
        <w:t xml:space="preserve"> </w:t>
      </w:r>
      <w:r w:rsidR="00431832" w:rsidRPr="001866AB">
        <w:t>«</w:t>
      </w:r>
      <w:r w:rsidR="00431832" w:rsidRPr="0032109E">
        <w:t>Бухгалтерская справка (ф. 0504833) ARP_SVAP_NG_RMS</w:t>
      </w:r>
      <w:bookmarkEnd w:id="712"/>
    </w:p>
    <w:p w14:paraId="1C0BC774" w14:textId="5A166476" w:rsidR="00512B7E" w:rsidRPr="00B9735F" w:rsidRDefault="00512B7E" w:rsidP="00A22A24">
      <w:pPr>
        <w:pStyle w:val="GOSTScript"/>
        <w:rPr>
          <w:lang w:val="ru-RU"/>
        </w:rPr>
      </w:pPr>
    </w:p>
    <w:p w14:paraId="2818E89F" w14:textId="7F3753E5" w:rsidR="000E7CD8" w:rsidRDefault="00FB74CA" w:rsidP="006170D8">
      <w:pPr>
        <w:pStyle w:val="31"/>
      </w:pPr>
      <w:bookmarkStart w:id="715" w:name="_Ref185932365"/>
      <w:bookmarkStart w:id="716" w:name="_Toc226625580"/>
      <w:r w:rsidRPr="00601F01">
        <w:t xml:space="preserve">Перечень параметров тела запроса (Document) </w:t>
      </w:r>
      <w:r>
        <w:t xml:space="preserve">в </w:t>
      </w:r>
      <w:r>
        <w:rPr>
          <w:lang w:val="en-US"/>
        </w:rPr>
        <w:t>SVAP</w:t>
      </w:r>
      <w:r>
        <w:t xml:space="preserve"> ФБ </w:t>
      </w:r>
      <w:r w:rsidRPr="00601F01">
        <w:t>по документ</w:t>
      </w:r>
      <w:r>
        <w:t>ам</w:t>
      </w:r>
      <w:bookmarkEnd w:id="715"/>
      <w:bookmarkEnd w:id="716"/>
    </w:p>
    <w:p w14:paraId="1336D931" w14:textId="77777777" w:rsidR="00E42521" w:rsidRPr="006170D8" w:rsidRDefault="00E42521" w:rsidP="00E42521">
      <w:pPr>
        <w:pStyle w:val="41"/>
        <w:rPr>
          <w:sz w:val="26"/>
        </w:rPr>
      </w:pPr>
      <w:bookmarkStart w:id="717" w:name="_Ref195713055"/>
      <w:bookmarkStart w:id="718" w:name="_Toc226625581"/>
      <w:r>
        <w:t>«</w:t>
      </w:r>
      <w:r w:rsidRPr="009E0BDC">
        <w:t>Поручение о перечислении на счет</w:t>
      </w:r>
      <w:r>
        <w:t>» (исходящий)</w:t>
      </w:r>
      <w:r w:rsidRPr="006170D8">
        <w:rPr>
          <w:sz w:val="26"/>
        </w:rPr>
        <w:t>» RCA_DOC_D_01</w:t>
      </w:r>
      <w:r>
        <w:rPr>
          <w:sz w:val="26"/>
        </w:rPr>
        <w:t>4</w:t>
      </w:r>
      <w:r w:rsidRPr="006170D8">
        <w:rPr>
          <w:sz w:val="26"/>
        </w:rPr>
        <w:t>_SPS (Document)</w:t>
      </w:r>
      <w:bookmarkEnd w:id="717"/>
      <w:bookmarkEnd w:id="718"/>
    </w:p>
    <w:p w14:paraId="3A36E0BA" w14:textId="77777777" w:rsidR="00E42521" w:rsidRPr="004C328C" w:rsidRDefault="00E42521" w:rsidP="00E42521">
      <w:pPr>
        <w:pStyle w:val="51"/>
      </w:pPr>
      <w:bookmarkStart w:id="719" w:name="_Toc226625582"/>
      <w:r w:rsidRPr="00601F01">
        <w:t>Перечень параметров тела запроса (Document) по документу</w:t>
      </w:r>
      <w:r>
        <w:t xml:space="preserve"> «</w:t>
      </w:r>
      <w:r w:rsidRPr="009E0BDC">
        <w:t>Поручение о перечислении на счет</w:t>
      </w:r>
      <w:r>
        <w:t>» (исходящий)</w:t>
      </w:r>
      <w:r w:rsidRPr="00667777">
        <w:rPr>
          <w:sz w:val="26"/>
        </w:rPr>
        <w:t>» RCA_DOC_D_01</w:t>
      </w:r>
      <w:r>
        <w:rPr>
          <w:sz w:val="26"/>
        </w:rPr>
        <w:t>4</w:t>
      </w:r>
      <w:r w:rsidRPr="00667777">
        <w:rPr>
          <w:sz w:val="26"/>
        </w:rPr>
        <w:t>_SPS</w:t>
      </w:r>
      <w:bookmarkEnd w:id="719"/>
    </w:p>
    <w:p w14:paraId="22276394" w14:textId="67B82B52"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720" w:name="_Toc226625618"/>
      <w:r w:rsidR="001C3732">
        <w:rPr>
          <w:noProof/>
        </w:rPr>
        <w:t>19</w:t>
      </w:r>
      <w:r>
        <w:rPr>
          <w:noProof/>
        </w:rPr>
        <w:fldChar w:fldCharType="end"/>
      </w:r>
      <w:r w:rsidR="007668BB">
        <w:t xml:space="preserve"> </w:t>
      </w:r>
      <w:r w:rsidR="007668BB" w:rsidRPr="00E9309F">
        <w:t>– Параметры тела (Document) запроса на подбор / сторнирование / переформирование записей учета по документу «Поручение о перечислении на счет» (исходящий)» RCA_DOC_D_014_SPS</w:t>
      </w:r>
      <w:bookmarkEnd w:id="720"/>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E42521" w:rsidRPr="00A57119" w14:paraId="7BA61C03" w14:textId="77777777" w:rsidTr="00F46091">
        <w:trPr>
          <w:cnfStyle w:val="100000000000" w:firstRow="1" w:lastRow="0" w:firstColumn="0" w:lastColumn="0" w:oddVBand="0" w:evenVBand="0" w:oddHBand="0" w:evenHBand="0" w:firstRowFirstColumn="0" w:firstRowLastColumn="0" w:lastRowFirstColumn="0" w:lastRowLastColumn="0"/>
          <w:trHeight w:val="634"/>
        </w:trPr>
        <w:tc>
          <w:tcPr>
            <w:tcW w:w="1120" w:type="pct"/>
            <w:hideMark/>
          </w:tcPr>
          <w:p w14:paraId="5C1E8AF6" w14:textId="77777777" w:rsidR="00E42521" w:rsidRPr="006069EC" w:rsidRDefault="00E42521" w:rsidP="006069EC">
            <w:pPr>
              <w:pStyle w:val="GOSTTableHead"/>
            </w:pPr>
            <w:r w:rsidRPr="006069EC">
              <w:t>Наименование параметра</w:t>
            </w:r>
          </w:p>
        </w:tc>
        <w:tc>
          <w:tcPr>
            <w:tcW w:w="795" w:type="pct"/>
            <w:hideMark/>
          </w:tcPr>
          <w:p w14:paraId="1AC5F635" w14:textId="77777777" w:rsidR="00E42521" w:rsidRPr="006069EC" w:rsidRDefault="00E42521" w:rsidP="006069EC">
            <w:pPr>
              <w:pStyle w:val="GOSTTableHead"/>
            </w:pPr>
            <w:r w:rsidRPr="006069EC">
              <w:t>Название тэга</w:t>
            </w:r>
          </w:p>
        </w:tc>
        <w:tc>
          <w:tcPr>
            <w:tcW w:w="560" w:type="pct"/>
            <w:hideMark/>
          </w:tcPr>
          <w:p w14:paraId="378305E1" w14:textId="77777777" w:rsidR="00E42521" w:rsidRPr="006069EC" w:rsidRDefault="00E42521" w:rsidP="006069EC">
            <w:pPr>
              <w:pStyle w:val="GOSTTableHead"/>
            </w:pPr>
            <w:r w:rsidRPr="006069EC">
              <w:t>Тип данных</w:t>
            </w:r>
          </w:p>
        </w:tc>
        <w:tc>
          <w:tcPr>
            <w:tcW w:w="374" w:type="pct"/>
          </w:tcPr>
          <w:p w14:paraId="38854C2D" w14:textId="77777777" w:rsidR="00E42521" w:rsidRPr="006069EC" w:rsidRDefault="00E42521" w:rsidP="006069EC">
            <w:pPr>
              <w:pStyle w:val="GOSTTableHead"/>
            </w:pPr>
            <w:r w:rsidRPr="006069EC">
              <w:t>Обязательность</w:t>
            </w:r>
          </w:p>
        </w:tc>
        <w:tc>
          <w:tcPr>
            <w:tcW w:w="374" w:type="pct"/>
            <w:hideMark/>
          </w:tcPr>
          <w:p w14:paraId="6CC8201A" w14:textId="77777777" w:rsidR="00E42521" w:rsidRPr="006069EC" w:rsidRDefault="00E42521" w:rsidP="006069EC">
            <w:pPr>
              <w:pStyle w:val="GOSTTableHead"/>
            </w:pPr>
            <w:r w:rsidRPr="006069EC">
              <w:t>Размерность</w:t>
            </w:r>
          </w:p>
        </w:tc>
        <w:tc>
          <w:tcPr>
            <w:tcW w:w="1777" w:type="pct"/>
          </w:tcPr>
          <w:p w14:paraId="548489C5" w14:textId="77777777" w:rsidR="00E42521" w:rsidRPr="006069EC" w:rsidRDefault="00E42521" w:rsidP="006069EC">
            <w:pPr>
              <w:pStyle w:val="GOSTTableHead"/>
            </w:pPr>
            <w:r w:rsidRPr="006069EC">
              <w:t>Описание</w:t>
            </w:r>
          </w:p>
        </w:tc>
      </w:tr>
      <w:tr w:rsidR="00E42521" w:rsidRPr="00A57119" w14:paraId="48048A41" w14:textId="77777777" w:rsidTr="00F46091">
        <w:tc>
          <w:tcPr>
            <w:tcW w:w="1120" w:type="pct"/>
          </w:tcPr>
          <w:p w14:paraId="2E8D89F0" w14:textId="77777777" w:rsidR="00E42521" w:rsidRPr="00A57119" w:rsidRDefault="00E42521" w:rsidP="006A2557">
            <w:pPr>
              <w:pStyle w:val="GOSTTablenorm"/>
            </w:pPr>
            <w:r w:rsidRPr="00A57119">
              <w:t>Номер документа</w:t>
            </w:r>
          </w:p>
        </w:tc>
        <w:tc>
          <w:tcPr>
            <w:tcW w:w="795" w:type="pct"/>
          </w:tcPr>
          <w:p w14:paraId="06F196EE" w14:textId="77777777" w:rsidR="00E42521" w:rsidRPr="00A57119" w:rsidRDefault="00E42521" w:rsidP="006A2557">
            <w:pPr>
              <w:pStyle w:val="GOSTTablenorm"/>
              <w:rPr>
                <w:lang w:val="en-US"/>
              </w:rPr>
            </w:pPr>
            <w:r w:rsidRPr="00A57119">
              <w:t>document_no</w:t>
            </w:r>
          </w:p>
        </w:tc>
        <w:tc>
          <w:tcPr>
            <w:tcW w:w="560" w:type="pct"/>
          </w:tcPr>
          <w:p w14:paraId="7D37DAA9" w14:textId="77777777" w:rsidR="00E42521" w:rsidRPr="00A57119" w:rsidRDefault="00E42521" w:rsidP="006A2557">
            <w:pPr>
              <w:pStyle w:val="GOSTTablenorm"/>
              <w:rPr>
                <w:lang w:val="en-US"/>
              </w:rPr>
            </w:pPr>
            <w:r w:rsidRPr="00A57119">
              <w:t>Строка</w:t>
            </w:r>
          </w:p>
        </w:tc>
        <w:tc>
          <w:tcPr>
            <w:tcW w:w="374" w:type="pct"/>
          </w:tcPr>
          <w:p w14:paraId="62CC7A0E" w14:textId="77777777" w:rsidR="00E42521" w:rsidRPr="00A57119" w:rsidRDefault="00E42521" w:rsidP="006A2557">
            <w:pPr>
              <w:pStyle w:val="GOSTTablenorm"/>
            </w:pPr>
            <w:r w:rsidRPr="00A57119">
              <w:t>Да</w:t>
            </w:r>
          </w:p>
        </w:tc>
        <w:tc>
          <w:tcPr>
            <w:tcW w:w="374" w:type="pct"/>
          </w:tcPr>
          <w:p w14:paraId="5973643E" w14:textId="77777777" w:rsidR="00E42521" w:rsidRPr="00A57119" w:rsidRDefault="00E42521" w:rsidP="006A2557">
            <w:pPr>
              <w:pStyle w:val="GOSTTablenorm"/>
              <w:rPr>
                <w:lang w:val="en-US"/>
              </w:rPr>
            </w:pPr>
            <w:r w:rsidRPr="00A57119">
              <w:t>&lt;=</w:t>
            </w:r>
            <w:r w:rsidRPr="00A57119">
              <w:rPr>
                <w:lang w:val="en-US"/>
              </w:rPr>
              <w:t>1</w:t>
            </w:r>
            <w:r w:rsidRPr="00A57119">
              <w:t>5</w:t>
            </w:r>
          </w:p>
        </w:tc>
        <w:tc>
          <w:tcPr>
            <w:tcW w:w="1777" w:type="pct"/>
          </w:tcPr>
          <w:p w14:paraId="3AD993B6" w14:textId="77777777" w:rsidR="00E42521" w:rsidRPr="00667777" w:rsidRDefault="00E42521" w:rsidP="006A2557">
            <w:pPr>
              <w:pStyle w:val="GOSTTablenorm"/>
              <w:rPr>
                <w:lang w:val="en-US"/>
              </w:rPr>
            </w:pPr>
            <w:r>
              <w:t>Указывается номер документа</w:t>
            </w:r>
          </w:p>
        </w:tc>
      </w:tr>
      <w:tr w:rsidR="00E42521" w:rsidRPr="00A57119" w14:paraId="4CC76A7D" w14:textId="77777777" w:rsidTr="00F46091">
        <w:tc>
          <w:tcPr>
            <w:tcW w:w="1120" w:type="pct"/>
          </w:tcPr>
          <w:p w14:paraId="7138B0FC" w14:textId="77777777" w:rsidR="00E42521" w:rsidRPr="00A57119" w:rsidRDefault="00E42521" w:rsidP="006A2557">
            <w:pPr>
              <w:pStyle w:val="GOSTTablenorm"/>
            </w:pPr>
            <w:r w:rsidRPr="00A57119">
              <w:t>Дата документа</w:t>
            </w:r>
          </w:p>
        </w:tc>
        <w:tc>
          <w:tcPr>
            <w:tcW w:w="795" w:type="pct"/>
          </w:tcPr>
          <w:p w14:paraId="26EA976E" w14:textId="77777777" w:rsidR="00E42521" w:rsidRPr="00A57119" w:rsidRDefault="00E42521" w:rsidP="006A2557">
            <w:pPr>
              <w:pStyle w:val="GOSTTablenorm"/>
              <w:rPr>
                <w:lang w:val="en-US"/>
              </w:rPr>
            </w:pPr>
            <w:r w:rsidRPr="00A57119">
              <w:t>document_date</w:t>
            </w:r>
          </w:p>
        </w:tc>
        <w:tc>
          <w:tcPr>
            <w:tcW w:w="560" w:type="pct"/>
          </w:tcPr>
          <w:p w14:paraId="10C00F63" w14:textId="77777777" w:rsidR="00E42521" w:rsidRPr="00A57119" w:rsidRDefault="00E42521" w:rsidP="006A2557">
            <w:pPr>
              <w:pStyle w:val="GOSTTablenorm"/>
            </w:pPr>
            <w:r w:rsidRPr="00A57119">
              <w:t>Дата</w:t>
            </w:r>
          </w:p>
        </w:tc>
        <w:tc>
          <w:tcPr>
            <w:tcW w:w="374" w:type="pct"/>
          </w:tcPr>
          <w:p w14:paraId="331AF3D3" w14:textId="77777777" w:rsidR="00E42521" w:rsidRPr="00A57119" w:rsidRDefault="00E42521" w:rsidP="006A2557">
            <w:pPr>
              <w:pStyle w:val="GOSTTablenorm"/>
            </w:pPr>
            <w:r w:rsidRPr="00A57119">
              <w:t>Да</w:t>
            </w:r>
          </w:p>
        </w:tc>
        <w:tc>
          <w:tcPr>
            <w:tcW w:w="374" w:type="pct"/>
          </w:tcPr>
          <w:p w14:paraId="2C08BB99" w14:textId="33577BDF" w:rsidR="00E42521" w:rsidRPr="00A57119" w:rsidRDefault="00E42521" w:rsidP="006A2557">
            <w:pPr>
              <w:pStyle w:val="GOSTTablenorm"/>
            </w:pPr>
          </w:p>
        </w:tc>
        <w:tc>
          <w:tcPr>
            <w:tcW w:w="1777" w:type="pct"/>
          </w:tcPr>
          <w:p w14:paraId="66119D2B" w14:textId="77777777" w:rsidR="00E42521" w:rsidRPr="00A57119" w:rsidRDefault="00E42521" w:rsidP="006A2557">
            <w:pPr>
              <w:pStyle w:val="GOSTTablenorm"/>
            </w:pPr>
            <w:r w:rsidRPr="00A57119">
              <w:t>Указывается дата</w:t>
            </w:r>
            <w:r>
              <w:t xml:space="preserve"> документа в формате YYYY-MM-DD</w:t>
            </w:r>
          </w:p>
        </w:tc>
      </w:tr>
      <w:tr w:rsidR="00E42521" w:rsidRPr="00A57119" w14:paraId="6CA4663D" w14:textId="77777777" w:rsidTr="00F46091">
        <w:tc>
          <w:tcPr>
            <w:tcW w:w="1120" w:type="pct"/>
          </w:tcPr>
          <w:p w14:paraId="194D1E85" w14:textId="77777777" w:rsidR="00E42521" w:rsidRPr="00A57119" w:rsidRDefault="00E42521" w:rsidP="006A2557">
            <w:pPr>
              <w:pStyle w:val="GOSTTablenorm"/>
            </w:pPr>
            <w:r w:rsidRPr="00A57119">
              <w:t>Вид документа</w:t>
            </w:r>
          </w:p>
        </w:tc>
        <w:tc>
          <w:tcPr>
            <w:tcW w:w="795" w:type="pct"/>
          </w:tcPr>
          <w:p w14:paraId="3E989761" w14:textId="77777777" w:rsidR="00E42521" w:rsidRPr="00A57119" w:rsidRDefault="00E42521" w:rsidP="006A2557">
            <w:pPr>
              <w:pStyle w:val="GOSTTablenorm"/>
              <w:rPr>
                <w:lang w:val="en-US"/>
              </w:rPr>
            </w:pPr>
            <w:r w:rsidRPr="00A57119">
              <w:t>document_type</w:t>
            </w:r>
          </w:p>
        </w:tc>
        <w:tc>
          <w:tcPr>
            <w:tcW w:w="560" w:type="pct"/>
          </w:tcPr>
          <w:p w14:paraId="7EF42D84" w14:textId="77777777" w:rsidR="00E42521" w:rsidRPr="00A57119" w:rsidRDefault="00E42521" w:rsidP="006A2557">
            <w:pPr>
              <w:pStyle w:val="GOSTTablenorm"/>
            </w:pPr>
            <w:r w:rsidRPr="00A57119">
              <w:t>Строка</w:t>
            </w:r>
          </w:p>
        </w:tc>
        <w:tc>
          <w:tcPr>
            <w:tcW w:w="374" w:type="pct"/>
          </w:tcPr>
          <w:p w14:paraId="78831384" w14:textId="77777777" w:rsidR="00E42521" w:rsidRPr="00A57119" w:rsidRDefault="00E42521" w:rsidP="006A2557">
            <w:pPr>
              <w:pStyle w:val="GOSTTablenorm"/>
            </w:pPr>
            <w:r w:rsidRPr="00A57119">
              <w:t>Да</w:t>
            </w:r>
          </w:p>
        </w:tc>
        <w:tc>
          <w:tcPr>
            <w:tcW w:w="374" w:type="pct"/>
          </w:tcPr>
          <w:p w14:paraId="5790A4D0" w14:textId="77777777" w:rsidR="00E42521" w:rsidRPr="00A57119" w:rsidRDefault="00E42521" w:rsidP="006A2557">
            <w:pPr>
              <w:pStyle w:val="GOSTTablenorm"/>
            </w:pPr>
            <w:r w:rsidRPr="00A57119">
              <w:t>=3</w:t>
            </w:r>
          </w:p>
        </w:tc>
        <w:tc>
          <w:tcPr>
            <w:tcW w:w="1777" w:type="pct"/>
          </w:tcPr>
          <w:p w14:paraId="630FB520" w14:textId="05B8F26C" w:rsidR="00E42521" w:rsidRPr="00A57119" w:rsidRDefault="00E42521" w:rsidP="006A2557">
            <w:pPr>
              <w:pStyle w:val="GOSTTablenorm"/>
            </w:pPr>
            <w:r>
              <w:t>Указывается тип документа</w:t>
            </w:r>
          </w:p>
        </w:tc>
      </w:tr>
      <w:tr w:rsidR="00E42521" w:rsidRPr="00A57119" w14:paraId="08BEB359" w14:textId="77777777" w:rsidTr="00F46091">
        <w:tc>
          <w:tcPr>
            <w:tcW w:w="1120" w:type="pct"/>
          </w:tcPr>
          <w:p w14:paraId="0F8156FE" w14:textId="77777777" w:rsidR="00E42521" w:rsidRPr="006A2557" w:rsidRDefault="00E42521" w:rsidP="006A2557">
            <w:pPr>
              <w:pStyle w:val="GOSTTablenorm"/>
              <w:rPr>
                <w:b/>
              </w:rPr>
            </w:pPr>
            <w:r w:rsidRPr="006A2557">
              <w:rPr>
                <w:b/>
              </w:rPr>
              <w:t>Реквизиты по строкам</w:t>
            </w:r>
          </w:p>
        </w:tc>
        <w:tc>
          <w:tcPr>
            <w:tcW w:w="795" w:type="pct"/>
          </w:tcPr>
          <w:p w14:paraId="6FF318D3" w14:textId="3E37E787" w:rsidR="00E42521" w:rsidRPr="006A2557" w:rsidRDefault="003D3EA8" w:rsidP="006A2557">
            <w:pPr>
              <w:pStyle w:val="GOSTTablenorm"/>
              <w:rPr>
                <w:b/>
                <w:lang w:val="en-US"/>
              </w:rPr>
            </w:pPr>
            <w:r w:rsidRPr="006A2557">
              <w:rPr>
                <w:b/>
                <w:lang w:val="en-US"/>
              </w:rPr>
              <w:t>entries</w:t>
            </w:r>
          </w:p>
        </w:tc>
        <w:tc>
          <w:tcPr>
            <w:tcW w:w="560" w:type="pct"/>
          </w:tcPr>
          <w:p w14:paraId="5C0C4C97" w14:textId="01B9E925" w:rsidR="00E42521" w:rsidRPr="00A57119" w:rsidRDefault="003D3EA8" w:rsidP="006A2557">
            <w:pPr>
              <w:pStyle w:val="GOSTTablenorm"/>
            </w:pPr>
            <w:r>
              <w:rPr>
                <w:lang w:eastAsia="en-US"/>
              </w:rPr>
              <w:t>Массив</w:t>
            </w:r>
          </w:p>
        </w:tc>
        <w:tc>
          <w:tcPr>
            <w:tcW w:w="374" w:type="pct"/>
          </w:tcPr>
          <w:p w14:paraId="5EE31319" w14:textId="5431E9FC" w:rsidR="00E42521" w:rsidRPr="00A57119" w:rsidRDefault="003D3EA8" w:rsidP="006A2557">
            <w:pPr>
              <w:pStyle w:val="GOSTTablenorm"/>
            </w:pPr>
            <w:r>
              <w:t>Да</w:t>
            </w:r>
          </w:p>
        </w:tc>
        <w:tc>
          <w:tcPr>
            <w:tcW w:w="374" w:type="pct"/>
          </w:tcPr>
          <w:p w14:paraId="4860828B" w14:textId="77777777" w:rsidR="00E42521" w:rsidRPr="00A57119" w:rsidRDefault="00E42521" w:rsidP="006A2557">
            <w:pPr>
              <w:pStyle w:val="GOSTTablenorm"/>
            </w:pPr>
            <w:r>
              <w:t>-</w:t>
            </w:r>
          </w:p>
        </w:tc>
        <w:tc>
          <w:tcPr>
            <w:tcW w:w="1777" w:type="pct"/>
          </w:tcPr>
          <w:p w14:paraId="397CEDE1" w14:textId="77777777" w:rsidR="00E42521" w:rsidRPr="00A57119" w:rsidRDefault="00E42521" w:rsidP="006A2557">
            <w:pPr>
              <w:pStyle w:val="GOSTTablenorm"/>
            </w:pPr>
            <w:r>
              <w:t>Массив строк</w:t>
            </w:r>
          </w:p>
        </w:tc>
      </w:tr>
      <w:tr w:rsidR="00E42521" w:rsidRPr="00A57119" w14:paraId="361F6B81" w14:textId="77777777" w:rsidTr="00F46091">
        <w:tc>
          <w:tcPr>
            <w:tcW w:w="1120" w:type="pct"/>
          </w:tcPr>
          <w:p w14:paraId="16F3124F" w14:textId="19EA5593" w:rsidR="00E42521" w:rsidRPr="00A57119" w:rsidRDefault="00E42521" w:rsidP="006A2557">
            <w:pPr>
              <w:pStyle w:val="GOSTTablenorm"/>
            </w:pPr>
            <w:r>
              <w:t>Идентификатор строки</w:t>
            </w:r>
          </w:p>
        </w:tc>
        <w:tc>
          <w:tcPr>
            <w:tcW w:w="795" w:type="pct"/>
          </w:tcPr>
          <w:p w14:paraId="0612244A" w14:textId="77777777" w:rsidR="00E42521" w:rsidRPr="00A57119" w:rsidRDefault="00E42521" w:rsidP="006A2557">
            <w:pPr>
              <w:pStyle w:val="GOSTTablenorm"/>
              <w:rPr>
                <w:lang w:val="en-US"/>
              </w:rPr>
            </w:pPr>
            <w:r w:rsidRPr="006A2557">
              <w:rPr>
                <w:b/>
                <w:lang w:val="en-US"/>
              </w:rPr>
              <w:t>entries</w:t>
            </w:r>
            <w:r w:rsidRPr="006A2557">
              <w:rPr>
                <w:b/>
              </w:rPr>
              <w:t>:</w:t>
            </w:r>
            <w:r w:rsidRPr="00A57119">
              <w:rPr>
                <w:lang w:val="en-US"/>
              </w:rPr>
              <w:t>line_id</w:t>
            </w:r>
          </w:p>
        </w:tc>
        <w:tc>
          <w:tcPr>
            <w:tcW w:w="560" w:type="pct"/>
          </w:tcPr>
          <w:p w14:paraId="0106D838" w14:textId="77777777" w:rsidR="00E42521" w:rsidRPr="00A57119" w:rsidRDefault="00E42521" w:rsidP="006A2557">
            <w:pPr>
              <w:pStyle w:val="GOSTTablenorm"/>
            </w:pPr>
            <w:r w:rsidRPr="00A57119">
              <w:rPr>
                <w:lang w:val="en-US"/>
              </w:rPr>
              <w:t>GUID</w:t>
            </w:r>
          </w:p>
        </w:tc>
        <w:tc>
          <w:tcPr>
            <w:tcW w:w="374" w:type="pct"/>
          </w:tcPr>
          <w:p w14:paraId="7EA18BB2" w14:textId="77777777" w:rsidR="00E42521" w:rsidRPr="00A57119" w:rsidRDefault="00E42521" w:rsidP="006A2557">
            <w:pPr>
              <w:pStyle w:val="GOSTTablenorm"/>
            </w:pPr>
            <w:r w:rsidRPr="00A57119">
              <w:t>Да</w:t>
            </w:r>
          </w:p>
        </w:tc>
        <w:tc>
          <w:tcPr>
            <w:tcW w:w="374" w:type="pct"/>
          </w:tcPr>
          <w:p w14:paraId="16792414" w14:textId="77777777" w:rsidR="00E42521" w:rsidRPr="00A57119" w:rsidRDefault="00E42521" w:rsidP="006A2557">
            <w:pPr>
              <w:pStyle w:val="GOSTTablenorm"/>
            </w:pPr>
            <w:r w:rsidRPr="00A57119">
              <w:t>=36</w:t>
            </w:r>
          </w:p>
        </w:tc>
        <w:tc>
          <w:tcPr>
            <w:tcW w:w="1777" w:type="pct"/>
          </w:tcPr>
          <w:p w14:paraId="4069CE62" w14:textId="77777777" w:rsidR="00E42521" w:rsidRPr="00A57119" w:rsidRDefault="00E42521" w:rsidP="006A2557">
            <w:pPr>
              <w:pStyle w:val="GOSTTablenorm"/>
            </w:pPr>
            <w:r w:rsidRPr="00A57119">
              <w:t>Указывается технический идентификатор (</w:t>
            </w:r>
            <w:r w:rsidRPr="00A57119">
              <w:rPr>
                <w:lang w:val="en-US"/>
              </w:rPr>
              <w:t>GUID</w:t>
            </w:r>
            <w:r>
              <w:t>) строки</w:t>
            </w:r>
          </w:p>
        </w:tc>
      </w:tr>
      <w:tr w:rsidR="00E42521" w:rsidRPr="00A57119" w14:paraId="692123F6" w14:textId="77777777" w:rsidTr="00F46091">
        <w:tc>
          <w:tcPr>
            <w:tcW w:w="1120" w:type="pct"/>
          </w:tcPr>
          <w:p w14:paraId="6E6C0EE6" w14:textId="77777777" w:rsidR="00E42521" w:rsidRPr="00A57119" w:rsidRDefault="00E42521" w:rsidP="006A2557">
            <w:pPr>
              <w:pStyle w:val="GOSTTablenorm"/>
            </w:pPr>
            <w:r>
              <w:lastRenderedPageBreak/>
              <w:t>Номер строки</w:t>
            </w:r>
          </w:p>
        </w:tc>
        <w:tc>
          <w:tcPr>
            <w:tcW w:w="795" w:type="pct"/>
          </w:tcPr>
          <w:p w14:paraId="428481FE" w14:textId="77777777" w:rsidR="00E42521" w:rsidRPr="00A57119" w:rsidRDefault="00E42521" w:rsidP="006A2557">
            <w:pPr>
              <w:pStyle w:val="GOSTTablenorm"/>
              <w:rPr>
                <w:lang w:val="en-US"/>
              </w:rPr>
            </w:pPr>
            <w:r w:rsidRPr="006A2557">
              <w:rPr>
                <w:b/>
                <w:lang w:val="en-US"/>
              </w:rPr>
              <w:t>entries:</w:t>
            </w:r>
            <w:r w:rsidRPr="00904F81">
              <w:t>line_no</w:t>
            </w:r>
          </w:p>
        </w:tc>
        <w:tc>
          <w:tcPr>
            <w:tcW w:w="560" w:type="pct"/>
          </w:tcPr>
          <w:p w14:paraId="707BD19A" w14:textId="77777777" w:rsidR="00E42521" w:rsidRPr="00A57119" w:rsidRDefault="00E42521" w:rsidP="006A2557">
            <w:pPr>
              <w:pStyle w:val="GOSTTablenorm"/>
            </w:pPr>
            <w:r w:rsidRPr="00A57119">
              <w:rPr>
                <w:lang w:eastAsia="en-US"/>
              </w:rPr>
              <w:t>Строка</w:t>
            </w:r>
          </w:p>
        </w:tc>
        <w:tc>
          <w:tcPr>
            <w:tcW w:w="374" w:type="pct"/>
          </w:tcPr>
          <w:p w14:paraId="5924E31A" w14:textId="77777777" w:rsidR="00E42521" w:rsidRPr="00A57119" w:rsidRDefault="00E42521" w:rsidP="006A2557">
            <w:pPr>
              <w:pStyle w:val="GOSTTablenorm"/>
            </w:pPr>
            <w:r w:rsidRPr="00A57119">
              <w:t>Да</w:t>
            </w:r>
          </w:p>
        </w:tc>
        <w:tc>
          <w:tcPr>
            <w:tcW w:w="374" w:type="pct"/>
          </w:tcPr>
          <w:p w14:paraId="7729347C" w14:textId="77777777" w:rsidR="00E42521" w:rsidRPr="00A57119" w:rsidRDefault="00E42521" w:rsidP="006A2557">
            <w:pPr>
              <w:pStyle w:val="GOSTTablenorm"/>
            </w:pPr>
            <w:r w:rsidRPr="00A57119">
              <w:t>&lt;=</w:t>
            </w:r>
            <w:r w:rsidRPr="00A57119">
              <w:rPr>
                <w:lang w:val="en-US"/>
              </w:rPr>
              <w:t>3</w:t>
            </w:r>
          </w:p>
        </w:tc>
        <w:tc>
          <w:tcPr>
            <w:tcW w:w="1777" w:type="pct"/>
          </w:tcPr>
          <w:p w14:paraId="02CF634D" w14:textId="77777777" w:rsidR="00E42521" w:rsidRPr="00A57119" w:rsidRDefault="00E42521" w:rsidP="006A2557">
            <w:pPr>
              <w:pStyle w:val="GOSTTablenorm"/>
            </w:pPr>
            <w:r w:rsidRPr="00A57119">
              <w:t xml:space="preserve">Указывается </w:t>
            </w:r>
            <w:r>
              <w:t>номер</w:t>
            </w:r>
            <w:r w:rsidRPr="00A57119">
              <w:t xml:space="preserve"> строки</w:t>
            </w:r>
          </w:p>
        </w:tc>
      </w:tr>
      <w:tr w:rsidR="00E42521" w:rsidRPr="00A57119" w14:paraId="4DBF670E" w14:textId="77777777" w:rsidTr="00F46091">
        <w:tc>
          <w:tcPr>
            <w:tcW w:w="1120" w:type="pct"/>
          </w:tcPr>
          <w:p w14:paraId="376D8DE7" w14:textId="77777777" w:rsidR="00E42521" w:rsidRPr="00A57119" w:rsidRDefault="00E42521" w:rsidP="006A2557">
            <w:pPr>
              <w:pStyle w:val="GOSTTablenorm"/>
            </w:pPr>
            <w:r w:rsidRPr="00A57119">
              <w:t>КБК плательщика</w:t>
            </w:r>
          </w:p>
        </w:tc>
        <w:tc>
          <w:tcPr>
            <w:tcW w:w="795" w:type="pct"/>
          </w:tcPr>
          <w:p w14:paraId="00E9B93A" w14:textId="77777777" w:rsidR="00E42521" w:rsidRPr="00A57119" w:rsidRDefault="00E42521" w:rsidP="006A2557">
            <w:pPr>
              <w:pStyle w:val="GOSTTablenorm"/>
              <w:rPr>
                <w:lang w:val="en-US"/>
              </w:rPr>
            </w:pPr>
            <w:r w:rsidRPr="006A2557">
              <w:rPr>
                <w:b/>
                <w:lang w:val="en-US"/>
              </w:rPr>
              <w:t>entries:</w:t>
            </w:r>
            <w:r w:rsidRPr="00A57119">
              <w:rPr>
                <w:shd w:val="clear" w:color="auto" w:fill="FFFFFF"/>
              </w:rPr>
              <w:t>bcc</w:t>
            </w:r>
          </w:p>
        </w:tc>
        <w:tc>
          <w:tcPr>
            <w:tcW w:w="560" w:type="pct"/>
          </w:tcPr>
          <w:p w14:paraId="2173A589" w14:textId="77777777" w:rsidR="00E42521" w:rsidRPr="00A57119" w:rsidRDefault="00E42521" w:rsidP="006A2557">
            <w:pPr>
              <w:pStyle w:val="GOSTTablenorm"/>
            </w:pPr>
            <w:r w:rsidRPr="00A57119">
              <w:t>Строка</w:t>
            </w:r>
          </w:p>
        </w:tc>
        <w:tc>
          <w:tcPr>
            <w:tcW w:w="374" w:type="pct"/>
          </w:tcPr>
          <w:p w14:paraId="6CA24CD6" w14:textId="77777777" w:rsidR="00E42521" w:rsidRPr="00A57119" w:rsidRDefault="00E42521" w:rsidP="006A2557">
            <w:pPr>
              <w:pStyle w:val="GOSTTablenorm"/>
            </w:pPr>
            <w:r w:rsidRPr="00A57119">
              <w:t>Да</w:t>
            </w:r>
          </w:p>
        </w:tc>
        <w:tc>
          <w:tcPr>
            <w:tcW w:w="374" w:type="pct"/>
          </w:tcPr>
          <w:p w14:paraId="296AB1CE" w14:textId="77777777" w:rsidR="00E42521" w:rsidRPr="00A57119" w:rsidRDefault="00E42521" w:rsidP="006A2557">
            <w:pPr>
              <w:pStyle w:val="GOSTTablenorm"/>
            </w:pPr>
            <w:r w:rsidRPr="00A57119">
              <w:t>&lt;= 20</w:t>
            </w:r>
          </w:p>
        </w:tc>
        <w:tc>
          <w:tcPr>
            <w:tcW w:w="1777" w:type="pct"/>
          </w:tcPr>
          <w:p w14:paraId="7D33F809" w14:textId="77777777" w:rsidR="00E42521" w:rsidRPr="00A57119" w:rsidRDefault="00E42521" w:rsidP="006A2557">
            <w:pPr>
              <w:pStyle w:val="GOSTTablenorm"/>
            </w:pPr>
            <w:r>
              <w:rPr>
                <w:lang w:eastAsia="en-US"/>
              </w:rPr>
              <w:t>Указывается КБК плательщика</w:t>
            </w:r>
          </w:p>
        </w:tc>
      </w:tr>
      <w:tr w:rsidR="00E42521" w:rsidRPr="00A57119" w14:paraId="2AA5EF2C" w14:textId="77777777" w:rsidTr="00F46091">
        <w:tc>
          <w:tcPr>
            <w:tcW w:w="1120" w:type="pct"/>
          </w:tcPr>
          <w:p w14:paraId="42E1729B" w14:textId="77777777" w:rsidR="00E42521" w:rsidRPr="00A57119" w:rsidRDefault="00E42521" w:rsidP="006A2557">
            <w:pPr>
              <w:pStyle w:val="GOSTTablenorm"/>
            </w:pPr>
            <w:r w:rsidRPr="00A57119">
              <w:t>Тип КБК плательщика</w:t>
            </w:r>
          </w:p>
        </w:tc>
        <w:tc>
          <w:tcPr>
            <w:tcW w:w="795" w:type="pct"/>
          </w:tcPr>
          <w:p w14:paraId="5DF67B13" w14:textId="77777777" w:rsidR="00E42521" w:rsidRPr="00A57119" w:rsidRDefault="00E42521" w:rsidP="006A2557">
            <w:pPr>
              <w:pStyle w:val="GOSTTablenorm"/>
              <w:rPr>
                <w:lang w:val="en-US"/>
              </w:rPr>
            </w:pPr>
            <w:r w:rsidRPr="006A2557">
              <w:rPr>
                <w:b/>
                <w:lang w:val="en-US"/>
              </w:rPr>
              <w:t>entries:</w:t>
            </w:r>
            <w:r w:rsidRPr="00A57119">
              <w:rPr>
                <w:lang w:val="en-US"/>
              </w:rPr>
              <w:t>type_bcc</w:t>
            </w:r>
          </w:p>
        </w:tc>
        <w:tc>
          <w:tcPr>
            <w:tcW w:w="560" w:type="pct"/>
          </w:tcPr>
          <w:p w14:paraId="53DC6EC7" w14:textId="77777777" w:rsidR="00E42521" w:rsidRPr="00A57119" w:rsidRDefault="00E42521" w:rsidP="006A2557">
            <w:pPr>
              <w:pStyle w:val="GOSTTablenorm"/>
            </w:pPr>
            <w:r w:rsidRPr="00A57119">
              <w:t>Строка</w:t>
            </w:r>
          </w:p>
        </w:tc>
        <w:tc>
          <w:tcPr>
            <w:tcW w:w="374" w:type="pct"/>
          </w:tcPr>
          <w:p w14:paraId="4A92B131" w14:textId="77777777" w:rsidR="00E42521" w:rsidRPr="00A57119" w:rsidRDefault="00E42521" w:rsidP="006A2557">
            <w:pPr>
              <w:pStyle w:val="GOSTTablenorm"/>
            </w:pPr>
            <w:r w:rsidRPr="00A57119">
              <w:t>Да</w:t>
            </w:r>
          </w:p>
        </w:tc>
        <w:tc>
          <w:tcPr>
            <w:tcW w:w="374" w:type="pct"/>
          </w:tcPr>
          <w:p w14:paraId="78A48A07" w14:textId="77777777" w:rsidR="00E42521" w:rsidRPr="00A57119" w:rsidRDefault="00E42521" w:rsidP="006A2557">
            <w:pPr>
              <w:pStyle w:val="GOSTTablenorm"/>
            </w:pPr>
            <w:r w:rsidRPr="00A57119">
              <w:t>=2</w:t>
            </w:r>
          </w:p>
        </w:tc>
        <w:tc>
          <w:tcPr>
            <w:tcW w:w="1777" w:type="pct"/>
          </w:tcPr>
          <w:p w14:paraId="5B501797" w14:textId="37B9E775" w:rsidR="00E42521" w:rsidRPr="00A57119" w:rsidRDefault="00E42521" w:rsidP="006A2557">
            <w:pPr>
              <w:pStyle w:val="GOSTTablenorm"/>
            </w:pPr>
            <w:r w:rsidRPr="00A57119">
              <w:t>Указывается тип КБК плательщика. Для КБК доходов указывается тип «20», для КБК внутреннего и</w:t>
            </w:r>
            <w:r>
              <w:t>сточника дефицита бюджета</w:t>
            </w:r>
            <w:r w:rsidR="006069EC">
              <w:t xml:space="preserve"> </w:t>
            </w:r>
            <w:r>
              <w:t>– «31»</w:t>
            </w:r>
          </w:p>
        </w:tc>
      </w:tr>
      <w:tr w:rsidR="00E42521" w:rsidRPr="00A57119" w14:paraId="124E4CDE" w14:textId="77777777" w:rsidTr="00F46091">
        <w:tc>
          <w:tcPr>
            <w:tcW w:w="1120" w:type="pct"/>
          </w:tcPr>
          <w:p w14:paraId="3AD5335E" w14:textId="77777777" w:rsidR="00E42521" w:rsidRPr="00A57119" w:rsidRDefault="00E42521" w:rsidP="006A2557">
            <w:pPr>
              <w:pStyle w:val="GOSTTablenorm"/>
            </w:pPr>
            <w:r>
              <w:t>Код по СвР получателя средств</w:t>
            </w:r>
          </w:p>
        </w:tc>
        <w:tc>
          <w:tcPr>
            <w:tcW w:w="795" w:type="pct"/>
          </w:tcPr>
          <w:p w14:paraId="20206276" w14:textId="77777777" w:rsidR="00E42521" w:rsidRPr="00A57119" w:rsidRDefault="00E42521" w:rsidP="006A2557">
            <w:pPr>
              <w:pStyle w:val="GOSTTablenorm"/>
              <w:rPr>
                <w:lang w:val="en-US"/>
              </w:rPr>
            </w:pPr>
            <w:r w:rsidRPr="006A2557">
              <w:rPr>
                <w:b/>
                <w:lang w:val="en-US"/>
              </w:rPr>
              <w:t>entries:</w:t>
            </w:r>
            <w:r w:rsidRPr="00667777">
              <w:rPr>
                <w:highlight w:val="yellow"/>
                <w:lang w:val="en-US"/>
              </w:rPr>
              <w:t>org_code</w:t>
            </w:r>
          </w:p>
        </w:tc>
        <w:tc>
          <w:tcPr>
            <w:tcW w:w="560" w:type="pct"/>
          </w:tcPr>
          <w:p w14:paraId="156DFD05" w14:textId="77777777" w:rsidR="00E42521" w:rsidRPr="00A57119" w:rsidRDefault="00E42521" w:rsidP="006A2557">
            <w:pPr>
              <w:pStyle w:val="GOSTTablenorm"/>
            </w:pPr>
            <w:r w:rsidRPr="00A57119">
              <w:t>Строка</w:t>
            </w:r>
          </w:p>
        </w:tc>
        <w:tc>
          <w:tcPr>
            <w:tcW w:w="374" w:type="pct"/>
          </w:tcPr>
          <w:p w14:paraId="37906C7A" w14:textId="77777777" w:rsidR="00E42521" w:rsidRPr="00A57119" w:rsidRDefault="00E42521" w:rsidP="006A2557">
            <w:pPr>
              <w:pStyle w:val="GOSTTablenorm"/>
            </w:pPr>
            <w:r w:rsidRPr="00A57119">
              <w:t>Да</w:t>
            </w:r>
          </w:p>
        </w:tc>
        <w:tc>
          <w:tcPr>
            <w:tcW w:w="374" w:type="pct"/>
          </w:tcPr>
          <w:p w14:paraId="3A9E5EFC" w14:textId="77777777" w:rsidR="00E42521" w:rsidRPr="00A57119" w:rsidRDefault="00E42521" w:rsidP="006A2557">
            <w:pPr>
              <w:pStyle w:val="GOSTTablenorm"/>
            </w:pPr>
            <w:r>
              <w:t>=8</w:t>
            </w:r>
          </w:p>
        </w:tc>
        <w:tc>
          <w:tcPr>
            <w:tcW w:w="1777" w:type="pct"/>
          </w:tcPr>
          <w:p w14:paraId="68AEBB24" w14:textId="77777777" w:rsidR="00E42521" w:rsidRPr="00A57119" w:rsidRDefault="00E42521" w:rsidP="006A2557">
            <w:pPr>
              <w:pStyle w:val="GOSTTablenorm"/>
            </w:pPr>
            <w:r>
              <w:t xml:space="preserve">Указывается код по СвР </w:t>
            </w:r>
            <w:r w:rsidRPr="00471407">
              <w:t>получателя средств</w:t>
            </w:r>
          </w:p>
        </w:tc>
      </w:tr>
      <w:tr w:rsidR="00E42521" w:rsidRPr="00A57119" w14:paraId="2B524FCC" w14:textId="77777777" w:rsidTr="00F46091">
        <w:tc>
          <w:tcPr>
            <w:tcW w:w="1120" w:type="pct"/>
          </w:tcPr>
          <w:p w14:paraId="60E78CA1" w14:textId="77777777" w:rsidR="00E42521" w:rsidRPr="00A57119" w:rsidRDefault="00E42521" w:rsidP="006A2557">
            <w:pPr>
              <w:pStyle w:val="GOSTTablenorm"/>
            </w:pPr>
            <w:r w:rsidRPr="00A57119">
              <w:t>Сумма в рублях</w:t>
            </w:r>
          </w:p>
        </w:tc>
        <w:tc>
          <w:tcPr>
            <w:tcW w:w="795" w:type="pct"/>
          </w:tcPr>
          <w:p w14:paraId="2E0AEE3B" w14:textId="77777777" w:rsidR="00E42521" w:rsidRPr="00A57119" w:rsidRDefault="00E42521" w:rsidP="006A2557">
            <w:pPr>
              <w:pStyle w:val="GOSTTablenorm"/>
              <w:rPr>
                <w:lang w:val="en-US"/>
              </w:rPr>
            </w:pPr>
            <w:r w:rsidRPr="006A2557">
              <w:rPr>
                <w:b/>
                <w:lang w:val="en-US"/>
              </w:rPr>
              <w:t>entries:</w:t>
            </w:r>
            <w:r w:rsidRPr="00A57119">
              <w:t>amount</w:t>
            </w:r>
          </w:p>
        </w:tc>
        <w:tc>
          <w:tcPr>
            <w:tcW w:w="560" w:type="pct"/>
          </w:tcPr>
          <w:p w14:paraId="74621CEE" w14:textId="77777777" w:rsidR="00E42521" w:rsidRPr="00A57119" w:rsidRDefault="00E42521" w:rsidP="006A2557">
            <w:pPr>
              <w:pStyle w:val="GOSTTablenorm"/>
            </w:pPr>
            <w:r w:rsidRPr="00A57119">
              <w:rPr>
                <w:lang w:eastAsia="en-US"/>
              </w:rPr>
              <w:t>Сумма</w:t>
            </w:r>
          </w:p>
        </w:tc>
        <w:tc>
          <w:tcPr>
            <w:tcW w:w="374" w:type="pct"/>
          </w:tcPr>
          <w:p w14:paraId="72FCCBF2" w14:textId="77777777" w:rsidR="00E42521" w:rsidRPr="00A57119" w:rsidRDefault="00E42521" w:rsidP="006A2557">
            <w:pPr>
              <w:pStyle w:val="GOSTTablenorm"/>
            </w:pPr>
            <w:r w:rsidRPr="00A57119">
              <w:t>Да</w:t>
            </w:r>
          </w:p>
        </w:tc>
        <w:tc>
          <w:tcPr>
            <w:tcW w:w="374" w:type="pct"/>
          </w:tcPr>
          <w:p w14:paraId="6728FBEC" w14:textId="627F1FE9" w:rsidR="00E42521" w:rsidRPr="00A57119" w:rsidRDefault="00E42521" w:rsidP="006A2557">
            <w:pPr>
              <w:pStyle w:val="GOSTTablenorm"/>
            </w:pPr>
          </w:p>
        </w:tc>
        <w:tc>
          <w:tcPr>
            <w:tcW w:w="1777" w:type="pct"/>
          </w:tcPr>
          <w:p w14:paraId="2A557410" w14:textId="77777777" w:rsidR="00E42521" w:rsidRPr="00A57119" w:rsidRDefault="00E42521" w:rsidP="006A2557">
            <w:pPr>
              <w:pStyle w:val="GOSTTablenorm"/>
            </w:pPr>
            <w:r w:rsidRPr="00A57119">
              <w:t>Указывается сумма строки по</w:t>
            </w:r>
            <w:r>
              <w:t xml:space="preserve"> документу</w:t>
            </w:r>
          </w:p>
        </w:tc>
      </w:tr>
    </w:tbl>
    <w:p w14:paraId="0FCC119D" w14:textId="77777777" w:rsidR="00E42521" w:rsidRDefault="00E42521" w:rsidP="00E42521">
      <w:pPr>
        <w:pStyle w:val="51"/>
      </w:pPr>
      <w:bookmarkStart w:id="721" w:name="_Toc226625583"/>
      <w:r>
        <w:t xml:space="preserve">Пример запроса </w:t>
      </w:r>
      <w:r w:rsidRPr="00667777">
        <w:t>по документу «</w:t>
      </w:r>
      <w:r w:rsidRPr="009E0BDC">
        <w:t>Поручение о перечислении на счет</w:t>
      </w:r>
      <w:r>
        <w:t>» (исходящий)</w:t>
      </w:r>
      <w:r w:rsidRPr="00667777">
        <w:t>» RCA_DOC_D_01</w:t>
      </w:r>
      <w:r>
        <w:t>4</w:t>
      </w:r>
      <w:r w:rsidRPr="00667777">
        <w:t>_SPS</w:t>
      </w:r>
      <w:bookmarkEnd w:id="721"/>
    </w:p>
    <w:p w14:paraId="22CC78F9" w14:textId="77777777" w:rsidR="00E42521" w:rsidRPr="00CE70A0" w:rsidRDefault="00E42521" w:rsidP="002B74AF">
      <w:pPr>
        <w:pStyle w:val="GOSTScript"/>
      </w:pPr>
      <w:r w:rsidRPr="00CE70A0">
        <w:t>{</w:t>
      </w:r>
    </w:p>
    <w:p w14:paraId="1949A022" w14:textId="77777777" w:rsidR="00E42521" w:rsidRPr="00CE70A0" w:rsidRDefault="00E42521" w:rsidP="002B74AF">
      <w:pPr>
        <w:pStyle w:val="GOSTScript"/>
      </w:pPr>
      <w:r w:rsidRPr="00CE70A0">
        <w:tab/>
        <w:t>"header": {</w:t>
      </w:r>
    </w:p>
    <w:p w14:paraId="3890EA41" w14:textId="77777777" w:rsidR="00E42521" w:rsidRPr="005105C9" w:rsidRDefault="00E42521" w:rsidP="002B74AF">
      <w:pPr>
        <w:pStyle w:val="GOSTScript"/>
      </w:pPr>
      <w:r w:rsidRPr="00CE70A0">
        <w:tab/>
      </w:r>
      <w:r w:rsidRPr="00CE70A0">
        <w:tab/>
      </w:r>
      <w:r w:rsidRPr="005105C9">
        <w:t>"Source": "RMS",</w:t>
      </w:r>
    </w:p>
    <w:p w14:paraId="2A779868" w14:textId="77777777" w:rsidR="00E42521" w:rsidRPr="005105C9" w:rsidRDefault="00E42521" w:rsidP="002B74AF">
      <w:pPr>
        <w:pStyle w:val="GOSTScript"/>
      </w:pPr>
      <w:r w:rsidRPr="005105C9">
        <w:tab/>
      </w:r>
      <w:r w:rsidRPr="005105C9">
        <w:tab/>
        <w:t>"ReqDateTime": "2025-03-01 12:38:09",</w:t>
      </w:r>
    </w:p>
    <w:p w14:paraId="491E8A9F" w14:textId="77777777" w:rsidR="00E42521" w:rsidRPr="005105C9" w:rsidRDefault="00E42521" w:rsidP="002B74AF">
      <w:pPr>
        <w:pStyle w:val="GOSTScript"/>
      </w:pPr>
      <w:r w:rsidRPr="005105C9">
        <w:tab/>
      </w:r>
      <w:r w:rsidRPr="005105C9">
        <w:tab/>
        <w:t>"Version": "1.0",</w:t>
      </w:r>
    </w:p>
    <w:p w14:paraId="33B8E27C" w14:textId="77777777" w:rsidR="00E42521" w:rsidRPr="005105C9" w:rsidRDefault="00E42521" w:rsidP="002B74AF">
      <w:pPr>
        <w:pStyle w:val="GOSTScript"/>
      </w:pPr>
      <w:r w:rsidRPr="005105C9">
        <w:tab/>
      </w:r>
      <w:r w:rsidRPr="005105C9">
        <w:tab/>
        <w:t>"ReqGuid": "01955112-01dc-0001-7ad9-95cf8bb0710d",</w:t>
      </w:r>
    </w:p>
    <w:p w14:paraId="56D57807" w14:textId="77777777" w:rsidR="00E42521" w:rsidRPr="00CE70A0" w:rsidRDefault="00E42521" w:rsidP="002B74AF">
      <w:pPr>
        <w:pStyle w:val="GOSTScript"/>
      </w:pPr>
      <w:r w:rsidRPr="005105C9">
        <w:tab/>
      </w:r>
      <w:r w:rsidRPr="005105C9">
        <w:tab/>
      </w:r>
      <w:r w:rsidRPr="00CE70A0">
        <w:t>"DocGuid": "0195510e-dd20-0001-6807-7d2ba8c247c2",</w:t>
      </w:r>
    </w:p>
    <w:p w14:paraId="566A7B3C" w14:textId="77777777" w:rsidR="00E42521" w:rsidRPr="005105C9" w:rsidRDefault="00E42521" w:rsidP="002B74AF">
      <w:pPr>
        <w:pStyle w:val="GOSTScript"/>
      </w:pPr>
      <w:r w:rsidRPr="00CE70A0">
        <w:tab/>
      </w:r>
      <w:r w:rsidRPr="00CE70A0">
        <w:tab/>
      </w:r>
      <w:r w:rsidRPr="005105C9">
        <w:t>"RequestType": "ACCOUNTING",</w:t>
      </w:r>
    </w:p>
    <w:p w14:paraId="4E068CB4" w14:textId="77777777" w:rsidR="00E42521" w:rsidRPr="005105C9" w:rsidRDefault="00E42521" w:rsidP="002B74AF">
      <w:pPr>
        <w:pStyle w:val="GOSTScript"/>
      </w:pPr>
      <w:r w:rsidRPr="005105C9">
        <w:tab/>
      </w:r>
      <w:r w:rsidRPr="005105C9">
        <w:tab/>
        <w:t>"TypeDoc": "RCA_DOC_D_014_SPS",</w:t>
      </w:r>
    </w:p>
    <w:p w14:paraId="6C50C269" w14:textId="77777777" w:rsidR="00E42521" w:rsidRPr="005105C9" w:rsidRDefault="00E42521" w:rsidP="002B74AF">
      <w:pPr>
        <w:pStyle w:val="GOSTScript"/>
      </w:pPr>
      <w:r w:rsidRPr="005105C9">
        <w:tab/>
      </w:r>
      <w:r w:rsidRPr="005105C9">
        <w:tab/>
        <w:t>"Subject": "6000",</w:t>
      </w:r>
    </w:p>
    <w:p w14:paraId="713F1AFF" w14:textId="77777777" w:rsidR="00E42521" w:rsidRPr="005105C9" w:rsidRDefault="00E42521" w:rsidP="002B74AF">
      <w:pPr>
        <w:pStyle w:val="GOSTScript"/>
      </w:pPr>
      <w:r w:rsidRPr="005105C9">
        <w:tab/>
      </w:r>
      <w:r w:rsidRPr="005105C9">
        <w:tab/>
        <w:t>"Stage": "auth",</w:t>
      </w:r>
    </w:p>
    <w:p w14:paraId="1CFB955C" w14:textId="77777777" w:rsidR="00E42521" w:rsidRPr="005105C9" w:rsidRDefault="00E42521" w:rsidP="002B74AF">
      <w:pPr>
        <w:pStyle w:val="GOSTScript"/>
      </w:pPr>
      <w:r w:rsidRPr="005105C9">
        <w:tab/>
      </w:r>
      <w:r w:rsidRPr="005105C9">
        <w:tab/>
        <w:t>"BalLevContrl": 2,</w:t>
      </w:r>
    </w:p>
    <w:p w14:paraId="7A9DB379" w14:textId="77777777" w:rsidR="00E42521" w:rsidRPr="005105C9" w:rsidRDefault="00E42521" w:rsidP="002B74AF">
      <w:pPr>
        <w:pStyle w:val="GOSTScript"/>
      </w:pPr>
      <w:r w:rsidRPr="005105C9">
        <w:tab/>
      </w:r>
      <w:r w:rsidRPr="005105C9">
        <w:tab/>
        <w:t>"SettlementDate": "2025-03-01",</w:t>
      </w:r>
    </w:p>
    <w:p w14:paraId="0EFB2CFC" w14:textId="77777777" w:rsidR="00E42521" w:rsidRPr="005105C9" w:rsidRDefault="00E42521" w:rsidP="002B74AF">
      <w:pPr>
        <w:pStyle w:val="GOSTScript"/>
      </w:pPr>
      <w:r w:rsidRPr="005105C9">
        <w:tab/>
      </w:r>
      <w:r w:rsidRPr="005105C9">
        <w:tab/>
        <w:t>"Params": [</w:t>
      </w:r>
    </w:p>
    <w:p w14:paraId="54F9751F" w14:textId="77777777" w:rsidR="00E42521" w:rsidRPr="005105C9" w:rsidRDefault="00E42521" w:rsidP="002B74AF">
      <w:pPr>
        <w:pStyle w:val="GOSTScript"/>
      </w:pPr>
      <w:r w:rsidRPr="005105C9">
        <w:tab/>
      </w:r>
      <w:r w:rsidRPr="005105C9">
        <w:tab/>
      </w:r>
      <w:r w:rsidRPr="005105C9">
        <w:tab/>
        <w:t>{</w:t>
      </w:r>
    </w:p>
    <w:p w14:paraId="010EFB3C" w14:textId="77777777" w:rsidR="00E42521" w:rsidRPr="005105C9" w:rsidRDefault="00E42521" w:rsidP="002B74AF">
      <w:pPr>
        <w:pStyle w:val="GOSTScript"/>
      </w:pPr>
      <w:r w:rsidRPr="005105C9">
        <w:tab/>
      </w:r>
      <w:r w:rsidRPr="005105C9">
        <w:tab/>
      </w:r>
      <w:r w:rsidRPr="005105C9">
        <w:tab/>
      </w:r>
      <w:r w:rsidRPr="005105C9">
        <w:tab/>
        <w:t>"param": "TypeDoc",</w:t>
      </w:r>
    </w:p>
    <w:p w14:paraId="36C8DF86" w14:textId="77777777" w:rsidR="00E42521" w:rsidRPr="005105C9" w:rsidRDefault="00E42521" w:rsidP="002B74AF">
      <w:pPr>
        <w:pStyle w:val="GOSTScript"/>
      </w:pPr>
      <w:r w:rsidRPr="005105C9">
        <w:tab/>
      </w:r>
      <w:r w:rsidRPr="005105C9">
        <w:tab/>
      </w:r>
      <w:r w:rsidRPr="005105C9">
        <w:tab/>
      </w:r>
      <w:r w:rsidRPr="005105C9">
        <w:tab/>
        <w:t>"value": "RCA_DOC_D_014_SPS"</w:t>
      </w:r>
    </w:p>
    <w:p w14:paraId="5333F065" w14:textId="77777777" w:rsidR="00E42521" w:rsidRPr="005105C9" w:rsidRDefault="00E42521" w:rsidP="002B74AF">
      <w:pPr>
        <w:pStyle w:val="GOSTScript"/>
      </w:pPr>
      <w:r w:rsidRPr="005105C9">
        <w:tab/>
      </w:r>
      <w:r w:rsidRPr="005105C9">
        <w:tab/>
      </w:r>
      <w:r w:rsidRPr="005105C9">
        <w:tab/>
        <w:t>},</w:t>
      </w:r>
    </w:p>
    <w:p w14:paraId="0A9A3A65" w14:textId="77777777" w:rsidR="00E42521" w:rsidRPr="005105C9" w:rsidRDefault="00E42521" w:rsidP="002B74AF">
      <w:pPr>
        <w:pStyle w:val="GOSTScript"/>
      </w:pPr>
      <w:r w:rsidRPr="005105C9">
        <w:tab/>
      </w:r>
      <w:r w:rsidRPr="005105C9">
        <w:tab/>
      </w:r>
      <w:r w:rsidRPr="005105C9">
        <w:tab/>
        <w:t>{</w:t>
      </w:r>
    </w:p>
    <w:p w14:paraId="59BEF727" w14:textId="77777777" w:rsidR="00E42521" w:rsidRPr="005105C9" w:rsidRDefault="00E42521" w:rsidP="002B74AF">
      <w:pPr>
        <w:pStyle w:val="GOSTScript"/>
      </w:pPr>
      <w:r w:rsidRPr="005105C9">
        <w:tab/>
      </w:r>
      <w:r w:rsidRPr="005105C9">
        <w:tab/>
      </w:r>
      <w:r w:rsidRPr="005105C9">
        <w:tab/>
      </w:r>
      <w:r w:rsidRPr="005105C9">
        <w:tab/>
        <w:t>"param": "Subject",</w:t>
      </w:r>
    </w:p>
    <w:p w14:paraId="0E1C716E" w14:textId="77777777" w:rsidR="00E42521" w:rsidRPr="005105C9" w:rsidRDefault="00E42521" w:rsidP="002B74AF">
      <w:pPr>
        <w:pStyle w:val="GOSTScript"/>
      </w:pPr>
      <w:r w:rsidRPr="005105C9">
        <w:lastRenderedPageBreak/>
        <w:tab/>
      </w:r>
      <w:r w:rsidRPr="005105C9">
        <w:tab/>
      </w:r>
      <w:r w:rsidRPr="005105C9">
        <w:tab/>
      </w:r>
      <w:r w:rsidRPr="005105C9">
        <w:tab/>
        <w:t>"value": "6000"</w:t>
      </w:r>
    </w:p>
    <w:p w14:paraId="74384FC4" w14:textId="77777777" w:rsidR="00E42521" w:rsidRPr="005105C9" w:rsidRDefault="00E42521" w:rsidP="002B74AF">
      <w:pPr>
        <w:pStyle w:val="GOSTScript"/>
      </w:pPr>
      <w:r w:rsidRPr="005105C9">
        <w:tab/>
      </w:r>
      <w:r w:rsidRPr="005105C9">
        <w:tab/>
      </w:r>
      <w:r w:rsidRPr="005105C9">
        <w:tab/>
        <w:t>}</w:t>
      </w:r>
    </w:p>
    <w:p w14:paraId="2F5904FF" w14:textId="77777777" w:rsidR="00E42521" w:rsidRPr="005105C9" w:rsidRDefault="00E42521" w:rsidP="002B74AF">
      <w:pPr>
        <w:pStyle w:val="GOSTScript"/>
      </w:pPr>
      <w:r w:rsidRPr="005105C9">
        <w:tab/>
      </w:r>
      <w:r w:rsidRPr="005105C9">
        <w:tab/>
        <w:t>]</w:t>
      </w:r>
    </w:p>
    <w:p w14:paraId="0521689B" w14:textId="77777777" w:rsidR="00E42521" w:rsidRPr="005105C9" w:rsidRDefault="00E42521" w:rsidP="002B74AF">
      <w:pPr>
        <w:pStyle w:val="GOSTScript"/>
      </w:pPr>
      <w:r w:rsidRPr="005105C9">
        <w:tab/>
        <w:t>},</w:t>
      </w:r>
    </w:p>
    <w:p w14:paraId="6DB6BE19" w14:textId="77777777" w:rsidR="00E42521" w:rsidRPr="005105C9" w:rsidRDefault="00E42521" w:rsidP="002B74AF">
      <w:pPr>
        <w:pStyle w:val="GOSTScript"/>
      </w:pPr>
      <w:r w:rsidRPr="005105C9">
        <w:tab/>
        <w:t>"document": {</w:t>
      </w:r>
    </w:p>
    <w:p w14:paraId="16A7C357" w14:textId="77777777" w:rsidR="00E42521" w:rsidRPr="005105C9" w:rsidRDefault="00E42521" w:rsidP="002B74AF">
      <w:pPr>
        <w:pStyle w:val="GOSTScript"/>
      </w:pPr>
      <w:r w:rsidRPr="005105C9">
        <w:tab/>
      </w:r>
      <w:r w:rsidRPr="005105C9">
        <w:tab/>
        <w:t>"document_no": "3",</w:t>
      </w:r>
    </w:p>
    <w:p w14:paraId="3CFD96A1" w14:textId="77777777" w:rsidR="00E42521" w:rsidRPr="005105C9" w:rsidRDefault="00E42521" w:rsidP="002B74AF">
      <w:pPr>
        <w:pStyle w:val="GOSTScript"/>
      </w:pPr>
      <w:r w:rsidRPr="005105C9">
        <w:tab/>
      </w:r>
      <w:r w:rsidRPr="005105C9">
        <w:tab/>
        <w:t>"document_date": "2025-03-01",</w:t>
      </w:r>
    </w:p>
    <w:p w14:paraId="678876E7" w14:textId="77777777" w:rsidR="00E42521" w:rsidRPr="005105C9" w:rsidRDefault="00E42521" w:rsidP="002B74AF">
      <w:pPr>
        <w:pStyle w:val="GOSTScript"/>
      </w:pPr>
      <w:r w:rsidRPr="005105C9">
        <w:tab/>
      </w:r>
      <w:r w:rsidRPr="005105C9">
        <w:tab/>
        <w:t>"document_type": "</w:t>
      </w:r>
      <w:r>
        <w:t>КДИ</w:t>
      </w:r>
      <w:r w:rsidRPr="005105C9">
        <w:t>",</w:t>
      </w:r>
    </w:p>
    <w:p w14:paraId="0E5BD180" w14:textId="77777777" w:rsidR="00E42521" w:rsidRPr="005105C9" w:rsidRDefault="00E42521" w:rsidP="002B74AF">
      <w:pPr>
        <w:pStyle w:val="GOSTScript"/>
      </w:pPr>
      <w:r w:rsidRPr="005105C9">
        <w:tab/>
      </w:r>
      <w:r w:rsidRPr="005105C9">
        <w:tab/>
        <w:t>"entries": [</w:t>
      </w:r>
    </w:p>
    <w:p w14:paraId="7380C8E8" w14:textId="77777777" w:rsidR="00E42521" w:rsidRPr="005105C9" w:rsidRDefault="00E42521" w:rsidP="002B74AF">
      <w:pPr>
        <w:pStyle w:val="GOSTScript"/>
      </w:pPr>
      <w:r w:rsidRPr="005105C9">
        <w:tab/>
      </w:r>
      <w:r w:rsidRPr="005105C9">
        <w:tab/>
      </w:r>
      <w:r w:rsidRPr="005105C9">
        <w:tab/>
        <w:t>{</w:t>
      </w:r>
    </w:p>
    <w:p w14:paraId="2EA85478" w14:textId="77777777" w:rsidR="00E42521" w:rsidRPr="005105C9" w:rsidRDefault="00E42521" w:rsidP="002B74AF">
      <w:pPr>
        <w:pStyle w:val="GOSTScript"/>
      </w:pPr>
      <w:r w:rsidRPr="005105C9">
        <w:tab/>
      </w:r>
      <w:r w:rsidRPr="005105C9">
        <w:tab/>
      </w:r>
      <w:r w:rsidRPr="005105C9">
        <w:tab/>
      </w:r>
      <w:r w:rsidRPr="005105C9">
        <w:tab/>
        <w:t>"line_id": "bf69396c-569a-45e9-a315-a1b6443c1b3b",</w:t>
      </w:r>
    </w:p>
    <w:p w14:paraId="0ABD5C49" w14:textId="77777777" w:rsidR="00E42521" w:rsidRPr="005105C9" w:rsidRDefault="00E42521" w:rsidP="002B74AF">
      <w:pPr>
        <w:pStyle w:val="GOSTScript"/>
      </w:pPr>
      <w:r w:rsidRPr="005105C9">
        <w:tab/>
      </w:r>
      <w:r w:rsidRPr="005105C9">
        <w:tab/>
      </w:r>
      <w:r w:rsidRPr="005105C9">
        <w:tab/>
      </w:r>
      <w:r w:rsidRPr="005105C9">
        <w:tab/>
        <w:t>"line_no": "1",</w:t>
      </w:r>
    </w:p>
    <w:p w14:paraId="1D8A0416" w14:textId="77777777" w:rsidR="00E42521" w:rsidRPr="005105C9" w:rsidRDefault="00E42521" w:rsidP="002B74AF">
      <w:pPr>
        <w:pStyle w:val="GOSTScript"/>
      </w:pPr>
      <w:r w:rsidRPr="005105C9">
        <w:tab/>
      </w:r>
      <w:r w:rsidRPr="005105C9">
        <w:tab/>
      </w:r>
      <w:r w:rsidRPr="005105C9">
        <w:tab/>
      </w:r>
      <w:r w:rsidRPr="005105C9">
        <w:tab/>
        <w:t>"bcc": "10011701010016000180",</w:t>
      </w:r>
    </w:p>
    <w:p w14:paraId="52CB6FDF" w14:textId="77777777" w:rsidR="00E42521" w:rsidRPr="005105C9" w:rsidRDefault="00E42521" w:rsidP="002B74AF">
      <w:pPr>
        <w:pStyle w:val="GOSTScript"/>
      </w:pPr>
      <w:r w:rsidRPr="005105C9">
        <w:tab/>
      </w:r>
      <w:r w:rsidRPr="005105C9">
        <w:tab/>
      </w:r>
      <w:r w:rsidRPr="005105C9">
        <w:tab/>
      </w:r>
      <w:r w:rsidRPr="005105C9">
        <w:tab/>
        <w:t>"type_bcc": "20",</w:t>
      </w:r>
    </w:p>
    <w:p w14:paraId="618F9A79" w14:textId="77777777" w:rsidR="00E42521" w:rsidRDefault="00E42521" w:rsidP="002B74AF">
      <w:pPr>
        <w:pStyle w:val="GOSTScript"/>
      </w:pPr>
      <w:r w:rsidRPr="005105C9">
        <w:tab/>
      </w:r>
      <w:r w:rsidRPr="005105C9">
        <w:tab/>
      </w:r>
      <w:r w:rsidRPr="005105C9">
        <w:tab/>
      </w:r>
      <w:r w:rsidRPr="005105C9">
        <w:tab/>
      </w:r>
      <w:r>
        <w:t>"org_code": "00100182",</w:t>
      </w:r>
    </w:p>
    <w:p w14:paraId="5D25F357" w14:textId="77777777" w:rsidR="00E42521" w:rsidRDefault="00E42521" w:rsidP="002B74AF">
      <w:pPr>
        <w:pStyle w:val="GOSTScript"/>
      </w:pPr>
      <w:r>
        <w:tab/>
      </w:r>
      <w:r>
        <w:tab/>
      </w:r>
      <w:r>
        <w:tab/>
      </w:r>
      <w:r>
        <w:tab/>
        <w:t>"amount": 0.02</w:t>
      </w:r>
    </w:p>
    <w:p w14:paraId="13F53337" w14:textId="77777777" w:rsidR="00E42521" w:rsidRDefault="00E42521" w:rsidP="002B74AF">
      <w:pPr>
        <w:pStyle w:val="GOSTScript"/>
      </w:pPr>
      <w:r>
        <w:tab/>
      </w:r>
      <w:r>
        <w:tab/>
      </w:r>
      <w:r>
        <w:tab/>
        <w:t>}</w:t>
      </w:r>
    </w:p>
    <w:p w14:paraId="40BA79F4" w14:textId="77777777" w:rsidR="00E42521" w:rsidRDefault="00E42521" w:rsidP="002B74AF">
      <w:pPr>
        <w:pStyle w:val="GOSTScript"/>
      </w:pPr>
      <w:r>
        <w:tab/>
      </w:r>
      <w:r>
        <w:tab/>
        <w:t>]</w:t>
      </w:r>
    </w:p>
    <w:p w14:paraId="4CE56F97" w14:textId="77777777" w:rsidR="00E42521" w:rsidRDefault="00E42521" w:rsidP="002B74AF">
      <w:pPr>
        <w:pStyle w:val="GOSTScript"/>
      </w:pPr>
      <w:r>
        <w:tab/>
        <w:t>}</w:t>
      </w:r>
    </w:p>
    <w:p w14:paraId="18F6C78E" w14:textId="77777777" w:rsidR="00E42521" w:rsidRPr="009C5445" w:rsidRDefault="00E42521" w:rsidP="002B74AF">
      <w:pPr>
        <w:pStyle w:val="GOSTScript"/>
      </w:pPr>
      <w:r>
        <w:t>}</w:t>
      </w:r>
    </w:p>
    <w:p w14:paraId="7612CFC1" w14:textId="54A5768C" w:rsidR="004C328C" w:rsidRPr="006170D8" w:rsidRDefault="004C328C" w:rsidP="006170D8">
      <w:pPr>
        <w:pStyle w:val="41"/>
        <w:rPr>
          <w:sz w:val="26"/>
        </w:rPr>
      </w:pPr>
      <w:bookmarkStart w:id="722" w:name="_Toc226625584"/>
      <w:r>
        <w:t>«Реестр перечисленных поступлений (ф. 0531465)</w:t>
      </w:r>
      <w:r w:rsidRPr="006170D8">
        <w:rPr>
          <w:sz w:val="26"/>
        </w:rPr>
        <w:t>» RCA_DOC_D_015_SPS (Document)</w:t>
      </w:r>
      <w:bookmarkEnd w:id="722"/>
    </w:p>
    <w:p w14:paraId="6BB57CF6" w14:textId="7D8A76FD" w:rsidR="004C328C" w:rsidRPr="004C328C" w:rsidRDefault="004C328C" w:rsidP="006170D8">
      <w:pPr>
        <w:pStyle w:val="51"/>
      </w:pPr>
      <w:bookmarkStart w:id="723" w:name="_Toc226625585"/>
      <w:r w:rsidRPr="00601F01">
        <w:t>Перечень параметров тела запроса (Document) по документу</w:t>
      </w:r>
      <w:r>
        <w:t xml:space="preserve"> «Реестр перечисленных поступлений (ф. 0531465)</w:t>
      </w:r>
      <w:r w:rsidRPr="00667777">
        <w:rPr>
          <w:sz w:val="26"/>
        </w:rPr>
        <w:t>» RCA_DOC_D_015_SPS</w:t>
      </w:r>
      <w:bookmarkEnd w:id="723"/>
    </w:p>
    <w:p w14:paraId="05871E8D" w14:textId="0D00B5A2"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724" w:name="_Toc226625619"/>
      <w:r w:rsidR="001C3732">
        <w:rPr>
          <w:noProof/>
        </w:rPr>
        <w:t>20</w:t>
      </w:r>
      <w:r>
        <w:rPr>
          <w:noProof/>
        </w:rPr>
        <w:fldChar w:fldCharType="end"/>
      </w:r>
      <w:r w:rsidR="007668BB">
        <w:t xml:space="preserve"> </w:t>
      </w:r>
      <w:r w:rsidR="007668BB" w:rsidRPr="0086185D">
        <w:t>– Параметры тела (Document) запроса на подбор / сторнирование / переформирование записей учета по документу «Реестр перечисленных поступлений (ф. 0531465)» RCA_DOC_D_015_SPS</w:t>
      </w:r>
      <w:bookmarkEnd w:id="724"/>
    </w:p>
    <w:tbl>
      <w:tblPr>
        <w:tblStyle w:val="GOSTTable"/>
        <w:tblW w:w="5000" w:type="pct"/>
        <w:tblLayout w:type="fixed"/>
        <w:tblLook w:val="07E0" w:firstRow="1" w:lastRow="1" w:firstColumn="1" w:lastColumn="1" w:noHBand="1" w:noVBand="1"/>
      </w:tblPr>
      <w:tblGrid>
        <w:gridCol w:w="3515"/>
        <w:gridCol w:w="2495"/>
        <w:gridCol w:w="1758"/>
        <w:gridCol w:w="1174"/>
        <w:gridCol w:w="1174"/>
        <w:gridCol w:w="5578"/>
      </w:tblGrid>
      <w:tr w:rsidR="000E7CD8" w:rsidRPr="00A57119" w14:paraId="7EBADB33" w14:textId="77777777" w:rsidTr="00F46091">
        <w:trPr>
          <w:cnfStyle w:val="100000000000" w:firstRow="1" w:lastRow="0" w:firstColumn="0" w:lastColumn="0" w:oddVBand="0" w:evenVBand="0" w:oddHBand="0" w:evenHBand="0" w:firstRowFirstColumn="0" w:firstRowLastColumn="0" w:lastRowFirstColumn="0" w:lastRowLastColumn="0"/>
          <w:trHeight w:val="634"/>
        </w:trPr>
        <w:tc>
          <w:tcPr>
            <w:tcW w:w="1120" w:type="pct"/>
            <w:hideMark/>
          </w:tcPr>
          <w:p w14:paraId="798D51F5" w14:textId="77777777" w:rsidR="000E7CD8" w:rsidRPr="00A57119" w:rsidRDefault="000E7CD8" w:rsidP="006069EC">
            <w:pPr>
              <w:pStyle w:val="GOSTTableHead"/>
            </w:pPr>
            <w:r w:rsidRPr="00A57119">
              <w:t>Наименование параметра</w:t>
            </w:r>
          </w:p>
        </w:tc>
        <w:tc>
          <w:tcPr>
            <w:tcW w:w="795" w:type="pct"/>
            <w:hideMark/>
          </w:tcPr>
          <w:p w14:paraId="3D8E112D" w14:textId="77777777" w:rsidR="000E7CD8" w:rsidRPr="00A57119" w:rsidRDefault="000E7CD8" w:rsidP="006069EC">
            <w:pPr>
              <w:pStyle w:val="GOSTTableHead"/>
            </w:pPr>
            <w:r w:rsidRPr="00A57119">
              <w:t>Название тэга</w:t>
            </w:r>
          </w:p>
        </w:tc>
        <w:tc>
          <w:tcPr>
            <w:tcW w:w="560" w:type="pct"/>
            <w:hideMark/>
          </w:tcPr>
          <w:p w14:paraId="0E35B7DA" w14:textId="77777777" w:rsidR="000E7CD8" w:rsidRPr="00A57119" w:rsidRDefault="000E7CD8" w:rsidP="006069EC">
            <w:pPr>
              <w:pStyle w:val="GOSTTableHead"/>
            </w:pPr>
            <w:r w:rsidRPr="00A57119">
              <w:t>Тип данных</w:t>
            </w:r>
          </w:p>
        </w:tc>
        <w:tc>
          <w:tcPr>
            <w:tcW w:w="374" w:type="pct"/>
          </w:tcPr>
          <w:p w14:paraId="3DDAEB21" w14:textId="77777777" w:rsidR="000E7CD8" w:rsidRPr="00A57119" w:rsidRDefault="000E7CD8" w:rsidP="006069EC">
            <w:pPr>
              <w:pStyle w:val="GOSTTableHead"/>
            </w:pPr>
            <w:r w:rsidRPr="00A57119">
              <w:t>Обязательность</w:t>
            </w:r>
          </w:p>
        </w:tc>
        <w:tc>
          <w:tcPr>
            <w:tcW w:w="374" w:type="pct"/>
            <w:hideMark/>
          </w:tcPr>
          <w:p w14:paraId="127B2F07" w14:textId="77777777" w:rsidR="000E7CD8" w:rsidRPr="00A57119" w:rsidRDefault="000E7CD8" w:rsidP="006069EC">
            <w:pPr>
              <w:pStyle w:val="GOSTTableHead"/>
            </w:pPr>
            <w:r w:rsidRPr="00A57119">
              <w:t>Размерность</w:t>
            </w:r>
          </w:p>
        </w:tc>
        <w:tc>
          <w:tcPr>
            <w:tcW w:w="1777" w:type="pct"/>
          </w:tcPr>
          <w:p w14:paraId="1AC7D173" w14:textId="77777777" w:rsidR="000E7CD8" w:rsidRPr="00A57119" w:rsidRDefault="000E7CD8" w:rsidP="006069EC">
            <w:pPr>
              <w:pStyle w:val="GOSTTableHead"/>
            </w:pPr>
            <w:r w:rsidRPr="00A57119">
              <w:t>Описание</w:t>
            </w:r>
          </w:p>
        </w:tc>
      </w:tr>
      <w:tr w:rsidR="004C328C" w:rsidRPr="00A57119" w14:paraId="7825794D" w14:textId="77777777" w:rsidTr="00F46091">
        <w:tc>
          <w:tcPr>
            <w:tcW w:w="1120" w:type="pct"/>
          </w:tcPr>
          <w:p w14:paraId="334CEE08" w14:textId="180CE6A9" w:rsidR="004C328C" w:rsidRPr="00A57119" w:rsidRDefault="004C328C" w:rsidP="006A2557">
            <w:pPr>
              <w:pStyle w:val="GOSTTablenorm"/>
            </w:pPr>
            <w:r w:rsidRPr="00A57119">
              <w:t>Номер документа</w:t>
            </w:r>
          </w:p>
        </w:tc>
        <w:tc>
          <w:tcPr>
            <w:tcW w:w="795" w:type="pct"/>
          </w:tcPr>
          <w:p w14:paraId="29547F9A" w14:textId="41F9AFB2" w:rsidR="004C328C" w:rsidRPr="00A57119" w:rsidRDefault="004C328C" w:rsidP="006A2557">
            <w:pPr>
              <w:pStyle w:val="GOSTTablenorm"/>
              <w:rPr>
                <w:lang w:val="en-US"/>
              </w:rPr>
            </w:pPr>
            <w:r w:rsidRPr="00A57119">
              <w:t>document_no</w:t>
            </w:r>
          </w:p>
        </w:tc>
        <w:tc>
          <w:tcPr>
            <w:tcW w:w="560" w:type="pct"/>
          </w:tcPr>
          <w:p w14:paraId="29AFF07E" w14:textId="22D61263" w:rsidR="004C328C" w:rsidRPr="00A57119" w:rsidRDefault="004C328C" w:rsidP="006A2557">
            <w:pPr>
              <w:pStyle w:val="GOSTTablenorm"/>
              <w:rPr>
                <w:lang w:val="en-US"/>
              </w:rPr>
            </w:pPr>
            <w:r w:rsidRPr="00A57119">
              <w:t>Строка</w:t>
            </w:r>
          </w:p>
        </w:tc>
        <w:tc>
          <w:tcPr>
            <w:tcW w:w="374" w:type="pct"/>
          </w:tcPr>
          <w:p w14:paraId="5DA9D86E" w14:textId="098C27D3" w:rsidR="004C328C" w:rsidRPr="00A57119" w:rsidRDefault="004C328C" w:rsidP="006A2557">
            <w:pPr>
              <w:pStyle w:val="GOSTTablenorm"/>
            </w:pPr>
            <w:r w:rsidRPr="00A57119">
              <w:t>Да</w:t>
            </w:r>
          </w:p>
        </w:tc>
        <w:tc>
          <w:tcPr>
            <w:tcW w:w="374" w:type="pct"/>
          </w:tcPr>
          <w:p w14:paraId="57E0D8D0" w14:textId="60E0848B" w:rsidR="004C328C" w:rsidRPr="00A57119" w:rsidRDefault="004C328C" w:rsidP="006A2557">
            <w:pPr>
              <w:pStyle w:val="GOSTTablenorm"/>
              <w:rPr>
                <w:lang w:val="en-US"/>
              </w:rPr>
            </w:pPr>
            <w:r w:rsidRPr="00A57119">
              <w:t>&lt;=</w:t>
            </w:r>
            <w:r w:rsidRPr="00A57119">
              <w:rPr>
                <w:lang w:val="en-US"/>
              </w:rPr>
              <w:t>1</w:t>
            </w:r>
            <w:r w:rsidRPr="00A57119">
              <w:t>5</w:t>
            </w:r>
          </w:p>
        </w:tc>
        <w:tc>
          <w:tcPr>
            <w:tcW w:w="1777" w:type="pct"/>
          </w:tcPr>
          <w:p w14:paraId="4F227669" w14:textId="2049BFDC" w:rsidR="004C328C" w:rsidRPr="00667777" w:rsidRDefault="004C328C" w:rsidP="006A2557">
            <w:pPr>
              <w:pStyle w:val="GOSTTablenorm"/>
              <w:rPr>
                <w:lang w:val="en-US"/>
              </w:rPr>
            </w:pPr>
            <w:r>
              <w:t>Указывается номер документа</w:t>
            </w:r>
          </w:p>
        </w:tc>
      </w:tr>
      <w:tr w:rsidR="004C328C" w:rsidRPr="00A57119" w14:paraId="1158F6C4" w14:textId="77777777" w:rsidTr="00F46091">
        <w:tc>
          <w:tcPr>
            <w:tcW w:w="1120" w:type="pct"/>
          </w:tcPr>
          <w:p w14:paraId="06A5DDB6" w14:textId="48521BF6" w:rsidR="004C328C" w:rsidRPr="00A57119" w:rsidRDefault="004C328C" w:rsidP="006A2557">
            <w:pPr>
              <w:pStyle w:val="GOSTTablenorm"/>
            </w:pPr>
            <w:r w:rsidRPr="00A57119">
              <w:t>Дата документа</w:t>
            </w:r>
          </w:p>
        </w:tc>
        <w:tc>
          <w:tcPr>
            <w:tcW w:w="795" w:type="pct"/>
          </w:tcPr>
          <w:p w14:paraId="24374B49" w14:textId="11077952" w:rsidR="004C328C" w:rsidRPr="00A57119" w:rsidRDefault="004C328C" w:rsidP="006A2557">
            <w:pPr>
              <w:pStyle w:val="GOSTTablenorm"/>
              <w:rPr>
                <w:lang w:val="en-US"/>
              </w:rPr>
            </w:pPr>
            <w:r w:rsidRPr="00A57119">
              <w:t>document_date</w:t>
            </w:r>
          </w:p>
        </w:tc>
        <w:tc>
          <w:tcPr>
            <w:tcW w:w="560" w:type="pct"/>
          </w:tcPr>
          <w:p w14:paraId="785003E3" w14:textId="66C6072B" w:rsidR="004C328C" w:rsidRPr="00A57119" w:rsidRDefault="004C328C" w:rsidP="006A2557">
            <w:pPr>
              <w:pStyle w:val="GOSTTablenorm"/>
            </w:pPr>
            <w:r w:rsidRPr="00A57119">
              <w:t>Дата</w:t>
            </w:r>
          </w:p>
        </w:tc>
        <w:tc>
          <w:tcPr>
            <w:tcW w:w="374" w:type="pct"/>
          </w:tcPr>
          <w:p w14:paraId="30B20989" w14:textId="560DE84B" w:rsidR="004C328C" w:rsidRPr="00A57119" w:rsidRDefault="004C328C" w:rsidP="006A2557">
            <w:pPr>
              <w:pStyle w:val="GOSTTablenorm"/>
            </w:pPr>
            <w:r w:rsidRPr="00A57119">
              <w:t>Да</w:t>
            </w:r>
          </w:p>
        </w:tc>
        <w:tc>
          <w:tcPr>
            <w:tcW w:w="374" w:type="pct"/>
          </w:tcPr>
          <w:p w14:paraId="3924A02A" w14:textId="6AC1B1DF" w:rsidR="004C328C" w:rsidRPr="00A57119" w:rsidRDefault="004C328C" w:rsidP="006A2557">
            <w:pPr>
              <w:pStyle w:val="GOSTTablenorm"/>
            </w:pPr>
          </w:p>
        </w:tc>
        <w:tc>
          <w:tcPr>
            <w:tcW w:w="1777" w:type="pct"/>
          </w:tcPr>
          <w:p w14:paraId="4D214B77" w14:textId="73877F7F" w:rsidR="004C328C" w:rsidRPr="00A57119" w:rsidRDefault="004C328C" w:rsidP="006A2557">
            <w:pPr>
              <w:pStyle w:val="GOSTTablenorm"/>
            </w:pPr>
            <w:r w:rsidRPr="00A57119">
              <w:t>Указывается дата</w:t>
            </w:r>
            <w:r>
              <w:t xml:space="preserve"> документа в формате YYYY-MM-DD</w:t>
            </w:r>
          </w:p>
        </w:tc>
      </w:tr>
      <w:tr w:rsidR="004C328C" w:rsidRPr="00A57119" w14:paraId="27B89F1B" w14:textId="77777777" w:rsidTr="00F46091">
        <w:tc>
          <w:tcPr>
            <w:tcW w:w="1120" w:type="pct"/>
          </w:tcPr>
          <w:p w14:paraId="282555E5" w14:textId="30332C3D" w:rsidR="004C328C" w:rsidRPr="00A57119" w:rsidRDefault="004C328C" w:rsidP="006A2557">
            <w:pPr>
              <w:pStyle w:val="GOSTTablenorm"/>
            </w:pPr>
            <w:r w:rsidRPr="00A57119">
              <w:lastRenderedPageBreak/>
              <w:t>Вид документа</w:t>
            </w:r>
          </w:p>
        </w:tc>
        <w:tc>
          <w:tcPr>
            <w:tcW w:w="795" w:type="pct"/>
          </w:tcPr>
          <w:p w14:paraId="3B5CF793" w14:textId="3634F8CD" w:rsidR="004C328C" w:rsidRPr="00A57119" w:rsidRDefault="004C328C" w:rsidP="006A2557">
            <w:pPr>
              <w:pStyle w:val="GOSTTablenorm"/>
              <w:rPr>
                <w:lang w:val="en-US"/>
              </w:rPr>
            </w:pPr>
            <w:r w:rsidRPr="00A57119">
              <w:t>document_type</w:t>
            </w:r>
          </w:p>
        </w:tc>
        <w:tc>
          <w:tcPr>
            <w:tcW w:w="560" w:type="pct"/>
          </w:tcPr>
          <w:p w14:paraId="7892A3E2" w14:textId="2939A5BE" w:rsidR="004C328C" w:rsidRPr="00A57119" w:rsidRDefault="004C328C" w:rsidP="006A2557">
            <w:pPr>
              <w:pStyle w:val="GOSTTablenorm"/>
            </w:pPr>
            <w:r w:rsidRPr="00A57119">
              <w:t>Строка</w:t>
            </w:r>
          </w:p>
        </w:tc>
        <w:tc>
          <w:tcPr>
            <w:tcW w:w="374" w:type="pct"/>
          </w:tcPr>
          <w:p w14:paraId="2CA5FB01" w14:textId="239838A0" w:rsidR="004C328C" w:rsidRPr="00A57119" w:rsidRDefault="004C328C" w:rsidP="006A2557">
            <w:pPr>
              <w:pStyle w:val="GOSTTablenorm"/>
            </w:pPr>
            <w:r w:rsidRPr="00A57119">
              <w:t>Да</w:t>
            </w:r>
          </w:p>
        </w:tc>
        <w:tc>
          <w:tcPr>
            <w:tcW w:w="374" w:type="pct"/>
          </w:tcPr>
          <w:p w14:paraId="769B3066" w14:textId="21C11A5C" w:rsidR="004C328C" w:rsidRPr="00A57119" w:rsidRDefault="004C328C" w:rsidP="006A2557">
            <w:pPr>
              <w:pStyle w:val="GOSTTablenorm"/>
            </w:pPr>
            <w:r w:rsidRPr="00A57119">
              <w:t>=3</w:t>
            </w:r>
          </w:p>
        </w:tc>
        <w:tc>
          <w:tcPr>
            <w:tcW w:w="1777" w:type="pct"/>
          </w:tcPr>
          <w:p w14:paraId="3A9CAD7E" w14:textId="081CF2CC" w:rsidR="004C328C" w:rsidRPr="00A57119" w:rsidRDefault="004C328C" w:rsidP="006A2557">
            <w:pPr>
              <w:pStyle w:val="GOSTTablenorm"/>
            </w:pPr>
            <w:r>
              <w:t>Указывается тип документа – «РПД»</w:t>
            </w:r>
          </w:p>
        </w:tc>
      </w:tr>
      <w:tr w:rsidR="004C328C" w:rsidRPr="00A57119" w14:paraId="298D2CF7" w14:textId="77777777" w:rsidTr="00F46091">
        <w:tc>
          <w:tcPr>
            <w:tcW w:w="1120" w:type="pct"/>
          </w:tcPr>
          <w:p w14:paraId="7FFC62E3" w14:textId="0B4C839B" w:rsidR="004C328C" w:rsidRPr="006A2557" w:rsidRDefault="004C328C" w:rsidP="006A2557">
            <w:pPr>
              <w:pStyle w:val="GOSTTablenorm"/>
              <w:rPr>
                <w:b/>
              </w:rPr>
            </w:pPr>
            <w:r w:rsidRPr="006A2557">
              <w:rPr>
                <w:b/>
              </w:rPr>
              <w:t>Реквизиты по строкам</w:t>
            </w:r>
          </w:p>
        </w:tc>
        <w:tc>
          <w:tcPr>
            <w:tcW w:w="795" w:type="pct"/>
          </w:tcPr>
          <w:p w14:paraId="106AAB42" w14:textId="23D1B020" w:rsidR="004C328C" w:rsidRPr="006A2557" w:rsidRDefault="003D3EA8" w:rsidP="006A2557">
            <w:pPr>
              <w:pStyle w:val="GOSTTablenorm"/>
              <w:rPr>
                <w:b/>
                <w:lang w:val="en-US"/>
              </w:rPr>
            </w:pPr>
            <w:r w:rsidRPr="006A2557">
              <w:rPr>
                <w:b/>
                <w:lang w:val="en-US"/>
              </w:rPr>
              <w:t>entries</w:t>
            </w:r>
          </w:p>
        </w:tc>
        <w:tc>
          <w:tcPr>
            <w:tcW w:w="560" w:type="pct"/>
          </w:tcPr>
          <w:p w14:paraId="6738C224" w14:textId="3E5E759F" w:rsidR="004C328C" w:rsidRPr="00A57119" w:rsidRDefault="003D3EA8" w:rsidP="006A2557">
            <w:pPr>
              <w:pStyle w:val="GOSTTablenorm"/>
            </w:pPr>
            <w:r>
              <w:rPr>
                <w:lang w:eastAsia="en-US"/>
              </w:rPr>
              <w:t>Массив</w:t>
            </w:r>
          </w:p>
        </w:tc>
        <w:tc>
          <w:tcPr>
            <w:tcW w:w="374" w:type="pct"/>
          </w:tcPr>
          <w:p w14:paraId="077CBDA4" w14:textId="48D31EDE" w:rsidR="004C328C" w:rsidRPr="00A57119" w:rsidRDefault="003D3EA8" w:rsidP="006A2557">
            <w:pPr>
              <w:pStyle w:val="GOSTTablenorm"/>
            </w:pPr>
            <w:r w:rsidRPr="00A57119">
              <w:t>Да</w:t>
            </w:r>
          </w:p>
        </w:tc>
        <w:tc>
          <w:tcPr>
            <w:tcW w:w="374" w:type="pct"/>
          </w:tcPr>
          <w:p w14:paraId="5783F8E5" w14:textId="1108715F" w:rsidR="004C328C" w:rsidRPr="00A57119" w:rsidRDefault="004C328C" w:rsidP="006A2557">
            <w:pPr>
              <w:pStyle w:val="GOSTTablenorm"/>
            </w:pPr>
            <w:r>
              <w:t>-</w:t>
            </w:r>
          </w:p>
        </w:tc>
        <w:tc>
          <w:tcPr>
            <w:tcW w:w="1777" w:type="pct"/>
          </w:tcPr>
          <w:p w14:paraId="7CF04B7E" w14:textId="0BF20F33" w:rsidR="004C328C" w:rsidRPr="00A57119" w:rsidRDefault="004C328C" w:rsidP="006A2557">
            <w:pPr>
              <w:pStyle w:val="GOSTTablenorm"/>
            </w:pPr>
            <w:r>
              <w:t>Массив строк</w:t>
            </w:r>
          </w:p>
        </w:tc>
      </w:tr>
      <w:tr w:rsidR="004C328C" w:rsidRPr="00A57119" w14:paraId="3B91DBC4" w14:textId="77777777" w:rsidTr="00F46091">
        <w:tc>
          <w:tcPr>
            <w:tcW w:w="1120" w:type="pct"/>
          </w:tcPr>
          <w:p w14:paraId="2802D3E0" w14:textId="6653F6C6" w:rsidR="004C328C" w:rsidRPr="00A57119" w:rsidRDefault="004C328C" w:rsidP="006A2557">
            <w:pPr>
              <w:pStyle w:val="GOSTTablenorm"/>
            </w:pPr>
            <w:r>
              <w:t>Идентификатор строки</w:t>
            </w:r>
          </w:p>
        </w:tc>
        <w:tc>
          <w:tcPr>
            <w:tcW w:w="795" w:type="pct"/>
          </w:tcPr>
          <w:p w14:paraId="0F87118B" w14:textId="3D347BF3" w:rsidR="004C328C" w:rsidRPr="00A57119" w:rsidRDefault="004C328C" w:rsidP="006A2557">
            <w:pPr>
              <w:pStyle w:val="GOSTTablenorm"/>
              <w:rPr>
                <w:lang w:val="en-US"/>
              </w:rPr>
            </w:pPr>
            <w:r w:rsidRPr="006A2557">
              <w:rPr>
                <w:b/>
                <w:lang w:val="en-US"/>
              </w:rPr>
              <w:t>entries</w:t>
            </w:r>
            <w:r w:rsidRPr="006A2557">
              <w:rPr>
                <w:b/>
              </w:rPr>
              <w:t>:</w:t>
            </w:r>
            <w:r w:rsidRPr="00A57119">
              <w:rPr>
                <w:lang w:val="en-US"/>
              </w:rPr>
              <w:t>line_id</w:t>
            </w:r>
          </w:p>
        </w:tc>
        <w:tc>
          <w:tcPr>
            <w:tcW w:w="560" w:type="pct"/>
          </w:tcPr>
          <w:p w14:paraId="4BB8BAD1" w14:textId="2183F5D1" w:rsidR="004C328C" w:rsidRPr="00A57119" w:rsidRDefault="004C328C" w:rsidP="006A2557">
            <w:pPr>
              <w:pStyle w:val="GOSTTablenorm"/>
            </w:pPr>
            <w:r w:rsidRPr="00A57119">
              <w:rPr>
                <w:lang w:val="en-US"/>
              </w:rPr>
              <w:t>GUID</w:t>
            </w:r>
          </w:p>
        </w:tc>
        <w:tc>
          <w:tcPr>
            <w:tcW w:w="374" w:type="pct"/>
          </w:tcPr>
          <w:p w14:paraId="08E3BC0C" w14:textId="5E7A12EA" w:rsidR="004C328C" w:rsidRPr="00A57119" w:rsidRDefault="004C328C" w:rsidP="006A2557">
            <w:pPr>
              <w:pStyle w:val="GOSTTablenorm"/>
            </w:pPr>
            <w:r w:rsidRPr="00A57119">
              <w:t>Да</w:t>
            </w:r>
          </w:p>
        </w:tc>
        <w:tc>
          <w:tcPr>
            <w:tcW w:w="374" w:type="pct"/>
          </w:tcPr>
          <w:p w14:paraId="23B1BCDA" w14:textId="0C34797F" w:rsidR="004C328C" w:rsidRPr="00A57119" w:rsidRDefault="004C328C" w:rsidP="006A2557">
            <w:pPr>
              <w:pStyle w:val="GOSTTablenorm"/>
            </w:pPr>
            <w:r w:rsidRPr="00A57119">
              <w:t>=36</w:t>
            </w:r>
          </w:p>
        </w:tc>
        <w:tc>
          <w:tcPr>
            <w:tcW w:w="1777" w:type="pct"/>
          </w:tcPr>
          <w:p w14:paraId="74A6BC47" w14:textId="5425B27C" w:rsidR="004C328C" w:rsidRPr="00A57119" w:rsidRDefault="004C328C" w:rsidP="006A2557">
            <w:pPr>
              <w:pStyle w:val="GOSTTablenorm"/>
            </w:pPr>
            <w:r w:rsidRPr="00A57119">
              <w:t>Указывается технический идентификатор (</w:t>
            </w:r>
            <w:r w:rsidRPr="00A57119">
              <w:rPr>
                <w:lang w:val="en-US"/>
              </w:rPr>
              <w:t>GUID</w:t>
            </w:r>
            <w:r>
              <w:t>) строки</w:t>
            </w:r>
          </w:p>
        </w:tc>
      </w:tr>
      <w:tr w:rsidR="004C328C" w:rsidRPr="00A57119" w14:paraId="6D04ED3D" w14:textId="77777777" w:rsidTr="00F46091">
        <w:tc>
          <w:tcPr>
            <w:tcW w:w="1120" w:type="pct"/>
          </w:tcPr>
          <w:p w14:paraId="65A8BE4D" w14:textId="453D2579" w:rsidR="004C328C" w:rsidRPr="00A57119" w:rsidRDefault="004C328C" w:rsidP="006A2557">
            <w:pPr>
              <w:pStyle w:val="GOSTTablenorm"/>
            </w:pPr>
            <w:r>
              <w:t>Номер строки</w:t>
            </w:r>
          </w:p>
        </w:tc>
        <w:tc>
          <w:tcPr>
            <w:tcW w:w="795" w:type="pct"/>
          </w:tcPr>
          <w:p w14:paraId="1599707C" w14:textId="55D37869" w:rsidR="004C328C" w:rsidRPr="00A57119" w:rsidRDefault="004C328C" w:rsidP="006A2557">
            <w:pPr>
              <w:pStyle w:val="GOSTTablenorm"/>
              <w:rPr>
                <w:lang w:val="en-US"/>
              </w:rPr>
            </w:pPr>
            <w:r w:rsidRPr="006A2557">
              <w:rPr>
                <w:b/>
                <w:lang w:val="en-US"/>
              </w:rPr>
              <w:t>entries:</w:t>
            </w:r>
            <w:r w:rsidRPr="00904F81">
              <w:t>line_no</w:t>
            </w:r>
          </w:p>
        </w:tc>
        <w:tc>
          <w:tcPr>
            <w:tcW w:w="560" w:type="pct"/>
          </w:tcPr>
          <w:p w14:paraId="3A7CF6BA" w14:textId="2CBF2BBD" w:rsidR="004C328C" w:rsidRPr="00A57119" w:rsidRDefault="004C328C" w:rsidP="006A2557">
            <w:pPr>
              <w:pStyle w:val="GOSTTablenorm"/>
            </w:pPr>
            <w:r w:rsidRPr="00A57119">
              <w:rPr>
                <w:lang w:eastAsia="en-US"/>
              </w:rPr>
              <w:t>Строка</w:t>
            </w:r>
          </w:p>
        </w:tc>
        <w:tc>
          <w:tcPr>
            <w:tcW w:w="374" w:type="pct"/>
          </w:tcPr>
          <w:p w14:paraId="67120174" w14:textId="3CFDB219" w:rsidR="004C328C" w:rsidRPr="00A57119" w:rsidRDefault="004C328C" w:rsidP="006A2557">
            <w:pPr>
              <w:pStyle w:val="GOSTTablenorm"/>
            </w:pPr>
            <w:r w:rsidRPr="00A57119">
              <w:t>Да</w:t>
            </w:r>
          </w:p>
        </w:tc>
        <w:tc>
          <w:tcPr>
            <w:tcW w:w="374" w:type="pct"/>
          </w:tcPr>
          <w:p w14:paraId="38CEAEB6" w14:textId="6BA64B03" w:rsidR="004C328C" w:rsidRPr="00A57119" w:rsidRDefault="004C328C" w:rsidP="006A2557">
            <w:pPr>
              <w:pStyle w:val="GOSTTablenorm"/>
            </w:pPr>
            <w:r w:rsidRPr="00A57119">
              <w:t>&lt;=</w:t>
            </w:r>
            <w:r w:rsidRPr="00A57119">
              <w:rPr>
                <w:lang w:val="en-US"/>
              </w:rPr>
              <w:t>3</w:t>
            </w:r>
          </w:p>
        </w:tc>
        <w:tc>
          <w:tcPr>
            <w:tcW w:w="1777" w:type="pct"/>
          </w:tcPr>
          <w:p w14:paraId="6C114159" w14:textId="65989B70" w:rsidR="004C328C" w:rsidRPr="00A57119" w:rsidRDefault="004C328C" w:rsidP="006A2557">
            <w:pPr>
              <w:pStyle w:val="GOSTTablenorm"/>
            </w:pPr>
            <w:r w:rsidRPr="00A57119">
              <w:t xml:space="preserve">Указывается </w:t>
            </w:r>
            <w:r>
              <w:t>номер</w:t>
            </w:r>
            <w:r w:rsidRPr="00A57119">
              <w:t xml:space="preserve"> строки</w:t>
            </w:r>
          </w:p>
        </w:tc>
      </w:tr>
      <w:tr w:rsidR="004C328C" w:rsidRPr="00A57119" w14:paraId="30F96B7B" w14:textId="77777777" w:rsidTr="00F46091">
        <w:tc>
          <w:tcPr>
            <w:tcW w:w="1120" w:type="pct"/>
          </w:tcPr>
          <w:p w14:paraId="710E2B61" w14:textId="2A900084" w:rsidR="004C328C" w:rsidRPr="00A57119" w:rsidRDefault="004C328C" w:rsidP="006A2557">
            <w:pPr>
              <w:pStyle w:val="GOSTTablenorm"/>
            </w:pPr>
            <w:r w:rsidRPr="00A57119">
              <w:t>КБК плательщика</w:t>
            </w:r>
          </w:p>
        </w:tc>
        <w:tc>
          <w:tcPr>
            <w:tcW w:w="795" w:type="pct"/>
          </w:tcPr>
          <w:p w14:paraId="47A30992" w14:textId="71707FD9" w:rsidR="004C328C" w:rsidRPr="00A57119" w:rsidRDefault="004C328C" w:rsidP="006A2557">
            <w:pPr>
              <w:pStyle w:val="GOSTTablenorm"/>
              <w:rPr>
                <w:lang w:val="en-US"/>
              </w:rPr>
            </w:pPr>
            <w:r w:rsidRPr="006A2557">
              <w:rPr>
                <w:b/>
                <w:lang w:val="en-US"/>
              </w:rPr>
              <w:t>entries:</w:t>
            </w:r>
            <w:r w:rsidRPr="00A57119">
              <w:rPr>
                <w:shd w:val="clear" w:color="auto" w:fill="FFFFFF"/>
              </w:rPr>
              <w:t>bcc</w:t>
            </w:r>
          </w:p>
        </w:tc>
        <w:tc>
          <w:tcPr>
            <w:tcW w:w="560" w:type="pct"/>
          </w:tcPr>
          <w:p w14:paraId="54B2FE14" w14:textId="03E59502" w:rsidR="004C328C" w:rsidRPr="00A57119" w:rsidRDefault="004C328C" w:rsidP="006A2557">
            <w:pPr>
              <w:pStyle w:val="GOSTTablenorm"/>
            </w:pPr>
            <w:r w:rsidRPr="00A57119">
              <w:t>Строка</w:t>
            </w:r>
          </w:p>
        </w:tc>
        <w:tc>
          <w:tcPr>
            <w:tcW w:w="374" w:type="pct"/>
          </w:tcPr>
          <w:p w14:paraId="71CA2F83" w14:textId="199213DE" w:rsidR="004C328C" w:rsidRPr="00A57119" w:rsidRDefault="004C328C" w:rsidP="006A2557">
            <w:pPr>
              <w:pStyle w:val="GOSTTablenorm"/>
            </w:pPr>
            <w:r w:rsidRPr="00A57119">
              <w:t>Да</w:t>
            </w:r>
          </w:p>
        </w:tc>
        <w:tc>
          <w:tcPr>
            <w:tcW w:w="374" w:type="pct"/>
          </w:tcPr>
          <w:p w14:paraId="748DA428" w14:textId="1410F096" w:rsidR="004C328C" w:rsidRPr="00A57119" w:rsidRDefault="004C328C" w:rsidP="006A2557">
            <w:pPr>
              <w:pStyle w:val="GOSTTablenorm"/>
            </w:pPr>
            <w:r w:rsidRPr="00A57119">
              <w:t>&lt;= 20</w:t>
            </w:r>
          </w:p>
        </w:tc>
        <w:tc>
          <w:tcPr>
            <w:tcW w:w="1777" w:type="pct"/>
          </w:tcPr>
          <w:p w14:paraId="78DF7E33" w14:textId="68EA6229" w:rsidR="004C328C" w:rsidRPr="00A57119" w:rsidRDefault="004C328C" w:rsidP="006A2557">
            <w:pPr>
              <w:pStyle w:val="GOSTTablenorm"/>
            </w:pPr>
            <w:r>
              <w:rPr>
                <w:lang w:eastAsia="en-US"/>
              </w:rPr>
              <w:t>Указывается КБК плательщика</w:t>
            </w:r>
          </w:p>
        </w:tc>
      </w:tr>
      <w:tr w:rsidR="004C328C" w:rsidRPr="00A57119" w14:paraId="6D16D8C8" w14:textId="77777777" w:rsidTr="00F46091">
        <w:tc>
          <w:tcPr>
            <w:tcW w:w="1120" w:type="pct"/>
          </w:tcPr>
          <w:p w14:paraId="6B9D1863" w14:textId="02C4BD87" w:rsidR="004C328C" w:rsidRPr="00A57119" w:rsidRDefault="004C328C" w:rsidP="006A2557">
            <w:pPr>
              <w:pStyle w:val="GOSTTablenorm"/>
            </w:pPr>
            <w:r w:rsidRPr="00A57119">
              <w:t>Тип КБК плательщика</w:t>
            </w:r>
          </w:p>
        </w:tc>
        <w:tc>
          <w:tcPr>
            <w:tcW w:w="795" w:type="pct"/>
          </w:tcPr>
          <w:p w14:paraId="04BD6B7B" w14:textId="50A79678" w:rsidR="004C328C" w:rsidRPr="00A57119" w:rsidRDefault="004C328C" w:rsidP="006A2557">
            <w:pPr>
              <w:pStyle w:val="GOSTTablenorm"/>
              <w:rPr>
                <w:lang w:val="en-US"/>
              </w:rPr>
            </w:pPr>
            <w:r w:rsidRPr="006A2557">
              <w:rPr>
                <w:b/>
                <w:lang w:val="en-US"/>
              </w:rPr>
              <w:t>entries</w:t>
            </w:r>
            <w:r w:rsidRPr="00A57119">
              <w:rPr>
                <w:lang w:val="en-US"/>
              </w:rPr>
              <w:t>:type_bcc</w:t>
            </w:r>
          </w:p>
        </w:tc>
        <w:tc>
          <w:tcPr>
            <w:tcW w:w="560" w:type="pct"/>
          </w:tcPr>
          <w:p w14:paraId="71D0F52B" w14:textId="48445CCD" w:rsidR="004C328C" w:rsidRPr="00A57119" w:rsidRDefault="004C328C" w:rsidP="006A2557">
            <w:pPr>
              <w:pStyle w:val="GOSTTablenorm"/>
            </w:pPr>
            <w:r w:rsidRPr="00A57119">
              <w:t>Строка</w:t>
            </w:r>
          </w:p>
        </w:tc>
        <w:tc>
          <w:tcPr>
            <w:tcW w:w="374" w:type="pct"/>
          </w:tcPr>
          <w:p w14:paraId="785A6841" w14:textId="01A901D6" w:rsidR="004C328C" w:rsidRPr="00A57119" w:rsidRDefault="004C328C" w:rsidP="006A2557">
            <w:pPr>
              <w:pStyle w:val="GOSTTablenorm"/>
            </w:pPr>
            <w:r w:rsidRPr="00A57119">
              <w:t>Да</w:t>
            </w:r>
          </w:p>
        </w:tc>
        <w:tc>
          <w:tcPr>
            <w:tcW w:w="374" w:type="pct"/>
          </w:tcPr>
          <w:p w14:paraId="3F5E8CB6" w14:textId="4BB82EA8" w:rsidR="004C328C" w:rsidRPr="00A57119" w:rsidRDefault="004C328C" w:rsidP="006A2557">
            <w:pPr>
              <w:pStyle w:val="GOSTTablenorm"/>
            </w:pPr>
            <w:r w:rsidRPr="00A57119">
              <w:t>=2</w:t>
            </w:r>
          </w:p>
        </w:tc>
        <w:tc>
          <w:tcPr>
            <w:tcW w:w="1777" w:type="pct"/>
          </w:tcPr>
          <w:p w14:paraId="2948E8C7" w14:textId="2A9EF325" w:rsidR="004C328C" w:rsidRPr="00A57119" w:rsidRDefault="004C328C" w:rsidP="006A2557">
            <w:pPr>
              <w:pStyle w:val="GOSTTablenorm"/>
            </w:pPr>
            <w:r w:rsidRPr="00A57119">
              <w:t>Указывается тип КБК плательщика. Для КБК доходов указывается тип «20», для КБК внутреннего и</w:t>
            </w:r>
            <w:r>
              <w:t>сточника дефицита бюджета</w:t>
            </w:r>
            <w:r w:rsidR="006A2557">
              <w:t xml:space="preserve"> </w:t>
            </w:r>
            <w:r>
              <w:t>– «31»</w:t>
            </w:r>
          </w:p>
        </w:tc>
      </w:tr>
      <w:tr w:rsidR="004C328C" w:rsidRPr="00A57119" w14:paraId="2BA7E078" w14:textId="77777777" w:rsidTr="00F46091">
        <w:tc>
          <w:tcPr>
            <w:tcW w:w="1120" w:type="pct"/>
          </w:tcPr>
          <w:p w14:paraId="20875D3B" w14:textId="5C1B7828" w:rsidR="004C328C" w:rsidRPr="00A57119" w:rsidRDefault="004C328C" w:rsidP="006A2557">
            <w:pPr>
              <w:pStyle w:val="GOSTTablenorm"/>
            </w:pPr>
            <w:r>
              <w:t>Код по СвР получателя средств</w:t>
            </w:r>
          </w:p>
        </w:tc>
        <w:tc>
          <w:tcPr>
            <w:tcW w:w="795" w:type="pct"/>
          </w:tcPr>
          <w:p w14:paraId="04105B8E" w14:textId="24DD7491" w:rsidR="004C328C" w:rsidRPr="00A57119" w:rsidRDefault="004C328C" w:rsidP="006A2557">
            <w:pPr>
              <w:pStyle w:val="GOSTTablenorm"/>
              <w:rPr>
                <w:lang w:val="en-US"/>
              </w:rPr>
            </w:pPr>
            <w:r w:rsidRPr="006A2557">
              <w:rPr>
                <w:b/>
                <w:lang w:val="en-US"/>
              </w:rPr>
              <w:t>entries:</w:t>
            </w:r>
            <w:r w:rsidRPr="00C80DF0">
              <w:rPr>
                <w:lang w:val="en-US"/>
              </w:rPr>
              <w:t>org_code</w:t>
            </w:r>
          </w:p>
        </w:tc>
        <w:tc>
          <w:tcPr>
            <w:tcW w:w="560" w:type="pct"/>
          </w:tcPr>
          <w:p w14:paraId="02951621" w14:textId="5ECDB6F1" w:rsidR="004C328C" w:rsidRPr="00A57119" w:rsidRDefault="004C328C" w:rsidP="006A2557">
            <w:pPr>
              <w:pStyle w:val="GOSTTablenorm"/>
            </w:pPr>
            <w:r w:rsidRPr="00A57119">
              <w:t>Строка</w:t>
            </w:r>
          </w:p>
        </w:tc>
        <w:tc>
          <w:tcPr>
            <w:tcW w:w="374" w:type="pct"/>
          </w:tcPr>
          <w:p w14:paraId="2C7EA4AA" w14:textId="14F01458" w:rsidR="004C328C" w:rsidRPr="00A57119" w:rsidRDefault="004C328C" w:rsidP="006A2557">
            <w:pPr>
              <w:pStyle w:val="GOSTTablenorm"/>
            </w:pPr>
            <w:r w:rsidRPr="00A57119">
              <w:t>Да</w:t>
            </w:r>
          </w:p>
        </w:tc>
        <w:tc>
          <w:tcPr>
            <w:tcW w:w="374" w:type="pct"/>
          </w:tcPr>
          <w:p w14:paraId="117FDBD7" w14:textId="594930CF" w:rsidR="004C328C" w:rsidRPr="00A57119" w:rsidRDefault="004C328C" w:rsidP="006A2557">
            <w:pPr>
              <w:pStyle w:val="GOSTTablenorm"/>
            </w:pPr>
            <w:r>
              <w:t>=8</w:t>
            </w:r>
          </w:p>
        </w:tc>
        <w:tc>
          <w:tcPr>
            <w:tcW w:w="1777" w:type="pct"/>
          </w:tcPr>
          <w:p w14:paraId="7121758F" w14:textId="67E261EB" w:rsidR="004C328C" w:rsidRPr="00A57119" w:rsidRDefault="004C328C" w:rsidP="006A2557">
            <w:pPr>
              <w:pStyle w:val="GOSTTablenorm"/>
            </w:pPr>
            <w:r>
              <w:t xml:space="preserve">Указывается код по СвР </w:t>
            </w:r>
            <w:r w:rsidRPr="00471407">
              <w:t>получателя средств</w:t>
            </w:r>
          </w:p>
        </w:tc>
      </w:tr>
      <w:tr w:rsidR="004C328C" w:rsidRPr="00A57119" w14:paraId="17182FD6" w14:textId="77777777" w:rsidTr="00F46091">
        <w:tc>
          <w:tcPr>
            <w:tcW w:w="1120" w:type="pct"/>
          </w:tcPr>
          <w:p w14:paraId="625B1643" w14:textId="72D363B6" w:rsidR="004C328C" w:rsidRPr="00A57119" w:rsidRDefault="004C328C" w:rsidP="006A2557">
            <w:pPr>
              <w:pStyle w:val="GOSTTablenorm"/>
            </w:pPr>
            <w:r w:rsidRPr="00A57119">
              <w:t>Сумма в рублях</w:t>
            </w:r>
          </w:p>
        </w:tc>
        <w:tc>
          <w:tcPr>
            <w:tcW w:w="795" w:type="pct"/>
          </w:tcPr>
          <w:p w14:paraId="5B71EACB" w14:textId="32A53A2C" w:rsidR="004C328C" w:rsidRPr="00A57119" w:rsidRDefault="004C328C" w:rsidP="006A2557">
            <w:pPr>
              <w:pStyle w:val="GOSTTablenorm"/>
              <w:rPr>
                <w:lang w:val="en-US"/>
              </w:rPr>
            </w:pPr>
            <w:r w:rsidRPr="006A2557">
              <w:rPr>
                <w:b/>
                <w:lang w:val="en-US"/>
              </w:rPr>
              <w:t>entries:</w:t>
            </w:r>
            <w:r w:rsidRPr="00A57119">
              <w:t>amount</w:t>
            </w:r>
          </w:p>
        </w:tc>
        <w:tc>
          <w:tcPr>
            <w:tcW w:w="560" w:type="pct"/>
          </w:tcPr>
          <w:p w14:paraId="3C496183" w14:textId="07B589F9" w:rsidR="004C328C" w:rsidRPr="00A57119" w:rsidRDefault="004C328C" w:rsidP="006A2557">
            <w:pPr>
              <w:pStyle w:val="GOSTTablenorm"/>
            </w:pPr>
            <w:r w:rsidRPr="00A57119">
              <w:rPr>
                <w:lang w:eastAsia="en-US"/>
              </w:rPr>
              <w:t>Сумма</w:t>
            </w:r>
          </w:p>
        </w:tc>
        <w:tc>
          <w:tcPr>
            <w:tcW w:w="374" w:type="pct"/>
          </w:tcPr>
          <w:p w14:paraId="662EAA6A" w14:textId="5A7ABCB8" w:rsidR="004C328C" w:rsidRPr="00A57119" w:rsidRDefault="004C328C" w:rsidP="006A2557">
            <w:pPr>
              <w:pStyle w:val="GOSTTablenorm"/>
            </w:pPr>
            <w:r w:rsidRPr="00A57119">
              <w:t>Да</w:t>
            </w:r>
          </w:p>
        </w:tc>
        <w:tc>
          <w:tcPr>
            <w:tcW w:w="374" w:type="pct"/>
          </w:tcPr>
          <w:p w14:paraId="274C9DD2" w14:textId="2B09AA07" w:rsidR="004C328C" w:rsidRPr="00A57119" w:rsidRDefault="004C328C" w:rsidP="006A2557">
            <w:pPr>
              <w:pStyle w:val="GOSTTablenorm"/>
            </w:pPr>
          </w:p>
        </w:tc>
        <w:tc>
          <w:tcPr>
            <w:tcW w:w="1777" w:type="pct"/>
          </w:tcPr>
          <w:p w14:paraId="414F37B0" w14:textId="65105759" w:rsidR="004C328C" w:rsidRPr="00A57119" w:rsidRDefault="004C328C" w:rsidP="006A2557">
            <w:pPr>
              <w:pStyle w:val="GOSTTablenorm"/>
            </w:pPr>
            <w:r w:rsidRPr="00A57119">
              <w:t>Указывается сумма строки по</w:t>
            </w:r>
            <w:r>
              <w:t xml:space="preserve"> документу</w:t>
            </w:r>
          </w:p>
        </w:tc>
      </w:tr>
    </w:tbl>
    <w:p w14:paraId="79374866" w14:textId="6C23B8DE" w:rsidR="000E7CD8" w:rsidRDefault="004C328C" w:rsidP="006170D8">
      <w:pPr>
        <w:pStyle w:val="51"/>
      </w:pPr>
      <w:bookmarkStart w:id="725" w:name="_Toc226625586"/>
      <w:r>
        <w:t xml:space="preserve">Пример запроса </w:t>
      </w:r>
      <w:r w:rsidRPr="00667777">
        <w:t>по документу «Реестр перечисленных поступлений (ф. 0531465)» RCA_DOC_D_015_SPS</w:t>
      </w:r>
      <w:bookmarkEnd w:id="725"/>
    </w:p>
    <w:p w14:paraId="4E16CD74" w14:textId="77777777" w:rsidR="00E42521" w:rsidRPr="00CE70A0" w:rsidRDefault="00E42521" w:rsidP="002B74AF">
      <w:pPr>
        <w:pStyle w:val="GOSTScript"/>
      </w:pPr>
      <w:r w:rsidRPr="00CE70A0">
        <w:t>{</w:t>
      </w:r>
    </w:p>
    <w:p w14:paraId="5BD4C90F" w14:textId="77777777" w:rsidR="00E42521" w:rsidRPr="00CE70A0" w:rsidRDefault="00E42521" w:rsidP="002B74AF">
      <w:pPr>
        <w:pStyle w:val="GOSTScript"/>
      </w:pPr>
      <w:r w:rsidRPr="00CE70A0">
        <w:tab/>
        <w:t>"header": {</w:t>
      </w:r>
    </w:p>
    <w:p w14:paraId="0D323033" w14:textId="77777777" w:rsidR="00E42521" w:rsidRPr="00CE70A0" w:rsidRDefault="00E42521" w:rsidP="002B74AF">
      <w:pPr>
        <w:pStyle w:val="GOSTScript"/>
      </w:pPr>
      <w:r w:rsidRPr="00CE70A0">
        <w:tab/>
      </w:r>
      <w:r w:rsidRPr="00CE70A0">
        <w:tab/>
        <w:t>"Source": "RMS",</w:t>
      </w:r>
    </w:p>
    <w:p w14:paraId="596FCFA5" w14:textId="77777777" w:rsidR="00E42521" w:rsidRPr="00CE70A0" w:rsidRDefault="00E42521" w:rsidP="002B74AF">
      <w:pPr>
        <w:pStyle w:val="GOSTScript"/>
      </w:pPr>
      <w:r w:rsidRPr="00CE70A0">
        <w:tab/>
      </w:r>
      <w:r w:rsidRPr="00CE70A0">
        <w:tab/>
        <w:t>"ReqDateTime": "2025-03-01 12:38:09",</w:t>
      </w:r>
    </w:p>
    <w:p w14:paraId="317DD2D8" w14:textId="77777777" w:rsidR="00E42521" w:rsidRPr="00CE70A0" w:rsidRDefault="00E42521" w:rsidP="002B74AF">
      <w:pPr>
        <w:pStyle w:val="GOSTScript"/>
      </w:pPr>
      <w:r w:rsidRPr="00CE70A0">
        <w:tab/>
      </w:r>
      <w:r w:rsidRPr="00CE70A0">
        <w:tab/>
        <w:t>"Version": "1.0",</w:t>
      </w:r>
    </w:p>
    <w:p w14:paraId="430E8382" w14:textId="77777777" w:rsidR="00E42521" w:rsidRPr="00CE70A0" w:rsidRDefault="00E42521" w:rsidP="002B74AF">
      <w:pPr>
        <w:pStyle w:val="GOSTScript"/>
      </w:pPr>
      <w:r w:rsidRPr="00CE70A0">
        <w:tab/>
      </w:r>
      <w:r w:rsidRPr="00CE70A0">
        <w:tab/>
        <w:t>"ReqGuid": "c2e5277e-d137-4441-b263-a55d0345614c",</w:t>
      </w:r>
    </w:p>
    <w:p w14:paraId="1ED7E04E" w14:textId="77777777" w:rsidR="00E42521" w:rsidRPr="00CE70A0" w:rsidRDefault="00E42521" w:rsidP="002B74AF">
      <w:pPr>
        <w:pStyle w:val="GOSTScript"/>
      </w:pPr>
      <w:r w:rsidRPr="00CE70A0">
        <w:tab/>
      </w:r>
      <w:r w:rsidRPr="00CE70A0">
        <w:tab/>
        <w:t>"DocGuid": "ab31cd3e-1cee-4153-a551-488e7b50032d",</w:t>
      </w:r>
    </w:p>
    <w:p w14:paraId="5AC4CE27" w14:textId="77777777" w:rsidR="00E42521" w:rsidRPr="00CE70A0" w:rsidRDefault="00E42521" w:rsidP="002B74AF">
      <w:pPr>
        <w:pStyle w:val="GOSTScript"/>
      </w:pPr>
      <w:r w:rsidRPr="00CE70A0">
        <w:tab/>
      </w:r>
      <w:r w:rsidRPr="00CE70A0">
        <w:tab/>
        <w:t>"RequestType": "ACCOUNTING",</w:t>
      </w:r>
    </w:p>
    <w:p w14:paraId="4B258263" w14:textId="77777777" w:rsidR="00E42521" w:rsidRPr="00CE70A0" w:rsidRDefault="00E42521" w:rsidP="002B74AF">
      <w:pPr>
        <w:pStyle w:val="GOSTScript"/>
      </w:pPr>
      <w:r w:rsidRPr="00CE70A0">
        <w:tab/>
      </w:r>
      <w:r w:rsidRPr="00CE70A0">
        <w:tab/>
        <w:t>"TypeDoc": "RCA_DOC_D_015_SPS",</w:t>
      </w:r>
    </w:p>
    <w:p w14:paraId="7907F018" w14:textId="77777777" w:rsidR="00E42521" w:rsidRPr="00CE70A0" w:rsidRDefault="00E42521" w:rsidP="002B74AF">
      <w:pPr>
        <w:pStyle w:val="GOSTScript"/>
      </w:pPr>
      <w:r w:rsidRPr="00CE70A0">
        <w:tab/>
      </w:r>
      <w:r w:rsidRPr="00CE70A0">
        <w:tab/>
        <w:t>"Subject": "6000",</w:t>
      </w:r>
    </w:p>
    <w:p w14:paraId="4092CAA5" w14:textId="77777777" w:rsidR="00E42521" w:rsidRPr="00CE70A0" w:rsidRDefault="00E42521" w:rsidP="002B74AF">
      <w:pPr>
        <w:pStyle w:val="GOSTScript"/>
      </w:pPr>
      <w:r w:rsidRPr="00CE70A0">
        <w:tab/>
      </w:r>
      <w:r w:rsidRPr="00CE70A0">
        <w:tab/>
        <w:t>"Stage": "auth",</w:t>
      </w:r>
    </w:p>
    <w:p w14:paraId="5A74F495" w14:textId="77777777" w:rsidR="00E42521" w:rsidRPr="00CE70A0" w:rsidRDefault="00E42521" w:rsidP="002B74AF">
      <w:pPr>
        <w:pStyle w:val="GOSTScript"/>
      </w:pPr>
      <w:r w:rsidRPr="00CE70A0">
        <w:tab/>
      </w:r>
      <w:r w:rsidRPr="00CE70A0">
        <w:tab/>
        <w:t>"BalLevContrl": 2,</w:t>
      </w:r>
    </w:p>
    <w:p w14:paraId="53D7CD65" w14:textId="77777777" w:rsidR="00E42521" w:rsidRPr="00CE70A0" w:rsidRDefault="00E42521" w:rsidP="002B74AF">
      <w:pPr>
        <w:pStyle w:val="GOSTScript"/>
      </w:pPr>
      <w:r w:rsidRPr="00CE70A0">
        <w:tab/>
      </w:r>
      <w:r w:rsidRPr="00CE70A0">
        <w:tab/>
        <w:t>"SettlementDate": "2025-03-01",</w:t>
      </w:r>
    </w:p>
    <w:p w14:paraId="18EF90A8" w14:textId="77777777" w:rsidR="00E42521" w:rsidRPr="00CE70A0" w:rsidRDefault="00E42521" w:rsidP="002B74AF">
      <w:pPr>
        <w:pStyle w:val="GOSTScript"/>
      </w:pPr>
      <w:r w:rsidRPr="00CE70A0">
        <w:tab/>
      </w:r>
      <w:r w:rsidRPr="00CE70A0">
        <w:tab/>
        <w:t>"Params": [</w:t>
      </w:r>
    </w:p>
    <w:p w14:paraId="398D4543" w14:textId="77777777" w:rsidR="00E42521" w:rsidRPr="00CE70A0" w:rsidRDefault="00E42521" w:rsidP="002B74AF">
      <w:pPr>
        <w:pStyle w:val="GOSTScript"/>
      </w:pPr>
      <w:r w:rsidRPr="00CE70A0">
        <w:tab/>
      </w:r>
      <w:r w:rsidRPr="00CE70A0">
        <w:tab/>
      </w:r>
      <w:r w:rsidRPr="00CE70A0">
        <w:tab/>
        <w:t>{</w:t>
      </w:r>
    </w:p>
    <w:p w14:paraId="7BA6F912" w14:textId="77777777" w:rsidR="00E42521" w:rsidRPr="00CE70A0" w:rsidRDefault="00E42521" w:rsidP="002B74AF">
      <w:pPr>
        <w:pStyle w:val="GOSTScript"/>
      </w:pPr>
      <w:r w:rsidRPr="00CE70A0">
        <w:lastRenderedPageBreak/>
        <w:tab/>
      </w:r>
      <w:r w:rsidRPr="00CE70A0">
        <w:tab/>
      </w:r>
      <w:r w:rsidRPr="00CE70A0">
        <w:tab/>
      </w:r>
      <w:r w:rsidRPr="00CE70A0">
        <w:tab/>
        <w:t>"param": "TypeDoc",</w:t>
      </w:r>
    </w:p>
    <w:p w14:paraId="4FAE30A8" w14:textId="77777777" w:rsidR="00E42521" w:rsidRPr="00CE70A0" w:rsidRDefault="00E42521" w:rsidP="002B74AF">
      <w:pPr>
        <w:pStyle w:val="GOSTScript"/>
      </w:pPr>
      <w:r w:rsidRPr="00CE70A0">
        <w:tab/>
      </w:r>
      <w:r w:rsidRPr="00CE70A0">
        <w:tab/>
      </w:r>
      <w:r w:rsidRPr="00CE70A0">
        <w:tab/>
      </w:r>
      <w:r w:rsidRPr="00CE70A0">
        <w:tab/>
        <w:t>"value": "RCA_DOC_D_015_SPS"</w:t>
      </w:r>
    </w:p>
    <w:p w14:paraId="688D8674" w14:textId="77777777" w:rsidR="00E42521" w:rsidRPr="00CE70A0" w:rsidRDefault="00E42521" w:rsidP="002B74AF">
      <w:pPr>
        <w:pStyle w:val="GOSTScript"/>
      </w:pPr>
      <w:r w:rsidRPr="00CE70A0">
        <w:tab/>
      </w:r>
      <w:r w:rsidRPr="00CE70A0">
        <w:tab/>
      </w:r>
      <w:r w:rsidRPr="00CE70A0">
        <w:tab/>
        <w:t>},</w:t>
      </w:r>
    </w:p>
    <w:p w14:paraId="186BFFC9" w14:textId="77777777" w:rsidR="00E42521" w:rsidRPr="00CE70A0" w:rsidRDefault="00E42521" w:rsidP="002B74AF">
      <w:pPr>
        <w:pStyle w:val="GOSTScript"/>
      </w:pPr>
      <w:r w:rsidRPr="00CE70A0">
        <w:tab/>
      </w:r>
      <w:r w:rsidRPr="00CE70A0">
        <w:tab/>
      </w:r>
      <w:r w:rsidRPr="00CE70A0">
        <w:tab/>
        <w:t>{</w:t>
      </w:r>
    </w:p>
    <w:p w14:paraId="02408E3A" w14:textId="77777777" w:rsidR="00E42521" w:rsidRPr="00CE70A0" w:rsidRDefault="00E42521" w:rsidP="002B74AF">
      <w:pPr>
        <w:pStyle w:val="GOSTScript"/>
      </w:pPr>
      <w:r w:rsidRPr="00CE70A0">
        <w:tab/>
      </w:r>
      <w:r w:rsidRPr="00CE70A0">
        <w:tab/>
      </w:r>
      <w:r w:rsidRPr="00CE70A0">
        <w:tab/>
      </w:r>
      <w:r w:rsidRPr="00CE70A0">
        <w:tab/>
        <w:t>"param": "Subject",</w:t>
      </w:r>
    </w:p>
    <w:p w14:paraId="019CF023" w14:textId="77777777" w:rsidR="00E42521" w:rsidRPr="00CE70A0" w:rsidRDefault="00E42521" w:rsidP="002B74AF">
      <w:pPr>
        <w:pStyle w:val="GOSTScript"/>
      </w:pPr>
      <w:r w:rsidRPr="00CE70A0">
        <w:tab/>
      </w:r>
      <w:r w:rsidRPr="00CE70A0">
        <w:tab/>
      </w:r>
      <w:r w:rsidRPr="00CE70A0">
        <w:tab/>
      </w:r>
      <w:r w:rsidRPr="00CE70A0">
        <w:tab/>
        <w:t>"value": "6000"</w:t>
      </w:r>
    </w:p>
    <w:p w14:paraId="7CB51082" w14:textId="77777777" w:rsidR="00E42521" w:rsidRPr="00CE70A0" w:rsidRDefault="00E42521" w:rsidP="002B74AF">
      <w:pPr>
        <w:pStyle w:val="GOSTScript"/>
      </w:pPr>
      <w:r w:rsidRPr="00CE70A0">
        <w:tab/>
      </w:r>
      <w:r w:rsidRPr="00CE70A0">
        <w:tab/>
      </w:r>
      <w:r w:rsidRPr="00CE70A0">
        <w:tab/>
        <w:t>}</w:t>
      </w:r>
    </w:p>
    <w:p w14:paraId="494738FE" w14:textId="77777777" w:rsidR="00E42521" w:rsidRPr="00CE70A0" w:rsidRDefault="00E42521" w:rsidP="002B74AF">
      <w:pPr>
        <w:pStyle w:val="GOSTScript"/>
      </w:pPr>
      <w:r w:rsidRPr="00CE70A0">
        <w:tab/>
      </w:r>
      <w:r w:rsidRPr="00CE70A0">
        <w:tab/>
        <w:t>]</w:t>
      </w:r>
    </w:p>
    <w:p w14:paraId="4C6232FA" w14:textId="77777777" w:rsidR="00E42521" w:rsidRPr="00CE70A0" w:rsidRDefault="00E42521" w:rsidP="002B74AF">
      <w:pPr>
        <w:pStyle w:val="GOSTScript"/>
      </w:pPr>
      <w:r w:rsidRPr="00CE70A0">
        <w:tab/>
        <w:t>},</w:t>
      </w:r>
    </w:p>
    <w:p w14:paraId="6E4A7E54" w14:textId="77777777" w:rsidR="00E42521" w:rsidRPr="00CE70A0" w:rsidRDefault="00E42521" w:rsidP="002B74AF">
      <w:pPr>
        <w:pStyle w:val="GOSTScript"/>
      </w:pPr>
      <w:r w:rsidRPr="00CE70A0">
        <w:tab/>
        <w:t>"document": {</w:t>
      </w:r>
    </w:p>
    <w:p w14:paraId="3ADD50BB" w14:textId="77777777" w:rsidR="00E42521" w:rsidRPr="00CE70A0" w:rsidRDefault="00E42521" w:rsidP="002B74AF">
      <w:pPr>
        <w:pStyle w:val="GOSTScript"/>
      </w:pPr>
      <w:r w:rsidRPr="00CE70A0">
        <w:tab/>
      </w:r>
      <w:r w:rsidRPr="00CE70A0">
        <w:tab/>
        <w:t>"document_no": "5",</w:t>
      </w:r>
    </w:p>
    <w:p w14:paraId="576EE548" w14:textId="77777777" w:rsidR="00E42521" w:rsidRPr="00CE70A0" w:rsidRDefault="00E42521" w:rsidP="002B74AF">
      <w:pPr>
        <w:pStyle w:val="GOSTScript"/>
      </w:pPr>
      <w:r w:rsidRPr="00CE70A0">
        <w:tab/>
      </w:r>
      <w:r w:rsidRPr="00CE70A0">
        <w:tab/>
        <w:t>"document_date": "2025-03-01",</w:t>
      </w:r>
    </w:p>
    <w:p w14:paraId="545EE2B5" w14:textId="77777777" w:rsidR="00E42521" w:rsidRPr="00CE70A0" w:rsidRDefault="00E42521" w:rsidP="002B74AF">
      <w:pPr>
        <w:pStyle w:val="GOSTScript"/>
      </w:pPr>
      <w:r w:rsidRPr="00CE70A0">
        <w:tab/>
      </w:r>
      <w:r w:rsidRPr="00CE70A0">
        <w:tab/>
        <w:t>"document_type": "</w:t>
      </w:r>
      <w:r>
        <w:t>РПД</w:t>
      </w:r>
      <w:r w:rsidRPr="00CE70A0">
        <w:t>",</w:t>
      </w:r>
    </w:p>
    <w:p w14:paraId="64B6A7E7" w14:textId="77777777" w:rsidR="00E42521" w:rsidRPr="00CE70A0" w:rsidRDefault="00E42521" w:rsidP="002B74AF">
      <w:pPr>
        <w:pStyle w:val="GOSTScript"/>
      </w:pPr>
      <w:r w:rsidRPr="00CE70A0">
        <w:tab/>
      </w:r>
      <w:r w:rsidRPr="00CE70A0">
        <w:tab/>
        <w:t>"entries": [</w:t>
      </w:r>
    </w:p>
    <w:p w14:paraId="4E543018" w14:textId="77777777" w:rsidR="00E42521" w:rsidRPr="00CE70A0" w:rsidRDefault="00E42521" w:rsidP="002B74AF">
      <w:pPr>
        <w:pStyle w:val="GOSTScript"/>
      </w:pPr>
      <w:r w:rsidRPr="00CE70A0">
        <w:tab/>
      </w:r>
      <w:r w:rsidRPr="00CE70A0">
        <w:tab/>
      </w:r>
      <w:r w:rsidRPr="00CE70A0">
        <w:tab/>
        <w:t>{</w:t>
      </w:r>
    </w:p>
    <w:p w14:paraId="0EC5E722" w14:textId="77777777" w:rsidR="00E42521" w:rsidRPr="00CE70A0" w:rsidRDefault="00E42521" w:rsidP="002B74AF">
      <w:pPr>
        <w:pStyle w:val="GOSTScript"/>
      </w:pPr>
      <w:r w:rsidRPr="00CE70A0">
        <w:tab/>
      </w:r>
      <w:r w:rsidRPr="00CE70A0">
        <w:tab/>
      </w:r>
      <w:r w:rsidRPr="00CE70A0">
        <w:tab/>
      </w:r>
      <w:r w:rsidRPr="00CE70A0">
        <w:tab/>
        <w:t>"line_id": "5b812b94-7bd5-4d3e-8a97-0b9c8fb8c643",</w:t>
      </w:r>
    </w:p>
    <w:p w14:paraId="5940B1BB" w14:textId="77777777" w:rsidR="00E42521" w:rsidRPr="00CE70A0" w:rsidRDefault="00E42521" w:rsidP="002B74AF">
      <w:pPr>
        <w:pStyle w:val="GOSTScript"/>
      </w:pPr>
      <w:r w:rsidRPr="00CE70A0">
        <w:tab/>
      </w:r>
      <w:r w:rsidRPr="00CE70A0">
        <w:tab/>
      </w:r>
      <w:r w:rsidRPr="00CE70A0">
        <w:tab/>
      </w:r>
      <w:r w:rsidRPr="00CE70A0">
        <w:tab/>
        <w:t>"line_no": "1",</w:t>
      </w:r>
    </w:p>
    <w:p w14:paraId="21EF3D7C" w14:textId="77777777" w:rsidR="00E42521" w:rsidRPr="00CE70A0" w:rsidRDefault="00E42521" w:rsidP="002B74AF">
      <w:pPr>
        <w:pStyle w:val="GOSTScript"/>
      </w:pPr>
      <w:r w:rsidRPr="00CE70A0">
        <w:tab/>
      </w:r>
      <w:r w:rsidRPr="00CE70A0">
        <w:tab/>
      </w:r>
      <w:r w:rsidRPr="00CE70A0">
        <w:tab/>
      </w:r>
      <w:r w:rsidRPr="00CE70A0">
        <w:tab/>
        <w:t>"bcc": "10011701010016000180",</w:t>
      </w:r>
    </w:p>
    <w:p w14:paraId="72167CC2" w14:textId="77777777" w:rsidR="00E42521" w:rsidRPr="00CE70A0" w:rsidRDefault="00E42521" w:rsidP="002B74AF">
      <w:pPr>
        <w:pStyle w:val="GOSTScript"/>
      </w:pPr>
      <w:r w:rsidRPr="00CE70A0">
        <w:tab/>
      </w:r>
      <w:r w:rsidRPr="00CE70A0">
        <w:tab/>
      </w:r>
      <w:r w:rsidRPr="00CE70A0">
        <w:tab/>
      </w:r>
      <w:r w:rsidRPr="00CE70A0">
        <w:tab/>
        <w:t>"type_bcc": "20",</w:t>
      </w:r>
    </w:p>
    <w:p w14:paraId="63BD1FF3" w14:textId="77777777" w:rsidR="00E42521" w:rsidRDefault="00E42521" w:rsidP="002B74AF">
      <w:pPr>
        <w:pStyle w:val="GOSTScript"/>
      </w:pPr>
      <w:r w:rsidRPr="00CE70A0">
        <w:tab/>
      </w:r>
      <w:r w:rsidRPr="00CE70A0">
        <w:tab/>
      </w:r>
      <w:r w:rsidRPr="00CE70A0">
        <w:tab/>
      </w:r>
      <w:r w:rsidRPr="00CE70A0">
        <w:tab/>
      </w:r>
      <w:r>
        <w:t>"org_code": "00100182",</w:t>
      </w:r>
    </w:p>
    <w:p w14:paraId="697FA8AF" w14:textId="77777777" w:rsidR="00E42521" w:rsidRDefault="00E42521" w:rsidP="002B74AF">
      <w:pPr>
        <w:pStyle w:val="GOSTScript"/>
      </w:pPr>
      <w:r>
        <w:tab/>
      </w:r>
      <w:r>
        <w:tab/>
      </w:r>
      <w:r>
        <w:tab/>
      </w:r>
      <w:r>
        <w:tab/>
        <w:t>"amount": 0.02</w:t>
      </w:r>
    </w:p>
    <w:p w14:paraId="617721A1" w14:textId="77777777" w:rsidR="00E42521" w:rsidRDefault="00E42521" w:rsidP="002B74AF">
      <w:pPr>
        <w:pStyle w:val="GOSTScript"/>
      </w:pPr>
      <w:r>
        <w:tab/>
      </w:r>
      <w:r>
        <w:tab/>
      </w:r>
      <w:r>
        <w:tab/>
        <w:t>}</w:t>
      </w:r>
    </w:p>
    <w:p w14:paraId="32521872" w14:textId="77777777" w:rsidR="00E42521" w:rsidRDefault="00E42521" w:rsidP="002B74AF">
      <w:pPr>
        <w:pStyle w:val="GOSTScript"/>
      </w:pPr>
      <w:r>
        <w:tab/>
      </w:r>
      <w:r>
        <w:tab/>
        <w:t>]</w:t>
      </w:r>
    </w:p>
    <w:p w14:paraId="1280AA07" w14:textId="77777777" w:rsidR="00E42521" w:rsidRDefault="00E42521" w:rsidP="002B74AF">
      <w:pPr>
        <w:pStyle w:val="GOSTScript"/>
      </w:pPr>
      <w:r>
        <w:tab/>
        <w:t>}</w:t>
      </w:r>
    </w:p>
    <w:p w14:paraId="31780626" w14:textId="6D07957F" w:rsidR="004C328C" w:rsidRDefault="00E42521" w:rsidP="002B74AF">
      <w:pPr>
        <w:pStyle w:val="GOSTScript"/>
      </w:pPr>
      <w:r>
        <w:t>}</w:t>
      </w:r>
    </w:p>
    <w:p w14:paraId="4F1E9F1A" w14:textId="721F19D4" w:rsidR="006E4B7D" w:rsidRPr="006170D8" w:rsidRDefault="006E4B7D" w:rsidP="006E4B7D">
      <w:pPr>
        <w:pStyle w:val="41"/>
        <w:rPr>
          <w:sz w:val="26"/>
        </w:rPr>
      </w:pPr>
      <w:bookmarkStart w:id="726" w:name="_Toc195540349"/>
      <w:bookmarkStart w:id="727" w:name="_Toc195540549"/>
      <w:bookmarkStart w:id="728" w:name="_Toc195714822"/>
      <w:bookmarkStart w:id="729" w:name="_Toc195715251"/>
      <w:bookmarkStart w:id="730" w:name="_Toc195540350"/>
      <w:bookmarkStart w:id="731" w:name="_Toc195540550"/>
      <w:bookmarkStart w:id="732" w:name="_Toc195714823"/>
      <w:bookmarkStart w:id="733" w:name="_Toc195715252"/>
      <w:bookmarkStart w:id="734" w:name="_Toc195540351"/>
      <w:bookmarkStart w:id="735" w:name="_Toc195540551"/>
      <w:bookmarkStart w:id="736" w:name="_Toc195714824"/>
      <w:bookmarkStart w:id="737" w:name="_Toc195715253"/>
      <w:bookmarkStart w:id="738" w:name="_Ref195713080"/>
      <w:bookmarkStart w:id="739" w:name="_Ref195713317"/>
      <w:bookmarkStart w:id="740" w:name="_Toc226625587"/>
      <w:bookmarkEnd w:id="726"/>
      <w:bookmarkEnd w:id="727"/>
      <w:bookmarkEnd w:id="728"/>
      <w:bookmarkEnd w:id="729"/>
      <w:bookmarkEnd w:id="730"/>
      <w:bookmarkEnd w:id="731"/>
      <w:bookmarkEnd w:id="732"/>
      <w:bookmarkEnd w:id="733"/>
      <w:bookmarkEnd w:id="734"/>
      <w:bookmarkEnd w:id="735"/>
      <w:bookmarkEnd w:id="736"/>
      <w:bookmarkEnd w:id="737"/>
      <w:r>
        <w:lastRenderedPageBreak/>
        <w:t>«</w:t>
      </w:r>
      <w:r w:rsidRPr="00970FAD">
        <w:t xml:space="preserve">Реестр передаваемых (принимаемых) платежей (ф. </w:t>
      </w:r>
      <w:r>
        <w:t>0533002</w:t>
      </w:r>
      <w:r w:rsidRPr="00970FAD">
        <w:t>)</w:t>
      </w:r>
      <w:r w:rsidRPr="006170D8">
        <w:rPr>
          <w:sz w:val="26"/>
        </w:rPr>
        <w:t xml:space="preserve">» </w:t>
      </w:r>
      <w:r w:rsidRPr="006E4B7D">
        <w:rPr>
          <w:sz w:val="26"/>
        </w:rPr>
        <w:t>BSP_DOC_D_019</w:t>
      </w:r>
      <w:r w:rsidRPr="006170D8">
        <w:rPr>
          <w:sz w:val="26"/>
        </w:rPr>
        <w:t>_SPS (Document)</w:t>
      </w:r>
      <w:bookmarkEnd w:id="738"/>
      <w:bookmarkEnd w:id="739"/>
      <w:bookmarkEnd w:id="740"/>
    </w:p>
    <w:p w14:paraId="64CA9803" w14:textId="5FC2C51E" w:rsidR="006E4B7D" w:rsidRPr="004C328C" w:rsidRDefault="006E4B7D" w:rsidP="006E4B7D">
      <w:pPr>
        <w:pStyle w:val="51"/>
      </w:pPr>
      <w:bookmarkStart w:id="741" w:name="_Toc226625588"/>
      <w:r w:rsidRPr="00601F01">
        <w:t>Перечень параметров тела запроса (Document) по документу</w:t>
      </w:r>
      <w:r>
        <w:t xml:space="preserve"> «</w:t>
      </w:r>
      <w:r w:rsidRPr="00970FAD">
        <w:t xml:space="preserve">Реестр передаваемых (принимаемых) платежей (ф. </w:t>
      </w:r>
      <w:r>
        <w:t>0533002</w:t>
      </w:r>
      <w:r w:rsidRPr="00970FAD">
        <w:t>)</w:t>
      </w:r>
      <w:r w:rsidRPr="00667777">
        <w:rPr>
          <w:sz w:val="26"/>
        </w:rPr>
        <w:t xml:space="preserve">» </w:t>
      </w:r>
      <w:r w:rsidRPr="006E4B7D">
        <w:rPr>
          <w:sz w:val="26"/>
        </w:rPr>
        <w:t>BSP_DOC_D_019</w:t>
      </w:r>
      <w:r w:rsidRPr="00667777">
        <w:rPr>
          <w:sz w:val="26"/>
        </w:rPr>
        <w:t>_SPS</w:t>
      </w:r>
      <w:bookmarkEnd w:id="741"/>
    </w:p>
    <w:p w14:paraId="2355C41A" w14:textId="0C9B43EC"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742" w:name="_Toc226625620"/>
      <w:r w:rsidR="001C3732">
        <w:rPr>
          <w:noProof/>
        </w:rPr>
        <w:t>21</w:t>
      </w:r>
      <w:r>
        <w:rPr>
          <w:noProof/>
        </w:rPr>
        <w:fldChar w:fldCharType="end"/>
      </w:r>
      <w:r w:rsidR="007668BB">
        <w:t xml:space="preserve"> </w:t>
      </w:r>
      <w:r w:rsidR="007668BB" w:rsidRPr="001C378B">
        <w:t>– Параметры тела (Document) запроса на подбор / сторнирование / переформирование записей учета по документу «Реестр передаваемых (принимаемых) платежей (ф. 0533002)» BSP_DOC_D_019_SPS</w:t>
      </w:r>
      <w:bookmarkEnd w:id="742"/>
    </w:p>
    <w:tbl>
      <w:tblPr>
        <w:tblStyle w:val="GOSTTable"/>
        <w:tblW w:w="5000" w:type="pct"/>
        <w:tblLayout w:type="fixed"/>
        <w:tblLook w:val="07E0" w:firstRow="1" w:lastRow="1" w:firstColumn="1" w:lastColumn="1" w:noHBand="1" w:noVBand="1"/>
      </w:tblPr>
      <w:tblGrid>
        <w:gridCol w:w="3711"/>
        <w:gridCol w:w="2699"/>
        <w:gridCol w:w="1924"/>
        <w:gridCol w:w="1180"/>
        <w:gridCol w:w="1180"/>
        <w:gridCol w:w="5000"/>
      </w:tblGrid>
      <w:tr w:rsidR="006E4B7D" w:rsidRPr="00C81A06" w14:paraId="7DC25705" w14:textId="77777777" w:rsidTr="007668BB">
        <w:trPr>
          <w:cnfStyle w:val="100000000000" w:firstRow="1" w:lastRow="0" w:firstColumn="0" w:lastColumn="0" w:oddVBand="0" w:evenVBand="0" w:oddHBand="0" w:evenHBand="0" w:firstRowFirstColumn="0" w:firstRowLastColumn="0" w:lastRowFirstColumn="0" w:lastRowLastColumn="0"/>
          <w:trHeight w:val="885"/>
        </w:trPr>
        <w:tc>
          <w:tcPr>
            <w:tcW w:w="1182" w:type="pct"/>
            <w:hideMark/>
          </w:tcPr>
          <w:p w14:paraId="282893DD" w14:textId="77777777" w:rsidR="006E4B7D" w:rsidRPr="006069EC" w:rsidRDefault="006E4B7D" w:rsidP="006069EC">
            <w:pPr>
              <w:pStyle w:val="GOSTTableHead"/>
            </w:pPr>
            <w:r w:rsidRPr="006069EC">
              <w:t>Наименование параметра</w:t>
            </w:r>
          </w:p>
        </w:tc>
        <w:tc>
          <w:tcPr>
            <w:tcW w:w="860" w:type="pct"/>
            <w:hideMark/>
          </w:tcPr>
          <w:p w14:paraId="37BD4533" w14:textId="77777777" w:rsidR="006E4B7D" w:rsidRPr="006069EC" w:rsidRDefault="006E4B7D" w:rsidP="006069EC">
            <w:pPr>
              <w:pStyle w:val="GOSTTableHead"/>
            </w:pPr>
            <w:r w:rsidRPr="006069EC">
              <w:t>Название тэга</w:t>
            </w:r>
          </w:p>
        </w:tc>
        <w:tc>
          <w:tcPr>
            <w:tcW w:w="613" w:type="pct"/>
            <w:hideMark/>
          </w:tcPr>
          <w:p w14:paraId="73148D0A" w14:textId="77777777" w:rsidR="006E4B7D" w:rsidRPr="006069EC" w:rsidRDefault="006E4B7D" w:rsidP="006069EC">
            <w:pPr>
              <w:pStyle w:val="GOSTTableHead"/>
            </w:pPr>
            <w:r w:rsidRPr="006069EC">
              <w:t>Тип данных</w:t>
            </w:r>
          </w:p>
        </w:tc>
        <w:tc>
          <w:tcPr>
            <w:tcW w:w="376" w:type="pct"/>
          </w:tcPr>
          <w:p w14:paraId="7673BED4" w14:textId="77777777" w:rsidR="006E4B7D" w:rsidRPr="006069EC" w:rsidRDefault="006E4B7D" w:rsidP="006069EC">
            <w:pPr>
              <w:pStyle w:val="GOSTTableHead"/>
            </w:pPr>
            <w:r w:rsidRPr="006069EC">
              <w:t>Обязательность</w:t>
            </w:r>
          </w:p>
        </w:tc>
        <w:tc>
          <w:tcPr>
            <w:tcW w:w="376" w:type="pct"/>
            <w:hideMark/>
          </w:tcPr>
          <w:p w14:paraId="516CB124" w14:textId="77777777" w:rsidR="006E4B7D" w:rsidRPr="006069EC" w:rsidRDefault="006E4B7D" w:rsidP="006069EC">
            <w:pPr>
              <w:pStyle w:val="GOSTTableHead"/>
            </w:pPr>
            <w:r w:rsidRPr="006069EC">
              <w:t>Размерность</w:t>
            </w:r>
          </w:p>
        </w:tc>
        <w:tc>
          <w:tcPr>
            <w:tcW w:w="1593" w:type="pct"/>
          </w:tcPr>
          <w:p w14:paraId="655B61C3" w14:textId="77777777" w:rsidR="006E4B7D" w:rsidRPr="006069EC" w:rsidRDefault="006E4B7D" w:rsidP="006069EC">
            <w:pPr>
              <w:pStyle w:val="GOSTTableHead"/>
            </w:pPr>
            <w:r w:rsidRPr="006069EC">
              <w:t>Описание</w:t>
            </w:r>
          </w:p>
        </w:tc>
      </w:tr>
      <w:tr w:rsidR="006E4B7D" w:rsidRPr="00C81A06" w14:paraId="14A4B82C" w14:textId="77777777" w:rsidTr="007668BB">
        <w:tc>
          <w:tcPr>
            <w:tcW w:w="1182" w:type="pct"/>
          </w:tcPr>
          <w:p w14:paraId="3FFFE1A2" w14:textId="77777777" w:rsidR="006E4B7D" w:rsidRPr="00C81A06" w:rsidRDefault="006E4B7D" w:rsidP="006A2557">
            <w:pPr>
              <w:pStyle w:val="GOSTTablenorm"/>
            </w:pPr>
            <w:r w:rsidRPr="00C81A06">
              <w:t>Номер документа</w:t>
            </w:r>
          </w:p>
        </w:tc>
        <w:tc>
          <w:tcPr>
            <w:tcW w:w="860" w:type="pct"/>
          </w:tcPr>
          <w:p w14:paraId="567FCAE2" w14:textId="77777777" w:rsidR="006E4B7D" w:rsidRPr="006A2557" w:rsidRDefault="006E4B7D" w:rsidP="006A2557">
            <w:pPr>
              <w:pStyle w:val="GOSTTablenorm"/>
            </w:pPr>
            <w:r w:rsidRPr="006A2557">
              <w:t>document_no</w:t>
            </w:r>
          </w:p>
        </w:tc>
        <w:tc>
          <w:tcPr>
            <w:tcW w:w="613" w:type="pct"/>
          </w:tcPr>
          <w:p w14:paraId="7F97216E" w14:textId="77777777" w:rsidR="006E4B7D" w:rsidRPr="00C81A06" w:rsidRDefault="006E4B7D" w:rsidP="006A2557">
            <w:pPr>
              <w:pStyle w:val="GOSTTablenorm"/>
              <w:rPr>
                <w:lang w:val="en-US"/>
              </w:rPr>
            </w:pPr>
            <w:r w:rsidRPr="00C81A06">
              <w:t>Строка</w:t>
            </w:r>
          </w:p>
        </w:tc>
        <w:tc>
          <w:tcPr>
            <w:tcW w:w="376" w:type="pct"/>
          </w:tcPr>
          <w:p w14:paraId="63EA774A" w14:textId="77777777" w:rsidR="006E4B7D" w:rsidRPr="00C81A06" w:rsidRDefault="006E4B7D" w:rsidP="006A2557">
            <w:pPr>
              <w:pStyle w:val="GOSTTablenorm"/>
              <w:rPr>
                <w:lang w:val="en-US"/>
              </w:rPr>
            </w:pPr>
            <w:r w:rsidRPr="00C81A06">
              <w:t>Да</w:t>
            </w:r>
          </w:p>
        </w:tc>
        <w:tc>
          <w:tcPr>
            <w:tcW w:w="376" w:type="pct"/>
          </w:tcPr>
          <w:p w14:paraId="34EF3550" w14:textId="77777777" w:rsidR="006E4B7D" w:rsidRPr="00C81A06" w:rsidRDefault="006E4B7D" w:rsidP="006A2557">
            <w:pPr>
              <w:pStyle w:val="GOSTTablenorm"/>
              <w:rPr>
                <w:lang w:val="en-US"/>
              </w:rPr>
            </w:pPr>
            <w:r w:rsidRPr="00C81A06">
              <w:t>&lt;=15</w:t>
            </w:r>
          </w:p>
        </w:tc>
        <w:tc>
          <w:tcPr>
            <w:tcW w:w="1593" w:type="pct"/>
          </w:tcPr>
          <w:p w14:paraId="58216822" w14:textId="77777777" w:rsidR="006E4B7D" w:rsidRPr="00CE4C04" w:rsidRDefault="006E4B7D" w:rsidP="006A2557">
            <w:pPr>
              <w:pStyle w:val="GOSTTablenorm"/>
            </w:pPr>
            <w:r w:rsidRPr="00CE4C04">
              <w:t>Указывается номер документа</w:t>
            </w:r>
          </w:p>
        </w:tc>
      </w:tr>
      <w:tr w:rsidR="006E4B7D" w:rsidRPr="00C81A06" w14:paraId="56C6C5C4" w14:textId="77777777" w:rsidTr="007668BB">
        <w:tc>
          <w:tcPr>
            <w:tcW w:w="1182" w:type="pct"/>
          </w:tcPr>
          <w:p w14:paraId="66C2BF4C" w14:textId="77777777" w:rsidR="006E4B7D" w:rsidRPr="00C81A06" w:rsidRDefault="006E4B7D" w:rsidP="006A2557">
            <w:pPr>
              <w:pStyle w:val="GOSTTablenorm"/>
            </w:pPr>
            <w:r w:rsidRPr="00C81A06">
              <w:t>Дата документа</w:t>
            </w:r>
          </w:p>
        </w:tc>
        <w:tc>
          <w:tcPr>
            <w:tcW w:w="860" w:type="pct"/>
          </w:tcPr>
          <w:p w14:paraId="5831B115" w14:textId="77777777" w:rsidR="006E4B7D" w:rsidRPr="006A2557" w:rsidRDefault="006E4B7D" w:rsidP="006A2557">
            <w:pPr>
              <w:pStyle w:val="GOSTTablenorm"/>
            </w:pPr>
            <w:r w:rsidRPr="006A2557">
              <w:t>document_date</w:t>
            </w:r>
          </w:p>
        </w:tc>
        <w:tc>
          <w:tcPr>
            <w:tcW w:w="613" w:type="pct"/>
          </w:tcPr>
          <w:p w14:paraId="056350BE" w14:textId="77777777" w:rsidR="006E4B7D" w:rsidRPr="00C81A06" w:rsidRDefault="006E4B7D" w:rsidP="006A2557">
            <w:pPr>
              <w:pStyle w:val="GOSTTablenorm"/>
              <w:rPr>
                <w:lang w:val="en-US"/>
              </w:rPr>
            </w:pPr>
            <w:r w:rsidRPr="00C81A06">
              <w:t>Дата</w:t>
            </w:r>
          </w:p>
        </w:tc>
        <w:tc>
          <w:tcPr>
            <w:tcW w:w="376" w:type="pct"/>
          </w:tcPr>
          <w:p w14:paraId="4E1D41E5" w14:textId="77777777" w:rsidR="006E4B7D" w:rsidRPr="00C81A06" w:rsidRDefault="006E4B7D" w:rsidP="006A2557">
            <w:pPr>
              <w:pStyle w:val="GOSTTablenorm"/>
              <w:rPr>
                <w:lang w:val="en-US"/>
              </w:rPr>
            </w:pPr>
            <w:r w:rsidRPr="00C81A06">
              <w:t>Да</w:t>
            </w:r>
          </w:p>
        </w:tc>
        <w:tc>
          <w:tcPr>
            <w:tcW w:w="376" w:type="pct"/>
          </w:tcPr>
          <w:p w14:paraId="5375C2DC" w14:textId="36F4A98F" w:rsidR="006E4B7D" w:rsidRPr="00C81A06" w:rsidRDefault="006E4B7D" w:rsidP="006A2557">
            <w:pPr>
              <w:pStyle w:val="GOSTTablenorm"/>
              <w:rPr>
                <w:lang w:val="en-US"/>
              </w:rPr>
            </w:pPr>
          </w:p>
        </w:tc>
        <w:tc>
          <w:tcPr>
            <w:tcW w:w="1593" w:type="pct"/>
          </w:tcPr>
          <w:p w14:paraId="7EF9F8B2" w14:textId="77777777" w:rsidR="006E4B7D" w:rsidRPr="00CE4C04" w:rsidRDefault="006E4B7D" w:rsidP="006A2557">
            <w:pPr>
              <w:pStyle w:val="GOSTTablenorm"/>
            </w:pPr>
            <w:r w:rsidRPr="00CE4C04">
              <w:t>Указывается дата документа в формате YYYY-MM-DD</w:t>
            </w:r>
          </w:p>
        </w:tc>
      </w:tr>
      <w:tr w:rsidR="006E4B7D" w:rsidRPr="00C81A06" w14:paraId="62C4C093" w14:textId="77777777" w:rsidTr="007668BB">
        <w:tc>
          <w:tcPr>
            <w:tcW w:w="1182" w:type="pct"/>
          </w:tcPr>
          <w:p w14:paraId="1A2EDBBD" w14:textId="77777777" w:rsidR="006E4B7D" w:rsidRPr="00C81A06" w:rsidRDefault="006E4B7D" w:rsidP="006A2557">
            <w:pPr>
              <w:pStyle w:val="GOSTTablenorm"/>
            </w:pPr>
            <w:r w:rsidRPr="00C81A06">
              <w:t>Вид документа</w:t>
            </w:r>
          </w:p>
        </w:tc>
        <w:tc>
          <w:tcPr>
            <w:tcW w:w="860" w:type="pct"/>
          </w:tcPr>
          <w:p w14:paraId="12B0B043" w14:textId="77777777" w:rsidR="006E4B7D" w:rsidRPr="006A2557" w:rsidRDefault="006E4B7D" w:rsidP="006A2557">
            <w:pPr>
              <w:pStyle w:val="GOSTTablenorm"/>
            </w:pPr>
            <w:r w:rsidRPr="006A2557">
              <w:t>document_type</w:t>
            </w:r>
          </w:p>
        </w:tc>
        <w:tc>
          <w:tcPr>
            <w:tcW w:w="613" w:type="pct"/>
          </w:tcPr>
          <w:p w14:paraId="1F66C293" w14:textId="77777777" w:rsidR="006E4B7D" w:rsidRPr="00C81A06" w:rsidRDefault="006E4B7D" w:rsidP="006A2557">
            <w:pPr>
              <w:pStyle w:val="GOSTTablenorm"/>
              <w:rPr>
                <w:lang w:val="en-US"/>
              </w:rPr>
            </w:pPr>
            <w:r w:rsidRPr="00C81A06">
              <w:t>Строка</w:t>
            </w:r>
          </w:p>
        </w:tc>
        <w:tc>
          <w:tcPr>
            <w:tcW w:w="376" w:type="pct"/>
          </w:tcPr>
          <w:p w14:paraId="444338C6" w14:textId="77777777" w:rsidR="006E4B7D" w:rsidRPr="00C81A06" w:rsidRDefault="006E4B7D" w:rsidP="006A2557">
            <w:pPr>
              <w:pStyle w:val="GOSTTablenorm"/>
              <w:rPr>
                <w:lang w:val="en-US"/>
              </w:rPr>
            </w:pPr>
            <w:r w:rsidRPr="00C81A06">
              <w:t>Да</w:t>
            </w:r>
          </w:p>
        </w:tc>
        <w:tc>
          <w:tcPr>
            <w:tcW w:w="376" w:type="pct"/>
          </w:tcPr>
          <w:p w14:paraId="61E5E6AF" w14:textId="77777777" w:rsidR="006E4B7D" w:rsidRPr="00C81A06" w:rsidRDefault="006E4B7D" w:rsidP="006A2557">
            <w:pPr>
              <w:pStyle w:val="GOSTTablenorm"/>
              <w:rPr>
                <w:lang w:val="en-US"/>
              </w:rPr>
            </w:pPr>
            <w:r w:rsidRPr="00C81A06">
              <w:t>=3</w:t>
            </w:r>
          </w:p>
        </w:tc>
        <w:tc>
          <w:tcPr>
            <w:tcW w:w="1593" w:type="pct"/>
          </w:tcPr>
          <w:p w14:paraId="79C05689" w14:textId="77777777" w:rsidR="006E4B7D" w:rsidRPr="00C81A06" w:rsidRDefault="006E4B7D" w:rsidP="006A2557">
            <w:pPr>
              <w:pStyle w:val="GOSTTablenorm"/>
            </w:pPr>
            <w:r w:rsidRPr="00CE4C04">
              <w:t xml:space="preserve">Указывается значение </w:t>
            </w:r>
            <w:r w:rsidRPr="00C81A06">
              <w:t>«РОН» или «РОП»</w:t>
            </w:r>
          </w:p>
        </w:tc>
      </w:tr>
      <w:tr w:rsidR="006E4B7D" w:rsidRPr="00C81A06" w14:paraId="2DBD3AD4" w14:textId="77777777" w:rsidTr="007668BB">
        <w:tc>
          <w:tcPr>
            <w:tcW w:w="1182" w:type="pct"/>
          </w:tcPr>
          <w:p w14:paraId="3678EA1F" w14:textId="1DBDA329" w:rsidR="006E4B7D" w:rsidRPr="00C81A06" w:rsidRDefault="006E4B7D" w:rsidP="006A2557">
            <w:pPr>
              <w:pStyle w:val="GOSTTablenorm"/>
            </w:pPr>
            <w:r w:rsidRPr="00C81A06">
              <w:t>КБК</w:t>
            </w:r>
          </w:p>
        </w:tc>
        <w:tc>
          <w:tcPr>
            <w:tcW w:w="860" w:type="pct"/>
          </w:tcPr>
          <w:p w14:paraId="57BA7CC1" w14:textId="77777777" w:rsidR="006E4B7D" w:rsidRPr="006A2557" w:rsidRDefault="006E4B7D" w:rsidP="006A2557">
            <w:pPr>
              <w:pStyle w:val="GOSTTablenorm"/>
            </w:pPr>
            <w:r w:rsidRPr="006A2557">
              <w:t>bcc</w:t>
            </w:r>
          </w:p>
        </w:tc>
        <w:tc>
          <w:tcPr>
            <w:tcW w:w="613" w:type="pct"/>
          </w:tcPr>
          <w:p w14:paraId="2850DB9F" w14:textId="77777777" w:rsidR="006E4B7D" w:rsidRPr="00C81A06" w:rsidRDefault="006E4B7D" w:rsidP="006A2557">
            <w:pPr>
              <w:pStyle w:val="GOSTTablenorm"/>
            </w:pPr>
            <w:r w:rsidRPr="00C81A06">
              <w:t>Строка</w:t>
            </w:r>
          </w:p>
        </w:tc>
        <w:tc>
          <w:tcPr>
            <w:tcW w:w="376" w:type="pct"/>
          </w:tcPr>
          <w:p w14:paraId="41061EA1" w14:textId="77777777" w:rsidR="006E4B7D" w:rsidRPr="00C81A06" w:rsidRDefault="006E4B7D" w:rsidP="006A2557">
            <w:pPr>
              <w:pStyle w:val="GOSTTablenorm"/>
            </w:pPr>
            <w:r w:rsidRPr="00C81A06">
              <w:t>Да</w:t>
            </w:r>
          </w:p>
        </w:tc>
        <w:tc>
          <w:tcPr>
            <w:tcW w:w="376" w:type="pct"/>
          </w:tcPr>
          <w:p w14:paraId="22D1E559" w14:textId="77777777" w:rsidR="006E4B7D" w:rsidRPr="00C81A06" w:rsidRDefault="006E4B7D" w:rsidP="006A2557">
            <w:pPr>
              <w:pStyle w:val="GOSTTablenorm"/>
            </w:pPr>
            <w:r w:rsidRPr="00C81A06">
              <w:t>=20</w:t>
            </w:r>
          </w:p>
        </w:tc>
        <w:tc>
          <w:tcPr>
            <w:tcW w:w="1593" w:type="pct"/>
          </w:tcPr>
          <w:p w14:paraId="7E55697F" w14:textId="10872A87" w:rsidR="006E4B7D" w:rsidRPr="004A7C16" w:rsidRDefault="006E4B7D" w:rsidP="00827C7E">
            <w:pPr>
              <w:pStyle w:val="GOSTTablenorm"/>
            </w:pPr>
            <w:r w:rsidRPr="004A7C16">
              <w:t xml:space="preserve">Указывается КБК первой строки </w:t>
            </w:r>
            <w:r w:rsidRPr="00CE4C04">
              <w:t>блока атрибутов «Табличная часть «Реквизиты распоряжения»</w:t>
            </w:r>
            <w:r w:rsidRPr="00C81A06">
              <w:t xml:space="preserve">» </w:t>
            </w:r>
          </w:p>
        </w:tc>
      </w:tr>
      <w:tr w:rsidR="006E4B7D" w:rsidRPr="00C81A06" w14:paraId="6F311851" w14:textId="77777777" w:rsidTr="007668BB">
        <w:tc>
          <w:tcPr>
            <w:tcW w:w="1182" w:type="pct"/>
          </w:tcPr>
          <w:p w14:paraId="7A44B55F" w14:textId="77777777" w:rsidR="006E4B7D" w:rsidRPr="00C81A06" w:rsidRDefault="006E4B7D" w:rsidP="006A2557">
            <w:pPr>
              <w:pStyle w:val="GOSTTablenorm"/>
            </w:pPr>
            <w:r w:rsidRPr="00C81A06">
              <w:t>Тип КБК</w:t>
            </w:r>
          </w:p>
        </w:tc>
        <w:tc>
          <w:tcPr>
            <w:tcW w:w="860" w:type="pct"/>
          </w:tcPr>
          <w:p w14:paraId="38EEE4B0" w14:textId="77777777" w:rsidR="006E4B7D" w:rsidRPr="006A2557" w:rsidRDefault="006E4B7D" w:rsidP="006A2557">
            <w:pPr>
              <w:pStyle w:val="GOSTTablenorm"/>
            </w:pPr>
            <w:r w:rsidRPr="006A2557">
              <w:t>type_bcc</w:t>
            </w:r>
          </w:p>
        </w:tc>
        <w:tc>
          <w:tcPr>
            <w:tcW w:w="613" w:type="pct"/>
          </w:tcPr>
          <w:p w14:paraId="3FC8126C" w14:textId="77777777" w:rsidR="006E4B7D" w:rsidRPr="00C81A06" w:rsidRDefault="006E4B7D" w:rsidP="006A2557">
            <w:pPr>
              <w:pStyle w:val="GOSTTablenorm"/>
            </w:pPr>
            <w:r w:rsidRPr="00C81A06">
              <w:t>Строка</w:t>
            </w:r>
          </w:p>
        </w:tc>
        <w:tc>
          <w:tcPr>
            <w:tcW w:w="376" w:type="pct"/>
          </w:tcPr>
          <w:p w14:paraId="797794F2" w14:textId="77777777" w:rsidR="006E4B7D" w:rsidRPr="00C81A06" w:rsidRDefault="006E4B7D" w:rsidP="006A2557">
            <w:pPr>
              <w:pStyle w:val="GOSTTablenorm"/>
            </w:pPr>
            <w:r w:rsidRPr="00C81A06">
              <w:t>Да</w:t>
            </w:r>
          </w:p>
        </w:tc>
        <w:tc>
          <w:tcPr>
            <w:tcW w:w="376" w:type="pct"/>
          </w:tcPr>
          <w:p w14:paraId="7B99EE56" w14:textId="77777777" w:rsidR="006E4B7D" w:rsidRPr="00C81A06" w:rsidRDefault="006E4B7D" w:rsidP="006A2557">
            <w:pPr>
              <w:pStyle w:val="GOSTTablenorm"/>
            </w:pPr>
            <w:r w:rsidRPr="00C81A06">
              <w:t>= 2</w:t>
            </w:r>
          </w:p>
        </w:tc>
        <w:tc>
          <w:tcPr>
            <w:tcW w:w="1593" w:type="pct"/>
          </w:tcPr>
          <w:p w14:paraId="4BD2C089" w14:textId="44824E41" w:rsidR="006E4B7D" w:rsidRPr="00C81A06" w:rsidRDefault="006E4B7D" w:rsidP="00827C7E">
            <w:pPr>
              <w:pStyle w:val="GOSTTablenorm"/>
            </w:pPr>
            <w:r w:rsidRPr="00C81A06">
              <w:t>Указывается тип КБК параметра «КБК»</w:t>
            </w:r>
          </w:p>
        </w:tc>
      </w:tr>
      <w:tr w:rsidR="006E4B7D" w:rsidRPr="00C81A06" w14:paraId="2FB36074" w14:textId="77777777" w:rsidTr="007668BB">
        <w:tc>
          <w:tcPr>
            <w:tcW w:w="1182" w:type="pct"/>
          </w:tcPr>
          <w:p w14:paraId="77D6B881" w14:textId="77777777" w:rsidR="006E4B7D" w:rsidRPr="00C81A06" w:rsidRDefault="006E4B7D" w:rsidP="006A2557">
            <w:pPr>
              <w:pStyle w:val="GOSTTablenorm"/>
            </w:pPr>
            <w:r w:rsidRPr="00C81A06">
              <w:t>Код ТОФК контрагента</w:t>
            </w:r>
          </w:p>
        </w:tc>
        <w:tc>
          <w:tcPr>
            <w:tcW w:w="860" w:type="pct"/>
          </w:tcPr>
          <w:p w14:paraId="03712607" w14:textId="77777777" w:rsidR="006E4B7D" w:rsidRPr="006A2557" w:rsidRDefault="006E4B7D" w:rsidP="006A2557">
            <w:pPr>
              <w:pStyle w:val="GOSTTablenorm"/>
            </w:pPr>
            <w:r w:rsidRPr="006A2557">
              <w:t>counterparty_tofk_code</w:t>
            </w:r>
          </w:p>
        </w:tc>
        <w:tc>
          <w:tcPr>
            <w:tcW w:w="613" w:type="pct"/>
          </w:tcPr>
          <w:p w14:paraId="26CC8315" w14:textId="77777777" w:rsidR="006E4B7D" w:rsidRPr="00C81A06" w:rsidRDefault="006E4B7D" w:rsidP="006A2557">
            <w:pPr>
              <w:pStyle w:val="GOSTTablenorm"/>
            </w:pPr>
            <w:r w:rsidRPr="00C81A06">
              <w:rPr>
                <w:lang w:eastAsia="en-US"/>
              </w:rPr>
              <w:t>Строка</w:t>
            </w:r>
          </w:p>
        </w:tc>
        <w:tc>
          <w:tcPr>
            <w:tcW w:w="376" w:type="pct"/>
          </w:tcPr>
          <w:p w14:paraId="0ECD7A60" w14:textId="77777777" w:rsidR="006E4B7D" w:rsidRPr="00C81A06" w:rsidRDefault="006E4B7D" w:rsidP="006A2557">
            <w:pPr>
              <w:pStyle w:val="GOSTTablenorm"/>
            </w:pPr>
            <w:r w:rsidRPr="00C81A06">
              <w:t>Да</w:t>
            </w:r>
          </w:p>
        </w:tc>
        <w:tc>
          <w:tcPr>
            <w:tcW w:w="376" w:type="pct"/>
          </w:tcPr>
          <w:p w14:paraId="7BDC5BC2" w14:textId="5600DEEA" w:rsidR="006E4B7D" w:rsidRPr="00C81A06" w:rsidRDefault="006E4B7D" w:rsidP="003D36DF">
            <w:pPr>
              <w:pStyle w:val="GOSTTablenorm"/>
            </w:pPr>
            <w:r w:rsidRPr="00C81A06">
              <w:t>=</w:t>
            </w:r>
            <w:r w:rsidR="003D36DF">
              <w:t>4</w:t>
            </w:r>
          </w:p>
        </w:tc>
        <w:tc>
          <w:tcPr>
            <w:tcW w:w="1593" w:type="pct"/>
          </w:tcPr>
          <w:p w14:paraId="188133F8" w14:textId="390A2F7E" w:rsidR="006E4B7D" w:rsidRPr="004A7C16" w:rsidRDefault="006E4B7D" w:rsidP="006A2557">
            <w:pPr>
              <w:pStyle w:val="GOSTTablenorm"/>
            </w:pPr>
            <w:r w:rsidRPr="00CE4C04">
              <w:t xml:space="preserve">Указывается </w:t>
            </w:r>
            <w:r>
              <w:t>к</w:t>
            </w:r>
            <w:r w:rsidRPr="00C81A06">
              <w:t>од ТОФК контрагента</w:t>
            </w:r>
          </w:p>
        </w:tc>
      </w:tr>
      <w:tr w:rsidR="006E4B7D" w:rsidRPr="00C81A06" w14:paraId="4161C5C0" w14:textId="77777777" w:rsidTr="007668BB">
        <w:tc>
          <w:tcPr>
            <w:tcW w:w="1182" w:type="pct"/>
          </w:tcPr>
          <w:p w14:paraId="702E05D1" w14:textId="77777777" w:rsidR="006E4B7D" w:rsidRPr="006A2557" w:rsidRDefault="006E4B7D" w:rsidP="006A2557">
            <w:pPr>
              <w:pStyle w:val="GOSTTablenorm"/>
              <w:rPr>
                <w:b/>
              </w:rPr>
            </w:pPr>
            <w:r w:rsidRPr="006A2557">
              <w:rPr>
                <w:b/>
              </w:rPr>
              <w:t>Информация по отправителю</w:t>
            </w:r>
          </w:p>
        </w:tc>
        <w:tc>
          <w:tcPr>
            <w:tcW w:w="860" w:type="pct"/>
          </w:tcPr>
          <w:p w14:paraId="30A203BC" w14:textId="77777777" w:rsidR="006E4B7D" w:rsidRPr="006A2557" w:rsidRDefault="006E4B7D" w:rsidP="006A2557">
            <w:pPr>
              <w:pStyle w:val="GOSTTablenorm"/>
              <w:rPr>
                <w:b/>
              </w:rPr>
            </w:pPr>
            <w:r w:rsidRPr="006A2557">
              <w:rPr>
                <w:b/>
              </w:rPr>
              <w:t>sender</w:t>
            </w:r>
          </w:p>
        </w:tc>
        <w:tc>
          <w:tcPr>
            <w:tcW w:w="613" w:type="pct"/>
          </w:tcPr>
          <w:p w14:paraId="527610D9" w14:textId="77777777" w:rsidR="006E4B7D" w:rsidRPr="00C81A06" w:rsidRDefault="006E4B7D" w:rsidP="006A2557">
            <w:pPr>
              <w:pStyle w:val="GOSTTablenorm"/>
            </w:pPr>
            <w:r w:rsidRPr="00C81A06">
              <w:t>Блок</w:t>
            </w:r>
          </w:p>
        </w:tc>
        <w:tc>
          <w:tcPr>
            <w:tcW w:w="376" w:type="pct"/>
          </w:tcPr>
          <w:p w14:paraId="16712E99" w14:textId="77777777" w:rsidR="006E4B7D" w:rsidRPr="00C81A06" w:rsidRDefault="006E4B7D" w:rsidP="006A2557">
            <w:pPr>
              <w:pStyle w:val="GOSTTablenorm"/>
            </w:pPr>
            <w:r w:rsidRPr="00C81A06">
              <w:t>Нет</w:t>
            </w:r>
          </w:p>
        </w:tc>
        <w:tc>
          <w:tcPr>
            <w:tcW w:w="376" w:type="pct"/>
          </w:tcPr>
          <w:p w14:paraId="0F156E4A" w14:textId="77777777" w:rsidR="006E4B7D" w:rsidRPr="00C81A06" w:rsidRDefault="006E4B7D" w:rsidP="006A2557">
            <w:pPr>
              <w:pStyle w:val="GOSTTablenorm"/>
            </w:pPr>
            <w:r w:rsidRPr="00C81A06">
              <w:t>-</w:t>
            </w:r>
          </w:p>
        </w:tc>
        <w:tc>
          <w:tcPr>
            <w:tcW w:w="1593" w:type="pct"/>
          </w:tcPr>
          <w:p w14:paraId="375134C2" w14:textId="48225415" w:rsidR="006E4B7D" w:rsidRPr="004A7C16" w:rsidRDefault="006E4B7D" w:rsidP="006A2557">
            <w:pPr>
              <w:pStyle w:val="GOSTTablenorm"/>
            </w:pPr>
            <w:r>
              <w:t>-</w:t>
            </w:r>
          </w:p>
        </w:tc>
      </w:tr>
      <w:tr w:rsidR="006E4B7D" w:rsidRPr="00C81A06" w14:paraId="27A4709C" w14:textId="77777777" w:rsidTr="007668BB">
        <w:tc>
          <w:tcPr>
            <w:tcW w:w="1182" w:type="pct"/>
          </w:tcPr>
          <w:p w14:paraId="271396E4" w14:textId="77777777" w:rsidR="006E4B7D" w:rsidRPr="00C81A06" w:rsidRDefault="006E4B7D" w:rsidP="006A2557">
            <w:pPr>
              <w:pStyle w:val="GOSTTablenorm"/>
            </w:pPr>
            <w:r w:rsidRPr="00C81A06">
              <w:t>ТОФК отправитель у</w:t>
            </w:r>
            <w:r w:rsidRPr="00C81A06">
              <w:rPr>
                <w:lang w:val="en-US"/>
              </w:rPr>
              <w:t>частник НПС</w:t>
            </w:r>
          </w:p>
        </w:tc>
        <w:tc>
          <w:tcPr>
            <w:tcW w:w="860" w:type="pct"/>
          </w:tcPr>
          <w:p w14:paraId="35906898" w14:textId="77777777" w:rsidR="006E4B7D" w:rsidRPr="006A2557" w:rsidRDefault="006E4B7D" w:rsidP="006A2557">
            <w:pPr>
              <w:pStyle w:val="GOSTTablenorm"/>
            </w:pPr>
            <w:r w:rsidRPr="006A2557">
              <w:rPr>
                <w:b/>
              </w:rPr>
              <w:t>sender:</w:t>
            </w:r>
            <w:r w:rsidRPr="006A2557">
              <w:t>is_nps</w:t>
            </w:r>
          </w:p>
        </w:tc>
        <w:tc>
          <w:tcPr>
            <w:tcW w:w="613" w:type="pct"/>
          </w:tcPr>
          <w:p w14:paraId="000958CD" w14:textId="77777777" w:rsidR="006E4B7D" w:rsidRPr="00C81A06" w:rsidRDefault="006E4B7D" w:rsidP="006A2557">
            <w:pPr>
              <w:pStyle w:val="GOSTTablenorm"/>
              <w:rPr>
                <w:lang w:val="en-US"/>
              </w:rPr>
            </w:pPr>
            <w:r w:rsidRPr="00C81A06">
              <w:rPr>
                <w:lang w:val="en-US"/>
              </w:rPr>
              <w:t>Строка</w:t>
            </w:r>
          </w:p>
        </w:tc>
        <w:tc>
          <w:tcPr>
            <w:tcW w:w="376" w:type="pct"/>
          </w:tcPr>
          <w:p w14:paraId="01A07230" w14:textId="77777777" w:rsidR="006E4B7D" w:rsidRPr="00C81A06" w:rsidRDefault="006E4B7D" w:rsidP="006A2557">
            <w:pPr>
              <w:pStyle w:val="GOSTTablenorm"/>
              <w:rPr>
                <w:lang w:val="en-US"/>
              </w:rPr>
            </w:pPr>
            <w:r w:rsidRPr="00C81A06">
              <w:rPr>
                <w:lang w:val="en-US"/>
              </w:rPr>
              <w:t>Да</w:t>
            </w:r>
          </w:p>
        </w:tc>
        <w:tc>
          <w:tcPr>
            <w:tcW w:w="376" w:type="pct"/>
          </w:tcPr>
          <w:p w14:paraId="03495A62" w14:textId="77777777" w:rsidR="006E4B7D" w:rsidRPr="00C81A06" w:rsidRDefault="006E4B7D" w:rsidP="006A2557">
            <w:pPr>
              <w:pStyle w:val="GOSTTablenorm"/>
              <w:rPr>
                <w:lang w:val="en-US"/>
              </w:rPr>
            </w:pPr>
            <w:r w:rsidRPr="00C81A06">
              <w:rPr>
                <w:lang w:val="en-US"/>
              </w:rPr>
              <w:t>=</w:t>
            </w:r>
            <w:r w:rsidRPr="00C81A06">
              <w:t xml:space="preserve"> </w:t>
            </w:r>
            <w:r w:rsidRPr="00C81A06">
              <w:rPr>
                <w:lang w:val="en-US"/>
              </w:rPr>
              <w:t>1</w:t>
            </w:r>
          </w:p>
        </w:tc>
        <w:tc>
          <w:tcPr>
            <w:tcW w:w="1593" w:type="pct"/>
          </w:tcPr>
          <w:p w14:paraId="3EEDCF5C" w14:textId="77777777" w:rsidR="006A2557" w:rsidRDefault="006E4B7D" w:rsidP="006A2557">
            <w:pPr>
              <w:pStyle w:val="GOSTTablenorm"/>
            </w:pPr>
            <w:r w:rsidRPr="00CE4C04">
              <w:t>Указывается</w:t>
            </w:r>
            <w:r>
              <w:t xml:space="preserve">, является ТОФК </w:t>
            </w:r>
            <w:r w:rsidRPr="00C81A06">
              <w:t xml:space="preserve">отправитель </w:t>
            </w:r>
            <w:r>
              <w:t>участником НПС или нет.</w:t>
            </w:r>
          </w:p>
          <w:p w14:paraId="665D62CE" w14:textId="4438D42A" w:rsidR="006E4B7D" w:rsidRPr="00C81A06" w:rsidRDefault="006E4B7D" w:rsidP="006A2557">
            <w:pPr>
              <w:pStyle w:val="GOSTTablenorm"/>
            </w:pPr>
            <w:r>
              <w:t>Возможные значения «1» и «0»</w:t>
            </w:r>
          </w:p>
        </w:tc>
      </w:tr>
      <w:tr w:rsidR="006E4B7D" w:rsidRPr="00C81A06" w14:paraId="011CFBCB" w14:textId="77777777" w:rsidTr="007668BB">
        <w:tc>
          <w:tcPr>
            <w:tcW w:w="1182" w:type="pct"/>
          </w:tcPr>
          <w:p w14:paraId="6DD9DEF5" w14:textId="77777777" w:rsidR="006E4B7D" w:rsidRPr="00C81A06" w:rsidRDefault="006E4B7D" w:rsidP="006A2557">
            <w:pPr>
              <w:pStyle w:val="GOSTTablenorm"/>
            </w:pPr>
            <w:r w:rsidRPr="00C81A06">
              <w:t>ТОФК отправитель</w:t>
            </w:r>
          </w:p>
        </w:tc>
        <w:tc>
          <w:tcPr>
            <w:tcW w:w="860" w:type="pct"/>
          </w:tcPr>
          <w:p w14:paraId="5A4B5EEE" w14:textId="77777777" w:rsidR="006E4B7D" w:rsidRPr="006A2557" w:rsidRDefault="006E4B7D" w:rsidP="006A2557">
            <w:pPr>
              <w:pStyle w:val="GOSTTablenorm"/>
            </w:pPr>
            <w:r w:rsidRPr="006A2557">
              <w:rPr>
                <w:b/>
              </w:rPr>
              <w:t>sender:</w:t>
            </w:r>
            <w:r w:rsidRPr="006A2557">
              <w:t>account_tofk_code</w:t>
            </w:r>
          </w:p>
        </w:tc>
        <w:tc>
          <w:tcPr>
            <w:tcW w:w="613" w:type="pct"/>
          </w:tcPr>
          <w:p w14:paraId="1885A91B" w14:textId="77777777" w:rsidR="006E4B7D" w:rsidRPr="00C81A06" w:rsidRDefault="006E4B7D" w:rsidP="006A2557">
            <w:pPr>
              <w:pStyle w:val="GOSTTablenorm"/>
            </w:pPr>
            <w:r w:rsidRPr="00C81A06">
              <w:t>Строка</w:t>
            </w:r>
          </w:p>
        </w:tc>
        <w:tc>
          <w:tcPr>
            <w:tcW w:w="376" w:type="pct"/>
          </w:tcPr>
          <w:p w14:paraId="5AB51FB6" w14:textId="77777777" w:rsidR="006E4B7D" w:rsidRPr="00C81A06" w:rsidRDefault="006E4B7D" w:rsidP="006A2557">
            <w:pPr>
              <w:pStyle w:val="GOSTTablenorm"/>
            </w:pPr>
            <w:r w:rsidRPr="00304E99">
              <w:t>Да</w:t>
            </w:r>
          </w:p>
        </w:tc>
        <w:tc>
          <w:tcPr>
            <w:tcW w:w="376" w:type="pct"/>
          </w:tcPr>
          <w:p w14:paraId="718E7E14" w14:textId="77777777" w:rsidR="006E4B7D" w:rsidRPr="00C81A06" w:rsidRDefault="006E4B7D" w:rsidP="006A2557">
            <w:pPr>
              <w:pStyle w:val="GOSTTablenorm"/>
            </w:pPr>
            <w:r w:rsidRPr="00C81A06">
              <w:t>=4</w:t>
            </w:r>
          </w:p>
        </w:tc>
        <w:tc>
          <w:tcPr>
            <w:tcW w:w="1593" w:type="pct"/>
          </w:tcPr>
          <w:p w14:paraId="2B0BDCA9" w14:textId="77777777" w:rsidR="006E4B7D" w:rsidRPr="00C81A06" w:rsidRDefault="006E4B7D" w:rsidP="006A2557">
            <w:pPr>
              <w:pStyle w:val="GOSTTablenorm"/>
            </w:pPr>
            <w:r w:rsidRPr="00CE4C04">
              <w:t xml:space="preserve">Указывается код ТОФК </w:t>
            </w:r>
            <w:r w:rsidRPr="00C81A06">
              <w:t>отправителя</w:t>
            </w:r>
          </w:p>
        </w:tc>
      </w:tr>
      <w:tr w:rsidR="006E4B7D" w:rsidRPr="00C81A06" w14:paraId="1C911BFB" w14:textId="77777777" w:rsidTr="007668BB">
        <w:tc>
          <w:tcPr>
            <w:tcW w:w="1182" w:type="pct"/>
          </w:tcPr>
          <w:p w14:paraId="6A6C9240" w14:textId="77777777" w:rsidR="006E4B7D" w:rsidRPr="00C81A06" w:rsidRDefault="006E4B7D" w:rsidP="006A2557">
            <w:pPr>
              <w:pStyle w:val="GOSTTablenorm"/>
            </w:pPr>
            <w:r w:rsidRPr="00C81A06">
              <w:t>ЛС ТОФК отправителя</w:t>
            </w:r>
          </w:p>
        </w:tc>
        <w:tc>
          <w:tcPr>
            <w:tcW w:w="860" w:type="pct"/>
          </w:tcPr>
          <w:p w14:paraId="623381FB" w14:textId="77777777" w:rsidR="006E4B7D" w:rsidRPr="006A2557" w:rsidRDefault="006E4B7D" w:rsidP="006A2557">
            <w:pPr>
              <w:pStyle w:val="GOSTTablenorm"/>
            </w:pPr>
            <w:r w:rsidRPr="006A2557">
              <w:rPr>
                <w:b/>
              </w:rPr>
              <w:t>sender:</w:t>
            </w:r>
            <w:r w:rsidRPr="006A2557">
              <w:t>sender_account</w:t>
            </w:r>
          </w:p>
        </w:tc>
        <w:tc>
          <w:tcPr>
            <w:tcW w:w="613" w:type="pct"/>
          </w:tcPr>
          <w:p w14:paraId="6D0E6720" w14:textId="77777777" w:rsidR="006E4B7D" w:rsidRPr="00C81A06" w:rsidRDefault="006E4B7D" w:rsidP="006A2557">
            <w:pPr>
              <w:pStyle w:val="GOSTTablenorm"/>
            </w:pPr>
            <w:r w:rsidRPr="00C81A06">
              <w:t>Строка</w:t>
            </w:r>
          </w:p>
        </w:tc>
        <w:tc>
          <w:tcPr>
            <w:tcW w:w="376" w:type="pct"/>
          </w:tcPr>
          <w:p w14:paraId="5C973ADF" w14:textId="6A35DF89" w:rsidR="006E4B7D" w:rsidRPr="00C81A06" w:rsidRDefault="006E4B7D" w:rsidP="006A2557">
            <w:pPr>
              <w:pStyle w:val="GOSTTablenorm"/>
              <w:rPr>
                <w:lang w:val="en-US"/>
              </w:rPr>
            </w:pPr>
            <w:r w:rsidRPr="00C81A06">
              <w:rPr>
                <w:lang w:val="en-US"/>
              </w:rPr>
              <w:t>Да</w:t>
            </w:r>
          </w:p>
        </w:tc>
        <w:tc>
          <w:tcPr>
            <w:tcW w:w="376" w:type="pct"/>
          </w:tcPr>
          <w:p w14:paraId="30BA6DC8" w14:textId="77777777" w:rsidR="006E4B7D" w:rsidRPr="00C81A06" w:rsidRDefault="006E4B7D" w:rsidP="006A2557">
            <w:pPr>
              <w:pStyle w:val="GOSTTablenorm"/>
            </w:pPr>
            <w:r w:rsidRPr="00C81A06">
              <w:t>=11</w:t>
            </w:r>
          </w:p>
        </w:tc>
        <w:tc>
          <w:tcPr>
            <w:tcW w:w="1593" w:type="pct"/>
          </w:tcPr>
          <w:p w14:paraId="09124296" w14:textId="77777777" w:rsidR="006E4B7D" w:rsidRPr="00C81A06" w:rsidRDefault="006E4B7D" w:rsidP="006A2557">
            <w:pPr>
              <w:pStyle w:val="GOSTTablenorm"/>
            </w:pPr>
            <w:r w:rsidRPr="00CE4C04">
              <w:t xml:space="preserve">Указывается лицевой счет </w:t>
            </w:r>
            <w:r w:rsidRPr="00C81A06">
              <w:t>ТОФК отправителя</w:t>
            </w:r>
          </w:p>
        </w:tc>
      </w:tr>
      <w:tr w:rsidR="006E4B7D" w:rsidRPr="00C81A06" w14:paraId="579AED1C" w14:textId="77777777" w:rsidTr="007668BB">
        <w:tc>
          <w:tcPr>
            <w:tcW w:w="1182" w:type="pct"/>
          </w:tcPr>
          <w:p w14:paraId="2C54D817" w14:textId="77777777" w:rsidR="006E4B7D" w:rsidRPr="00C81A06" w:rsidRDefault="006E4B7D" w:rsidP="006A2557">
            <w:pPr>
              <w:pStyle w:val="GOSTTablenorm"/>
            </w:pPr>
            <w:r w:rsidRPr="00C81A06">
              <w:t>ОКТМО платежа отправителя</w:t>
            </w:r>
          </w:p>
        </w:tc>
        <w:tc>
          <w:tcPr>
            <w:tcW w:w="860" w:type="pct"/>
          </w:tcPr>
          <w:p w14:paraId="4DF2A300" w14:textId="77777777" w:rsidR="006E4B7D" w:rsidRPr="006A2557" w:rsidRDefault="006E4B7D" w:rsidP="006A2557">
            <w:pPr>
              <w:pStyle w:val="GOSTTablenorm"/>
            </w:pPr>
            <w:r w:rsidRPr="006A2557">
              <w:rPr>
                <w:b/>
              </w:rPr>
              <w:t>sender:</w:t>
            </w:r>
            <w:r w:rsidRPr="006A2557">
              <w:t>oktmo</w:t>
            </w:r>
          </w:p>
        </w:tc>
        <w:tc>
          <w:tcPr>
            <w:tcW w:w="613" w:type="pct"/>
          </w:tcPr>
          <w:p w14:paraId="70641D20" w14:textId="77777777" w:rsidR="006E4B7D" w:rsidRPr="00C81A06" w:rsidRDefault="006E4B7D" w:rsidP="006A2557">
            <w:pPr>
              <w:pStyle w:val="GOSTTablenorm"/>
            </w:pPr>
            <w:r w:rsidRPr="00C81A06">
              <w:rPr>
                <w:lang w:eastAsia="en-US"/>
              </w:rPr>
              <w:t>Строка</w:t>
            </w:r>
          </w:p>
        </w:tc>
        <w:tc>
          <w:tcPr>
            <w:tcW w:w="376" w:type="pct"/>
          </w:tcPr>
          <w:p w14:paraId="4BBE4491" w14:textId="77777777" w:rsidR="006E4B7D" w:rsidRPr="00C81A06" w:rsidRDefault="006E4B7D" w:rsidP="006A2557">
            <w:pPr>
              <w:pStyle w:val="GOSTTablenorm"/>
              <w:rPr>
                <w:lang w:val="en-US"/>
              </w:rPr>
            </w:pPr>
            <w:r w:rsidRPr="00C81A06">
              <w:t>Нет</w:t>
            </w:r>
          </w:p>
        </w:tc>
        <w:tc>
          <w:tcPr>
            <w:tcW w:w="376" w:type="pct"/>
          </w:tcPr>
          <w:p w14:paraId="5D5956E6" w14:textId="77777777" w:rsidR="006E4B7D" w:rsidRPr="00C81A06" w:rsidRDefault="006E4B7D" w:rsidP="006A2557">
            <w:pPr>
              <w:pStyle w:val="GOSTTablenorm"/>
            </w:pPr>
            <w:r w:rsidRPr="00C81A06">
              <w:t>=8</w:t>
            </w:r>
          </w:p>
        </w:tc>
        <w:tc>
          <w:tcPr>
            <w:tcW w:w="1593" w:type="pct"/>
          </w:tcPr>
          <w:p w14:paraId="6EC35B85" w14:textId="2CC8606B" w:rsidR="006E4B7D" w:rsidRPr="00C81A06" w:rsidRDefault="006E4B7D" w:rsidP="006A2557">
            <w:pPr>
              <w:pStyle w:val="GOSTTablenorm"/>
            </w:pPr>
            <w:r w:rsidRPr="00CE4C04">
              <w:t xml:space="preserve">Указывается код </w:t>
            </w:r>
            <w:r>
              <w:t>по ОКТМО платежа отправителя</w:t>
            </w:r>
          </w:p>
        </w:tc>
      </w:tr>
      <w:tr w:rsidR="006E4B7D" w:rsidRPr="00C81A06" w14:paraId="2AEDDCBE" w14:textId="77777777" w:rsidTr="007668BB">
        <w:tc>
          <w:tcPr>
            <w:tcW w:w="1182" w:type="pct"/>
          </w:tcPr>
          <w:p w14:paraId="74AF353E" w14:textId="77777777" w:rsidR="006E4B7D" w:rsidRPr="006A2557" w:rsidRDefault="006E4B7D" w:rsidP="006A2557">
            <w:pPr>
              <w:pStyle w:val="GOSTTablenorm"/>
              <w:rPr>
                <w:b/>
              </w:rPr>
            </w:pPr>
            <w:r w:rsidRPr="006A2557">
              <w:rPr>
                <w:b/>
              </w:rPr>
              <w:lastRenderedPageBreak/>
              <w:t>Информация по получателю</w:t>
            </w:r>
          </w:p>
        </w:tc>
        <w:tc>
          <w:tcPr>
            <w:tcW w:w="860" w:type="pct"/>
          </w:tcPr>
          <w:p w14:paraId="009A7AF2" w14:textId="77777777" w:rsidR="006E4B7D" w:rsidRPr="006A2557" w:rsidRDefault="006E4B7D" w:rsidP="006A2557">
            <w:pPr>
              <w:pStyle w:val="GOSTTablenorm"/>
              <w:rPr>
                <w:b/>
              </w:rPr>
            </w:pPr>
            <w:r w:rsidRPr="006A2557">
              <w:rPr>
                <w:b/>
              </w:rPr>
              <w:t>recipient</w:t>
            </w:r>
          </w:p>
        </w:tc>
        <w:tc>
          <w:tcPr>
            <w:tcW w:w="613" w:type="pct"/>
          </w:tcPr>
          <w:p w14:paraId="416B4D49" w14:textId="77777777" w:rsidR="006E4B7D" w:rsidRPr="00C81A06" w:rsidRDefault="006E4B7D" w:rsidP="006A2557">
            <w:pPr>
              <w:pStyle w:val="GOSTTablenorm"/>
            </w:pPr>
            <w:r w:rsidRPr="00C81A06">
              <w:t>Блок</w:t>
            </w:r>
          </w:p>
        </w:tc>
        <w:tc>
          <w:tcPr>
            <w:tcW w:w="376" w:type="pct"/>
          </w:tcPr>
          <w:p w14:paraId="4C80CC47" w14:textId="77777777" w:rsidR="006E4B7D" w:rsidRPr="00C81A06" w:rsidRDefault="006E4B7D" w:rsidP="006A2557">
            <w:pPr>
              <w:pStyle w:val="GOSTTablenorm"/>
            </w:pPr>
            <w:r w:rsidRPr="00C81A06">
              <w:t>Нет</w:t>
            </w:r>
          </w:p>
        </w:tc>
        <w:tc>
          <w:tcPr>
            <w:tcW w:w="376" w:type="pct"/>
          </w:tcPr>
          <w:p w14:paraId="04298E2C" w14:textId="77777777" w:rsidR="006E4B7D" w:rsidRPr="00C81A06" w:rsidRDefault="006E4B7D" w:rsidP="006A2557">
            <w:pPr>
              <w:pStyle w:val="GOSTTablenorm"/>
            </w:pPr>
            <w:r w:rsidRPr="00C81A06">
              <w:t>-</w:t>
            </w:r>
          </w:p>
        </w:tc>
        <w:tc>
          <w:tcPr>
            <w:tcW w:w="1593" w:type="pct"/>
          </w:tcPr>
          <w:p w14:paraId="32B37DCC" w14:textId="24A22BD6" w:rsidR="006E4B7D" w:rsidRPr="004A7C16" w:rsidRDefault="006E4B7D" w:rsidP="006A2557">
            <w:pPr>
              <w:pStyle w:val="GOSTTablenorm"/>
              <w:rPr>
                <w:sz w:val="24"/>
              </w:rPr>
            </w:pPr>
            <w:r>
              <w:t>-</w:t>
            </w:r>
          </w:p>
        </w:tc>
      </w:tr>
      <w:tr w:rsidR="006E4B7D" w:rsidRPr="00C81A06" w14:paraId="399A3540" w14:textId="77777777" w:rsidTr="007668BB">
        <w:tc>
          <w:tcPr>
            <w:tcW w:w="1182" w:type="pct"/>
          </w:tcPr>
          <w:p w14:paraId="0DB02B4D" w14:textId="77777777" w:rsidR="006E4B7D" w:rsidRPr="00C81A06" w:rsidRDefault="006E4B7D" w:rsidP="006A2557">
            <w:pPr>
              <w:pStyle w:val="GOSTTablenorm"/>
            </w:pPr>
            <w:r w:rsidRPr="00C81A06">
              <w:t>ТОФК получатель участник НПС</w:t>
            </w:r>
          </w:p>
        </w:tc>
        <w:tc>
          <w:tcPr>
            <w:tcW w:w="860" w:type="pct"/>
          </w:tcPr>
          <w:p w14:paraId="3A79D170" w14:textId="77777777" w:rsidR="006E4B7D" w:rsidRPr="006A2557" w:rsidRDefault="006E4B7D" w:rsidP="006A2557">
            <w:pPr>
              <w:pStyle w:val="GOSTTablenorm"/>
            </w:pPr>
            <w:r w:rsidRPr="006A2557">
              <w:rPr>
                <w:b/>
              </w:rPr>
              <w:t>recipient:</w:t>
            </w:r>
            <w:r w:rsidRPr="006A2557">
              <w:t>is_nps</w:t>
            </w:r>
          </w:p>
        </w:tc>
        <w:tc>
          <w:tcPr>
            <w:tcW w:w="613" w:type="pct"/>
          </w:tcPr>
          <w:p w14:paraId="6E648376" w14:textId="77777777" w:rsidR="006E4B7D" w:rsidRPr="00C81A06" w:rsidRDefault="006E4B7D" w:rsidP="006A2557">
            <w:pPr>
              <w:pStyle w:val="GOSTTablenorm"/>
            </w:pPr>
            <w:r w:rsidRPr="00C81A06">
              <w:rPr>
                <w:lang w:val="en-US"/>
              </w:rPr>
              <w:t>Строка</w:t>
            </w:r>
          </w:p>
        </w:tc>
        <w:tc>
          <w:tcPr>
            <w:tcW w:w="376" w:type="pct"/>
          </w:tcPr>
          <w:p w14:paraId="2114348A" w14:textId="77777777" w:rsidR="006E4B7D" w:rsidRPr="00C81A06" w:rsidRDefault="006E4B7D" w:rsidP="006A2557">
            <w:pPr>
              <w:pStyle w:val="GOSTTablenorm"/>
            </w:pPr>
            <w:r w:rsidRPr="00C81A06">
              <w:rPr>
                <w:lang w:val="en-US"/>
              </w:rPr>
              <w:t>Да</w:t>
            </w:r>
          </w:p>
        </w:tc>
        <w:tc>
          <w:tcPr>
            <w:tcW w:w="376" w:type="pct"/>
          </w:tcPr>
          <w:p w14:paraId="1F30508D" w14:textId="77777777" w:rsidR="006E4B7D" w:rsidRPr="00C81A06" w:rsidRDefault="006E4B7D" w:rsidP="006A2557">
            <w:pPr>
              <w:pStyle w:val="GOSTTablenorm"/>
            </w:pPr>
            <w:r w:rsidRPr="00C81A06">
              <w:rPr>
                <w:lang w:val="en-US"/>
              </w:rPr>
              <w:t>=</w:t>
            </w:r>
            <w:r w:rsidRPr="00C81A06">
              <w:t xml:space="preserve"> </w:t>
            </w:r>
            <w:r w:rsidRPr="00C81A06">
              <w:rPr>
                <w:lang w:val="en-US"/>
              </w:rPr>
              <w:t>1</w:t>
            </w:r>
          </w:p>
        </w:tc>
        <w:tc>
          <w:tcPr>
            <w:tcW w:w="1593" w:type="pct"/>
          </w:tcPr>
          <w:p w14:paraId="727A9E98" w14:textId="77777777" w:rsidR="006A2557" w:rsidRDefault="006E4B7D" w:rsidP="006A2557">
            <w:pPr>
              <w:pStyle w:val="GOSTTablenorm"/>
            </w:pPr>
            <w:r w:rsidRPr="00CE4C04">
              <w:t>Указывается</w:t>
            </w:r>
            <w:r>
              <w:t>, является ТОФК получатель участником НПС или нет.</w:t>
            </w:r>
          </w:p>
          <w:p w14:paraId="55ABC465" w14:textId="65232627" w:rsidR="006E4B7D" w:rsidRPr="00C81A06" w:rsidRDefault="006E4B7D" w:rsidP="006A2557">
            <w:pPr>
              <w:pStyle w:val="GOSTTablenorm"/>
            </w:pPr>
            <w:r>
              <w:t>Возможные значения «1» и «0»</w:t>
            </w:r>
          </w:p>
        </w:tc>
      </w:tr>
      <w:tr w:rsidR="006E4B7D" w:rsidRPr="00C81A06" w14:paraId="722AF8E7" w14:textId="77777777" w:rsidTr="007668BB">
        <w:tc>
          <w:tcPr>
            <w:tcW w:w="1182" w:type="pct"/>
          </w:tcPr>
          <w:p w14:paraId="66851EC4" w14:textId="77777777" w:rsidR="006E4B7D" w:rsidRPr="00C81A06" w:rsidRDefault="006E4B7D" w:rsidP="006A2557">
            <w:pPr>
              <w:pStyle w:val="GOSTTablenorm"/>
            </w:pPr>
            <w:r w:rsidRPr="00C81A06">
              <w:t>ТОФК получатель</w:t>
            </w:r>
          </w:p>
        </w:tc>
        <w:tc>
          <w:tcPr>
            <w:tcW w:w="860" w:type="pct"/>
          </w:tcPr>
          <w:p w14:paraId="1BFA2B08" w14:textId="77777777" w:rsidR="006E4B7D" w:rsidRPr="006A2557" w:rsidRDefault="006E4B7D" w:rsidP="006A2557">
            <w:pPr>
              <w:pStyle w:val="GOSTTablenorm"/>
            </w:pPr>
            <w:r w:rsidRPr="006A2557">
              <w:rPr>
                <w:b/>
              </w:rPr>
              <w:t>recipient</w:t>
            </w:r>
            <w:r w:rsidRPr="006A2557">
              <w:t>:account_tofk_code</w:t>
            </w:r>
          </w:p>
        </w:tc>
        <w:tc>
          <w:tcPr>
            <w:tcW w:w="613" w:type="pct"/>
          </w:tcPr>
          <w:p w14:paraId="6751A5F9" w14:textId="77777777" w:rsidR="006E4B7D" w:rsidRPr="00C81A06" w:rsidRDefault="006E4B7D" w:rsidP="006A2557">
            <w:pPr>
              <w:pStyle w:val="GOSTTablenorm"/>
            </w:pPr>
            <w:r w:rsidRPr="00C81A06">
              <w:t>Строка</w:t>
            </w:r>
          </w:p>
        </w:tc>
        <w:tc>
          <w:tcPr>
            <w:tcW w:w="376" w:type="pct"/>
          </w:tcPr>
          <w:p w14:paraId="42593A04" w14:textId="77777777" w:rsidR="006E4B7D" w:rsidRPr="00C81A06" w:rsidRDefault="006E4B7D" w:rsidP="006A2557">
            <w:pPr>
              <w:pStyle w:val="GOSTTablenorm"/>
            </w:pPr>
            <w:r w:rsidRPr="00C81A06">
              <w:rPr>
                <w:lang w:val="en-US"/>
              </w:rPr>
              <w:t>Да</w:t>
            </w:r>
            <w:r w:rsidRPr="00C81A06" w:rsidDel="0040568D">
              <w:t xml:space="preserve"> </w:t>
            </w:r>
          </w:p>
        </w:tc>
        <w:tc>
          <w:tcPr>
            <w:tcW w:w="376" w:type="pct"/>
          </w:tcPr>
          <w:p w14:paraId="74138F41" w14:textId="77777777" w:rsidR="006E4B7D" w:rsidRPr="00C81A06" w:rsidRDefault="006E4B7D" w:rsidP="006A2557">
            <w:pPr>
              <w:pStyle w:val="GOSTTablenorm"/>
            </w:pPr>
            <w:r w:rsidRPr="00C81A06">
              <w:t>=4</w:t>
            </w:r>
          </w:p>
        </w:tc>
        <w:tc>
          <w:tcPr>
            <w:tcW w:w="1593" w:type="pct"/>
          </w:tcPr>
          <w:p w14:paraId="171A974C" w14:textId="77777777" w:rsidR="006E4B7D" w:rsidRPr="00C81A06" w:rsidRDefault="006E4B7D" w:rsidP="006A2557">
            <w:pPr>
              <w:pStyle w:val="GOSTTablenorm"/>
            </w:pPr>
            <w:r w:rsidRPr="00CE4C04">
              <w:t xml:space="preserve">Указывается код </w:t>
            </w:r>
            <w:r w:rsidRPr="00C81A06">
              <w:t>ТОФК получателя</w:t>
            </w:r>
          </w:p>
        </w:tc>
      </w:tr>
      <w:tr w:rsidR="006E4B7D" w:rsidRPr="00C81A06" w14:paraId="17F1F8AB" w14:textId="77777777" w:rsidTr="007668BB">
        <w:tc>
          <w:tcPr>
            <w:tcW w:w="1182" w:type="pct"/>
          </w:tcPr>
          <w:p w14:paraId="6DB88245" w14:textId="77777777" w:rsidR="006E4B7D" w:rsidRPr="00C81A06" w:rsidRDefault="006E4B7D" w:rsidP="006A2557">
            <w:pPr>
              <w:pStyle w:val="GOSTTablenorm"/>
            </w:pPr>
            <w:r w:rsidRPr="00C81A06">
              <w:t>ЛС ТОФК получателя</w:t>
            </w:r>
          </w:p>
        </w:tc>
        <w:tc>
          <w:tcPr>
            <w:tcW w:w="860" w:type="pct"/>
          </w:tcPr>
          <w:p w14:paraId="5A6A886D" w14:textId="77777777" w:rsidR="006E4B7D" w:rsidRPr="006A2557" w:rsidRDefault="006E4B7D" w:rsidP="006A2557">
            <w:pPr>
              <w:pStyle w:val="GOSTTablenorm"/>
            </w:pPr>
            <w:r w:rsidRPr="006A2557">
              <w:rPr>
                <w:b/>
              </w:rPr>
              <w:t>recipient:</w:t>
            </w:r>
            <w:r w:rsidRPr="006A2557">
              <w:t>recipient_account</w:t>
            </w:r>
          </w:p>
        </w:tc>
        <w:tc>
          <w:tcPr>
            <w:tcW w:w="613" w:type="pct"/>
          </w:tcPr>
          <w:p w14:paraId="4400A513" w14:textId="77777777" w:rsidR="006E4B7D" w:rsidRPr="00C81A06" w:rsidRDefault="006E4B7D" w:rsidP="006A2557">
            <w:pPr>
              <w:pStyle w:val="GOSTTablenorm"/>
            </w:pPr>
            <w:r w:rsidRPr="00C81A06">
              <w:t>Строка</w:t>
            </w:r>
          </w:p>
        </w:tc>
        <w:tc>
          <w:tcPr>
            <w:tcW w:w="376" w:type="pct"/>
          </w:tcPr>
          <w:p w14:paraId="67C99DD2" w14:textId="77777777" w:rsidR="006E4B7D" w:rsidRPr="00C81A06" w:rsidRDefault="006E4B7D" w:rsidP="006A2557">
            <w:pPr>
              <w:pStyle w:val="GOSTTablenorm"/>
              <w:rPr>
                <w:lang w:val="en-US"/>
              </w:rPr>
            </w:pPr>
            <w:r w:rsidRPr="00C81A06">
              <w:rPr>
                <w:lang w:val="en-US"/>
              </w:rPr>
              <w:t>Да</w:t>
            </w:r>
            <w:r w:rsidRPr="00C81A06" w:rsidDel="0040568D">
              <w:t xml:space="preserve"> </w:t>
            </w:r>
          </w:p>
        </w:tc>
        <w:tc>
          <w:tcPr>
            <w:tcW w:w="376" w:type="pct"/>
          </w:tcPr>
          <w:p w14:paraId="3CB86BEA" w14:textId="77777777" w:rsidR="006E4B7D" w:rsidRPr="00C81A06" w:rsidRDefault="006E4B7D" w:rsidP="006A2557">
            <w:pPr>
              <w:pStyle w:val="GOSTTablenorm"/>
            </w:pPr>
            <w:r w:rsidRPr="00C81A06">
              <w:t>=11</w:t>
            </w:r>
          </w:p>
        </w:tc>
        <w:tc>
          <w:tcPr>
            <w:tcW w:w="1593" w:type="pct"/>
          </w:tcPr>
          <w:p w14:paraId="3E171E4B" w14:textId="77777777" w:rsidR="006E4B7D" w:rsidRPr="00C81A06" w:rsidRDefault="006E4B7D" w:rsidP="006A2557">
            <w:pPr>
              <w:pStyle w:val="GOSTTablenorm"/>
            </w:pPr>
            <w:r w:rsidRPr="00CE4C04">
              <w:t xml:space="preserve">Указывается лицевой счет </w:t>
            </w:r>
            <w:r w:rsidRPr="00C81A06">
              <w:t>ТОФК получателя</w:t>
            </w:r>
          </w:p>
        </w:tc>
      </w:tr>
      <w:tr w:rsidR="006E4B7D" w:rsidRPr="00C81A06" w14:paraId="6055D85E" w14:textId="77777777" w:rsidTr="007668BB">
        <w:tc>
          <w:tcPr>
            <w:tcW w:w="1182" w:type="pct"/>
          </w:tcPr>
          <w:p w14:paraId="21DD199A" w14:textId="77777777" w:rsidR="006E4B7D" w:rsidRPr="00C81A06" w:rsidRDefault="006E4B7D" w:rsidP="006A2557">
            <w:pPr>
              <w:pStyle w:val="GOSTTablenorm"/>
            </w:pPr>
            <w:r w:rsidRPr="00C81A06">
              <w:t>ОКТМО платежа получателя</w:t>
            </w:r>
          </w:p>
        </w:tc>
        <w:tc>
          <w:tcPr>
            <w:tcW w:w="860" w:type="pct"/>
          </w:tcPr>
          <w:p w14:paraId="3A2BE111" w14:textId="77777777" w:rsidR="006E4B7D" w:rsidRPr="006A2557" w:rsidRDefault="006E4B7D" w:rsidP="006A2557">
            <w:pPr>
              <w:pStyle w:val="GOSTTablenorm"/>
            </w:pPr>
            <w:r w:rsidRPr="006A2557">
              <w:rPr>
                <w:b/>
              </w:rPr>
              <w:t>recipient</w:t>
            </w:r>
            <w:r w:rsidRPr="006A2557">
              <w:t>:oktmo</w:t>
            </w:r>
          </w:p>
        </w:tc>
        <w:tc>
          <w:tcPr>
            <w:tcW w:w="613" w:type="pct"/>
          </w:tcPr>
          <w:p w14:paraId="406624E3" w14:textId="77777777" w:rsidR="006E4B7D" w:rsidRPr="00C81A06" w:rsidRDefault="006E4B7D" w:rsidP="006A2557">
            <w:pPr>
              <w:pStyle w:val="GOSTTablenorm"/>
            </w:pPr>
            <w:r w:rsidRPr="00C81A06">
              <w:rPr>
                <w:lang w:eastAsia="en-US"/>
              </w:rPr>
              <w:t>Строка</w:t>
            </w:r>
          </w:p>
        </w:tc>
        <w:tc>
          <w:tcPr>
            <w:tcW w:w="376" w:type="pct"/>
          </w:tcPr>
          <w:p w14:paraId="29A1FEE5" w14:textId="77777777" w:rsidR="006E4B7D" w:rsidRPr="00C81A06" w:rsidRDefault="006E4B7D" w:rsidP="006A2557">
            <w:pPr>
              <w:pStyle w:val="GOSTTablenorm"/>
            </w:pPr>
            <w:r w:rsidRPr="00C81A06">
              <w:rPr>
                <w:lang w:val="en-US"/>
              </w:rPr>
              <w:t>Да</w:t>
            </w:r>
            <w:r w:rsidRPr="00C81A06" w:rsidDel="0040568D">
              <w:t xml:space="preserve"> </w:t>
            </w:r>
          </w:p>
        </w:tc>
        <w:tc>
          <w:tcPr>
            <w:tcW w:w="376" w:type="pct"/>
          </w:tcPr>
          <w:p w14:paraId="46BC5648" w14:textId="77777777" w:rsidR="006E4B7D" w:rsidRPr="00C81A06" w:rsidRDefault="006E4B7D" w:rsidP="006A2557">
            <w:pPr>
              <w:pStyle w:val="GOSTTablenorm"/>
            </w:pPr>
            <w:r w:rsidRPr="00C81A06">
              <w:t>=8</w:t>
            </w:r>
          </w:p>
        </w:tc>
        <w:tc>
          <w:tcPr>
            <w:tcW w:w="1593" w:type="pct"/>
          </w:tcPr>
          <w:p w14:paraId="34028930" w14:textId="05C16EAB" w:rsidR="006E4B7D" w:rsidRPr="004A7C16" w:rsidRDefault="006E4B7D" w:rsidP="006A2557">
            <w:pPr>
              <w:pStyle w:val="GOSTTablenorm"/>
            </w:pPr>
            <w:r w:rsidRPr="004A7C16">
              <w:t>У</w:t>
            </w:r>
            <w:r w:rsidRPr="00CE4C04">
              <w:t>казывается ОКТМО платежа получателя</w:t>
            </w:r>
          </w:p>
        </w:tc>
      </w:tr>
      <w:tr w:rsidR="006E4B7D" w:rsidRPr="00C81A06" w14:paraId="4A4F2A19" w14:textId="77777777" w:rsidTr="007668BB">
        <w:tc>
          <w:tcPr>
            <w:tcW w:w="1182" w:type="pct"/>
          </w:tcPr>
          <w:p w14:paraId="21A72BD0" w14:textId="77777777" w:rsidR="006E4B7D" w:rsidRPr="006A2557" w:rsidRDefault="006E4B7D" w:rsidP="006A2557">
            <w:pPr>
              <w:pStyle w:val="GOSTTablenorm"/>
              <w:rPr>
                <w:b/>
              </w:rPr>
            </w:pPr>
            <w:r w:rsidRPr="006A2557">
              <w:rPr>
                <w:b/>
              </w:rPr>
              <w:t xml:space="preserve">Информация по строкам документа </w:t>
            </w:r>
          </w:p>
        </w:tc>
        <w:tc>
          <w:tcPr>
            <w:tcW w:w="860" w:type="pct"/>
          </w:tcPr>
          <w:p w14:paraId="25489AE3" w14:textId="77777777" w:rsidR="006E4B7D" w:rsidRPr="006A2557" w:rsidRDefault="006E4B7D" w:rsidP="006A2557">
            <w:pPr>
              <w:pStyle w:val="GOSTTablenorm"/>
              <w:rPr>
                <w:b/>
              </w:rPr>
            </w:pPr>
            <w:r w:rsidRPr="006A2557">
              <w:rPr>
                <w:b/>
              </w:rPr>
              <w:t>entries</w:t>
            </w:r>
          </w:p>
        </w:tc>
        <w:tc>
          <w:tcPr>
            <w:tcW w:w="613" w:type="pct"/>
          </w:tcPr>
          <w:p w14:paraId="6D6AC583" w14:textId="77777777" w:rsidR="006E4B7D" w:rsidRPr="00C81A06" w:rsidRDefault="006E4B7D" w:rsidP="006A2557">
            <w:pPr>
              <w:pStyle w:val="GOSTTablenorm"/>
            </w:pPr>
            <w:r w:rsidRPr="00C81A06">
              <w:t>Массив</w:t>
            </w:r>
          </w:p>
        </w:tc>
        <w:tc>
          <w:tcPr>
            <w:tcW w:w="376" w:type="pct"/>
          </w:tcPr>
          <w:p w14:paraId="342824A2" w14:textId="77777777" w:rsidR="006E4B7D" w:rsidRPr="00C81A06" w:rsidRDefault="006E4B7D" w:rsidP="006A2557">
            <w:pPr>
              <w:pStyle w:val="GOSTTablenorm"/>
            </w:pPr>
            <w:r w:rsidRPr="00C81A06">
              <w:t>Да</w:t>
            </w:r>
          </w:p>
        </w:tc>
        <w:tc>
          <w:tcPr>
            <w:tcW w:w="376" w:type="pct"/>
          </w:tcPr>
          <w:p w14:paraId="03122004" w14:textId="77777777" w:rsidR="006E4B7D" w:rsidRPr="00C81A06" w:rsidRDefault="006E4B7D" w:rsidP="006A2557">
            <w:pPr>
              <w:pStyle w:val="GOSTTablenorm"/>
            </w:pPr>
            <w:r w:rsidRPr="00C81A06">
              <w:t>-</w:t>
            </w:r>
          </w:p>
        </w:tc>
        <w:tc>
          <w:tcPr>
            <w:tcW w:w="1593" w:type="pct"/>
          </w:tcPr>
          <w:p w14:paraId="112B6F07" w14:textId="07A2A821" w:rsidR="006E4B7D" w:rsidRPr="004A7C16" w:rsidRDefault="006E4B7D" w:rsidP="006A2557">
            <w:pPr>
              <w:pStyle w:val="GOSTTablenorm"/>
            </w:pPr>
            <w:r w:rsidRPr="00C81A06">
              <w:t>Количество строк в документе не ограничено</w:t>
            </w:r>
          </w:p>
        </w:tc>
      </w:tr>
      <w:tr w:rsidR="006E4B7D" w:rsidRPr="00C81A06" w14:paraId="4A5BC01D" w14:textId="77777777" w:rsidTr="007668BB">
        <w:tc>
          <w:tcPr>
            <w:tcW w:w="1182" w:type="pct"/>
          </w:tcPr>
          <w:p w14:paraId="05679321" w14:textId="39D7E8F8" w:rsidR="006E4B7D" w:rsidRPr="00C81A06" w:rsidRDefault="006E4B7D" w:rsidP="006A2557">
            <w:pPr>
              <w:pStyle w:val="GOSTTablenorm"/>
            </w:pPr>
            <w:r w:rsidRPr="00C81A06">
              <w:t>Идентификатор строки</w:t>
            </w:r>
          </w:p>
        </w:tc>
        <w:tc>
          <w:tcPr>
            <w:tcW w:w="860" w:type="pct"/>
          </w:tcPr>
          <w:p w14:paraId="71840126" w14:textId="77777777" w:rsidR="006E4B7D" w:rsidRPr="006A2557" w:rsidRDefault="006E4B7D" w:rsidP="006A2557">
            <w:pPr>
              <w:pStyle w:val="GOSTTablenorm"/>
            </w:pPr>
            <w:r w:rsidRPr="006A2557">
              <w:rPr>
                <w:b/>
              </w:rPr>
              <w:t>entries:</w:t>
            </w:r>
            <w:r w:rsidRPr="006A2557">
              <w:t>line_id</w:t>
            </w:r>
          </w:p>
        </w:tc>
        <w:tc>
          <w:tcPr>
            <w:tcW w:w="613" w:type="pct"/>
          </w:tcPr>
          <w:p w14:paraId="702CF66E" w14:textId="77777777" w:rsidR="006E4B7D" w:rsidRPr="00C81A06" w:rsidRDefault="006E4B7D" w:rsidP="006A2557">
            <w:pPr>
              <w:pStyle w:val="GOSTTablenorm"/>
            </w:pPr>
            <w:r w:rsidRPr="00C81A06">
              <w:rPr>
                <w:lang w:val="en-US"/>
              </w:rPr>
              <w:t>GUID</w:t>
            </w:r>
          </w:p>
        </w:tc>
        <w:tc>
          <w:tcPr>
            <w:tcW w:w="376" w:type="pct"/>
          </w:tcPr>
          <w:p w14:paraId="07F6BBE5" w14:textId="77777777" w:rsidR="006E4B7D" w:rsidRPr="00C81A06" w:rsidRDefault="006E4B7D" w:rsidP="006A2557">
            <w:pPr>
              <w:pStyle w:val="GOSTTablenorm"/>
            </w:pPr>
            <w:r w:rsidRPr="00C81A06">
              <w:t>Да</w:t>
            </w:r>
          </w:p>
        </w:tc>
        <w:tc>
          <w:tcPr>
            <w:tcW w:w="376" w:type="pct"/>
          </w:tcPr>
          <w:p w14:paraId="1F930341" w14:textId="77777777" w:rsidR="006E4B7D" w:rsidRPr="00C81A06" w:rsidRDefault="006E4B7D" w:rsidP="006A2557">
            <w:pPr>
              <w:pStyle w:val="GOSTTablenorm"/>
            </w:pPr>
            <w:r w:rsidRPr="00C81A06">
              <w:t>=36</w:t>
            </w:r>
          </w:p>
        </w:tc>
        <w:tc>
          <w:tcPr>
            <w:tcW w:w="1593" w:type="pct"/>
          </w:tcPr>
          <w:p w14:paraId="5AE62664" w14:textId="77777777" w:rsidR="006E4B7D" w:rsidRPr="00C81A06" w:rsidRDefault="006E4B7D" w:rsidP="006A2557">
            <w:pPr>
              <w:pStyle w:val="GOSTTablenorm"/>
            </w:pPr>
            <w:r w:rsidRPr="00C81A06">
              <w:t>Указывается технический идентификатор (</w:t>
            </w:r>
            <w:r w:rsidRPr="00C81A06">
              <w:rPr>
                <w:lang w:val="en-US"/>
              </w:rPr>
              <w:t>GUID</w:t>
            </w:r>
            <w:r w:rsidRPr="00C81A06">
              <w:t>) строки</w:t>
            </w:r>
          </w:p>
        </w:tc>
      </w:tr>
      <w:tr w:rsidR="006E4B7D" w:rsidRPr="00C81A06" w14:paraId="5843AD18" w14:textId="77777777" w:rsidTr="007668BB">
        <w:tc>
          <w:tcPr>
            <w:tcW w:w="1182" w:type="pct"/>
          </w:tcPr>
          <w:p w14:paraId="5FA97ADA" w14:textId="77777777" w:rsidR="006E4B7D" w:rsidRPr="00C81A06" w:rsidRDefault="006E4B7D" w:rsidP="006A2557">
            <w:pPr>
              <w:pStyle w:val="GOSTTablenorm"/>
            </w:pPr>
            <w:r w:rsidRPr="00C81A06">
              <w:t>Номер строки</w:t>
            </w:r>
          </w:p>
        </w:tc>
        <w:tc>
          <w:tcPr>
            <w:tcW w:w="860" w:type="pct"/>
          </w:tcPr>
          <w:p w14:paraId="03DAE413" w14:textId="77777777" w:rsidR="006E4B7D" w:rsidRPr="006A2557" w:rsidRDefault="006E4B7D" w:rsidP="006A2557">
            <w:pPr>
              <w:pStyle w:val="GOSTTablenorm"/>
            </w:pPr>
            <w:r w:rsidRPr="006A2557">
              <w:rPr>
                <w:b/>
              </w:rPr>
              <w:t>entries</w:t>
            </w:r>
            <w:r w:rsidRPr="006A2557">
              <w:t>:line_no</w:t>
            </w:r>
          </w:p>
        </w:tc>
        <w:tc>
          <w:tcPr>
            <w:tcW w:w="613" w:type="pct"/>
          </w:tcPr>
          <w:p w14:paraId="7F6C6F6F" w14:textId="77777777" w:rsidR="006E4B7D" w:rsidRPr="00C81A06" w:rsidRDefault="006E4B7D" w:rsidP="006A2557">
            <w:pPr>
              <w:pStyle w:val="GOSTTablenorm"/>
            </w:pPr>
            <w:r w:rsidRPr="00C81A06">
              <w:rPr>
                <w:lang w:eastAsia="en-US"/>
              </w:rPr>
              <w:t>Строка</w:t>
            </w:r>
          </w:p>
        </w:tc>
        <w:tc>
          <w:tcPr>
            <w:tcW w:w="376" w:type="pct"/>
          </w:tcPr>
          <w:p w14:paraId="7DFC00EA" w14:textId="77777777" w:rsidR="006E4B7D" w:rsidRPr="00C81A06" w:rsidRDefault="006E4B7D" w:rsidP="006A2557">
            <w:pPr>
              <w:pStyle w:val="GOSTTablenorm"/>
            </w:pPr>
            <w:r w:rsidRPr="00C81A06">
              <w:t>Нет</w:t>
            </w:r>
          </w:p>
        </w:tc>
        <w:tc>
          <w:tcPr>
            <w:tcW w:w="376" w:type="pct"/>
          </w:tcPr>
          <w:p w14:paraId="47BBFA22" w14:textId="77777777" w:rsidR="006E4B7D" w:rsidRPr="00C81A06" w:rsidRDefault="006E4B7D" w:rsidP="006A2557">
            <w:pPr>
              <w:pStyle w:val="GOSTTablenorm"/>
            </w:pPr>
            <w:r w:rsidRPr="00C81A06">
              <w:t>&lt;=4</w:t>
            </w:r>
          </w:p>
        </w:tc>
        <w:tc>
          <w:tcPr>
            <w:tcW w:w="1593" w:type="pct"/>
          </w:tcPr>
          <w:p w14:paraId="39C867D2" w14:textId="099389E3" w:rsidR="006E4B7D" w:rsidRPr="00CE4C04" w:rsidRDefault="006E4B7D" w:rsidP="006A2557">
            <w:pPr>
              <w:pStyle w:val="GOSTTablenorm"/>
            </w:pPr>
            <w:r w:rsidRPr="00CE4C04">
              <w:t>Указывается порядковый номер строки</w:t>
            </w:r>
            <w:r>
              <w:t xml:space="preserve"> распоряжения, на основании которой сформирована строка в документе</w:t>
            </w:r>
          </w:p>
        </w:tc>
      </w:tr>
      <w:tr w:rsidR="000E608D" w:rsidRPr="00C81A06" w14:paraId="5C33E88A" w14:textId="77777777" w:rsidTr="007668BB">
        <w:tc>
          <w:tcPr>
            <w:tcW w:w="1182" w:type="pct"/>
          </w:tcPr>
          <w:p w14:paraId="602EAC7E" w14:textId="7A3F3BFE" w:rsidR="000E608D" w:rsidRPr="00C81A06" w:rsidRDefault="000E608D" w:rsidP="006A2557">
            <w:pPr>
              <w:pStyle w:val="GOSTTablenorm"/>
            </w:pPr>
            <w:r w:rsidRPr="00C81A06">
              <w:t>Аналитический код</w:t>
            </w:r>
          </w:p>
        </w:tc>
        <w:tc>
          <w:tcPr>
            <w:tcW w:w="860" w:type="pct"/>
          </w:tcPr>
          <w:p w14:paraId="799C4612" w14:textId="081DF7CD" w:rsidR="000E608D" w:rsidRPr="006A2557" w:rsidRDefault="000E608D" w:rsidP="006A2557">
            <w:pPr>
              <w:pStyle w:val="GOSTTablenorm"/>
            </w:pPr>
            <w:r w:rsidRPr="006A2557">
              <w:rPr>
                <w:b/>
              </w:rPr>
              <w:t>entries:</w:t>
            </w:r>
            <w:r w:rsidRPr="006A2557">
              <w:t>analytical_group</w:t>
            </w:r>
          </w:p>
        </w:tc>
        <w:tc>
          <w:tcPr>
            <w:tcW w:w="613" w:type="pct"/>
          </w:tcPr>
          <w:p w14:paraId="7B391ABE" w14:textId="4200A8E4" w:rsidR="000E608D" w:rsidRPr="00C81A06" w:rsidRDefault="000E608D" w:rsidP="006A2557">
            <w:pPr>
              <w:pStyle w:val="GOSTTablenorm"/>
              <w:rPr>
                <w:lang w:eastAsia="en-US"/>
              </w:rPr>
            </w:pPr>
            <w:r w:rsidRPr="00C81A06">
              <w:t>Строка</w:t>
            </w:r>
          </w:p>
        </w:tc>
        <w:tc>
          <w:tcPr>
            <w:tcW w:w="376" w:type="pct"/>
          </w:tcPr>
          <w:p w14:paraId="58C3F51D" w14:textId="2E5C1C7A" w:rsidR="000E608D" w:rsidRPr="00C81A06" w:rsidRDefault="000E608D" w:rsidP="006A2557">
            <w:pPr>
              <w:pStyle w:val="GOSTTablenorm"/>
            </w:pPr>
            <w:r w:rsidRPr="00C81A06">
              <w:t>Нет</w:t>
            </w:r>
          </w:p>
        </w:tc>
        <w:tc>
          <w:tcPr>
            <w:tcW w:w="376" w:type="pct"/>
          </w:tcPr>
          <w:p w14:paraId="709F50BE" w14:textId="1EBD5282" w:rsidR="000E608D" w:rsidRPr="00C81A06" w:rsidRDefault="000E608D" w:rsidP="006A2557">
            <w:pPr>
              <w:pStyle w:val="GOSTTablenorm"/>
            </w:pPr>
            <w:r w:rsidRPr="00C81A06">
              <w:t>&lt;=</w:t>
            </w:r>
            <w:r w:rsidRPr="00C81A06">
              <w:rPr>
                <w:lang w:val="en-US"/>
              </w:rPr>
              <w:t>25</w:t>
            </w:r>
          </w:p>
        </w:tc>
        <w:tc>
          <w:tcPr>
            <w:tcW w:w="1593" w:type="pct"/>
          </w:tcPr>
          <w:p w14:paraId="2AE988DA" w14:textId="60130510" w:rsidR="000E608D" w:rsidRPr="00CE4C04" w:rsidRDefault="000E608D" w:rsidP="006A2557">
            <w:pPr>
              <w:pStyle w:val="GOSTTablenorm"/>
            </w:pPr>
            <w:r w:rsidRPr="00CE4C04">
              <w:t>Указывается аналитический код</w:t>
            </w:r>
          </w:p>
        </w:tc>
      </w:tr>
      <w:tr w:rsidR="006E4B7D" w:rsidRPr="00C81A06" w14:paraId="57F117CB" w14:textId="77777777" w:rsidTr="007668BB">
        <w:tc>
          <w:tcPr>
            <w:tcW w:w="1182" w:type="pct"/>
          </w:tcPr>
          <w:p w14:paraId="3767E42F" w14:textId="77777777" w:rsidR="006E4B7D" w:rsidRPr="00C81A06" w:rsidRDefault="006E4B7D" w:rsidP="006A2557">
            <w:pPr>
              <w:pStyle w:val="GOSTTablenorm"/>
            </w:pPr>
            <w:r w:rsidRPr="00C81A06">
              <w:t>Сумма в рублях</w:t>
            </w:r>
          </w:p>
        </w:tc>
        <w:tc>
          <w:tcPr>
            <w:tcW w:w="860" w:type="pct"/>
          </w:tcPr>
          <w:p w14:paraId="27A9A9DB" w14:textId="77777777" w:rsidR="006E4B7D" w:rsidRPr="006A2557" w:rsidRDefault="006E4B7D" w:rsidP="006A2557">
            <w:pPr>
              <w:pStyle w:val="GOSTTablenorm"/>
            </w:pPr>
            <w:r w:rsidRPr="006A2557">
              <w:rPr>
                <w:b/>
              </w:rPr>
              <w:t>entries</w:t>
            </w:r>
            <w:r w:rsidRPr="006A2557">
              <w:t>:amount</w:t>
            </w:r>
          </w:p>
        </w:tc>
        <w:tc>
          <w:tcPr>
            <w:tcW w:w="613" w:type="pct"/>
          </w:tcPr>
          <w:p w14:paraId="32E5F4AD" w14:textId="77777777" w:rsidR="006E4B7D" w:rsidRPr="00C81A06" w:rsidRDefault="006E4B7D" w:rsidP="006A2557">
            <w:pPr>
              <w:pStyle w:val="GOSTTablenorm"/>
            </w:pPr>
            <w:r w:rsidRPr="00C81A06">
              <w:t>Сумма</w:t>
            </w:r>
          </w:p>
        </w:tc>
        <w:tc>
          <w:tcPr>
            <w:tcW w:w="376" w:type="pct"/>
          </w:tcPr>
          <w:p w14:paraId="3AE85A94" w14:textId="77777777" w:rsidR="006E4B7D" w:rsidRPr="00C81A06" w:rsidRDefault="006E4B7D" w:rsidP="006A2557">
            <w:pPr>
              <w:pStyle w:val="GOSTTablenorm"/>
            </w:pPr>
            <w:r w:rsidRPr="00C81A06">
              <w:t>Да</w:t>
            </w:r>
          </w:p>
        </w:tc>
        <w:tc>
          <w:tcPr>
            <w:tcW w:w="376" w:type="pct"/>
          </w:tcPr>
          <w:p w14:paraId="7EE7AF69" w14:textId="7A74A5E6" w:rsidR="006E4B7D" w:rsidRPr="00C81A06" w:rsidRDefault="006E4B7D" w:rsidP="006A2557">
            <w:pPr>
              <w:pStyle w:val="GOSTTablenorm"/>
            </w:pPr>
          </w:p>
        </w:tc>
        <w:tc>
          <w:tcPr>
            <w:tcW w:w="1593" w:type="pct"/>
          </w:tcPr>
          <w:p w14:paraId="7A097597" w14:textId="77777777" w:rsidR="006E4B7D" w:rsidRPr="00C81A06" w:rsidRDefault="006E4B7D" w:rsidP="006A2557">
            <w:pPr>
              <w:pStyle w:val="GOSTTablenorm"/>
            </w:pPr>
            <w:r w:rsidRPr="00CE4C04">
              <w:t xml:space="preserve">Указывается передаваемая сумма строки по документу в валюте Российской Федерации, </w:t>
            </w:r>
            <w:r w:rsidRPr="00C81A06">
              <w:t>с точностью 2 знака после запятой</w:t>
            </w:r>
          </w:p>
        </w:tc>
      </w:tr>
      <w:tr w:rsidR="006E4B7D" w:rsidRPr="00C81A06" w14:paraId="24133C77" w14:textId="77777777" w:rsidTr="007668BB">
        <w:tc>
          <w:tcPr>
            <w:tcW w:w="1182" w:type="pct"/>
          </w:tcPr>
          <w:p w14:paraId="18D57260" w14:textId="77777777" w:rsidR="006E4B7D" w:rsidRPr="00C81A06" w:rsidRDefault="006E4B7D" w:rsidP="006A2557">
            <w:pPr>
              <w:pStyle w:val="GOSTTablenorm"/>
            </w:pPr>
            <w:r w:rsidRPr="00C81A06">
              <w:t>Идентификатор документа по зачислению НВС ФБ</w:t>
            </w:r>
          </w:p>
        </w:tc>
        <w:tc>
          <w:tcPr>
            <w:tcW w:w="860" w:type="pct"/>
          </w:tcPr>
          <w:p w14:paraId="4F9185E5" w14:textId="77777777" w:rsidR="006E4B7D" w:rsidRPr="006A2557" w:rsidRDefault="006E4B7D" w:rsidP="006A2557">
            <w:pPr>
              <w:pStyle w:val="GOSTTablenorm"/>
            </w:pPr>
            <w:r w:rsidRPr="006A2557">
              <w:rPr>
                <w:b/>
              </w:rPr>
              <w:t>entries:</w:t>
            </w:r>
            <w:r w:rsidRPr="006A2557">
              <w:t>doc_guid_nvs</w:t>
            </w:r>
          </w:p>
        </w:tc>
        <w:tc>
          <w:tcPr>
            <w:tcW w:w="613" w:type="pct"/>
          </w:tcPr>
          <w:p w14:paraId="1CCA84CD" w14:textId="77777777" w:rsidR="006E4B7D" w:rsidRPr="00C81A06" w:rsidRDefault="006E4B7D" w:rsidP="006A2557">
            <w:pPr>
              <w:pStyle w:val="GOSTTablenorm"/>
            </w:pPr>
            <w:r w:rsidRPr="00C81A06">
              <w:t>GUID</w:t>
            </w:r>
          </w:p>
        </w:tc>
        <w:tc>
          <w:tcPr>
            <w:tcW w:w="376" w:type="pct"/>
          </w:tcPr>
          <w:p w14:paraId="20556173" w14:textId="77777777" w:rsidR="006E4B7D" w:rsidRPr="00C81A06" w:rsidRDefault="006E4B7D" w:rsidP="006A2557">
            <w:pPr>
              <w:pStyle w:val="GOSTTablenorm"/>
            </w:pPr>
            <w:r w:rsidRPr="00C81A06">
              <w:t>Да</w:t>
            </w:r>
          </w:p>
        </w:tc>
        <w:tc>
          <w:tcPr>
            <w:tcW w:w="376" w:type="pct"/>
          </w:tcPr>
          <w:p w14:paraId="06883C5E" w14:textId="77777777" w:rsidR="006E4B7D" w:rsidRPr="00C81A06" w:rsidRDefault="006E4B7D" w:rsidP="006A2557">
            <w:pPr>
              <w:pStyle w:val="GOSTTablenorm"/>
            </w:pPr>
            <w:r w:rsidRPr="00C81A06">
              <w:t>=36</w:t>
            </w:r>
          </w:p>
        </w:tc>
        <w:tc>
          <w:tcPr>
            <w:tcW w:w="1593" w:type="pct"/>
          </w:tcPr>
          <w:p w14:paraId="660D3766" w14:textId="77777777" w:rsidR="006E4B7D" w:rsidRPr="00C81A06" w:rsidRDefault="006E4B7D" w:rsidP="006A2557">
            <w:pPr>
              <w:pStyle w:val="GOSTTablenorm"/>
            </w:pPr>
            <w:r w:rsidRPr="00CE4C04">
              <w:t xml:space="preserve">Указывается внешний </w:t>
            </w:r>
            <w:r w:rsidRPr="00C81A06">
              <w:t>идентификатор платежного документа, на основании которого платеж был учтен как невыясненное поступление ФБ</w:t>
            </w:r>
          </w:p>
        </w:tc>
      </w:tr>
    </w:tbl>
    <w:p w14:paraId="3A2FA922" w14:textId="0259ECA9" w:rsidR="001268B4" w:rsidRDefault="001268B4" w:rsidP="001268B4">
      <w:pPr>
        <w:pStyle w:val="51"/>
        <w:rPr>
          <w:szCs w:val="24"/>
        </w:rPr>
      </w:pPr>
      <w:bookmarkStart w:id="743" w:name="_Toc226625589"/>
      <w:r>
        <w:lastRenderedPageBreak/>
        <w:t xml:space="preserve">Пример запроса </w:t>
      </w:r>
      <w:r w:rsidRPr="00667777">
        <w:t>по документу «</w:t>
      </w:r>
      <w:r w:rsidRPr="00E11792">
        <w:rPr>
          <w:szCs w:val="24"/>
        </w:rPr>
        <w:t>Реестр передаваемых (принимаемых) платежей (ф. 0533002)</w:t>
      </w:r>
      <w:r w:rsidRPr="009C5445">
        <w:rPr>
          <w:szCs w:val="24"/>
        </w:rPr>
        <w:t xml:space="preserve">» </w:t>
      </w:r>
      <w:r w:rsidRPr="00E11792">
        <w:rPr>
          <w:szCs w:val="24"/>
        </w:rPr>
        <w:t>BSP_DOC_D_019</w:t>
      </w:r>
      <w:r w:rsidRPr="006170D8">
        <w:rPr>
          <w:szCs w:val="24"/>
        </w:rPr>
        <w:t>_SPS</w:t>
      </w:r>
      <w:bookmarkEnd w:id="743"/>
    </w:p>
    <w:p w14:paraId="79018375" w14:textId="77777777" w:rsidR="003D36DF" w:rsidRPr="00A97178" w:rsidRDefault="003D36DF" w:rsidP="003D36DF">
      <w:pPr>
        <w:pStyle w:val="GOSTScript"/>
      </w:pPr>
      <w:r w:rsidRPr="00A97178">
        <w:t>{</w:t>
      </w:r>
    </w:p>
    <w:p w14:paraId="4A1D2A1F" w14:textId="77777777" w:rsidR="003D36DF" w:rsidRPr="00A97178" w:rsidRDefault="003D36DF" w:rsidP="003D36DF">
      <w:pPr>
        <w:pStyle w:val="GOSTScript"/>
      </w:pPr>
      <w:r w:rsidRPr="00A97178">
        <w:tab/>
        <w:t>"header": {</w:t>
      </w:r>
    </w:p>
    <w:p w14:paraId="5BE5C299" w14:textId="77777777" w:rsidR="003D36DF" w:rsidRPr="00A97178" w:rsidRDefault="003D36DF" w:rsidP="003D36DF">
      <w:pPr>
        <w:pStyle w:val="GOSTScript"/>
      </w:pPr>
      <w:r w:rsidRPr="00A97178">
        <w:tab/>
      </w:r>
      <w:r w:rsidRPr="00A97178">
        <w:tab/>
        <w:t>"Source": "RMS",</w:t>
      </w:r>
    </w:p>
    <w:p w14:paraId="18675189" w14:textId="08DD36AB" w:rsidR="003D36DF" w:rsidRPr="00A97178" w:rsidRDefault="003D36DF" w:rsidP="003D36DF">
      <w:pPr>
        <w:pStyle w:val="GOSTScript"/>
      </w:pPr>
      <w:r>
        <w:tab/>
      </w:r>
      <w:r>
        <w:tab/>
        <w:t>"ReqDateTime": "2025</w:t>
      </w:r>
      <w:r w:rsidRPr="00A97178">
        <w:t>-08-29 10:37:22",</w:t>
      </w:r>
    </w:p>
    <w:p w14:paraId="4EAFA21A" w14:textId="77777777" w:rsidR="003D36DF" w:rsidRPr="00A97178" w:rsidRDefault="003D36DF" w:rsidP="003D36DF">
      <w:pPr>
        <w:pStyle w:val="GOSTScript"/>
      </w:pPr>
      <w:r w:rsidRPr="00A97178">
        <w:tab/>
      </w:r>
      <w:r w:rsidRPr="00A97178">
        <w:tab/>
        <w:t>"Version": "1.0",</w:t>
      </w:r>
    </w:p>
    <w:p w14:paraId="42EA952A" w14:textId="77777777" w:rsidR="003D36DF" w:rsidRPr="00A97178" w:rsidRDefault="003D36DF" w:rsidP="003D36DF">
      <w:pPr>
        <w:pStyle w:val="GOSTScript"/>
      </w:pPr>
      <w:r w:rsidRPr="00A97178">
        <w:tab/>
      </w:r>
      <w:r w:rsidRPr="00A97178">
        <w:tab/>
        <w:t>"ReqGuid": "b0d4ce5d-2757-4699-948c-cfa72ba94f10",</w:t>
      </w:r>
    </w:p>
    <w:p w14:paraId="3C693E4E" w14:textId="77777777" w:rsidR="003D36DF" w:rsidRPr="00A97178" w:rsidRDefault="003D36DF" w:rsidP="003D36DF">
      <w:pPr>
        <w:pStyle w:val="GOSTScript"/>
      </w:pPr>
      <w:r w:rsidRPr="00A97178">
        <w:tab/>
      </w:r>
      <w:r w:rsidRPr="00A97178">
        <w:tab/>
        <w:t>"DocGuid": "0bd90a7c-e339-46ff-ac39-71029ff81370",</w:t>
      </w:r>
    </w:p>
    <w:p w14:paraId="2C880C35" w14:textId="77777777" w:rsidR="003D36DF" w:rsidRPr="00A97178" w:rsidRDefault="003D36DF" w:rsidP="003D36DF">
      <w:pPr>
        <w:pStyle w:val="GOSTScript"/>
      </w:pPr>
      <w:r w:rsidRPr="00A97178">
        <w:tab/>
      </w:r>
      <w:r w:rsidRPr="00A97178">
        <w:tab/>
        <w:t>"RequestType": "ACCOUNTING",</w:t>
      </w:r>
    </w:p>
    <w:p w14:paraId="7A4906DF" w14:textId="7E86A29E" w:rsidR="003D36DF" w:rsidRPr="00A97178" w:rsidRDefault="003D36DF" w:rsidP="003D36DF">
      <w:pPr>
        <w:pStyle w:val="GOSTScript"/>
      </w:pPr>
      <w:r>
        <w:tab/>
      </w:r>
      <w:r>
        <w:tab/>
        <w:t>"TypeDoc": "BSP_DOC_D_01</w:t>
      </w:r>
      <w:r w:rsidRPr="00A97178">
        <w:t>9</w:t>
      </w:r>
      <w:r w:rsidRPr="00097345">
        <w:t>_</w:t>
      </w:r>
      <w:r>
        <w:t>SPS</w:t>
      </w:r>
      <w:r w:rsidRPr="00A97178">
        <w:t>",</w:t>
      </w:r>
    </w:p>
    <w:p w14:paraId="5E998D00" w14:textId="77777777" w:rsidR="003D36DF" w:rsidRPr="00A97178" w:rsidRDefault="003D36DF" w:rsidP="003D36DF">
      <w:pPr>
        <w:pStyle w:val="GOSTScript"/>
      </w:pPr>
      <w:r w:rsidRPr="00A97178">
        <w:tab/>
      </w:r>
      <w:r w:rsidRPr="00A97178">
        <w:tab/>
        <w:t>"Stage": "auth",</w:t>
      </w:r>
    </w:p>
    <w:p w14:paraId="43C319BC" w14:textId="77777777" w:rsidR="003D36DF" w:rsidRPr="00A97178" w:rsidRDefault="003D36DF" w:rsidP="003D36DF">
      <w:pPr>
        <w:pStyle w:val="GOSTScript"/>
      </w:pPr>
      <w:r w:rsidRPr="00A97178">
        <w:tab/>
      </w:r>
      <w:r w:rsidRPr="00A97178">
        <w:tab/>
        <w:t>"BalLevContrl": "2",</w:t>
      </w:r>
    </w:p>
    <w:p w14:paraId="2EBF07E1" w14:textId="77777777" w:rsidR="003D36DF" w:rsidRPr="00F00F4F" w:rsidRDefault="003D36DF" w:rsidP="003D36DF">
      <w:pPr>
        <w:pStyle w:val="GOSTScript"/>
      </w:pPr>
      <w:r w:rsidRPr="00A97178">
        <w:tab/>
      </w:r>
      <w:r w:rsidRPr="00A97178">
        <w:tab/>
        <w:t>"Subject": "5700",</w:t>
      </w:r>
    </w:p>
    <w:p w14:paraId="719E209F" w14:textId="459BB58F" w:rsidR="003D36DF" w:rsidRPr="00A97178" w:rsidRDefault="003D36DF" w:rsidP="003D36DF">
      <w:pPr>
        <w:pStyle w:val="GOSTScript"/>
      </w:pPr>
      <w:r>
        <w:tab/>
      </w:r>
      <w:r>
        <w:tab/>
        <w:t>"SettlementDate": "2025</w:t>
      </w:r>
      <w:r w:rsidRPr="00A97178">
        <w:t>-08-28"</w:t>
      </w:r>
    </w:p>
    <w:p w14:paraId="5A566474" w14:textId="77777777" w:rsidR="003D36DF" w:rsidRPr="00A97178" w:rsidRDefault="003D36DF" w:rsidP="003D36DF">
      <w:pPr>
        <w:pStyle w:val="GOSTScript"/>
      </w:pPr>
      <w:r w:rsidRPr="00A97178">
        <w:tab/>
        <w:t>},</w:t>
      </w:r>
    </w:p>
    <w:p w14:paraId="3F58972C" w14:textId="77777777" w:rsidR="003D36DF" w:rsidRPr="00A97178" w:rsidRDefault="003D36DF" w:rsidP="003D36DF">
      <w:pPr>
        <w:pStyle w:val="GOSTScript"/>
      </w:pPr>
      <w:r w:rsidRPr="00A97178">
        <w:tab/>
        <w:t>"document": {</w:t>
      </w:r>
    </w:p>
    <w:p w14:paraId="44AC5571" w14:textId="77777777" w:rsidR="003D36DF" w:rsidRPr="00A97178" w:rsidRDefault="003D36DF" w:rsidP="003D36DF">
      <w:pPr>
        <w:pStyle w:val="GOSTScript"/>
      </w:pPr>
      <w:r w:rsidRPr="00A97178">
        <w:tab/>
      </w:r>
      <w:r w:rsidRPr="00A97178">
        <w:tab/>
        <w:t>"document_no": "345",</w:t>
      </w:r>
    </w:p>
    <w:p w14:paraId="22569D74" w14:textId="1F1BABE0" w:rsidR="003D36DF" w:rsidRPr="00A97178" w:rsidRDefault="003D36DF" w:rsidP="003D36DF">
      <w:pPr>
        <w:pStyle w:val="GOSTScript"/>
      </w:pPr>
      <w:r>
        <w:tab/>
      </w:r>
      <w:r>
        <w:tab/>
        <w:t>"document_date": "2025-08-28</w:t>
      </w:r>
      <w:r w:rsidRPr="00A97178">
        <w:t>",</w:t>
      </w:r>
    </w:p>
    <w:p w14:paraId="6FE336F7" w14:textId="77777777" w:rsidR="003D36DF" w:rsidRDefault="003D36DF" w:rsidP="003D36DF">
      <w:pPr>
        <w:pStyle w:val="GOSTScript"/>
      </w:pPr>
      <w:r>
        <w:tab/>
      </w:r>
      <w:r>
        <w:tab/>
        <w:t>"document_type": "РОП</w:t>
      </w:r>
      <w:r w:rsidRPr="00C6161D">
        <w:t>"</w:t>
      </w:r>
      <w:r w:rsidRPr="00A97178">
        <w:t>,</w:t>
      </w:r>
    </w:p>
    <w:p w14:paraId="7AC09B09" w14:textId="77777777" w:rsidR="003D36DF" w:rsidRPr="00DA110D" w:rsidRDefault="003D36DF" w:rsidP="003D36DF">
      <w:pPr>
        <w:pStyle w:val="GOSTScript"/>
      </w:pPr>
      <w:r>
        <w:tab/>
      </w:r>
      <w:r>
        <w:tab/>
      </w:r>
      <w:r w:rsidRPr="00DA110D">
        <w:t>"bcc": "</w:t>
      </w:r>
      <w:r w:rsidRPr="001F6E9C">
        <w:t>10011701010016000180</w:t>
      </w:r>
      <w:r w:rsidRPr="00DA110D">
        <w:t>",</w:t>
      </w:r>
    </w:p>
    <w:p w14:paraId="4A08AB78" w14:textId="329CFE66" w:rsidR="003D36DF" w:rsidRDefault="003D36DF" w:rsidP="003D36DF">
      <w:pPr>
        <w:pStyle w:val="GOSTScript"/>
      </w:pPr>
      <w:r>
        <w:tab/>
      </w:r>
      <w:r>
        <w:tab/>
      </w:r>
      <w:r w:rsidRPr="00DA110D">
        <w:t>"</w:t>
      </w:r>
      <w:r w:rsidRPr="00343388">
        <w:t>type_</w:t>
      </w:r>
      <w:r>
        <w:t>bcc</w:t>
      </w:r>
      <w:r w:rsidRPr="00DA110D">
        <w:t>": "</w:t>
      </w:r>
      <w:r w:rsidRPr="001C252D">
        <w:t>20</w:t>
      </w:r>
      <w:r w:rsidRPr="00DA110D">
        <w:t>",</w:t>
      </w:r>
    </w:p>
    <w:p w14:paraId="4BD86F43" w14:textId="0E7E56AC" w:rsidR="003D36DF" w:rsidRPr="00DA110D" w:rsidRDefault="003D36DF" w:rsidP="003D36DF">
      <w:pPr>
        <w:pStyle w:val="GOSTScript"/>
      </w:pPr>
      <w:r w:rsidRPr="00A97178">
        <w:tab/>
      </w:r>
      <w:r w:rsidRPr="00A97178">
        <w:tab/>
        <w:t>"</w:t>
      </w:r>
      <w:r w:rsidRPr="006A2557">
        <w:t>counterparty_tofk_code</w:t>
      </w:r>
      <w:r w:rsidRPr="00A97178">
        <w:t>": "5700",</w:t>
      </w:r>
    </w:p>
    <w:p w14:paraId="254C9460" w14:textId="77777777" w:rsidR="003D36DF" w:rsidRPr="00DA110D" w:rsidRDefault="003D36DF" w:rsidP="003D36DF">
      <w:pPr>
        <w:pStyle w:val="GOSTScript"/>
      </w:pPr>
      <w:r w:rsidRPr="008C1851">
        <w:tab/>
      </w:r>
      <w:r w:rsidRPr="008C1851">
        <w:tab/>
      </w:r>
      <w:r w:rsidRPr="00DA110D">
        <w:t>"</w:t>
      </w:r>
      <w:r>
        <w:t>s</w:t>
      </w:r>
      <w:r w:rsidRPr="00DA110D">
        <w:t>ender": {</w:t>
      </w:r>
    </w:p>
    <w:p w14:paraId="05E4FFF8" w14:textId="77777777" w:rsidR="003D36DF" w:rsidRDefault="003D36DF" w:rsidP="003D36DF">
      <w:pPr>
        <w:pStyle w:val="GOSTScript"/>
      </w:pPr>
      <w:r w:rsidRPr="008C1851">
        <w:tab/>
      </w:r>
      <w:r w:rsidRPr="008C1851">
        <w:tab/>
      </w:r>
      <w:r w:rsidRPr="008C1851">
        <w:tab/>
      </w:r>
      <w:r w:rsidRPr="0073056E">
        <w:t>"</w:t>
      </w:r>
      <w:r w:rsidRPr="00C6161D">
        <w:t>is_nps</w:t>
      </w:r>
      <w:r w:rsidRPr="0073056E">
        <w:t>": "</w:t>
      </w:r>
      <w:r w:rsidRPr="00C6161D">
        <w:t>1</w:t>
      </w:r>
      <w:r w:rsidRPr="0073056E">
        <w:t>",</w:t>
      </w:r>
    </w:p>
    <w:p w14:paraId="3D3C7F72" w14:textId="1DA7C194" w:rsidR="003D36DF" w:rsidRPr="00AF7866" w:rsidRDefault="003D36DF" w:rsidP="003D36DF">
      <w:pPr>
        <w:pStyle w:val="GOSTScript"/>
      </w:pPr>
      <w:r w:rsidRPr="008C1851">
        <w:tab/>
      </w:r>
      <w:r w:rsidRPr="008C1851">
        <w:tab/>
      </w:r>
      <w:r w:rsidRPr="008C1851">
        <w:tab/>
      </w:r>
      <w:r w:rsidRPr="00DA110D">
        <w:t>"</w:t>
      </w:r>
      <w:r w:rsidRPr="0073056E">
        <w:t>account</w:t>
      </w:r>
      <w:r>
        <w:t>_</w:t>
      </w:r>
      <w:r w:rsidRPr="00DA110D">
        <w:t>tofk_code": "</w:t>
      </w:r>
      <w:r w:rsidRPr="001C252D">
        <w:t>60</w:t>
      </w:r>
      <w:r>
        <w:t>00"</w:t>
      </w:r>
      <w:r w:rsidR="00AF7866" w:rsidRPr="00097345">
        <w:t>,</w:t>
      </w:r>
    </w:p>
    <w:p w14:paraId="7C5B4061" w14:textId="2199D1E0" w:rsidR="004C455C" w:rsidRPr="00AF7866" w:rsidRDefault="004C455C" w:rsidP="004C455C">
      <w:pPr>
        <w:pStyle w:val="GOSTScript"/>
      </w:pPr>
      <w:r w:rsidRPr="008C1851">
        <w:tab/>
      </w:r>
      <w:r w:rsidRPr="008C1851">
        <w:tab/>
      </w:r>
      <w:r w:rsidRPr="008C1851">
        <w:tab/>
      </w:r>
      <w:r w:rsidRPr="00DA110D">
        <w:t>"</w:t>
      </w:r>
      <w:r w:rsidRPr="006A2557">
        <w:t>sender_account</w:t>
      </w:r>
      <w:r w:rsidRPr="00DA110D">
        <w:t>": "</w:t>
      </w:r>
      <w:r w:rsidR="00E24E72" w:rsidRPr="00C6161D">
        <w:t>04601110030</w:t>
      </w:r>
      <w:r>
        <w:t>"</w:t>
      </w:r>
      <w:r w:rsidR="00AF7866" w:rsidRPr="00097345">
        <w:t>,</w:t>
      </w:r>
    </w:p>
    <w:p w14:paraId="0E7B2BD3" w14:textId="31436702" w:rsidR="009D6928" w:rsidRDefault="00E24E72" w:rsidP="003D36DF">
      <w:pPr>
        <w:pStyle w:val="GOSTScript"/>
      </w:pPr>
      <w:r w:rsidRPr="008C1851">
        <w:tab/>
      </w:r>
      <w:r w:rsidRPr="008C1851">
        <w:tab/>
      </w:r>
      <w:r w:rsidRPr="008C1851">
        <w:tab/>
      </w:r>
      <w:r>
        <w:t>"oktmo": "60</w:t>
      </w:r>
      <w:r w:rsidRPr="00C6161D">
        <w:t>000000",</w:t>
      </w:r>
    </w:p>
    <w:p w14:paraId="54F214A6" w14:textId="77777777" w:rsidR="003D36DF" w:rsidRPr="00C6161D" w:rsidRDefault="003D36DF" w:rsidP="003D36DF">
      <w:pPr>
        <w:pStyle w:val="GOSTScript"/>
      </w:pPr>
      <w:r w:rsidRPr="00C6161D">
        <w:tab/>
      </w:r>
      <w:r w:rsidRPr="00C6161D">
        <w:tab/>
        <w:t>},</w:t>
      </w:r>
    </w:p>
    <w:p w14:paraId="660F1525" w14:textId="77777777" w:rsidR="003D36DF" w:rsidRPr="00242112" w:rsidRDefault="003D36DF" w:rsidP="003D36DF">
      <w:pPr>
        <w:pStyle w:val="GOSTScript"/>
      </w:pPr>
      <w:r w:rsidRPr="00242112">
        <w:tab/>
      </w:r>
      <w:r w:rsidRPr="00242112">
        <w:tab/>
        <w:t>"recipient": {</w:t>
      </w:r>
    </w:p>
    <w:p w14:paraId="1E47655C" w14:textId="7438E289" w:rsidR="003D36DF" w:rsidRDefault="003D36DF" w:rsidP="003D36DF">
      <w:pPr>
        <w:pStyle w:val="GOSTScript"/>
      </w:pPr>
      <w:r w:rsidRPr="00242112">
        <w:tab/>
      </w:r>
      <w:r w:rsidRPr="00242112">
        <w:tab/>
      </w:r>
      <w:r w:rsidRPr="00242112">
        <w:tab/>
      </w:r>
      <w:r w:rsidRPr="00DA110D">
        <w:t>"</w:t>
      </w:r>
      <w:r>
        <w:t>is_nps</w:t>
      </w:r>
      <w:r w:rsidRPr="00DA110D">
        <w:t>": "</w:t>
      </w:r>
      <w:r>
        <w:t>1</w:t>
      </w:r>
      <w:r w:rsidRPr="00DA110D">
        <w:t>",</w:t>
      </w:r>
    </w:p>
    <w:p w14:paraId="455796BC" w14:textId="34F73F5F" w:rsidR="00E24E72" w:rsidRPr="00DA110D" w:rsidRDefault="00E24E72" w:rsidP="00E24E72">
      <w:pPr>
        <w:pStyle w:val="GOSTScript"/>
      </w:pPr>
      <w:r w:rsidRPr="008C1851">
        <w:tab/>
      </w:r>
      <w:r w:rsidRPr="008C1851">
        <w:tab/>
      </w:r>
      <w:r w:rsidRPr="008C1851">
        <w:tab/>
      </w:r>
      <w:r w:rsidRPr="00DA110D">
        <w:t>"</w:t>
      </w:r>
      <w:r w:rsidRPr="0073056E">
        <w:t>account</w:t>
      </w:r>
      <w:r>
        <w:t>_</w:t>
      </w:r>
      <w:r w:rsidRPr="00DA110D">
        <w:t>tofk_code</w:t>
      </w:r>
      <w:r w:rsidRPr="00DA110D" w:rsidDel="00B167D6">
        <w:t xml:space="preserve"> </w:t>
      </w:r>
      <w:r w:rsidRPr="00DA110D">
        <w:t>": "</w:t>
      </w:r>
      <w:r w:rsidRPr="001C252D">
        <w:t>60</w:t>
      </w:r>
      <w:r w:rsidRPr="00DA110D">
        <w:t>00",</w:t>
      </w:r>
    </w:p>
    <w:p w14:paraId="4EF38894" w14:textId="3E960DFF" w:rsidR="00E24E72" w:rsidRPr="00F00F4F" w:rsidRDefault="00E24E72" w:rsidP="00E24E72">
      <w:pPr>
        <w:pStyle w:val="GOSTScript"/>
      </w:pPr>
      <w:r w:rsidRPr="008C1851">
        <w:tab/>
      </w:r>
      <w:r w:rsidRPr="008C1851">
        <w:tab/>
      </w:r>
      <w:r w:rsidRPr="008C1851">
        <w:tab/>
      </w:r>
      <w:r w:rsidRPr="00DA110D">
        <w:t>"</w:t>
      </w:r>
      <w:r w:rsidRPr="006A2557">
        <w:t>recipient_account</w:t>
      </w:r>
      <w:r w:rsidRPr="00DA110D">
        <w:t>": "</w:t>
      </w:r>
      <w:r w:rsidRPr="00C6161D">
        <w:t>04601110030</w:t>
      </w:r>
      <w:r>
        <w:t>"</w:t>
      </w:r>
      <w:r w:rsidR="00AF7866" w:rsidRPr="00097345">
        <w:t>,</w:t>
      </w:r>
    </w:p>
    <w:p w14:paraId="34084893" w14:textId="2572A5B7" w:rsidR="003D36DF" w:rsidRDefault="003D36DF" w:rsidP="003D36DF">
      <w:pPr>
        <w:pStyle w:val="GOSTScript"/>
      </w:pPr>
      <w:r w:rsidRPr="00242112">
        <w:tab/>
      </w:r>
      <w:r w:rsidRPr="00242112">
        <w:tab/>
      </w:r>
      <w:r w:rsidRPr="00242112">
        <w:tab/>
      </w:r>
      <w:r w:rsidRPr="00A97178">
        <w:t xml:space="preserve">"oktmo": </w:t>
      </w:r>
      <w:r w:rsidR="00E24E72">
        <w:t>"60</w:t>
      </w:r>
      <w:r>
        <w:t>000000"</w:t>
      </w:r>
    </w:p>
    <w:p w14:paraId="3CD4F430" w14:textId="77777777" w:rsidR="003D36DF" w:rsidRPr="00DA110D" w:rsidRDefault="003D36DF" w:rsidP="003D36DF">
      <w:pPr>
        <w:pStyle w:val="GOSTScript"/>
      </w:pPr>
      <w:r w:rsidRPr="00242112">
        <w:tab/>
      </w:r>
      <w:r w:rsidRPr="00242112">
        <w:tab/>
      </w:r>
      <w:r w:rsidRPr="00DA110D">
        <w:t>},</w:t>
      </w:r>
    </w:p>
    <w:p w14:paraId="50A8A589" w14:textId="77777777" w:rsidR="003D36DF" w:rsidRPr="00A97178" w:rsidRDefault="003D36DF" w:rsidP="003D36DF">
      <w:pPr>
        <w:pStyle w:val="GOSTScript"/>
      </w:pPr>
      <w:r w:rsidRPr="00A97178">
        <w:tab/>
      </w:r>
      <w:r w:rsidRPr="00A97178">
        <w:tab/>
        <w:t>"entries": [</w:t>
      </w:r>
    </w:p>
    <w:p w14:paraId="70E35946" w14:textId="77777777" w:rsidR="003D36DF" w:rsidRPr="00A97178" w:rsidRDefault="003D36DF" w:rsidP="003D36DF">
      <w:pPr>
        <w:pStyle w:val="GOSTScript"/>
      </w:pPr>
      <w:r w:rsidRPr="00A97178">
        <w:tab/>
      </w:r>
      <w:r w:rsidRPr="00A97178">
        <w:tab/>
      </w:r>
      <w:r w:rsidRPr="00A97178">
        <w:tab/>
        <w:t>{</w:t>
      </w:r>
    </w:p>
    <w:p w14:paraId="63F77B21" w14:textId="64D2A9F1" w:rsidR="00E24E72" w:rsidRDefault="00E24E72" w:rsidP="00E24E72">
      <w:pPr>
        <w:pStyle w:val="GOSTScript"/>
      </w:pPr>
      <w:r>
        <w:lastRenderedPageBreak/>
        <w:tab/>
      </w:r>
      <w:r>
        <w:tab/>
      </w:r>
      <w:r>
        <w:tab/>
      </w:r>
      <w:r>
        <w:tab/>
      </w:r>
      <w:r w:rsidRPr="005A6689">
        <w:t>"</w:t>
      </w:r>
      <w:r w:rsidRPr="006A2557">
        <w:t>line_id</w:t>
      </w:r>
      <w:r w:rsidRPr="005A6689">
        <w:t>": "</w:t>
      </w:r>
      <w:r w:rsidRPr="00A97178">
        <w:t>1</w:t>
      </w:r>
      <w:r w:rsidRPr="00106AFA">
        <w:t>111</w:t>
      </w:r>
      <w:r w:rsidRPr="00A97178">
        <w:t>ce5d-2757-4699-948c-cfa72ba9</w:t>
      </w:r>
      <w:r>
        <w:t>1112"</w:t>
      </w:r>
      <w:r w:rsidRPr="00C6161D">
        <w:t>,</w:t>
      </w:r>
    </w:p>
    <w:p w14:paraId="5CE4D0D5" w14:textId="32EDB2F7" w:rsidR="003D36DF" w:rsidRDefault="003D36DF" w:rsidP="003D36DF">
      <w:pPr>
        <w:pStyle w:val="GOSTScript"/>
      </w:pPr>
      <w:r>
        <w:tab/>
      </w:r>
      <w:r>
        <w:tab/>
      </w:r>
      <w:r>
        <w:tab/>
      </w:r>
      <w:r>
        <w:tab/>
        <w:t>"line_no</w:t>
      </w:r>
      <w:r w:rsidRPr="00A97178">
        <w:t>": "</w:t>
      </w:r>
      <w:r>
        <w:t>1</w:t>
      </w:r>
      <w:r w:rsidRPr="00A97178">
        <w:t>",</w:t>
      </w:r>
    </w:p>
    <w:p w14:paraId="512C65B4" w14:textId="77777777" w:rsidR="003D36DF" w:rsidRPr="00106AFA" w:rsidRDefault="003D36DF" w:rsidP="003D36DF">
      <w:pPr>
        <w:pStyle w:val="GOSTScript"/>
      </w:pPr>
      <w:r>
        <w:tab/>
      </w:r>
      <w:r>
        <w:tab/>
      </w:r>
      <w:r>
        <w:tab/>
      </w:r>
      <w:r>
        <w:tab/>
      </w:r>
      <w:r w:rsidRPr="00A97178">
        <w:t>"amount": 200</w:t>
      </w:r>
      <w:r w:rsidRPr="00106AFA">
        <w:t>,</w:t>
      </w:r>
    </w:p>
    <w:p w14:paraId="2F467A91" w14:textId="64215A13" w:rsidR="003D36DF" w:rsidRPr="00845D61" w:rsidRDefault="003D36DF" w:rsidP="003D36DF">
      <w:pPr>
        <w:pStyle w:val="GOSTScript"/>
      </w:pPr>
      <w:r>
        <w:tab/>
      </w:r>
      <w:r>
        <w:tab/>
      </w:r>
      <w:r>
        <w:tab/>
      </w:r>
      <w:r>
        <w:tab/>
      </w:r>
      <w:r w:rsidRPr="005A6689">
        <w:t>"doc_guid_nvs": "</w:t>
      </w:r>
      <w:r w:rsidRPr="00A97178">
        <w:t>1</w:t>
      </w:r>
      <w:r w:rsidRPr="00106AFA">
        <w:t>111</w:t>
      </w:r>
      <w:r w:rsidRPr="00A97178">
        <w:t>ce5d-2757-4699-948c-cfa72ba9</w:t>
      </w:r>
      <w:r w:rsidRPr="00106AFA">
        <w:t>1111</w:t>
      </w:r>
      <w:r>
        <w:t>"</w:t>
      </w:r>
    </w:p>
    <w:p w14:paraId="415B924E" w14:textId="77777777" w:rsidR="003D36DF" w:rsidRPr="00C6161D" w:rsidRDefault="003D36DF" w:rsidP="003D36DF">
      <w:pPr>
        <w:pStyle w:val="GOSTScript"/>
      </w:pPr>
      <w:r w:rsidRPr="00106AFA">
        <w:tab/>
      </w:r>
      <w:r w:rsidRPr="00106AFA">
        <w:tab/>
      </w:r>
      <w:r w:rsidRPr="00106AFA">
        <w:tab/>
      </w:r>
      <w:r w:rsidRPr="00106AFA">
        <w:tab/>
      </w:r>
      <w:r>
        <w:t>},</w:t>
      </w:r>
    </w:p>
    <w:p w14:paraId="71087E98" w14:textId="77777777" w:rsidR="003D36DF" w:rsidRPr="00C6161D" w:rsidRDefault="003D36DF" w:rsidP="003D36DF">
      <w:pPr>
        <w:pStyle w:val="GOSTScript"/>
      </w:pPr>
      <w:r w:rsidRPr="00A97178">
        <w:tab/>
      </w:r>
      <w:r w:rsidRPr="00A97178">
        <w:tab/>
      </w:r>
      <w:r w:rsidRPr="00A97178">
        <w:tab/>
      </w:r>
      <w:r w:rsidRPr="00A97178">
        <w:tab/>
      </w:r>
      <w:r w:rsidRPr="00A97178">
        <w:tab/>
      </w:r>
      <w:r w:rsidRPr="00A97178">
        <w:tab/>
        <w:t>]</w:t>
      </w:r>
      <w:r>
        <w:t>,</w:t>
      </w:r>
    </w:p>
    <w:p w14:paraId="6DED7943" w14:textId="77777777" w:rsidR="003D36DF" w:rsidRPr="00A97178" w:rsidRDefault="003D36DF" w:rsidP="003D36DF">
      <w:pPr>
        <w:pStyle w:val="GOSTScript"/>
      </w:pPr>
      <w:r w:rsidRPr="00A97178">
        <w:tab/>
        <w:t>}</w:t>
      </w:r>
    </w:p>
    <w:p w14:paraId="4A51FCD8" w14:textId="77777777" w:rsidR="003D36DF" w:rsidRPr="005E677A" w:rsidRDefault="003D36DF" w:rsidP="003D36DF">
      <w:pPr>
        <w:pStyle w:val="GOSTScript"/>
      </w:pPr>
      <w:r w:rsidRPr="00A97178">
        <w:tab/>
        <w:t>}</w:t>
      </w:r>
    </w:p>
    <w:p w14:paraId="4ED8B54F" w14:textId="47CAEF6F" w:rsidR="00B94120" w:rsidRDefault="00B94120" w:rsidP="00B94120">
      <w:pPr>
        <w:pStyle w:val="GOSTNormal"/>
        <w:rPr>
          <w:lang w:eastAsia="ko-KR"/>
        </w:rPr>
      </w:pPr>
    </w:p>
    <w:p w14:paraId="4DB387DF" w14:textId="680D6229" w:rsidR="00B94120" w:rsidRPr="00B94120" w:rsidRDefault="00B94120" w:rsidP="00B94120">
      <w:pPr>
        <w:pStyle w:val="41"/>
        <w:rPr>
          <w:sz w:val="26"/>
        </w:rPr>
      </w:pPr>
      <w:bookmarkStart w:id="744" w:name="_Ref212641640"/>
      <w:bookmarkStart w:id="745" w:name="_Toc226625590"/>
      <w:r>
        <w:t>«</w:t>
      </w:r>
      <w:r w:rsidRPr="00CB10AC">
        <w:t>Уведомление о поступ</w:t>
      </w:r>
      <w:r>
        <w:t>лениях в иностранной валюте (ф. </w:t>
      </w:r>
      <w:r w:rsidRPr="00CB10AC">
        <w:t>0531452)</w:t>
      </w:r>
      <w:r w:rsidRPr="006170D8">
        <w:rPr>
          <w:sz w:val="26"/>
        </w:rPr>
        <w:t xml:space="preserve">» </w:t>
      </w:r>
      <w:r w:rsidRPr="00EF29A4">
        <w:rPr>
          <w:szCs w:val="22"/>
          <w:lang w:val="en-US"/>
        </w:rPr>
        <w:t>B</w:t>
      </w:r>
      <w:r w:rsidR="009F5FFA">
        <w:rPr>
          <w:szCs w:val="22"/>
          <w:lang w:val="en-US"/>
        </w:rPr>
        <w:t>SP</w:t>
      </w:r>
      <w:r w:rsidRPr="00EF29A4">
        <w:rPr>
          <w:szCs w:val="22"/>
        </w:rPr>
        <w:t>_</w:t>
      </w:r>
      <w:r w:rsidRPr="00EF29A4">
        <w:rPr>
          <w:szCs w:val="22"/>
          <w:lang w:val="en-US"/>
        </w:rPr>
        <w:t>DOC</w:t>
      </w:r>
      <w:r w:rsidRPr="00EF29A4">
        <w:rPr>
          <w:szCs w:val="22"/>
        </w:rPr>
        <w:t>_</w:t>
      </w:r>
      <w:r w:rsidRPr="00B94120">
        <w:rPr>
          <w:szCs w:val="22"/>
          <w:lang w:val="en-US"/>
        </w:rPr>
        <w:t>D</w:t>
      </w:r>
      <w:r w:rsidRPr="00B94120">
        <w:rPr>
          <w:szCs w:val="22"/>
        </w:rPr>
        <w:t>_022_</w:t>
      </w:r>
      <w:r w:rsidRPr="00B94120">
        <w:rPr>
          <w:szCs w:val="22"/>
          <w:lang w:val="en-US"/>
        </w:rPr>
        <w:t>SPS</w:t>
      </w:r>
      <w:r w:rsidRPr="00B94120">
        <w:rPr>
          <w:sz w:val="26"/>
        </w:rPr>
        <w:t xml:space="preserve"> (Document)</w:t>
      </w:r>
      <w:bookmarkEnd w:id="744"/>
      <w:bookmarkEnd w:id="745"/>
    </w:p>
    <w:p w14:paraId="7B7049EE" w14:textId="647BB79A" w:rsidR="00B94120" w:rsidRPr="00B94120" w:rsidRDefault="00B94120" w:rsidP="00B94120">
      <w:pPr>
        <w:pStyle w:val="51"/>
      </w:pPr>
      <w:bookmarkStart w:id="746" w:name="_Toc226625591"/>
      <w:r w:rsidRPr="00B94120">
        <w:t>Перечень параметров тела запроса (Document) по документу «Уведомление о поступлениях в иностранной валюте (ф. 0531452)</w:t>
      </w:r>
      <w:r w:rsidRPr="00B94120">
        <w:rPr>
          <w:sz w:val="26"/>
        </w:rPr>
        <w:t xml:space="preserve">» </w:t>
      </w:r>
      <w:r w:rsidRPr="00B94120">
        <w:rPr>
          <w:szCs w:val="22"/>
          <w:lang w:val="en-US"/>
        </w:rPr>
        <w:t>B</w:t>
      </w:r>
      <w:r w:rsidR="009F5FFA">
        <w:rPr>
          <w:szCs w:val="22"/>
          <w:lang w:val="en-US"/>
        </w:rPr>
        <w:t>SP</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bookmarkEnd w:id="746"/>
    </w:p>
    <w:p w14:paraId="1DD11A16" w14:textId="2804A3C8" w:rsidR="00B94120" w:rsidRPr="00B94120" w:rsidRDefault="00B94120" w:rsidP="00B94120">
      <w:pPr>
        <w:pStyle w:val="GOSTNameTable"/>
      </w:pPr>
      <w:r w:rsidRPr="00B94120">
        <w:rPr>
          <w:noProof/>
        </w:rPr>
        <w:fldChar w:fldCharType="begin"/>
      </w:r>
      <w:r w:rsidRPr="00B94120">
        <w:rPr>
          <w:noProof/>
        </w:rPr>
        <w:instrText xml:space="preserve"> SEQ Таблица \* ARABIC </w:instrText>
      </w:r>
      <w:r w:rsidRPr="00B94120">
        <w:rPr>
          <w:noProof/>
        </w:rPr>
        <w:fldChar w:fldCharType="separate"/>
      </w:r>
      <w:bookmarkStart w:id="747" w:name="_Toc226625621"/>
      <w:r w:rsidR="001C3732">
        <w:rPr>
          <w:noProof/>
        </w:rPr>
        <w:t>22</w:t>
      </w:r>
      <w:r w:rsidRPr="00B94120">
        <w:rPr>
          <w:noProof/>
        </w:rPr>
        <w:fldChar w:fldCharType="end"/>
      </w:r>
      <w:r w:rsidRPr="00B94120">
        <w:t xml:space="preserve"> – Параметры тела (Document) запроса на подбор / сторнирование / переформирование записей учета по документу «Уведомление о поступлениях в иностранной валюте (ф. 0531452)» </w:t>
      </w:r>
      <w:r w:rsidRPr="00B94120">
        <w:rPr>
          <w:szCs w:val="22"/>
          <w:lang w:val="en-US"/>
        </w:rPr>
        <w:t>B</w:t>
      </w:r>
      <w:r w:rsidR="009F5FFA">
        <w:rPr>
          <w:szCs w:val="22"/>
          <w:lang w:val="en-US"/>
        </w:rPr>
        <w:t>SP</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bookmarkEnd w:id="747"/>
    </w:p>
    <w:tbl>
      <w:tblPr>
        <w:tblStyle w:val="GOSTTable"/>
        <w:tblW w:w="5000" w:type="pct"/>
        <w:tblLayout w:type="fixed"/>
        <w:tblLook w:val="07E0" w:firstRow="1" w:lastRow="1" w:firstColumn="1" w:lastColumn="1" w:noHBand="1" w:noVBand="1"/>
      </w:tblPr>
      <w:tblGrid>
        <w:gridCol w:w="3711"/>
        <w:gridCol w:w="2699"/>
        <w:gridCol w:w="1924"/>
        <w:gridCol w:w="1180"/>
        <w:gridCol w:w="1180"/>
        <w:gridCol w:w="5000"/>
      </w:tblGrid>
      <w:tr w:rsidR="00B94120" w:rsidRPr="00C81A06" w14:paraId="1EFF812C" w14:textId="77777777" w:rsidTr="009C21FF">
        <w:trPr>
          <w:cnfStyle w:val="100000000000" w:firstRow="1" w:lastRow="0" w:firstColumn="0" w:lastColumn="0" w:oddVBand="0" w:evenVBand="0" w:oddHBand="0" w:evenHBand="0" w:firstRowFirstColumn="0" w:firstRowLastColumn="0" w:lastRowFirstColumn="0" w:lastRowLastColumn="0"/>
          <w:trHeight w:val="885"/>
        </w:trPr>
        <w:tc>
          <w:tcPr>
            <w:tcW w:w="1182" w:type="pct"/>
            <w:hideMark/>
          </w:tcPr>
          <w:p w14:paraId="7634EDC0" w14:textId="77777777" w:rsidR="00B94120" w:rsidRPr="006069EC" w:rsidRDefault="00B94120" w:rsidP="009C21FF">
            <w:pPr>
              <w:pStyle w:val="GOSTTableHead"/>
            </w:pPr>
            <w:r w:rsidRPr="006069EC">
              <w:t>Наименование параметра</w:t>
            </w:r>
          </w:p>
        </w:tc>
        <w:tc>
          <w:tcPr>
            <w:tcW w:w="860" w:type="pct"/>
            <w:hideMark/>
          </w:tcPr>
          <w:p w14:paraId="6791DDD4" w14:textId="77777777" w:rsidR="00B94120" w:rsidRPr="006069EC" w:rsidRDefault="00B94120" w:rsidP="009C21FF">
            <w:pPr>
              <w:pStyle w:val="GOSTTableHead"/>
            </w:pPr>
            <w:r w:rsidRPr="006069EC">
              <w:t>Название тэга</w:t>
            </w:r>
          </w:p>
        </w:tc>
        <w:tc>
          <w:tcPr>
            <w:tcW w:w="613" w:type="pct"/>
            <w:hideMark/>
          </w:tcPr>
          <w:p w14:paraId="61F7EA40" w14:textId="77777777" w:rsidR="00B94120" w:rsidRPr="006069EC" w:rsidRDefault="00B94120" w:rsidP="009C21FF">
            <w:pPr>
              <w:pStyle w:val="GOSTTableHead"/>
            </w:pPr>
            <w:r w:rsidRPr="006069EC">
              <w:t>Тип данных</w:t>
            </w:r>
          </w:p>
        </w:tc>
        <w:tc>
          <w:tcPr>
            <w:tcW w:w="376" w:type="pct"/>
          </w:tcPr>
          <w:p w14:paraId="7EE28A17" w14:textId="77777777" w:rsidR="00B94120" w:rsidRPr="006069EC" w:rsidRDefault="00B94120" w:rsidP="009C21FF">
            <w:pPr>
              <w:pStyle w:val="GOSTTableHead"/>
            </w:pPr>
            <w:r w:rsidRPr="006069EC">
              <w:t>Обязательность</w:t>
            </w:r>
          </w:p>
        </w:tc>
        <w:tc>
          <w:tcPr>
            <w:tcW w:w="376" w:type="pct"/>
            <w:hideMark/>
          </w:tcPr>
          <w:p w14:paraId="53D88353" w14:textId="77777777" w:rsidR="00B94120" w:rsidRPr="006069EC" w:rsidRDefault="00B94120" w:rsidP="009C21FF">
            <w:pPr>
              <w:pStyle w:val="GOSTTableHead"/>
            </w:pPr>
            <w:r w:rsidRPr="006069EC">
              <w:t>Размерность</w:t>
            </w:r>
          </w:p>
        </w:tc>
        <w:tc>
          <w:tcPr>
            <w:tcW w:w="1593" w:type="pct"/>
          </w:tcPr>
          <w:p w14:paraId="3432E171" w14:textId="77777777" w:rsidR="00B94120" w:rsidRPr="006069EC" w:rsidRDefault="00B94120" w:rsidP="009C21FF">
            <w:pPr>
              <w:pStyle w:val="GOSTTableHead"/>
            </w:pPr>
            <w:r w:rsidRPr="006069EC">
              <w:t>Описание</w:t>
            </w:r>
          </w:p>
        </w:tc>
      </w:tr>
      <w:tr w:rsidR="00B94120" w:rsidRPr="00C81A06" w14:paraId="3C5BF6F4" w14:textId="77777777" w:rsidTr="009C21FF">
        <w:tc>
          <w:tcPr>
            <w:tcW w:w="1182" w:type="pct"/>
          </w:tcPr>
          <w:p w14:paraId="4B0B35A6" w14:textId="77777777" w:rsidR="00B94120" w:rsidRPr="00C81A06" w:rsidRDefault="00B94120" w:rsidP="009C21FF">
            <w:pPr>
              <w:pStyle w:val="GOSTTablenorm"/>
            </w:pPr>
            <w:r w:rsidRPr="00C81A06">
              <w:t>Номер документа</w:t>
            </w:r>
          </w:p>
        </w:tc>
        <w:tc>
          <w:tcPr>
            <w:tcW w:w="860" w:type="pct"/>
          </w:tcPr>
          <w:p w14:paraId="0815F1C8" w14:textId="77777777" w:rsidR="00B94120" w:rsidRPr="006A2557" w:rsidRDefault="00B94120" w:rsidP="009C21FF">
            <w:pPr>
              <w:pStyle w:val="GOSTTablenorm"/>
            </w:pPr>
            <w:r w:rsidRPr="006A2557">
              <w:t>document_no</w:t>
            </w:r>
          </w:p>
        </w:tc>
        <w:tc>
          <w:tcPr>
            <w:tcW w:w="613" w:type="pct"/>
          </w:tcPr>
          <w:p w14:paraId="4CE93C47" w14:textId="77777777" w:rsidR="00B94120" w:rsidRPr="00C81A06" w:rsidRDefault="00B94120" w:rsidP="009C21FF">
            <w:pPr>
              <w:pStyle w:val="GOSTTablenorm"/>
              <w:rPr>
                <w:lang w:val="en-US"/>
              </w:rPr>
            </w:pPr>
            <w:r w:rsidRPr="00C81A06">
              <w:t>Строка</w:t>
            </w:r>
          </w:p>
        </w:tc>
        <w:tc>
          <w:tcPr>
            <w:tcW w:w="376" w:type="pct"/>
          </w:tcPr>
          <w:p w14:paraId="2ABA5998" w14:textId="77777777" w:rsidR="00B94120" w:rsidRPr="00C81A06" w:rsidRDefault="00B94120" w:rsidP="009C21FF">
            <w:pPr>
              <w:pStyle w:val="GOSTTablenorm"/>
              <w:rPr>
                <w:lang w:val="en-US"/>
              </w:rPr>
            </w:pPr>
            <w:r w:rsidRPr="00C81A06">
              <w:t>Да</w:t>
            </w:r>
          </w:p>
        </w:tc>
        <w:tc>
          <w:tcPr>
            <w:tcW w:w="376" w:type="pct"/>
          </w:tcPr>
          <w:p w14:paraId="4A0BE1FA" w14:textId="77777777" w:rsidR="00B94120" w:rsidRPr="00C81A06" w:rsidRDefault="00B94120" w:rsidP="009C21FF">
            <w:pPr>
              <w:pStyle w:val="GOSTTablenorm"/>
              <w:rPr>
                <w:lang w:val="en-US"/>
              </w:rPr>
            </w:pPr>
            <w:r w:rsidRPr="00C81A06">
              <w:t>&lt;=15</w:t>
            </w:r>
          </w:p>
        </w:tc>
        <w:tc>
          <w:tcPr>
            <w:tcW w:w="1593" w:type="pct"/>
          </w:tcPr>
          <w:p w14:paraId="44E911C8" w14:textId="77777777" w:rsidR="00B94120" w:rsidRPr="00CE4C04" w:rsidRDefault="00B94120" w:rsidP="009C21FF">
            <w:pPr>
              <w:pStyle w:val="GOSTTablenorm"/>
            </w:pPr>
            <w:r w:rsidRPr="00CE4C04">
              <w:t>Указывается номер документа</w:t>
            </w:r>
          </w:p>
        </w:tc>
      </w:tr>
      <w:tr w:rsidR="00B94120" w:rsidRPr="00C81A06" w14:paraId="491FBC7B" w14:textId="77777777" w:rsidTr="009C21FF">
        <w:tc>
          <w:tcPr>
            <w:tcW w:w="1182" w:type="pct"/>
          </w:tcPr>
          <w:p w14:paraId="2F1DCB8E" w14:textId="77777777" w:rsidR="00B94120" w:rsidRPr="00C81A06" w:rsidRDefault="00B94120" w:rsidP="009C21FF">
            <w:pPr>
              <w:pStyle w:val="GOSTTablenorm"/>
            </w:pPr>
            <w:r w:rsidRPr="00C81A06">
              <w:t>Дата документа</w:t>
            </w:r>
          </w:p>
        </w:tc>
        <w:tc>
          <w:tcPr>
            <w:tcW w:w="860" w:type="pct"/>
          </w:tcPr>
          <w:p w14:paraId="2516C30E" w14:textId="77777777" w:rsidR="00B94120" w:rsidRPr="006A2557" w:rsidRDefault="00B94120" w:rsidP="009C21FF">
            <w:pPr>
              <w:pStyle w:val="GOSTTablenorm"/>
            </w:pPr>
            <w:r w:rsidRPr="006A2557">
              <w:t>document_date</w:t>
            </w:r>
          </w:p>
        </w:tc>
        <w:tc>
          <w:tcPr>
            <w:tcW w:w="613" w:type="pct"/>
          </w:tcPr>
          <w:p w14:paraId="7545B9F6" w14:textId="77777777" w:rsidR="00B94120" w:rsidRPr="00C81A06" w:rsidRDefault="00B94120" w:rsidP="009C21FF">
            <w:pPr>
              <w:pStyle w:val="GOSTTablenorm"/>
              <w:rPr>
                <w:lang w:val="en-US"/>
              </w:rPr>
            </w:pPr>
            <w:r w:rsidRPr="00C81A06">
              <w:t>Дата</w:t>
            </w:r>
          </w:p>
        </w:tc>
        <w:tc>
          <w:tcPr>
            <w:tcW w:w="376" w:type="pct"/>
          </w:tcPr>
          <w:p w14:paraId="0EFC1652" w14:textId="77777777" w:rsidR="00B94120" w:rsidRPr="00C81A06" w:rsidRDefault="00B94120" w:rsidP="009C21FF">
            <w:pPr>
              <w:pStyle w:val="GOSTTablenorm"/>
              <w:rPr>
                <w:lang w:val="en-US"/>
              </w:rPr>
            </w:pPr>
            <w:r w:rsidRPr="00C81A06">
              <w:t>Да</w:t>
            </w:r>
          </w:p>
        </w:tc>
        <w:tc>
          <w:tcPr>
            <w:tcW w:w="376" w:type="pct"/>
          </w:tcPr>
          <w:p w14:paraId="77F0F651" w14:textId="77777777" w:rsidR="00B94120" w:rsidRPr="00C81A06" w:rsidRDefault="00B94120" w:rsidP="009C21FF">
            <w:pPr>
              <w:pStyle w:val="GOSTTablenorm"/>
              <w:rPr>
                <w:lang w:val="en-US"/>
              </w:rPr>
            </w:pPr>
          </w:p>
        </w:tc>
        <w:tc>
          <w:tcPr>
            <w:tcW w:w="1593" w:type="pct"/>
          </w:tcPr>
          <w:p w14:paraId="722679E8" w14:textId="77777777" w:rsidR="00B94120" w:rsidRPr="00CE4C04" w:rsidRDefault="00B94120" w:rsidP="009C21FF">
            <w:pPr>
              <w:pStyle w:val="GOSTTablenorm"/>
            </w:pPr>
            <w:r w:rsidRPr="00CE4C04">
              <w:t>Указывается дата документа в формате YYYY-MM-DD</w:t>
            </w:r>
          </w:p>
        </w:tc>
      </w:tr>
      <w:tr w:rsidR="00B94120" w:rsidRPr="00C81A06" w14:paraId="734F6DA7" w14:textId="77777777" w:rsidTr="009C21FF">
        <w:tc>
          <w:tcPr>
            <w:tcW w:w="1182" w:type="pct"/>
          </w:tcPr>
          <w:p w14:paraId="618E969E" w14:textId="77777777" w:rsidR="00B94120" w:rsidRPr="00C81A06" w:rsidRDefault="00B94120" w:rsidP="009C21FF">
            <w:pPr>
              <w:pStyle w:val="GOSTTablenorm"/>
            </w:pPr>
            <w:r w:rsidRPr="00C81A06">
              <w:t>Вид документа</w:t>
            </w:r>
          </w:p>
        </w:tc>
        <w:tc>
          <w:tcPr>
            <w:tcW w:w="860" w:type="pct"/>
          </w:tcPr>
          <w:p w14:paraId="363526BB" w14:textId="77777777" w:rsidR="00B94120" w:rsidRPr="006A2557" w:rsidRDefault="00B94120" w:rsidP="009C21FF">
            <w:pPr>
              <w:pStyle w:val="GOSTTablenorm"/>
            </w:pPr>
            <w:r w:rsidRPr="006A2557">
              <w:t>document_type</w:t>
            </w:r>
          </w:p>
        </w:tc>
        <w:tc>
          <w:tcPr>
            <w:tcW w:w="613" w:type="pct"/>
          </w:tcPr>
          <w:p w14:paraId="301BAD06" w14:textId="77777777" w:rsidR="00B94120" w:rsidRPr="00C81A06" w:rsidRDefault="00B94120" w:rsidP="009C21FF">
            <w:pPr>
              <w:pStyle w:val="GOSTTablenorm"/>
              <w:rPr>
                <w:lang w:val="en-US"/>
              </w:rPr>
            </w:pPr>
            <w:r w:rsidRPr="00C81A06">
              <w:t>Строка</w:t>
            </w:r>
          </w:p>
        </w:tc>
        <w:tc>
          <w:tcPr>
            <w:tcW w:w="376" w:type="pct"/>
          </w:tcPr>
          <w:p w14:paraId="30C997E5" w14:textId="77777777" w:rsidR="00B94120" w:rsidRPr="00C81A06" w:rsidRDefault="00B94120" w:rsidP="009C21FF">
            <w:pPr>
              <w:pStyle w:val="GOSTTablenorm"/>
              <w:rPr>
                <w:lang w:val="en-US"/>
              </w:rPr>
            </w:pPr>
            <w:r w:rsidRPr="00C81A06">
              <w:t>Да</w:t>
            </w:r>
          </w:p>
        </w:tc>
        <w:tc>
          <w:tcPr>
            <w:tcW w:w="376" w:type="pct"/>
          </w:tcPr>
          <w:p w14:paraId="40D5086E" w14:textId="77777777" w:rsidR="00B94120" w:rsidRPr="00C81A06" w:rsidRDefault="00B94120" w:rsidP="009C21FF">
            <w:pPr>
              <w:pStyle w:val="GOSTTablenorm"/>
              <w:rPr>
                <w:lang w:val="en-US"/>
              </w:rPr>
            </w:pPr>
            <w:r w:rsidRPr="00C81A06">
              <w:t>=3</w:t>
            </w:r>
          </w:p>
        </w:tc>
        <w:tc>
          <w:tcPr>
            <w:tcW w:w="1593" w:type="pct"/>
          </w:tcPr>
          <w:p w14:paraId="47B12E71" w14:textId="4938B211" w:rsidR="00B94120" w:rsidRPr="00C81A06" w:rsidRDefault="00B94120" w:rsidP="009C21FF">
            <w:pPr>
              <w:pStyle w:val="GOSTTablenorm"/>
            </w:pPr>
            <w:r w:rsidRPr="00CE4C04">
              <w:t xml:space="preserve">Указывается значение </w:t>
            </w:r>
            <w:r w:rsidRPr="00C81A06">
              <w:t>«</w:t>
            </w:r>
            <w:r w:rsidR="009C21FF">
              <w:t>ПУВ</w:t>
            </w:r>
            <w:r w:rsidRPr="00C81A06">
              <w:t>»</w:t>
            </w:r>
          </w:p>
        </w:tc>
      </w:tr>
      <w:tr w:rsidR="00B94120" w:rsidRPr="00C81A06" w14:paraId="5F4341E1" w14:textId="77777777" w:rsidTr="009C21FF">
        <w:tc>
          <w:tcPr>
            <w:tcW w:w="1182" w:type="pct"/>
          </w:tcPr>
          <w:p w14:paraId="492EA03F" w14:textId="77777777" w:rsidR="00B94120" w:rsidRPr="00C81A06" w:rsidRDefault="00B94120" w:rsidP="009C21FF">
            <w:pPr>
              <w:pStyle w:val="GOSTTablenorm"/>
            </w:pPr>
            <w:r w:rsidRPr="00C81A06">
              <w:t>КБК</w:t>
            </w:r>
          </w:p>
        </w:tc>
        <w:tc>
          <w:tcPr>
            <w:tcW w:w="860" w:type="pct"/>
          </w:tcPr>
          <w:p w14:paraId="1CC65F0A" w14:textId="77777777" w:rsidR="00B94120" w:rsidRPr="006A2557" w:rsidRDefault="00B94120" w:rsidP="009C21FF">
            <w:pPr>
              <w:pStyle w:val="GOSTTablenorm"/>
            </w:pPr>
            <w:r w:rsidRPr="006A2557">
              <w:t>bcc</w:t>
            </w:r>
          </w:p>
        </w:tc>
        <w:tc>
          <w:tcPr>
            <w:tcW w:w="613" w:type="pct"/>
          </w:tcPr>
          <w:p w14:paraId="0138C76C" w14:textId="77777777" w:rsidR="00B94120" w:rsidRPr="00C81A06" w:rsidRDefault="00B94120" w:rsidP="009C21FF">
            <w:pPr>
              <w:pStyle w:val="GOSTTablenorm"/>
            </w:pPr>
            <w:r w:rsidRPr="00C81A06">
              <w:t>Строка</w:t>
            </w:r>
          </w:p>
        </w:tc>
        <w:tc>
          <w:tcPr>
            <w:tcW w:w="376" w:type="pct"/>
          </w:tcPr>
          <w:p w14:paraId="7A4723F7" w14:textId="77777777" w:rsidR="00B94120" w:rsidRPr="00C81A06" w:rsidRDefault="00B94120" w:rsidP="009C21FF">
            <w:pPr>
              <w:pStyle w:val="GOSTTablenorm"/>
            </w:pPr>
            <w:r w:rsidRPr="00C81A06">
              <w:t>Да</w:t>
            </w:r>
          </w:p>
        </w:tc>
        <w:tc>
          <w:tcPr>
            <w:tcW w:w="376" w:type="pct"/>
          </w:tcPr>
          <w:p w14:paraId="163BC19B" w14:textId="77777777" w:rsidR="00B94120" w:rsidRPr="00C81A06" w:rsidRDefault="00B94120" w:rsidP="009C21FF">
            <w:pPr>
              <w:pStyle w:val="GOSTTablenorm"/>
            </w:pPr>
            <w:r w:rsidRPr="00C81A06">
              <w:t>=20</w:t>
            </w:r>
          </w:p>
        </w:tc>
        <w:tc>
          <w:tcPr>
            <w:tcW w:w="1593" w:type="pct"/>
          </w:tcPr>
          <w:p w14:paraId="0D7F1487" w14:textId="10B42CEF" w:rsidR="00B94120" w:rsidRPr="004A7C16" w:rsidRDefault="00B94120" w:rsidP="009C21FF">
            <w:pPr>
              <w:pStyle w:val="GOSTTablenorm"/>
            </w:pPr>
            <w:r w:rsidRPr="004A7C16">
              <w:t xml:space="preserve">Указывается КБК первой строки </w:t>
            </w:r>
            <w:r w:rsidRPr="00CE4C04">
              <w:t xml:space="preserve">блока атрибутов </w:t>
            </w:r>
            <w:r w:rsidR="009C21FF" w:rsidRPr="00EF29A4">
              <w:rPr>
                <w:szCs w:val="22"/>
              </w:rPr>
              <w:t>«Строки уведомления»</w:t>
            </w:r>
          </w:p>
        </w:tc>
      </w:tr>
      <w:tr w:rsidR="00B94120" w:rsidRPr="00C81A06" w14:paraId="16F1BC5B" w14:textId="77777777" w:rsidTr="009C21FF">
        <w:tc>
          <w:tcPr>
            <w:tcW w:w="1182" w:type="pct"/>
          </w:tcPr>
          <w:p w14:paraId="32432F7A" w14:textId="77777777" w:rsidR="00B94120" w:rsidRPr="00C81A06" w:rsidRDefault="00B94120" w:rsidP="009C21FF">
            <w:pPr>
              <w:pStyle w:val="GOSTTablenorm"/>
            </w:pPr>
            <w:r w:rsidRPr="00C81A06">
              <w:t>Тип КБК</w:t>
            </w:r>
          </w:p>
        </w:tc>
        <w:tc>
          <w:tcPr>
            <w:tcW w:w="860" w:type="pct"/>
          </w:tcPr>
          <w:p w14:paraId="568133E2" w14:textId="77777777" w:rsidR="00B94120" w:rsidRPr="006A2557" w:rsidRDefault="00B94120" w:rsidP="009C21FF">
            <w:pPr>
              <w:pStyle w:val="GOSTTablenorm"/>
            </w:pPr>
            <w:r w:rsidRPr="006A2557">
              <w:t>type_bcc</w:t>
            </w:r>
          </w:p>
        </w:tc>
        <w:tc>
          <w:tcPr>
            <w:tcW w:w="613" w:type="pct"/>
          </w:tcPr>
          <w:p w14:paraId="35B059C4" w14:textId="77777777" w:rsidR="00B94120" w:rsidRPr="00C81A06" w:rsidRDefault="00B94120" w:rsidP="009C21FF">
            <w:pPr>
              <w:pStyle w:val="GOSTTablenorm"/>
            </w:pPr>
            <w:r w:rsidRPr="00C81A06">
              <w:t>Строка</w:t>
            </w:r>
          </w:p>
        </w:tc>
        <w:tc>
          <w:tcPr>
            <w:tcW w:w="376" w:type="pct"/>
          </w:tcPr>
          <w:p w14:paraId="497086EC" w14:textId="77777777" w:rsidR="00B94120" w:rsidRPr="00C81A06" w:rsidRDefault="00B94120" w:rsidP="009C21FF">
            <w:pPr>
              <w:pStyle w:val="GOSTTablenorm"/>
            </w:pPr>
            <w:r w:rsidRPr="00C81A06">
              <w:t>Да</w:t>
            </w:r>
          </w:p>
        </w:tc>
        <w:tc>
          <w:tcPr>
            <w:tcW w:w="376" w:type="pct"/>
          </w:tcPr>
          <w:p w14:paraId="7CF4F9F3" w14:textId="77777777" w:rsidR="00B94120" w:rsidRPr="00C81A06" w:rsidRDefault="00B94120" w:rsidP="009C21FF">
            <w:pPr>
              <w:pStyle w:val="GOSTTablenorm"/>
            </w:pPr>
            <w:r w:rsidRPr="00C81A06">
              <w:t>= 2</w:t>
            </w:r>
          </w:p>
        </w:tc>
        <w:tc>
          <w:tcPr>
            <w:tcW w:w="1593" w:type="pct"/>
          </w:tcPr>
          <w:p w14:paraId="34D6290E" w14:textId="29767C63" w:rsidR="00B94120" w:rsidRPr="00C81A06" w:rsidRDefault="00B94120" w:rsidP="009C21FF">
            <w:pPr>
              <w:pStyle w:val="GOSTTablenorm"/>
            </w:pPr>
            <w:r w:rsidRPr="00C81A06">
              <w:t>Указывается тип КБК параметра «КБК»</w:t>
            </w:r>
          </w:p>
        </w:tc>
      </w:tr>
      <w:tr w:rsidR="00B94120" w:rsidRPr="00C81A06" w14:paraId="62607325" w14:textId="77777777" w:rsidTr="009C21FF">
        <w:tc>
          <w:tcPr>
            <w:tcW w:w="1182" w:type="pct"/>
          </w:tcPr>
          <w:p w14:paraId="52D3A05C" w14:textId="77777777" w:rsidR="00B94120" w:rsidRPr="00C81A06" w:rsidRDefault="00B94120" w:rsidP="009C21FF">
            <w:pPr>
              <w:pStyle w:val="GOSTTablenorm"/>
            </w:pPr>
            <w:r w:rsidRPr="00C81A06">
              <w:t>Код ТОФК контрагента</w:t>
            </w:r>
          </w:p>
        </w:tc>
        <w:tc>
          <w:tcPr>
            <w:tcW w:w="860" w:type="pct"/>
          </w:tcPr>
          <w:p w14:paraId="1BBBD732" w14:textId="77777777" w:rsidR="00B94120" w:rsidRPr="006A2557" w:rsidRDefault="00B94120" w:rsidP="009C21FF">
            <w:pPr>
              <w:pStyle w:val="GOSTTablenorm"/>
            </w:pPr>
            <w:r w:rsidRPr="006A2557">
              <w:t>counterparty_tofk_code</w:t>
            </w:r>
          </w:p>
        </w:tc>
        <w:tc>
          <w:tcPr>
            <w:tcW w:w="613" w:type="pct"/>
          </w:tcPr>
          <w:p w14:paraId="103B509D" w14:textId="77777777" w:rsidR="00B94120" w:rsidRPr="00C81A06" w:rsidRDefault="00B94120" w:rsidP="009C21FF">
            <w:pPr>
              <w:pStyle w:val="GOSTTablenorm"/>
            </w:pPr>
            <w:r w:rsidRPr="00C81A06">
              <w:rPr>
                <w:lang w:eastAsia="en-US"/>
              </w:rPr>
              <w:t>Строка</w:t>
            </w:r>
          </w:p>
        </w:tc>
        <w:tc>
          <w:tcPr>
            <w:tcW w:w="376" w:type="pct"/>
          </w:tcPr>
          <w:p w14:paraId="4E905A65" w14:textId="77777777" w:rsidR="00B94120" w:rsidRPr="00C81A06" w:rsidRDefault="00B94120" w:rsidP="009C21FF">
            <w:pPr>
              <w:pStyle w:val="GOSTTablenorm"/>
            </w:pPr>
            <w:r w:rsidRPr="00C81A06">
              <w:t>Да</w:t>
            </w:r>
          </w:p>
        </w:tc>
        <w:tc>
          <w:tcPr>
            <w:tcW w:w="376" w:type="pct"/>
          </w:tcPr>
          <w:p w14:paraId="12E8B9D9" w14:textId="77777777" w:rsidR="00B94120" w:rsidRPr="00C81A06" w:rsidRDefault="00B94120" w:rsidP="009C21FF">
            <w:pPr>
              <w:pStyle w:val="GOSTTablenorm"/>
            </w:pPr>
            <w:r w:rsidRPr="00C81A06">
              <w:t>=20</w:t>
            </w:r>
          </w:p>
        </w:tc>
        <w:tc>
          <w:tcPr>
            <w:tcW w:w="1593" w:type="pct"/>
          </w:tcPr>
          <w:p w14:paraId="052E758E" w14:textId="77777777" w:rsidR="00B94120" w:rsidRPr="004A7C16" w:rsidRDefault="00B94120" w:rsidP="009C21FF">
            <w:pPr>
              <w:pStyle w:val="GOSTTablenorm"/>
            </w:pPr>
            <w:r w:rsidRPr="00CE4C04">
              <w:t xml:space="preserve">Указывается </w:t>
            </w:r>
            <w:r>
              <w:t>к</w:t>
            </w:r>
            <w:r w:rsidRPr="00C81A06">
              <w:t>од ТОФК контрагента</w:t>
            </w:r>
          </w:p>
        </w:tc>
      </w:tr>
      <w:tr w:rsidR="00B94120" w:rsidRPr="00C81A06" w14:paraId="69263912" w14:textId="77777777" w:rsidTr="009C21FF">
        <w:tc>
          <w:tcPr>
            <w:tcW w:w="1182" w:type="pct"/>
          </w:tcPr>
          <w:p w14:paraId="292E32E0" w14:textId="77777777" w:rsidR="00B94120" w:rsidRPr="006A2557" w:rsidRDefault="00B94120" w:rsidP="009C21FF">
            <w:pPr>
              <w:pStyle w:val="GOSTTablenorm"/>
              <w:rPr>
                <w:b/>
              </w:rPr>
            </w:pPr>
            <w:r w:rsidRPr="006A2557">
              <w:rPr>
                <w:b/>
              </w:rPr>
              <w:lastRenderedPageBreak/>
              <w:t>Информация по отправителю</w:t>
            </w:r>
          </w:p>
        </w:tc>
        <w:tc>
          <w:tcPr>
            <w:tcW w:w="860" w:type="pct"/>
          </w:tcPr>
          <w:p w14:paraId="6C628C72" w14:textId="77777777" w:rsidR="00B94120" w:rsidRPr="006A2557" w:rsidRDefault="00B94120" w:rsidP="009C21FF">
            <w:pPr>
              <w:pStyle w:val="GOSTTablenorm"/>
              <w:rPr>
                <w:b/>
              </w:rPr>
            </w:pPr>
            <w:r w:rsidRPr="006A2557">
              <w:rPr>
                <w:b/>
              </w:rPr>
              <w:t>sender</w:t>
            </w:r>
          </w:p>
        </w:tc>
        <w:tc>
          <w:tcPr>
            <w:tcW w:w="613" w:type="pct"/>
          </w:tcPr>
          <w:p w14:paraId="1BB2DFC9" w14:textId="77777777" w:rsidR="00B94120" w:rsidRPr="00C81A06" w:rsidRDefault="00B94120" w:rsidP="009C21FF">
            <w:pPr>
              <w:pStyle w:val="GOSTTablenorm"/>
            </w:pPr>
            <w:r w:rsidRPr="00C81A06">
              <w:t>Блок</w:t>
            </w:r>
          </w:p>
        </w:tc>
        <w:tc>
          <w:tcPr>
            <w:tcW w:w="376" w:type="pct"/>
          </w:tcPr>
          <w:p w14:paraId="383FEAED" w14:textId="77777777" w:rsidR="00B94120" w:rsidRPr="00C81A06" w:rsidRDefault="00B94120" w:rsidP="009C21FF">
            <w:pPr>
              <w:pStyle w:val="GOSTTablenorm"/>
            </w:pPr>
            <w:r w:rsidRPr="00C81A06">
              <w:t>Нет</w:t>
            </w:r>
          </w:p>
        </w:tc>
        <w:tc>
          <w:tcPr>
            <w:tcW w:w="376" w:type="pct"/>
          </w:tcPr>
          <w:p w14:paraId="072455D3" w14:textId="77777777" w:rsidR="00B94120" w:rsidRPr="00C81A06" w:rsidRDefault="00B94120" w:rsidP="009C21FF">
            <w:pPr>
              <w:pStyle w:val="GOSTTablenorm"/>
            </w:pPr>
            <w:r w:rsidRPr="00C81A06">
              <w:t>-</w:t>
            </w:r>
          </w:p>
        </w:tc>
        <w:tc>
          <w:tcPr>
            <w:tcW w:w="1593" w:type="pct"/>
          </w:tcPr>
          <w:p w14:paraId="17FD3D52" w14:textId="77777777" w:rsidR="00B94120" w:rsidRPr="004A7C16" w:rsidRDefault="00B94120" w:rsidP="009C21FF">
            <w:pPr>
              <w:pStyle w:val="GOSTTablenorm"/>
            </w:pPr>
            <w:r>
              <w:t>-</w:t>
            </w:r>
          </w:p>
        </w:tc>
      </w:tr>
      <w:tr w:rsidR="00B94120" w:rsidRPr="00C81A06" w14:paraId="2C0B8472" w14:textId="77777777" w:rsidTr="009C21FF">
        <w:tc>
          <w:tcPr>
            <w:tcW w:w="1182" w:type="pct"/>
          </w:tcPr>
          <w:p w14:paraId="7A684FE9" w14:textId="77777777" w:rsidR="00B94120" w:rsidRPr="00C81A06" w:rsidRDefault="00B94120" w:rsidP="009C21FF">
            <w:pPr>
              <w:pStyle w:val="GOSTTablenorm"/>
            </w:pPr>
            <w:r w:rsidRPr="00C81A06">
              <w:t>ТОФК отправитель у</w:t>
            </w:r>
            <w:r w:rsidRPr="00C81A06">
              <w:rPr>
                <w:lang w:val="en-US"/>
              </w:rPr>
              <w:t>частник НПС</w:t>
            </w:r>
          </w:p>
        </w:tc>
        <w:tc>
          <w:tcPr>
            <w:tcW w:w="860" w:type="pct"/>
          </w:tcPr>
          <w:p w14:paraId="0ECE9ED3" w14:textId="77777777" w:rsidR="00B94120" w:rsidRPr="006A2557" w:rsidRDefault="00B94120" w:rsidP="009C21FF">
            <w:pPr>
              <w:pStyle w:val="GOSTTablenorm"/>
            </w:pPr>
            <w:r w:rsidRPr="006A2557">
              <w:rPr>
                <w:b/>
              </w:rPr>
              <w:t>sender:</w:t>
            </w:r>
            <w:r w:rsidRPr="006A2557">
              <w:t>is_nps</w:t>
            </w:r>
          </w:p>
        </w:tc>
        <w:tc>
          <w:tcPr>
            <w:tcW w:w="613" w:type="pct"/>
          </w:tcPr>
          <w:p w14:paraId="27AFBDD3" w14:textId="77777777" w:rsidR="00B94120" w:rsidRPr="00C81A06" w:rsidRDefault="00B94120" w:rsidP="009C21FF">
            <w:pPr>
              <w:pStyle w:val="GOSTTablenorm"/>
              <w:rPr>
                <w:lang w:val="en-US"/>
              </w:rPr>
            </w:pPr>
            <w:r w:rsidRPr="00C81A06">
              <w:rPr>
                <w:lang w:val="en-US"/>
              </w:rPr>
              <w:t>Строка</w:t>
            </w:r>
          </w:p>
        </w:tc>
        <w:tc>
          <w:tcPr>
            <w:tcW w:w="376" w:type="pct"/>
          </w:tcPr>
          <w:p w14:paraId="1C1211D5" w14:textId="77777777" w:rsidR="00B94120" w:rsidRPr="00C81A06" w:rsidRDefault="00B94120" w:rsidP="009C21FF">
            <w:pPr>
              <w:pStyle w:val="GOSTTablenorm"/>
              <w:rPr>
                <w:lang w:val="en-US"/>
              </w:rPr>
            </w:pPr>
            <w:r w:rsidRPr="00C81A06">
              <w:rPr>
                <w:lang w:val="en-US"/>
              </w:rPr>
              <w:t>Да</w:t>
            </w:r>
          </w:p>
        </w:tc>
        <w:tc>
          <w:tcPr>
            <w:tcW w:w="376" w:type="pct"/>
          </w:tcPr>
          <w:p w14:paraId="7C42EB79" w14:textId="77777777" w:rsidR="00B94120" w:rsidRPr="00C81A06" w:rsidRDefault="00B94120" w:rsidP="009C21FF">
            <w:pPr>
              <w:pStyle w:val="GOSTTablenorm"/>
              <w:rPr>
                <w:lang w:val="en-US"/>
              </w:rPr>
            </w:pPr>
            <w:r w:rsidRPr="00C81A06">
              <w:rPr>
                <w:lang w:val="en-US"/>
              </w:rPr>
              <w:t>=</w:t>
            </w:r>
            <w:r w:rsidRPr="00C81A06">
              <w:t xml:space="preserve"> </w:t>
            </w:r>
            <w:r w:rsidRPr="00C81A06">
              <w:rPr>
                <w:lang w:val="en-US"/>
              </w:rPr>
              <w:t>1</w:t>
            </w:r>
          </w:p>
        </w:tc>
        <w:tc>
          <w:tcPr>
            <w:tcW w:w="1593" w:type="pct"/>
          </w:tcPr>
          <w:p w14:paraId="2E506BA8" w14:textId="77777777" w:rsidR="00B94120" w:rsidRDefault="00B94120" w:rsidP="009C21FF">
            <w:pPr>
              <w:pStyle w:val="GOSTTablenorm"/>
            </w:pPr>
            <w:r w:rsidRPr="00CE4C04">
              <w:t>Указывается</w:t>
            </w:r>
            <w:r>
              <w:t xml:space="preserve">, является ТОФК </w:t>
            </w:r>
            <w:r w:rsidRPr="00C81A06">
              <w:t xml:space="preserve">отправитель </w:t>
            </w:r>
            <w:r>
              <w:t>участником НПС или нет.</w:t>
            </w:r>
          </w:p>
          <w:p w14:paraId="5E3ED8AE" w14:textId="77777777" w:rsidR="00B94120" w:rsidRPr="00C81A06" w:rsidRDefault="00B94120" w:rsidP="009C21FF">
            <w:pPr>
              <w:pStyle w:val="GOSTTablenorm"/>
            </w:pPr>
            <w:r>
              <w:t>Возможные значения «1» и «0»</w:t>
            </w:r>
          </w:p>
        </w:tc>
      </w:tr>
      <w:tr w:rsidR="00B94120" w:rsidRPr="00C81A06" w14:paraId="7482D187" w14:textId="77777777" w:rsidTr="009C21FF">
        <w:tc>
          <w:tcPr>
            <w:tcW w:w="1182" w:type="pct"/>
          </w:tcPr>
          <w:p w14:paraId="50E4DF35" w14:textId="77777777" w:rsidR="00B94120" w:rsidRPr="00C81A06" w:rsidRDefault="00B94120" w:rsidP="009C21FF">
            <w:pPr>
              <w:pStyle w:val="GOSTTablenorm"/>
            </w:pPr>
            <w:r w:rsidRPr="00C81A06">
              <w:t>ТОФК отправитель</w:t>
            </w:r>
          </w:p>
        </w:tc>
        <w:tc>
          <w:tcPr>
            <w:tcW w:w="860" w:type="pct"/>
          </w:tcPr>
          <w:p w14:paraId="7753CD44" w14:textId="77777777" w:rsidR="00B94120" w:rsidRPr="006A2557" w:rsidRDefault="00B94120" w:rsidP="009C21FF">
            <w:pPr>
              <w:pStyle w:val="GOSTTablenorm"/>
            </w:pPr>
            <w:r w:rsidRPr="006A2557">
              <w:rPr>
                <w:b/>
              </w:rPr>
              <w:t>sender:</w:t>
            </w:r>
            <w:r w:rsidRPr="006A2557">
              <w:t>account_tofk_code</w:t>
            </w:r>
          </w:p>
        </w:tc>
        <w:tc>
          <w:tcPr>
            <w:tcW w:w="613" w:type="pct"/>
          </w:tcPr>
          <w:p w14:paraId="64F6A1D0" w14:textId="77777777" w:rsidR="00B94120" w:rsidRPr="00C81A06" w:rsidRDefault="00B94120" w:rsidP="009C21FF">
            <w:pPr>
              <w:pStyle w:val="GOSTTablenorm"/>
            </w:pPr>
            <w:r w:rsidRPr="00C81A06">
              <w:t>Строка</w:t>
            </w:r>
          </w:p>
        </w:tc>
        <w:tc>
          <w:tcPr>
            <w:tcW w:w="376" w:type="pct"/>
          </w:tcPr>
          <w:p w14:paraId="64AA88FE" w14:textId="77777777" w:rsidR="00B94120" w:rsidRPr="00C81A06" w:rsidRDefault="00B94120" w:rsidP="009C21FF">
            <w:pPr>
              <w:pStyle w:val="GOSTTablenorm"/>
            </w:pPr>
            <w:r w:rsidRPr="00304E99">
              <w:t>Да</w:t>
            </w:r>
          </w:p>
        </w:tc>
        <w:tc>
          <w:tcPr>
            <w:tcW w:w="376" w:type="pct"/>
          </w:tcPr>
          <w:p w14:paraId="7D566FB5" w14:textId="77777777" w:rsidR="00B94120" w:rsidRPr="00C81A06" w:rsidRDefault="00B94120" w:rsidP="009C21FF">
            <w:pPr>
              <w:pStyle w:val="GOSTTablenorm"/>
            </w:pPr>
            <w:r w:rsidRPr="00C81A06">
              <w:t>=4</w:t>
            </w:r>
          </w:p>
        </w:tc>
        <w:tc>
          <w:tcPr>
            <w:tcW w:w="1593" w:type="pct"/>
          </w:tcPr>
          <w:p w14:paraId="7808611F" w14:textId="77777777" w:rsidR="00B94120" w:rsidRPr="00C81A06" w:rsidRDefault="00B94120" w:rsidP="009C21FF">
            <w:pPr>
              <w:pStyle w:val="GOSTTablenorm"/>
            </w:pPr>
            <w:r w:rsidRPr="00CE4C04">
              <w:t xml:space="preserve">Указывается код ТОФК </w:t>
            </w:r>
            <w:r w:rsidRPr="00C81A06">
              <w:t>отправителя</w:t>
            </w:r>
          </w:p>
        </w:tc>
      </w:tr>
      <w:tr w:rsidR="00B94120" w:rsidRPr="00C81A06" w14:paraId="16B3D49C" w14:textId="77777777" w:rsidTr="009C21FF">
        <w:tc>
          <w:tcPr>
            <w:tcW w:w="1182" w:type="pct"/>
          </w:tcPr>
          <w:p w14:paraId="59AD1E34" w14:textId="77777777" w:rsidR="00B94120" w:rsidRPr="00C81A06" w:rsidRDefault="00B94120" w:rsidP="009C21FF">
            <w:pPr>
              <w:pStyle w:val="GOSTTablenorm"/>
            </w:pPr>
            <w:r w:rsidRPr="00C81A06">
              <w:t>ЛС ТОФК отправителя</w:t>
            </w:r>
          </w:p>
        </w:tc>
        <w:tc>
          <w:tcPr>
            <w:tcW w:w="860" w:type="pct"/>
          </w:tcPr>
          <w:p w14:paraId="616C9BF6" w14:textId="77777777" w:rsidR="00B94120" w:rsidRPr="006A2557" w:rsidRDefault="00B94120" w:rsidP="009C21FF">
            <w:pPr>
              <w:pStyle w:val="GOSTTablenorm"/>
            </w:pPr>
            <w:r w:rsidRPr="006A2557">
              <w:rPr>
                <w:b/>
              </w:rPr>
              <w:t>sender:</w:t>
            </w:r>
            <w:r w:rsidRPr="006A2557">
              <w:t>sender_account</w:t>
            </w:r>
          </w:p>
        </w:tc>
        <w:tc>
          <w:tcPr>
            <w:tcW w:w="613" w:type="pct"/>
          </w:tcPr>
          <w:p w14:paraId="1EA81BDD" w14:textId="77777777" w:rsidR="00B94120" w:rsidRPr="00C81A06" w:rsidRDefault="00B94120" w:rsidP="009C21FF">
            <w:pPr>
              <w:pStyle w:val="GOSTTablenorm"/>
            </w:pPr>
            <w:r w:rsidRPr="00C81A06">
              <w:t>Строка</w:t>
            </w:r>
          </w:p>
        </w:tc>
        <w:tc>
          <w:tcPr>
            <w:tcW w:w="376" w:type="pct"/>
          </w:tcPr>
          <w:p w14:paraId="3241AB8D" w14:textId="77777777" w:rsidR="00B94120" w:rsidRPr="00C81A06" w:rsidRDefault="00B94120" w:rsidP="009C21FF">
            <w:pPr>
              <w:pStyle w:val="GOSTTablenorm"/>
              <w:rPr>
                <w:lang w:val="en-US"/>
              </w:rPr>
            </w:pPr>
            <w:r w:rsidRPr="00C81A06">
              <w:rPr>
                <w:lang w:val="en-US"/>
              </w:rPr>
              <w:t>Да</w:t>
            </w:r>
          </w:p>
        </w:tc>
        <w:tc>
          <w:tcPr>
            <w:tcW w:w="376" w:type="pct"/>
          </w:tcPr>
          <w:p w14:paraId="1C5F17E4" w14:textId="77777777" w:rsidR="00B94120" w:rsidRPr="00C81A06" w:rsidRDefault="00B94120" w:rsidP="009C21FF">
            <w:pPr>
              <w:pStyle w:val="GOSTTablenorm"/>
            </w:pPr>
            <w:r w:rsidRPr="00C81A06">
              <w:t>=11</w:t>
            </w:r>
          </w:p>
        </w:tc>
        <w:tc>
          <w:tcPr>
            <w:tcW w:w="1593" w:type="pct"/>
          </w:tcPr>
          <w:p w14:paraId="07244D3D" w14:textId="77777777" w:rsidR="00B94120" w:rsidRPr="00C81A06" w:rsidRDefault="00B94120" w:rsidP="009C21FF">
            <w:pPr>
              <w:pStyle w:val="GOSTTablenorm"/>
            </w:pPr>
            <w:r w:rsidRPr="00CE4C04">
              <w:t xml:space="preserve">Указывается лицевой счет </w:t>
            </w:r>
            <w:r w:rsidRPr="00C81A06">
              <w:t>ТОФК отправителя</w:t>
            </w:r>
          </w:p>
        </w:tc>
      </w:tr>
      <w:tr w:rsidR="00B94120" w:rsidRPr="00C81A06" w14:paraId="2AD164B4" w14:textId="77777777" w:rsidTr="009C21FF">
        <w:tc>
          <w:tcPr>
            <w:tcW w:w="1182" w:type="pct"/>
          </w:tcPr>
          <w:p w14:paraId="0BF02809" w14:textId="77777777" w:rsidR="00B94120" w:rsidRPr="00C81A06" w:rsidRDefault="00B94120" w:rsidP="009C21FF">
            <w:pPr>
              <w:pStyle w:val="GOSTTablenorm"/>
            </w:pPr>
            <w:r w:rsidRPr="00C81A06">
              <w:t>ОКТМО платежа отправителя</w:t>
            </w:r>
          </w:p>
        </w:tc>
        <w:tc>
          <w:tcPr>
            <w:tcW w:w="860" w:type="pct"/>
          </w:tcPr>
          <w:p w14:paraId="173CA010" w14:textId="77777777" w:rsidR="00B94120" w:rsidRPr="006A2557" w:rsidRDefault="00B94120" w:rsidP="009C21FF">
            <w:pPr>
              <w:pStyle w:val="GOSTTablenorm"/>
            </w:pPr>
            <w:r w:rsidRPr="006A2557">
              <w:rPr>
                <w:b/>
              </w:rPr>
              <w:t>sender:</w:t>
            </w:r>
            <w:r w:rsidRPr="006A2557">
              <w:t>oktmo</w:t>
            </w:r>
          </w:p>
        </w:tc>
        <w:tc>
          <w:tcPr>
            <w:tcW w:w="613" w:type="pct"/>
          </w:tcPr>
          <w:p w14:paraId="0BD54189" w14:textId="77777777" w:rsidR="00B94120" w:rsidRPr="00C81A06" w:rsidRDefault="00B94120" w:rsidP="009C21FF">
            <w:pPr>
              <w:pStyle w:val="GOSTTablenorm"/>
            </w:pPr>
            <w:r w:rsidRPr="00C81A06">
              <w:rPr>
                <w:lang w:eastAsia="en-US"/>
              </w:rPr>
              <w:t>Строка</w:t>
            </w:r>
          </w:p>
        </w:tc>
        <w:tc>
          <w:tcPr>
            <w:tcW w:w="376" w:type="pct"/>
          </w:tcPr>
          <w:p w14:paraId="0F3FCF55" w14:textId="77777777" w:rsidR="00B94120" w:rsidRPr="00C81A06" w:rsidRDefault="00B94120" w:rsidP="009C21FF">
            <w:pPr>
              <w:pStyle w:val="GOSTTablenorm"/>
              <w:rPr>
                <w:lang w:val="en-US"/>
              </w:rPr>
            </w:pPr>
            <w:r w:rsidRPr="00C81A06">
              <w:t>Нет</w:t>
            </w:r>
          </w:p>
        </w:tc>
        <w:tc>
          <w:tcPr>
            <w:tcW w:w="376" w:type="pct"/>
          </w:tcPr>
          <w:p w14:paraId="1E01A9F3" w14:textId="77777777" w:rsidR="00B94120" w:rsidRPr="00C81A06" w:rsidRDefault="00B94120" w:rsidP="009C21FF">
            <w:pPr>
              <w:pStyle w:val="GOSTTablenorm"/>
            </w:pPr>
            <w:r w:rsidRPr="00C81A06">
              <w:t>=8</w:t>
            </w:r>
          </w:p>
        </w:tc>
        <w:tc>
          <w:tcPr>
            <w:tcW w:w="1593" w:type="pct"/>
          </w:tcPr>
          <w:p w14:paraId="40E1A05A" w14:textId="77777777" w:rsidR="00B94120" w:rsidRPr="00C81A06" w:rsidRDefault="00B94120" w:rsidP="009C21FF">
            <w:pPr>
              <w:pStyle w:val="GOSTTablenorm"/>
            </w:pPr>
            <w:r w:rsidRPr="00CE4C04">
              <w:t xml:space="preserve">Указывается код </w:t>
            </w:r>
            <w:r>
              <w:t>по ОКТМО платежа отправителя</w:t>
            </w:r>
          </w:p>
        </w:tc>
      </w:tr>
      <w:tr w:rsidR="00B94120" w:rsidRPr="00C81A06" w14:paraId="6DA069F1" w14:textId="77777777" w:rsidTr="009C21FF">
        <w:tc>
          <w:tcPr>
            <w:tcW w:w="1182" w:type="pct"/>
          </w:tcPr>
          <w:p w14:paraId="3E111639" w14:textId="77777777" w:rsidR="00B94120" w:rsidRPr="006A2557" w:rsidRDefault="00B94120" w:rsidP="009C21FF">
            <w:pPr>
              <w:pStyle w:val="GOSTTablenorm"/>
              <w:rPr>
                <w:b/>
              </w:rPr>
            </w:pPr>
            <w:r w:rsidRPr="006A2557">
              <w:rPr>
                <w:b/>
              </w:rPr>
              <w:t>Информация по получателю</w:t>
            </w:r>
          </w:p>
        </w:tc>
        <w:tc>
          <w:tcPr>
            <w:tcW w:w="860" w:type="pct"/>
          </w:tcPr>
          <w:p w14:paraId="308E5177" w14:textId="77777777" w:rsidR="00B94120" w:rsidRPr="006A2557" w:rsidRDefault="00B94120" w:rsidP="009C21FF">
            <w:pPr>
              <w:pStyle w:val="GOSTTablenorm"/>
              <w:rPr>
                <w:b/>
              </w:rPr>
            </w:pPr>
            <w:r w:rsidRPr="006A2557">
              <w:rPr>
                <w:b/>
              </w:rPr>
              <w:t>recipient</w:t>
            </w:r>
          </w:p>
        </w:tc>
        <w:tc>
          <w:tcPr>
            <w:tcW w:w="613" w:type="pct"/>
          </w:tcPr>
          <w:p w14:paraId="5ED80404" w14:textId="77777777" w:rsidR="00B94120" w:rsidRPr="00C81A06" w:rsidRDefault="00B94120" w:rsidP="009C21FF">
            <w:pPr>
              <w:pStyle w:val="GOSTTablenorm"/>
            </w:pPr>
            <w:r w:rsidRPr="00C81A06">
              <w:t>Блок</w:t>
            </w:r>
          </w:p>
        </w:tc>
        <w:tc>
          <w:tcPr>
            <w:tcW w:w="376" w:type="pct"/>
          </w:tcPr>
          <w:p w14:paraId="201EF9BA" w14:textId="77777777" w:rsidR="00B94120" w:rsidRPr="00C81A06" w:rsidRDefault="00B94120" w:rsidP="009C21FF">
            <w:pPr>
              <w:pStyle w:val="GOSTTablenorm"/>
            </w:pPr>
            <w:r w:rsidRPr="00C81A06">
              <w:t>Нет</w:t>
            </w:r>
          </w:p>
        </w:tc>
        <w:tc>
          <w:tcPr>
            <w:tcW w:w="376" w:type="pct"/>
          </w:tcPr>
          <w:p w14:paraId="5F5F1A1A" w14:textId="77777777" w:rsidR="00B94120" w:rsidRPr="00C81A06" w:rsidRDefault="00B94120" w:rsidP="009C21FF">
            <w:pPr>
              <w:pStyle w:val="GOSTTablenorm"/>
            </w:pPr>
            <w:r w:rsidRPr="00C81A06">
              <w:t>-</w:t>
            </w:r>
          </w:p>
        </w:tc>
        <w:tc>
          <w:tcPr>
            <w:tcW w:w="1593" w:type="pct"/>
          </w:tcPr>
          <w:p w14:paraId="5E7946DD" w14:textId="77777777" w:rsidR="00B94120" w:rsidRPr="004A7C16" w:rsidRDefault="00B94120" w:rsidP="009C21FF">
            <w:pPr>
              <w:pStyle w:val="GOSTTablenorm"/>
              <w:rPr>
                <w:sz w:val="24"/>
              </w:rPr>
            </w:pPr>
            <w:r>
              <w:t>-</w:t>
            </w:r>
          </w:p>
        </w:tc>
      </w:tr>
      <w:tr w:rsidR="00B94120" w:rsidRPr="00C81A06" w14:paraId="6CCC8664" w14:textId="77777777" w:rsidTr="009C21FF">
        <w:tc>
          <w:tcPr>
            <w:tcW w:w="1182" w:type="pct"/>
          </w:tcPr>
          <w:p w14:paraId="3E0D44B4" w14:textId="77777777" w:rsidR="00B94120" w:rsidRPr="00C81A06" w:rsidRDefault="00B94120" w:rsidP="009C21FF">
            <w:pPr>
              <w:pStyle w:val="GOSTTablenorm"/>
            </w:pPr>
            <w:r w:rsidRPr="00C81A06">
              <w:t>ТОФК получатель участник НПС</w:t>
            </w:r>
          </w:p>
        </w:tc>
        <w:tc>
          <w:tcPr>
            <w:tcW w:w="860" w:type="pct"/>
          </w:tcPr>
          <w:p w14:paraId="1E117480" w14:textId="77777777" w:rsidR="00B94120" w:rsidRPr="006A2557" w:rsidRDefault="00B94120" w:rsidP="009C21FF">
            <w:pPr>
              <w:pStyle w:val="GOSTTablenorm"/>
            </w:pPr>
            <w:r w:rsidRPr="006A2557">
              <w:rPr>
                <w:b/>
              </w:rPr>
              <w:t>recipient:</w:t>
            </w:r>
            <w:r w:rsidRPr="006A2557">
              <w:t>is_nps</w:t>
            </w:r>
          </w:p>
        </w:tc>
        <w:tc>
          <w:tcPr>
            <w:tcW w:w="613" w:type="pct"/>
          </w:tcPr>
          <w:p w14:paraId="1EAF1470" w14:textId="77777777" w:rsidR="00B94120" w:rsidRPr="00C81A06" w:rsidRDefault="00B94120" w:rsidP="009C21FF">
            <w:pPr>
              <w:pStyle w:val="GOSTTablenorm"/>
            </w:pPr>
            <w:r w:rsidRPr="00C81A06">
              <w:rPr>
                <w:lang w:val="en-US"/>
              </w:rPr>
              <w:t>Строка</w:t>
            </w:r>
          </w:p>
        </w:tc>
        <w:tc>
          <w:tcPr>
            <w:tcW w:w="376" w:type="pct"/>
          </w:tcPr>
          <w:p w14:paraId="3DAFE088" w14:textId="77777777" w:rsidR="00B94120" w:rsidRPr="00C81A06" w:rsidRDefault="00B94120" w:rsidP="009C21FF">
            <w:pPr>
              <w:pStyle w:val="GOSTTablenorm"/>
            </w:pPr>
            <w:r w:rsidRPr="00C81A06">
              <w:rPr>
                <w:lang w:val="en-US"/>
              </w:rPr>
              <w:t>Да</w:t>
            </w:r>
          </w:p>
        </w:tc>
        <w:tc>
          <w:tcPr>
            <w:tcW w:w="376" w:type="pct"/>
          </w:tcPr>
          <w:p w14:paraId="1F45A510" w14:textId="77777777" w:rsidR="00B94120" w:rsidRPr="00C81A06" w:rsidRDefault="00B94120" w:rsidP="009C21FF">
            <w:pPr>
              <w:pStyle w:val="GOSTTablenorm"/>
            </w:pPr>
            <w:r w:rsidRPr="00C81A06">
              <w:rPr>
                <w:lang w:val="en-US"/>
              </w:rPr>
              <w:t>=</w:t>
            </w:r>
            <w:r w:rsidRPr="00C81A06">
              <w:t xml:space="preserve"> </w:t>
            </w:r>
            <w:r w:rsidRPr="00C81A06">
              <w:rPr>
                <w:lang w:val="en-US"/>
              </w:rPr>
              <w:t>1</w:t>
            </w:r>
          </w:p>
        </w:tc>
        <w:tc>
          <w:tcPr>
            <w:tcW w:w="1593" w:type="pct"/>
          </w:tcPr>
          <w:p w14:paraId="4DDA209E" w14:textId="77777777" w:rsidR="00B94120" w:rsidRDefault="00B94120" w:rsidP="009C21FF">
            <w:pPr>
              <w:pStyle w:val="GOSTTablenorm"/>
            </w:pPr>
            <w:r w:rsidRPr="00CE4C04">
              <w:t>Указывается</w:t>
            </w:r>
            <w:r>
              <w:t>, является ТОФК получатель участником НПС или нет.</w:t>
            </w:r>
          </w:p>
          <w:p w14:paraId="44222404" w14:textId="77777777" w:rsidR="00B94120" w:rsidRPr="00C81A06" w:rsidRDefault="00B94120" w:rsidP="009C21FF">
            <w:pPr>
              <w:pStyle w:val="GOSTTablenorm"/>
            </w:pPr>
            <w:r>
              <w:t>Возможные значения «1» и «0»</w:t>
            </w:r>
          </w:p>
        </w:tc>
      </w:tr>
      <w:tr w:rsidR="00B94120" w:rsidRPr="00C81A06" w14:paraId="22F4FDDE" w14:textId="77777777" w:rsidTr="009C21FF">
        <w:tc>
          <w:tcPr>
            <w:tcW w:w="1182" w:type="pct"/>
          </w:tcPr>
          <w:p w14:paraId="7D4C9B77" w14:textId="77777777" w:rsidR="00B94120" w:rsidRPr="00C81A06" w:rsidRDefault="00B94120" w:rsidP="009C21FF">
            <w:pPr>
              <w:pStyle w:val="GOSTTablenorm"/>
            </w:pPr>
            <w:r w:rsidRPr="00C81A06">
              <w:t>ТОФК получатель</w:t>
            </w:r>
          </w:p>
        </w:tc>
        <w:tc>
          <w:tcPr>
            <w:tcW w:w="860" w:type="pct"/>
          </w:tcPr>
          <w:p w14:paraId="7EF52F38" w14:textId="77777777" w:rsidR="00B94120" w:rsidRPr="006A2557" w:rsidRDefault="00B94120" w:rsidP="009C21FF">
            <w:pPr>
              <w:pStyle w:val="GOSTTablenorm"/>
            </w:pPr>
            <w:r w:rsidRPr="006A2557">
              <w:rPr>
                <w:b/>
              </w:rPr>
              <w:t>recipient</w:t>
            </w:r>
            <w:r w:rsidRPr="006A2557">
              <w:t>:account_tofk_code</w:t>
            </w:r>
          </w:p>
        </w:tc>
        <w:tc>
          <w:tcPr>
            <w:tcW w:w="613" w:type="pct"/>
          </w:tcPr>
          <w:p w14:paraId="1F217573" w14:textId="77777777" w:rsidR="00B94120" w:rsidRPr="00C81A06" w:rsidRDefault="00B94120" w:rsidP="009C21FF">
            <w:pPr>
              <w:pStyle w:val="GOSTTablenorm"/>
            </w:pPr>
            <w:r w:rsidRPr="00C81A06">
              <w:t>Строка</w:t>
            </w:r>
          </w:p>
        </w:tc>
        <w:tc>
          <w:tcPr>
            <w:tcW w:w="376" w:type="pct"/>
          </w:tcPr>
          <w:p w14:paraId="61A38B3A" w14:textId="77777777" w:rsidR="00B94120" w:rsidRPr="00C81A06" w:rsidRDefault="00B94120" w:rsidP="009C21FF">
            <w:pPr>
              <w:pStyle w:val="GOSTTablenorm"/>
            </w:pPr>
            <w:r w:rsidRPr="00C81A06">
              <w:rPr>
                <w:lang w:val="en-US"/>
              </w:rPr>
              <w:t>Да</w:t>
            </w:r>
            <w:r w:rsidRPr="00C81A06" w:rsidDel="0040568D">
              <w:t xml:space="preserve"> </w:t>
            </w:r>
          </w:p>
        </w:tc>
        <w:tc>
          <w:tcPr>
            <w:tcW w:w="376" w:type="pct"/>
          </w:tcPr>
          <w:p w14:paraId="5A2110BA" w14:textId="77777777" w:rsidR="00B94120" w:rsidRPr="00C81A06" w:rsidRDefault="00B94120" w:rsidP="009C21FF">
            <w:pPr>
              <w:pStyle w:val="GOSTTablenorm"/>
            </w:pPr>
            <w:r w:rsidRPr="00C81A06">
              <w:t>=4</w:t>
            </w:r>
          </w:p>
        </w:tc>
        <w:tc>
          <w:tcPr>
            <w:tcW w:w="1593" w:type="pct"/>
          </w:tcPr>
          <w:p w14:paraId="418B958C" w14:textId="77777777" w:rsidR="00B94120" w:rsidRPr="00C81A06" w:rsidRDefault="00B94120" w:rsidP="009C21FF">
            <w:pPr>
              <w:pStyle w:val="GOSTTablenorm"/>
            </w:pPr>
            <w:r w:rsidRPr="00CE4C04">
              <w:t xml:space="preserve">Указывается код </w:t>
            </w:r>
            <w:r w:rsidRPr="00C81A06">
              <w:t>ТОФК получателя</w:t>
            </w:r>
          </w:p>
        </w:tc>
      </w:tr>
      <w:tr w:rsidR="00B94120" w:rsidRPr="00C81A06" w14:paraId="4A0732B5" w14:textId="77777777" w:rsidTr="009C21FF">
        <w:tc>
          <w:tcPr>
            <w:tcW w:w="1182" w:type="pct"/>
          </w:tcPr>
          <w:p w14:paraId="2BBBF79B" w14:textId="77777777" w:rsidR="00B94120" w:rsidRPr="00C81A06" w:rsidRDefault="00B94120" w:rsidP="009C21FF">
            <w:pPr>
              <w:pStyle w:val="GOSTTablenorm"/>
            </w:pPr>
            <w:r w:rsidRPr="00C81A06">
              <w:t>ЛС ТОФК получателя</w:t>
            </w:r>
          </w:p>
        </w:tc>
        <w:tc>
          <w:tcPr>
            <w:tcW w:w="860" w:type="pct"/>
          </w:tcPr>
          <w:p w14:paraId="6516B37F" w14:textId="77777777" w:rsidR="00B94120" w:rsidRPr="006A2557" w:rsidRDefault="00B94120" w:rsidP="009C21FF">
            <w:pPr>
              <w:pStyle w:val="GOSTTablenorm"/>
            </w:pPr>
            <w:r w:rsidRPr="006A2557">
              <w:rPr>
                <w:b/>
              </w:rPr>
              <w:t>recipient:</w:t>
            </w:r>
            <w:r w:rsidRPr="006A2557">
              <w:t>recipient_account</w:t>
            </w:r>
          </w:p>
        </w:tc>
        <w:tc>
          <w:tcPr>
            <w:tcW w:w="613" w:type="pct"/>
          </w:tcPr>
          <w:p w14:paraId="32F10633" w14:textId="77777777" w:rsidR="00B94120" w:rsidRPr="00C81A06" w:rsidRDefault="00B94120" w:rsidP="009C21FF">
            <w:pPr>
              <w:pStyle w:val="GOSTTablenorm"/>
            </w:pPr>
            <w:r w:rsidRPr="00C81A06">
              <w:t>Строка</w:t>
            </w:r>
          </w:p>
        </w:tc>
        <w:tc>
          <w:tcPr>
            <w:tcW w:w="376" w:type="pct"/>
          </w:tcPr>
          <w:p w14:paraId="63879E0E" w14:textId="77777777" w:rsidR="00B94120" w:rsidRPr="00C81A06" w:rsidRDefault="00B94120" w:rsidP="009C21FF">
            <w:pPr>
              <w:pStyle w:val="GOSTTablenorm"/>
              <w:rPr>
                <w:lang w:val="en-US"/>
              </w:rPr>
            </w:pPr>
            <w:r w:rsidRPr="00C81A06">
              <w:rPr>
                <w:lang w:val="en-US"/>
              </w:rPr>
              <w:t>Да</w:t>
            </w:r>
            <w:r w:rsidRPr="00C81A06" w:rsidDel="0040568D">
              <w:t xml:space="preserve"> </w:t>
            </w:r>
          </w:p>
        </w:tc>
        <w:tc>
          <w:tcPr>
            <w:tcW w:w="376" w:type="pct"/>
          </w:tcPr>
          <w:p w14:paraId="64C75C85" w14:textId="77777777" w:rsidR="00B94120" w:rsidRPr="00C81A06" w:rsidRDefault="00B94120" w:rsidP="009C21FF">
            <w:pPr>
              <w:pStyle w:val="GOSTTablenorm"/>
            </w:pPr>
            <w:r w:rsidRPr="00C81A06">
              <w:t>=11</w:t>
            </w:r>
          </w:p>
        </w:tc>
        <w:tc>
          <w:tcPr>
            <w:tcW w:w="1593" w:type="pct"/>
          </w:tcPr>
          <w:p w14:paraId="4F354790" w14:textId="77777777" w:rsidR="00B94120" w:rsidRPr="00C81A06" w:rsidRDefault="00B94120" w:rsidP="009C21FF">
            <w:pPr>
              <w:pStyle w:val="GOSTTablenorm"/>
            </w:pPr>
            <w:r w:rsidRPr="00CE4C04">
              <w:t xml:space="preserve">Указывается лицевой счет </w:t>
            </w:r>
            <w:r w:rsidRPr="00C81A06">
              <w:t>ТОФК получателя</w:t>
            </w:r>
          </w:p>
        </w:tc>
      </w:tr>
      <w:tr w:rsidR="00B94120" w:rsidRPr="00C81A06" w14:paraId="4266CF38" w14:textId="77777777" w:rsidTr="009C21FF">
        <w:tc>
          <w:tcPr>
            <w:tcW w:w="1182" w:type="pct"/>
          </w:tcPr>
          <w:p w14:paraId="113129F7" w14:textId="77777777" w:rsidR="00B94120" w:rsidRPr="00C81A06" w:rsidRDefault="00B94120" w:rsidP="009C21FF">
            <w:pPr>
              <w:pStyle w:val="GOSTTablenorm"/>
            </w:pPr>
            <w:r w:rsidRPr="00C81A06">
              <w:t>ОКТМО платежа получателя</w:t>
            </w:r>
          </w:p>
        </w:tc>
        <w:tc>
          <w:tcPr>
            <w:tcW w:w="860" w:type="pct"/>
          </w:tcPr>
          <w:p w14:paraId="2623A4E6" w14:textId="77777777" w:rsidR="00B94120" w:rsidRPr="006A2557" w:rsidRDefault="00B94120" w:rsidP="009C21FF">
            <w:pPr>
              <w:pStyle w:val="GOSTTablenorm"/>
            </w:pPr>
            <w:r w:rsidRPr="006A2557">
              <w:rPr>
                <w:b/>
              </w:rPr>
              <w:t>recipient</w:t>
            </w:r>
            <w:r w:rsidRPr="006A2557">
              <w:t>:oktmo</w:t>
            </w:r>
          </w:p>
        </w:tc>
        <w:tc>
          <w:tcPr>
            <w:tcW w:w="613" w:type="pct"/>
          </w:tcPr>
          <w:p w14:paraId="4079DFED" w14:textId="77777777" w:rsidR="00B94120" w:rsidRPr="00C81A06" w:rsidRDefault="00B94120" w:rsidP="009C21FF">
            <w:pPr>
              <w:pStyle w:val="GOSTTablenorm"/>
            </w:pPr>
            <w:r w:rsidRPr="00C81A06">
              <w:rPr>
                <w:lang w:eastAsia="en-US"/>
              </w:rPr>
              <w:t>Строка</w:t>
            </w:r>
          </w:p>
        </w:tc>
        <w:tc>
          <w:tcPr>
            <w:tcW w:w="376" w:type="pct"/>
          </w:tcPr>
          <w:p w14:paraId="1E904ECE" w14:textId="77777777" w:rsidR="00B94120" w:rsidRPr="00C81A06" w:rsidRDefault="00B94120" w:rsidP="009C21FF">
            <w:pPr>
              <w:pStyle w:val="GOSTTablenorm"/>
            </w:pPr>
            <w:r w:rsidRPr="00C81A06">
              <w:rPr>
                <w:lang w:val="en-US"/>
              </w:rPr>
              <w:t>Да</w:t>
            </w:r>
            <w:r w:rsidRPr="00C81A06" w:rsidDel="0040568D">
              <w:t xml:space="preserve"> </w:t>
            </w:r>
          </w:p>
        </w:tc>
        <w:tc>
          <w:tcPr>
            <w:tcW w:w="376" w:type="pct"/>
          </w:tcPr>
          <w:p w14:paraId="212C0829" w14:textId="77777777" w:rsidR="00B94120" w:rsidRPr="00C81A06" w:rsidRDefault="00B94120" w:rsidP="009C21FF">
            <w:pPr>
              <w:pStyle w:val="GOSTTablenorm"/>
            </w:pPr>
            <w:r w:rsidRPr="00C81A06">
              <w:t>=8</w:t>
            </w:r>
          </w:p>
        </w:tc>
        <w:tc>
          <w:tcPr>
            <w:tcW w:w="1593" w:type="pct"/>
          </w:tcPr>
          <w:p w14:paraId="3141BFC6" w14:textId="77777777" w:rsidR="00B94120" w:rsidRPr="004A7C16" w:rsidRDefault="00B94120" w:rsidP="009C21FF">
            <w:pPr>
              <w:pStyle w:val="GOSTTablenorm"/>
            </w:pPr>
            <w:r w:rsidRPr="004A7C16">
              <w:t>У</w:t>
            </w:r>
            <w:r w:rsidRPr="00CE4C04">
              <w:t>казывается ОКТМО платежа получателя</w:t>
            </w:r>
          </w:p>
        </w:tc>
      </w:tr>
      <w:tr w:rsidR="00B94120" w:rsidRPr="00C81A06" w14:paraId="01D4B9CB" w14:textId="77777777" w:rsidTr="009C21FF">
        <w:tc>
          <w:tcPr>
            <w:tcW w:w="1182" w:type="pct"/>
          </w:tcPr>
          <w:p w14:paraId="7D286B56" w14:textId="77777777" w:rsidR="00B94120" w:rsidRPr="006A2557" w:rsidRDefault="00B94120" w:rsidP="009C21FF">
            <w:pPr>
              <w:pStyle w:val="GOSTTablenorm"/>
              <w:rPr>
                <w:b/>
              </w:rPr>
            </w:pPr>
            <w:r w:rsidRPr="006A2557">
              <w:rPr>
                <w:b/>
              </w:rPr>
              <w:t xml:space="preserve">Информация по строкам документа </w:t>
            </w:r>
          </w:p>
        </w:tc>
        <w:tc>
          <w:tcPr>
            <w:tcW w:w="860" w:type="pct"/>
          </w:tcPr>
          <w:p w14:paraId="12AAB3D6" w14:textId="77777777" w:rsidR="00B94120" w:rsidRPr="006A2557" w:rsidRDefault="00B94120" w:rsidP="009C21FF">
            <w:pPr>
              <w:pStyle w:val="GOSTTablenorm"/>
              <w:rPr>
                <w:b/>
              </w:rPr>
            </w:pPr>
            <w:r w:rsidRPr="006A2557">
              <w:rPr>
                <w:b/>
              </w:rPr>
              <w:t>entries</w:t>
            </w:r>
          </w:p>
        </w:tc>
        <w:tc>
          <w:tcPr>
            <w:tcW w:w="613" w:type="pct"/>
          </w:tcPr>
          <w:p w14:paraId="39C1DA4E" w14:textId="77777777" w:rsidR="00B94120" w:rsidRPr="00C81A06" w:rsidRDefault="00B94120" w:rsidP="009C21FF">
            <w:pPr>
              <w:pStyle w:val="GOSTTablenorm"/>
            </w:pPr>
            <w:r w:rsidRPr="00C81A06">
              <w:t>Массив</w:t>
            </w:r>
          </w:p>
        </w:tc>
        <w:tc>
          <w:tcPr>
            <w:tcW w:w="376" w:type="pct"/>
          </w:tcPr>
          <w:p w14:paraId="5CE0B9B3" w14:textId="77777777" w:rsidR="00B94120" w:rsidRPr="00C81A06" w:rsidRDefault="00B94120" w:rsidP="009C21FF">
            <w:pPr>
              <w:pStyle w:val="GOSTTablenorm"/>
            </w:pPr>
            <w:r w:rsidRPr="00C81A06">
              <w:t>Да</w:t>
            </w:r>
          </w:p>
        </w:tc>
        <w:tc>
          <w:tcPr>
            <w:tcW w:w="376" w:type="pct"/>
          </w:tcPr>
          <w:p w14:paraId="3441004A" w14:textId="77777777" w:rsidR="00B94120" w:rsidRPr="00C81A06" w:rsidRDefault="00B94120" w:rsidP="009C21FF">
            <w:pPr>
              <w:pStyle w:val="GOSTTablenorm"/>
            </w:pPr>
            <w:r w:rsidRPr="00C81A06">
              <w:t>-</w:t>
            </w:r>
          </w:p>
        </w:tc>
        <w:tc>
          <w:tcPr>
            <w:tcW w:w="1593" w:type="pct"/>
          </w:tcPr>
          <w:p w14:paraId="3CB4DED1" w14:textId="77777777" w:rsidR="00B94120" w:rsidRPr="004A7C16" w:rsidRDefault="00B94120" w:rsidP="009C21FF">
            <w:pPr>
              <w:pStyle w:val="GOSTTablenorm"/>
            </w:pPr>
            <w:r w:rsidRPr="00C81A06">
              <w:t>Количество строк в документе не ограничено</w:t>
            </w:r>
          </w:p>
        </w:tc>
      </w:tr>
      <w:tr w:rsidR="00B94120" w:rsidRPr="00C81A06" w14:paraId="126DDD52" w14:textId="77777777" w:rsidTr="009C21FF">
        <w:tc>
          <w:tcPr>
            <w:tcW w:w="1182" w:type="pct"/>
          </w:tcPr>
          <w:p w14:paraId="58E84742" w14:textId="77777777" w:rsidR="00B94120" w:rsidRPr="00C81A06" w:rsidRDefault="00B94120" w:rsidP="009C21FF">
            <w:pPr>
              <w:pStyle w:val="GOSTTablenorm"/>
            </w:pPr>
            <w:r w:rsidRPr="00C81A06">
              <w:t>Идентификатор строки</w:t>
            </w:r>
          </w:p>
        </w:tc>
        <w:tc>
          <w:tcPr>
            <w:tcW w:w="860" w:type="pct"/>
          </w:tcPr>
          <w:p w14:paraId="620296C1" w14:textId="77777777" w:rsidR="00B94120" w:rsidRPr="006A2557" w:rsidRDefault="00B94120" w:rsidP="009C21FF">
            <w:pPr>
              <w:pStyle w:val="GOSTTablenorm"/>
            </w:pPr>
            <w:r w:rsidRPr="006A2557">
              <w:rPr>
                <w:b/>
              </w:rPr>
              <w:t>entries:</w:t>
            </w:r>
            <w:r w:rsidRPr="006A2557">
              <w:t>line_id</w:t>
            </w:r>
          </w:p>
        </w:tc>
        <w:tc>
          <w:tcPr>
            <w:tcW w:w="613" w:type="pct"/>
          </w:tcPr>
          <w:p w14:paraId="185E4A8C" w14:textId="77777777" w:rsidR="00B94120" w:rsidRPr="00C81A06" w:rsidRDefault="00B94120" w:rsidP="009C21FF">
            <w:pPr>
              <w:pStyle w:val="GOSTTablenorm"/>
            </w:pPr>
            <w:r w:rsidRPr="00C81A06">
              <w:rPr>
                <w:lang w:val="en-US"/>
              </w:rPr>
              <w:t>GUID</w:t>
            </w:r>
          </w:p>
        </w:tc>
        <w:tc>
          <w:tcPr>
            <w:tcW w:w="376" w:type="pct"/>
          </w:tcPr>
          <w:p w14:paraId="745EADEE" w14:textId="77777777" w:rsidR="00B94120" w:rsidRPr="00C81A06" w:rsidRDefault="00B94120" w:rsidP="009C21FF">
            <w:pPr>
              <w:pStyle w:val="GOSTTablenorm"/>
            </w:pPr>
            <w:r w:rsidRPr="00C81A06">
              <w:t>Да</w:t>
            </w:r>
          </w:p>
        </w:tc>
        <w:tc>
          <w:tcPr>
            <w:tcW w:w="376" w:type="pct"/>
          </w:tcPr>
          <w:p w14:paraId="6F4371D4" w14:textId="77777777" w:rsidR="00B94120" w:rsidRPr="00C81A06" w:rsidRDefault="00B94120" w:rsidP="009C21FF">
            <w:pPr>
              <w:pStyle w:val="GOSTTablenorm"/>
            </w:pPr>
            <w:r w:rsidRPr="00C81A06">
              <w:t>=36</w:t>
            </w:r>
          </w:p>
        </w:tc>
        <w:tc>
          <w:tcPr>
            <w:tcW w:w="1593" w:type="pct"/>
          </w:tcPr>
          <w:p w14:paraId="0972C14A" w14:textId="77777777" w:rsidR="00B94120" w:rsidRPr="00C81A06" w:rsidRDefault="00B94120" w:rsidP="009C21FF">
            <w:pPr>
              <w:pStyle w:val="GOSTTablenorm"/>
            </w:pPr>
            <w:r w:rsidRPr="00C81A06">
              <w:t>Указывается технический идентификатор (</w:t>
            </w:r>
            <w:r w:rsidRPr="00C81A06">
              <w:rPr>
                <w:lang w:val="en-US"/>
              </w:rPr>
              <w:t>GUID</w:t>
            </w:r>
            <w:r w:rsidRPr="00C81A06">
              <w:t>) строки</w:t>
            </w:r>
          </w:p>
        </w:tc>
      </w:tr>
      <w:tr w:rsidR="00B94120" w:rsidRPr="00C81A06" w14:paraId="67250841" w14:textId="77777777" w:rsidTr="009C21FF">
        <w:tc>
          <w:tcPr>
            <w:tcW w:w="1182" w:type="pct"/>
          </w:tcPr>
          <w:p w14:paraId="1BD0576D" w14:textId="77777777" w:rsidR="00B94120" w:rsidRPr="00C81A06" w:rsidRDefault="00B94120" w:rsidP="009C21FF">
            <w:pPr>
              <w:pStyle w:val="GOSTTablenorm"/>
            </w:pPr>
            <w:r w:rsidRPr="00C81A06">
              <w:t>Номер строки</w:t>
            </w:r>
          </w:p>
        </w:tc>
        <w:tc>
          <w:tcPr>
            <w:tcW w:w="860" w:type="pct"/>
          </w:tcPr>
          <w:p w14:paraId="22B6B2C3" w14:textId="77777777" w:rsidR="00B94120" w:rsidRPr="006A2557" w:rsidRDefault="00B94120" w:rsidP="009C21FF">
            <w:pPr>
              <w:pStyle w:val="GOSTTablenorm"/>
            </w:pPr>
            <w:r w:rsidRPr="006A2557">
              <w:rPr>
                <w:b/>
              </w:rPr>
              <w:t>entries</w:t>
            </w:r>
            <w:r w:rsidRPr="006A2557">
              <w:t>:line_no</w:t>
            </w:r>
          </w:p>
        </w:tc>
        <w:tc>
          <w:tcPr>
            <w:tcW w:w="613" w:type="pct"/>
          </w:tcPr>
          <w:p w14:paraId="55F4A53A" w14:textId="77777777" w:rsidR="00B94120" w:rsidRPr="00C81A06" w:rsidRDefault="00B94120" w:rsidP="009C21FF">
            <w:pPr>
              <w:pStyle w:val="GOSTTablenorm"/>
            </w:pPr>
            <w:r w:rsidRPr="00C81A06">
              <w:rPr>
                <w:lang w:eastAsia="en-US"/>
              </w:rPr>
              <w:t>Строка</w:t>
            </w:r>
          </w:p>
        </w:tc>
        <w:tc>
          <w:tcPr>
            <w:tcW w:w="376" w:type="pct"/>
          </w:tcPr>
          <w:p w14:paraId="2573795D" w14:textId="77777777" w:rsidR="00B94120" w:rsidRPr="00C81A06" w:rsidRDefault="00B94120" w:rsidP="009C21FF">
            <w:pPr>
              <w:pStyle w:val="GOSTTablenorm"/>
            </w:pPr>
            <w:r w:rsidRPr="00C81A06">
              <w:t>Нет</w:t>
            </w:r>
          </w:p>
        </w:tc>
        <w:tc>
          <w:tcPr>
            <w:tcW w:w="376" w:type="pct"/>
          </w:tcPr>
          <w:p w14:paraId="5A03AFB6" w14:textId="77777777" w:rsidR="00B94120" w:rsidRPr="00C81A06" w:rsidRDefault="00B94120" w:rsidP="009C21FF">
            <w:pPr>
              <w:pStyle w:val="GOSTTablenorm"/>
            </w:pPr>
            <w:r w:rsidRPr="00C81A06">
              <w:t>&lt;=4</w:t>
            </w:r>
          </w:p>
        </w:tc>
        <w:tc>
          <w:tcPr>
            <w:tcW w:w="1593" w:type="pct"/>
          </w:tcPr>
          <w:p w14:paraId="5A78CB88" w14:textId="77777777" w:rsidR="00B94120" w:rsidRPr="00CE4C04" w:rsidRDefault="00B94120" w:rsidP="009C21FF">
            <w:pPr>
              <w:pStyle w:val="GOSTTablenorm"/>
            </w:pPr>
            <w:r w:rsidRPr="00CE4C04">
              <w:t>Указывается порядковый номер строки</w:t>
            </w:r>
            <w:r>
              <w:t xml:space="preserve"> распоряжения, на основании которой сформирована строка в документе</w:t>
            </w:r>
          </w:p>
        </w:tc>
      </w:tr>
      <w:tr w:rsidR="00B94120" w:rsidRPr="00C81A06" w14:paraId="44257632" w14:textId="77777777" w:rsidTr="009C21FF">
        <w:tc>
          <w:tcPr>
            <w:tcW w:w="1182" w:type="pct"/>
          </w:tcPr>
          <w:p w14:paraId="12BA9C61" w14:textId="77777777" w:rsidR="00B94120" w:rsidRPr="00C81A06" w:rsidRDefault="00B94120" w:rsidP="009C21FF">
            <w:pPr>
              <w:pStyle w:val="GOSTTablenorm"/>
            </w:pPr>
            <w:r w:rsidRPr="00C81A06">
              <w:lastRenderedPageBreak/>
              <w:t>Аналитический код</w:t>
            </w:r>
          </w:p>
        </w:tc>
        <w:tc>
          <w:tcPr>
            <w:tcW w:w="860" w:type="pct"/>
          </w:tcPr>
          <w:p w14:paraId="1C0DE4E5" w14:textId="77777777" w:rsidR="00B94120" w:rsidRPr="006A2557" w:rsidRDefault="00B94120" w:rsidP="009C21FF">
            <w:pPr>
              <w:pStyle w:val="GOSTTablenorm"/>
            </w:pPr>
            <w:r w:rsidRPr="006A2557">
              <w:rPr>
                <w:b/>
              </w:rPr>
              <w:t>entries:</w:t>
            </w:r>
            <w:r w:rsidRPr="006A2557">
              <w:t>analytical_group</w:t>
            </w:r>
          </w:p>
        </w:tc>
        <w:tc>
          <w:tcPr>
            <w:tcW w:w="613" w:type="pct"/>
          </w:tcPr>
          <w:p w14:paraId="5C12ECBF" w14:textId="77777777" w:rsidR="00B94120" w:rsidRPr="00C81A06" w:rsidRDefault="00B94120" w:rsidP="009C21FF">
            <w:pPr>
              <w:pStyle w:val="GOSTTablenorm"/>
              <w:rPr>
                <w:lang w:eastAsia="en-US"/>
              </w:rPr>
            </w:pPr>
            <w:r w:rsidRPr="00C81A06">
              <w:t>Строка</w:t>
            </w:r>
          </w:p>
        </w:tc>
        <w:tc>
          <w:tcPr>
            <w:tcW w:w="376" w:type="pct"/>
          </w:tcPr>
          <w:p w14:paraId="5D114722" w14:textId="77777777" w:rsidR="00B94120" w:rsidRPr="00C81A06" w:rsidRDefault="00B94120" w:rsidP="009C21FF">
            <w:pPr>
              <w:pStyle w:val="GOSTTablenorm"/>
            </w:pPr>
            <w:r w:rsidRPr="00C81A06">
              <w:t>Нет</w:t>
            </w:r>
          </w:p>
        </w:tc>
        <w:tc>
          <w:tcPr>
            <w:tcW w:w="376" w:type="pct"/>
          </w:tcPr>
          <w:p w14:paraId="7AE2C4D4" w14:textId="77777777" w:rsidR="00B94120" w:rsidRPr="00C81A06" w:rsidRDefault="00B94120" w:rsidP="009C21FF">
            <w:pPr>
              <w:pStyle w:val="GOSTTablenorm"/>
            </w:pPr>
            <w:r w:rsidRPr="00C81A06">
              <w:t>&lt;=</w:t>
            </w:r>
            <w:r w:rsidRPr="00C81A06">
              <w:rPr>
                <w:lang w:val="en-US"/>
              </w:rPr>
              <w:t>25</w:t>
            </w:r>
          </w:p>
        </w:tc>
        <w:tc>
          <w:tcPr>
            <w:tcW w:w="1593" w:type="pct"/>
          </w:tcPr>
          <w:p w14:paraId="68A60547" w14:textId="77777777" w:rsidR="00B94120" w:rsidRPr="00CE4C04" w:rsidRDefault="00B94120" w:rsidP="009C21FF">
            <w:pPr>
              <w:pStyle w:val="GOSTTablenorm"/>
            </w:pPr>
            <w:r w:rsidRPr="00CE4C04">
              <w:t>Указывается аналитический код</w:t>
            </w:r>
          </w:p>
        </w:tc>
      </w:tr>
      <w:tr w:rsidR="00827C7E" w:rsidRPr="00C81A06" w14:paraId="70D47888" w14:textId="77777777" w:rsidTr="009C21FF">
        <w:tc>
          <w:tcPr>
            <w:tcW w:w="1182" w:type="pct"/>
          </w:tcPr>
          <w:p w14:paraId="00FC55EB" w14:textId="28D01208" w:rsidR="00827C7E" w:rsidRPr="00C81A06" w:rsidRDefault="00827C7E" w:rsidP="00827C7E">
            <w:pPr>
              <w:pStyle w:val="GOSTTablenorm"/>
            </w:pPr>
            <w:r w:rsidRPr="00EF29A4">
              <w:rPr>
                <w:szCs w:val="22"/>
              </w:rPr>
              <w:t>Код валюты по ОКВ</w:t>
            </w:r>
          </w:p>
        </w:tc>
        <w:tc>
          <w:tcPr>
            <w:tcW w:w="860" w:type="pct"/>
          </w:tcPr>
          <w:p w14:paraId="6B78C613" w14:textId="5150763A" w:rsidR="00827C7E" w:rsidRPr="006A2557" w:rsidRDefault="00827C7E" w:rsidP="00827C7E">
            <w:pPr>
              <w:pStyle w:val="GOSTTablenorm"/>
              <w:rPr>
                <w:b/>
              </w:rPr>
            </w:pPr>
            <w:r w:rsidRPr="00B95564">
              <w:rPr>
                <w:b/>
                <w:szCs w:val="22"/>
                <w:lang w:val="en-US"/>
              </w:rPr>
              <w:t>entries</w:t>
            </w:r>
            <w:r w:rsidRPr="00EF29A4">
              <w:rPr>
                <w:szCs w:val="22"/>
              </w:rPr>
              <w:t>:</w:t>
            </w:r>
            <w:r w:rsidRPr="00EF29A4">
              <w:rPr>
                <w:szCs w:val="22"/>
                <w:lang w:val="en-US"/>
              </w:rPr>
              <w:t>currency</w:t>
            </w:r>
          </w:p>
        </w:tc>
        <w:tc>
          <w:tcPr>
            <w:tcW w:w="613" w:type="pct"/>
          </w:tcPr>
          <w:p w14:paraId="1353BF77" w14:textId="16D46730" w:rsidR="00827C7E" w:rsidRPr="00C81A06" w:rsidRDefault="00827C7E" w:rsidP="00827C7E">
            <w:pPr>
              <w:pStyle w:val="GOSTTablenorm"/>
            </w:pPr>
            <w:r w:rsidRPr="00EF29A4">
              <w:t>Строка</w:t>
            </w:r>
          </w:p>
        </w:tc>
        <w:tc>
          <w:tcPr>
            <w:tcW w:w="376" w:type="pct"/>
          </w:tcPr>
          <w:p w14:paraId="0EE5014A" w14:textId="6D87674A" w:rsidR="00827C7E" w:rsidRPr="00C81A06" w:rsidRDefault="00827C7E" w:rsidP="00827C7E">
            <w:pPr>
              <w:pStyle w:val="GOSTTablenorm"/>
            </w:pPr>
            <w:r w:rsidRPr="00EF29A4">
              <w:t>Нет</w:t>
            </w:r>
          </w:p>
        </w:tc>
        <w:tc>
          <w:tcPr>
            <w:tcW w:w="376" w:type="pct"/>
          </w:tcPr>
          <w:p w14:paraId="026F2B2F" w14:textId="7E926D54" w:rsidR="00827C7E" w:rsidRPr="00C81A06" w:rsidRDefault="00827C7E" w:rsidP="00827C7E">
            <w:pPr>
              <w:pStyle w:val="GOSTTablenorm"/>
            </w:pPr>
            <w:r w:rsidRPr="00EF29A4">
              <w:rPr>
                <w:szCs w:val="22"/>
              </w:rPr>
              <w:t>= 3</w:t>
            </w:r>
          </w:p>
        </w:tc>
        <w:tc>
          <w:tcPr>
            <w:tcW w:w="1593" w:type="pct"/>
          </w:tcPr>
          <w:p w14:paraId="7DD85F7F" w14:textId="10693771" w:rsidR="00827C7E" w:rsidRPr="00CE4C04" w:rsidRDefault="00827C7E" w:rsidP="00827C7E">
            <w:pPr>
              <w:pStyle w:val="GOSTTablenorm"/>
            </w:pPr>
            <w:r w:rsidRPr="00EF29A4">
              <w:rPr>
                <w:szCs w:val="22"/>
              </w:rPr>
              <w:t>Указывается код валюты по ОКВ</w:t>
            </w:r>
          </w:p>
        </w:tc>
      </w:tr>
      <w:tr w:rsidR="00B94120" w:rsidRPr="00C81A06" w14:paraId="0E391D77" w14:textId="77777777" w:rsidTr="009C21FF">
        <w:tc>
          <w:tcPr>
            <w:tcW w:w="1182" w:type="pct"/>
          </w:tcPr>
          <w:p w14:paraId="6C342A3D" w14:textId="77777777" w:rsidR="00B94120" w:rsidRPr="00C81A06" w:rsidRDefault="00B94120" w:rsidP="009C21FF">
            <w:pPr>
              <w:pStyle w:val="GOSTTablenorm"/>
            </w:pPr>
            <w:r w:rsidRPr="00C81A06">
              <w:t>Сумма в рублях</w:t>
            </w:r>
          </w:p>
        </w:tc>
        <w:tc>
          <w:tcPr>
            <w:tcW w:w="860" w:type="pct"/>
          </w:tcPr>
          <w:p w14:paraId="28454A57" w14:textId="77777777" w:rsidR="00B94120" w:rsidRPr="006A2557" w:rsidRDefault="00B94120" w:rsidP="009C21FF">
            <w:pPr>
              <w:pStyle w:val="GOSTTablenorm"/>
            </w:pPr>
            <w:r w:rsidRPr="006A2557">
              <w:rPr>
                <w:b/>
              </w:rPr>
              <w:t>entries</w:t>
            </w:r>
            <w:r w:rsidRPr="006A2557">
              <w:t>:amount</w:t>
            </w:r>
          </w:p>
        </w:tc>
        <w:tc>
          <w:tcPr>
            <w:tcW w:w="613" w:type="pct"/>
          </w:tcPr>
          <w:p w14:paraId="0541BFE7" w14:textId="77777777" w:rsidR="00B94120" w:rsidRPr="00C81A06" w:rsidRDefault="00B94120" w:rsidP="009C21FF">
            <w:pPr>
              <w:pStyle w:val="GOSTTablenorm"/>
            </w:pPr>
            <w:r w:rsidRPr="00C81A06">
              <w:t>Сумма</w:t>
            </w:r>
          </w:p>
        </w:tc>
        <w:tc>
          <w:tcPr>
            <w:tcW w:w="376" w:type="pct"/>
          </w:tcPr>
          <w:p w14:paraId="466BC1A8" w14:textId="77777777" w:rsidR="00B94120" w:rsidRPr="00C81A06" w:rsidRDefault="00B94120" w:rsidP="009C21FF">
            <w:pPr>
              <w:pStyle w:val="GOSTTablenorm"/>
            </w:pPr>
            <w:r w:rsidRPr="00C81A06">
              <w:t>Да</w:t>
            </w:r>
          </w:p>
        </w:tc>
        <w:tc>
          <w:tcPr>
            <w:tcW w:w="376" w:type="pct"/>
          </w:tcPr>
          <w:p w14:paraId="2EF12179" w14:textId="77777777" w:rsidR="00B94120" w:rsidRPr="00C81A06" w:rsidRDefault="00B94120" w:rsidP="009C21FF">
            <w:pPr>
              <w:pStyle w:val="GOSTTablenorm"/>
            </w:pPr>
          </w:p>
        </w:tc>
        <w:tc>
          <w:tcPr>
            <w:tcW w:w="1593" w:type="pct"/>
          </w:tcPr>
          <w:p w14:paraId="739DF7D2" w14:textId="77777777" w:rsidR="00B94120" w:rsidRPr="00C81A06" w:rsidRDefault="00B94120" w:rsidP="009C21FF">
            <w:pPr>
              <w:pStyle w:val="GOSTTablenorm"/>
            </w:pPr>
            <w:r w:rsidRPr="00CE4C04">
              <w:t xml:space="preserve">Указывается передаваемая сумма строки по документу в валюте Российской Федерации, </w:t>
            </w:r>
            <w:r w:rsidRPr="00C81A06">
              <w:t>с точностью 2 знака после запятой</w:t>
            </w:r>
          </w:p>
        </w:tc>
      </w:tr>
      <w:tr w:rsidR="00827C7E" w:rsidRPr="00C81A06" w14:paraId="237089A3" w14:textId="77777777" w:rsidTr="009C21FF">
        <w:tc>
          <w:tcPr>
            <w:tcW w:w="1182" w:type="pct"/>
          </w:tcPr>
          <w:p w14:paraId="16CDFDA6" w14:textId="0D4A4648" w:rsidR="00827C7E" w:rsidRPr="00C81A06" w:rsidRDefault="00827C7E" w:rsidP="00827C7E">
            <w:pPr>
              <w:pStyle w:val="GOSTTablenorm"/>
            </w:pPr>
            <w:r w:rsidRPr="00EF29A4">
              <w:rPr>
                <w:szCs w:val="22"/>
              </w:rPr>
              <w:t>Сумма в валюте</w:t>
            </w:r>
          </w:p>
        </w:tc>
        <w:tc>
          <w:tcPr>
            <w:tcW w:w="860" w:type="pct"/>
          </w:tcPr>
          <w:p w14:paraId="77889162" w14:textId="7576ED0D" w:rsidR="00827C7E" w:rsidRPr="006A2557" w:rsidRDefault="00827C7E" w:rsidP="00827C7E">
            <w:pPr>
              <w:pStyle w:val="GOSTTablenorm"/>
              <w:rPr>
                <w:b/>
              </w:rPr>
            </w:pPr>
            <w:r w:rsidRPr="00827C7E">
              <w:rPr>
                <w:b/>
                <w:szCs w:val="22"/>
                <w:lang w:val="en-US"/>
              </w:rPr>
              <w:t>entries</w:t>
            </w:r>
            <w:r w:rsidRPr="00EF29A4">
              <w:rPr>
                <w:szCs w:val="22"/>
              </w:rPr>
              <w:t>:currency_amount</w:t>
            </w:r>
          </w:p>
        </w:tc>
        <w:tc>
          <w:tcPr>
            <w:tcW w:w="613" w:type="pct"/>
          </w:tcPr>
          <w:p w14:paraId="4D3E52C3" w14:textId="6E711510" w:rsidR="00827C7E" w:rsidRPr="00C81A06" w:rsidRDefault="00827C7E" w:rsidP="00827C7E">
            <w:pPr>
              <w:pStyle w:val="GOSTTablenorm"/>
            </w:pPr>
            <w:r w:rsidRPr="00EF29A4">
              <w:rPr>
                <w:szCs w:val="22"/>
              </w:rPr>
              <w:t>Сумма</w:t>
            </w:r>
          </w:p>
        </w:tc>
        <w:tc>
          <w:tcPr>
            <w:tcW w:w="376" w:type="pct"/>
          </w:tcPr>
          <w:p w14:paraId="6AF9EDE9" w14:textId="03420512" w:rsidR="00827C7E" w:rsidRPr="00C81A06" w:rsidRDefault="00827C7E" w:rsidP="00827C7E">
            <w:pPr>
              <w:pStyle w:val="GOSTTablenorm"/>
            </w:pPr>
            <w:r w:rsidRPr="00EF29A4">
              <w:rPr>
                <w:szCs w:val="22"/>
              </w:rPr>
              <w:t>Да</w:t>
            </w:r>
          </w:p>
        </w:tc>
        <w:tc>
          <w:tcPr>
            <w:tcW w:w="376" w:type="pct"/>
          </w:tcPr>
          <w:p w14:paraId="1128F324" w14:textId="16C93991" w:rsidR="00827C7E" w:rsidRPr="00C81A06" w:rsidRDefault="00827C7E" w:rsidP="00827C7E">
            <w:pPr>
              <w:pStyle w:val="GOSTTablenorm"/>
            </w:pPr>
            <w:r w:rsidRPr="00EF29A4">
              <w:rPr>
                <w:szCs w:val="22"/>
              </w:rPr>
              <w:t>&lt;= 18.2</w:t>
            </w:r>
          </w:p>
        </w:tc>
        <w:tc>
          <w:tcPr>
            <w:tcW w:w="1593" w:type="pct"/>
          </w:tcPr>
          <w:p w14:paraId="6B046A57" w14:textId="2FC41919" w:rsidR="00827C7E" w:rsidRPr="00CE4C04" w:rsidRDefault="00827C7E" w:rsidP="00827C7E">
            <w:pPr>
              <w:pStyle w:val="GOSTTablenorm"/>
            </w:pPr>
            <w:r w:rsidRPr="00EF29A4">
              <w:rPr>
                <w:szCs w:val="22"/>
              </w:rPr>
              <w:t>Указывается передаваемая сумма в валюте</w:t>
            </w:r>
          </w:p>
        </w:tc>
      </w:tr>
      <w:tr w:rsidR="00B94120" w:rsidRPr="00C81A06" w14:paraId="62E5C1B4" w14:textId="77777777" w:rsidTr="009C21FF">
        <w:tc>
          <w:tcPr>
            <w:tcW w:w="1182" w:type="pct"/>
          </w:tcPr>
          <w:p w14:paraId="402C208B" w14:textId="77777777" w:rsidR="00B94120" w:rsidRPr="00C81A06" w:rsidRDefault="00B94120" w:rsidP="009C21FF">
            <w:pPr>
              <w:pStyle w:val="GOSTTablenorm"/>
            </w:pPr>
            <w:r w:rsidRPr="00C81A06">
              <w:t>Идентификатор документа по зачислению НВС ФБ</w:t>
            </w:r>
          </w:p>
        </w:tc>
        <w:tc>
          <w:tcPr>
            <w:tcW w:w="860" w:type="pct"/>
          </w:tcPr>
          <w:p w14:paraId="77E944D1" w14:textId="77777777" w:rsidR="00B94120" w:rsidRPr="006A2557" w:rsidRDefault="00B94120" w:rsidP="009C21FF">
            <w:pPr>
              <w:pStyle w:val="GOSTTablenorm"/>
            </w:pPr>
            <w:r w:rsidRPr="006A2557">
              <w:rPr>
                <w:b/>
              </w:rPr>
              <w:t>entries:</w:t>
            </w:r>
            <w:r w:rsidRPr="006A2557">
              <w:t>doc_guid_nvs</w:t>
            </w:r>
          </w:p>
        </w:tc>
        <w:tc>
          <w:tcPr>
            <w:tcW w:w="613" w:type="pct"/>
          </w:tcPr>
          <w:p w14:paraId="4B01FB57" w14:textId="77777777" w:rsidR="00B94120" w:rsidRPr="00C81A06" w:rsidRDefault="00B94120" w:rsidP="009C21FF">
            <w:pPr>
              <w:pStyle w:val="GOSTTablenorm"/>
            </w:pPr>
            <w:r w:rsidRPr="00C81A06">
              <w:t>GUID</w:t>
            </w:r>
          </w:p>
        </w:tc>
        <w:tc>
          <w:tcPr>
            <w:tcW w:w="376" w:type="pct"/>
          </w:tcPr>
          <w:p w14:paraId="2614045C" w14:textId="77777777" w:rsidR="00B94120" w:rsidRPr="00C81A06" w:rsidRDefault="00B94120" w:rsidP="009C21FF">
            <w:pPr>
              <w:pStyle w:val="GOSTTablenorm"/>
            </w:pPr>
            <w:r w:rsidRPr="00C81A06">
              <w:t>Да</w:t>
            </w:r>
          </w:p>
        </w:tc>
        <w:tc>
          <w:tcPr>
            <w:tcW w:w="376" w:type="pct"/>
          </w:tcPr>
          <w:p w14:paraId="68F80966" w14:textId="77777777" w:rsidR="00B94120" w:rsidRPr="00C81A06" w:rsidRDefault="00B94120" w:rsidP="009C21FF">
            <w:pPr>
              <w:pStyle w:val="GOSTTablenorm"/>
            </w:pPr>
            <w:r w:rsidRPr="00C81A06">
              <w:t>=36</w:t>
            </w:r>
          </w:p>
        </w:tc>
        <w:tc>
          <w:tcPr>
            <w:tcW w:w="1593" w:type="pct"/>
          </w:tcPr>
          <w:p w14:paraId="0E8D6EF1" w14:textId="77777777" w:rsidR="00B94120" w:rsidRPr="00C81A06" w:rsidRDefault="00B94120" w:rsidP="009C21FF">
            <w:pPr>
              <w:pStyle w:val="GOSTTablenorm"/>
            </w:pPr>
            <w:r w:rsidRPr="00CE4C04">
              <w:t xml:space="preserve">Указывается внешний </w:t>
            </w:r>
            <w:r w:rsidRPr="00C81A06">
              <w:t>идентификатор платежного документа, на основании которого платеж был учтен как невыясненное поступление ФБ</w:t>
            </w:r>
          </w:p>
        </w:tc>
      </w:tr>
      <w:tr w:rsidR="0012657E" w:rsidRPr="00C81A06" w14:paraId="11AD0743" w14:textId="77777777" w:rsidTr="009C21FF">
        <w:tc>
          <w:tcPr>
            <w:tcW w:w="1182" w:type="pct"/>
          </w:tcPr>
          <w:p w14:paraId="4D54AD94" w14:textId="49E9856C" w:rsidR="0012657E" w:rsidRPr="00C81A06" w:rsidRDefault="0012657E" w:rsidP="0012657E">
            <w:pPr>
              <w:pStyle w:val="GOSTTablenorm"/>
            </w:pPr>
            <w:r w:rsidRPr="009C21FF">
              <w:rPr>
                <w:b/>
                <w:szCs w:val="22"/>
              </w:rPr>
              <w:t>Родительский документ</w:t>
            </w:r>
          </w:p>
        </w:tc>
        <w:tc>
          <w:tcPr>
            <w:tcW w:w="860" w:type="pct"/>
          </w:tcPr>
          <w:p w14:paraId="4493F7D5" w14:textId="791F921D" w:rsidR="0012657E" w:rsidRPr="006A2557" w:rsidRDefault="0012657E" w:rsidP="0012657E">
            <w:pPr>
              <w:pStyle w:val="GOSTTablenorm"/>
              <w:rPr>
                <w:b/>
              </w:rPr>
            </w:pPr>
            <w:r w:rsidRPr="006A2557">
              <w:rPr>
                <w:b/>
              </w:rPr>
              <w:t>entries:</w:t>
            </w:r>
            <w:r w:rsidRPr="009C21FF">
              <w:rPr>
                <w:b/>
                <w:szCs w:val="22"/>
                <w:lang w:val="en-US"/>
              </w:rPr>
              <w:t>parent_document</w:t>
            </w:r>
          </w:p>
        </w:tc>
        <w:tc>
          <w:tcPr>
            <w:tcW w:w="613" w:type="pct"/>
          </w:tcPr>
          <w:p w14:paraId="7B9783E3" w14:textId="70C9A20F" w:rsidR="0012657E" w:rsidRPr="00C81A06" w:rsidRDefault="0012657E" w:rsidP="0012657E">
            <w:pPr>
              <w:pStyle w:val="GOSTTablenorm"/>
            </w:pPr>
            <w:r w:rsidRPr="00EF29A4">
              <w:rPr>
                <w:lang w:eastAsia="en-US"/>
              </w:rPr>
              <w:t>Блок</w:t>
            </w:r>
          </w:p>
        </w:tc>
        <w:tc>
          <w:tcPr>
            <w:tcW w:w="376" w:type="pct"/>
          </w:tcPr>
          <w:p w14:paraId="7EAB8FAD" w14:textId="025B1862" w:rsidR="0012657E" w:rsidRPr="00C81A06" w:rsidRDefault="0012657E" w:rsidP="0012657E">
            <w:pPr>
              <w:pStyle w:val="GOSTTablenorm"/>
            </w:pPr>
            <w:r w:rsidRPr="00EF29A4">
              <w:t>Да</w:t>
            </w:r>
          </w:p>
        </w:tc>
        <w:tc>
          <w:tcPr>
            <w:tcW w:w="376" w:type="pct"/>
          </w:tcPr>
          <w:p w14:paraId="16B3D590" w14:textId="7BC30FAF" w:rsidR="0012657E" w:rsidRPr="00C81A06" w:rsidRDefault="0012657E" w:rsidP="0012657E">
            <w:pPr>
              <w:pStyle w:val="GOSTTablenorm"/>
            </w:pPr>
            <w:r w:rsidRPr="00EF29A4">
              <w:rPr>
                <w:szCs w:val="22"/>
              </w:rPr>
              <w:t>-</w:t>
            </w:r>
          </w:p>
        </w:tc>
        <w:tc>
          <w:tcPr>
            <w:tcW w:w="1593" w:type="pct"/>
          </w:tcPr>
          <w:p w14:paraId="0C14B694" w14:textId="053DB39A" w:rsidR="0012657E" w:rsidRPr="00CE4C04" w:rsidRDefault="0012657E" w:rsidP="0012657E">
            <w:pPr>
              <w:pStyle w:val="GOSTTablenorm"/>
            </w:pPr>
            <w:r w:rsidRPr="00EF29A4">
              <w:rPr>
                <w:szCs w:val="22"/>
              </w:rPr>
              <w:t>В блоке указываются реквизиты документа «Извещение о поступлении в иностранной валюте»</w:t>
            </w:r>
          </w:p>
        </w:tc>
      </w:tr>
      <w:tr w:rsidR="00A12133" w:rsidRPr="00C81A06" w14:paraId="56485EDF" w14:textId="77777777" w:rsidTr="009C21FF">
        <w:tc>
          <w:tcPr>
            <w:tcW w:w="1182" w:type="pct"/>
          </w:tcPr>
          <w:p w14:paraId="2DE95EF1" w14:textId="609A3EE7" w:rsidR="00A12133" w:rsidRPr="00A12133" w:rsidRDefault="00A12133" w:rsidP="00A12133">
            <w:pPr>
              <w:pStyle w:val="GOSTTablenorm"/>
              <w:rPr>
                <w:szCs w:val="22"/>
              </w:rPr>
            </w:pPr>
            <w:r>
              <w:rPr>
                <w:szCs w:val="22"/>
                <w:lang w:val="en-US"/>
              </w:rPr>
              <w:t>GUID</w:t>
            </w:r>
            <w:r>
              <w:rPr>
                <w:szCs w:val="22"/>
              </w:rPr>
              <w:t xml:space="preserve"> документа</w:t>
            </w:r>
          </w:p>
        </w:tc>
        <w:tc>
          <w:tcPr>
            <w:tcW w:w="860" w:type="pct"/>
          </w:tcPr>
          <w:p w14:paraId="6CEC03E9" w14:textId="72A06A5A" w:rsidR="00A12133" w:rsidRPr="00097345" w:rsidRDefault="00A12133" w:rsidP="00A12133">
            <w:pPr>
              <w:pStyle w:val="GOSTTablenorm"/>
              <w:rPr>
                <w:b/>
                <w:lang w:val="en-US"/>
              </w:rPr>
            </w:pPr>
            <w:r w:rsidRPr="00A12133">
              <w:rPr>
                <w:b/>
                <w:szCs w:val="22"/>
                <w:lang w:val="en-US"/>
              </w:rPr>
              <w:t>entries:</w:t>
            </w:r>
            <w:r w:rsidRPr="00A70015">
              <w:rPr>
                <w:b/>
                <w:szCs w:val="22"/>
                <w:lang w:val="en-US"/>
              </w:rPr>
              <w:t>parent_document</w:t>
            </w:r>
            <w:r w:rsidR="00A70015" w:rsidRPr="00097345">
              <w:rPr>
                <w:b/>
                <w:szCs w:val="22"/>
                <w:lang w:val="en-US"/>
              </w:rPr>
              <w:t>:</w:t>
            </w:r>
            <w:r w:rsidR="00A70015" w:rsidRPr="00097345">
              <w:rPr>
                <w:szCs w:val="22"/>
                <w:lang w:val="en-US"/>
              </w:rPr>
              <w:t>payment_document_id</w:t>
            </w:r>
          </w:p>
        </w:tc>
        <w:tc>
          <w:tcPr>
            <w:tcW w:w="613" w:type="pct"/>
          </w:tcPr>
          <w:p w14:paraId="355F02F9" w14:textId="671AAB43" w:rsidR="00A12133" w:rsidRPr="00EF29A4" w:rsidRDefault="00A12133" w:rsidP="00A12133">
            <w:pPr>
              <w:pStyle w:val="GOSTTablenorm"/>
            </w:pPr>
            <w:r w:rsidRPr="00C81A06">
              <w:t>GUID</w:t>
            </w:r>
          </w:p>
        </w:tc>
        <w:tc>
          <w:tcPr>
            <w:tcW w:w="376" w:type="pct"/>
          </w:tcPr>
          <w:p w14:paraId="1901D1B7" w14:textId="05290654" w:rsidR="00A12133" w:rsidRPr="00EF29A4" w:rsidRDefault="00A12133" w:rsidP="00A12133">
            <w:pPr>
              <w:pStyle w:val="GOSTTablenorm"/>
            </w:pPr>
            <w:r w:rsidRPr="00C81A06">
              <w:t>Да</w:t>
            </w:r>
          </w:p>
        </w:tc>
        <w:tc>
          <w:tcPr>
            <w:tcW w:w="376" w:type="pct"/>
          </w:tcPr>
          <w:p w14:paraId="75D7295A" w14:textId="11E487F4" w:rsidR="00A12133" w:rsidRPr="00EF29A4" w:rsidRDefault="00A12133" w:rsidP="00A12133">
            <w:pPr>
              <w:pStyle w:val="GOSTTablenorm"/>
              <w:rPr>
                <w:szCs w:val="22"/>
              </w:rPr>
            </w:pPr>
            <w:r w:rsidRPr="00C81A06">
              <w:t>=36</w:t>
            </w:r>
          </w:p>
        </w:tc>
        <w:tc>
          <w:tcPr>
            <w:tcW w:w="1593" w:type="pct"/>
          </w:tcPr>
          <w:p w14:paraId="5A5A53A9" w14:textId="75C9A774" w:rsidR="00A12133" w:rsidRPr="00EF29A4" w:rsidRDefault="00A12133" w:rsidP="00A12133">
            <w:pPr>
              <w:pStyle w:val="GOSTTablenorm"/>
              <w:rPr>
                <w:szCs w:val="22"/>
              </w:rPr>
            </w:pPr>
            <w:r w:rsidRPr="00EF29A4">
              <w:rPr>
                <w:szCs w:val="22"/>
              </w:rPr>
              <w:t xml:space="preserve">Указывается </w:t>
            </w:r>
            <w:r>
              <w:rPr>
                <w:szCs w:val="22"/>
                <w:lang w:val="en-US"/>
              </w:rPr>
              <w:t>GUID</w:t>
            </w:r>
            <w:r>
              <w:rPr>
                <w:szCs w:val="22"/>
              </w:rPr>
              <w:t xml:space="preserve"> </w:t>
            </w:r>
            <w:r w:rsidRPr="00EF29A4">
              <w:rPr>
                <w:szCs w:val="22"/>
              </w:rPr>
              <w:t>документа «Извещение о поступлении в иностранной валюте»</w:t>
            </w:r>
          </w:p>
        </w:tc>
      </w:tr>
      <w:tr w:rsidR="0012657E" w:rsidRPr="00C81A06" w14:paraId="78FF5A0B" w14:textId="77777777" w:rsidTr="009C21FF">
        <w:tc>
          <w:tcPr>
            <w:tcW w:w="1182" w:type="pct"/>
          </w:tcPr>
          <w:p w14:paraId="35FC515C" w14:textId="2B1FCB47" w:rsidR="0012657E" w:rsidRPr="00C81A06" w:rsidRDefault="0012657E" w:rsidP="0012657E">
            <w:pPr>
              <w:pStyle w:val="GOSTTablenorm"/>
            </w:pPr>
            <w:r w:rsidRPr="00EF29A4">
              <w:rPr>
                <w:szCs w:val="22"/>
              </w:rPr>
              <w:t>Номер документа</w:t>
            </w:r>
          </w:p>
        </w:tc>
        <w:tc>
          <w:tcPr>
            <w:tcW w:w="860" w:type="pct"/>
          </w:tcPr>
          <w:p w14:paraId="2BC9FCDB" w14:textId="1438AF70" w:rsidR="0012657E" w:rsidRPr="00F56867" w:rsidRDefault="0012657E" w:rsidP="0012657E">
            <w:pPr>
              <w:pStyle w:val="GOSTTablenorm"/>
              <w:rPr>
                <w:b/>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payment</w:t>
            </w:r>
            <w:r w:rsidRPr="00EF29A4">
              <w:rPr>
                <w:szCs w:val="22"/>
                <w:lang w:val="en-US"/>
              </w:rPr>
              <w:t>_</w:t>
            </w:r>
            <w:r w:rsidRPr="00D31905">
              <w:rPr>
                <w:szCs w:val="22"/>
                <w:lang w:val="en-US"/>
              </w:rPr>
              <w:t>document_no</w:t>
            </w:r>
          </w:p>
        </w:tc>
        <w:tc>
          <w:tcPr>
            <w:tcW w:w="613" w:type="pct"/>
          </w:tcPr>
          <w:p w14:paraId="7EF62D81" w14:textId="3439FC44" w:rsidR="0012657E" w:rsidRPr="00C81A06" w:rsidRDefault="0012657E" w:rsidP="0012657E">
            <w:pPr>
              <w:pStyle w:val="GOSTTablenorm"/>
            </w:pPr>
            <w:r w:rsidRPr="00EF29A4">
              <w:t>Строка</w:t>
            </w:r>
          </w:p>
        </w:tc>
        <w:tc>
          <w:tcPr>
            <w:tcW w:w="376" w:type="pct"/>
          </w:tcPr>
          <w:p w14:paraId="453CA6CC" w14:textId="2F8F7B45" w:rsidR="0012657E" w:rsidRPr="00C81A06" w:rsidRDefault="0012657E" w:rsidP="0012657E">
            <w:pPr>
              <w:pStyle w:val="GOSTTablenorm"/>
            </w:pPr>
            <w:r w:rsidRPr="00EF29A4">
              <w:t>Да</w:t>
            </w:r>
          </w:p>
        </w:tc>
        <w:tc>
          <w:tcPr>
            <w:tcW w:w="376" w:type="pct"/>
          </w:tcPr>
          <w:p w14:paraId="42D7C08B" w14:textId="2E78D33E" w:rsidR="0012657E" w:rsidRPr="00C81A06" w:rsidRDefault="0012657E" w:rsidP="0012657E">
            <w:pPr>
              <w:pStyle w:val="GOSTTablenorm"/>
            </w:pPr>
            <w:r w:rsidRPr="00EF29A4">
              <w:rPr>
                <w:szCs w:val="22"/>
              </w:rPr>
              <w:t>&lt;= 15</w:t>
            </w:r>
          </w:p>
        </w:tc>
        <w:tc>
          <w:tcPr>
            <w:tcW w:w="1593" w:type="pct"/>
          </w:tcPr>
          <w:p w14:paraId="6A026591" w14:textId="6C4CCECF" w:rsidR="0012657E" w:rsidRPr="00CE4C04" w:rsidRDefault="0012657E" w:rsidP="0012657E">
            <w:pPr>
              <w:pStyle w:val="GOSTTablenorm"/>
            </w:pPr>
            <w:r w:rsidRPr="00EF29A4">
              <w:rPr>
                <w:szCs w:val="22"/>
              </w:rPr>
              <w:t>Указывается номер документа «Извещение о поступлении в иностранной валюте»</w:t>
            </w:r>
          </w:p>
        </w:tc>
      </w:tr>
      <w:tr w:rsidR="0012657E" w:rsidRPr="00C81A06" w14:paraId="50BC8988" w14:textId="77777777" w:rsidTr="009C21FF">
        <w:tc>
          <w:tcPr>
            <w:tcW w:w="1182" w:type="pct"/>
          </w:tcPr>
          <w:p w14:paraId="772E4730" w14:textId="59A6BA82" w:rsidR="0012657E" w:rsidRPr="00C81A06" w:rsidRDefault="0012657E" w:rsidP="0012657E">
            <w:pPr>
              <w:pStyle w:val="GOSTTablenorm"/>
            </w:pPr>
            <w:r w:rsidRPr="00EF29A4">
              <w:rPr>
                <w:szCs w:val="22"/>
              </w:rPr>
              <w:t>Дата документа</w:t>
            </w:r>
          </w:p>
        </w:tc>
        <w:tc>
          <w:tcPr>
            <w:tcW w:w="860" w:type="pct"/>
          </w:tcPr>
          <w:p w14:paraId="456DEB8E" w14:textId="5DAF2AE3" w:rsidR="0012657E" w:rsidRPr="00F56867" w:rsidRDefault="0012657E" w:rsidP="00F00F4F">
            <w:pPr>
              <w:pStyle w:val="GOSTTablenorm"/>
              <w:rPr>
                <w:b/>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payment</w:t>
            </w:r>
            <w:r w:rsidRPr="00D31905">
              <w:rPr>
                <w:szCs w:val="22"/>
                <w:lang w:val="en-US"/>
              </w:rPr>
              <w:t>_document_</w:t>
            </w:r>
            <w:r w:rsidRPr="00EF29A4">
              <w:rPr>
                <w:szCs w:val="22"/>
                <w:lang w:val="en-US"/>
              </w:rPr>
              <w:t>date</w:t>
            </w:r>
          </w:p>
        </w:tc>
        <w:tc>
          <w:tcPr>
            <w:tcW w:w="613" w:type="pct"/>
          </w:tcPr>
          <w:p w14:paraId="24F28ED0" w14:textId="03EB45BF" w:rsidR="0012657E" w:rsidRPr="00C81A06" w:rsidRDefault="0012657E" w:rsidP="0012657E">
            <w:pPr>
              <w:pStyle w:val="GOSTTablenorm"/>
            </w:pPr>
            <w:r w:rsidRPr="00EF29A4">
              <w:t>Дата</w:t>
            </w:r>
          </w:p>
        </w:tc>
        <w:tc>
          <w:tcPr>
            <w:tcW w:w="376" w:type="pct"/>
          </w:tcPr>
          <w:p w14:paraId="085D8E71" w14:textId="73DF73BF" w:rsidR="0012657E" w:rsidRPr="00827C7E" w:rsidRDefault="0012657E" w:rsidP="0012657E">
            <w:pPr>
              <w:pStyle w:val="GOSTTablenorm"/>
              <w:rPr>
                <w:lang w:val="en-US"/>
              </w:rPr>
            </w:pPr>
            <w:r w:rsidRPr="00EF29A4">
              <w:t>Да</w:t>
            </w:r>
          </w:p>
        </w:tc>
        <w:tc>
          <w:tcPr>
            <w:tcW w:w="376" w:type="pct"/>
          </w:tcPr>
          <w:p w14:paraId="082E4678" w14:textId="5E684B8A" w:rsidR="0012657E" w:rsidRPr="00C81A06" w:rsidRDefault="0012657E" w:rsidP="0012657E">
            <w:pPr>
              <w:pStyle w:val="GOSTTablenorm"/>
            </w:pPr>
            <w:r w:rsidRPr="00EF29A4">
              <w:rPr>
                <w:szCs w:val="22"/>
              </w:rPr>
              <w:t>-</w:t>
            </w:r>
          </w:p>
        </w:tc>
        <w:tc>
          <w:tcPr>
            <w:tcW w:w="1593" w:type="pct"/>
          </w:tcPr>
          <w:p w14:paraId="72520CA8" w14:textId="6226CF5D" w:rsidR="0012657E" w:rsidRPr="00CE4C04" w:rsidRDefault="0012657E" w:rsidP="0012657E">
            <w:pPr>
              <w:pStyle w:val="GOSTTablenorm"/>
            </w:pPr>
            <w:r w:rsidRPr="00EF29A4">
              <w:rPr>
                <w:szCs w:val="22"/>
              </w:rPr>
              <w:t>Указывается дата документа «Извещение о поступлении в иностранной валюте»</w:t>
            </w:r>
          </w:p>
        </w:tc>
      </w:tr>
      <w:tr w:rsidR="0012657E" w:rsidRPr="00C81A06" w14:paraId="165615EA" w14:textId="77777777" w:rsidTr="009C21FF">
        <w:tc>
          <w:tcPr>
            <w:tcW w:w="1182" w:type="pct"/>
          </w:tcPr>
          <w:p w14:paraId="6BF51406" w14:textId="05EE01A6" w:rsidR="0012657E" w:rsidRPr="00C81A06" w:rsidRDefault="0012657E" w:rsidP="0012657E">
            <w:pPr>
              <w:pStyle w:val="GOSTTablenorm"/>
            </w:pPr>
            <w:r w:rsidRPr="00EF29A4">
              <w:rPr>
                <w:szCs w:val="22"/>
              </w:rPr>
              <w:t>Вид документа</w:t>
            </w:r>
          </w:p>
        </w:tc>
        <w:tc>
          <w:tcPr>
            <w:tcW w:w="860" w:type="pct"/>
          </w:tcPr>
          <w:p w14:paraId="340E206B" w14:textId="240D2015" w:rsidR="0012657E" w:rsidRPr="00F56867" w:rsidRDefault="0012657E" w:rsidP="00F00F4F">
            <w:pPr>
              <w:pStyle w:val="GOSTTablenorm"/>
              <w:rPr>
                <w:b/>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payment</w:t>
            </w:r>
            <w:r w:rsidRPr="00D31905">
              <w:rPr>
                <w:szCs w:val="22"/>
                <w:lang w:val="en-US"/>
              </w:rPr>
              <w:t>_document_</w:t>
            </w:r>
            <w:r w:rsidRPr="00EF29A4">
              <w:rPr>
                <w:szCs w:val="22"/>
                <w:lang w:val="en-US"/>
              </w:rPr>
              <w:t>type</w:t>
            </w:r>
          </w:p>
        </w:tc>
        <w:tc>
          <w:tcPr>
            <w:tcW w:w="613" w:type="pct"/>
          </w:tcPr>
          <w:p w14:paraId="1CFE74A0" w14:textId="28FFBD2D" w:rsidR="0012657E" w:rsidRPr="00C81A06" w:rsidRDefault="0012657E" w:rsidP="0012657E">
            <w:pPr>
              <w:pStyle w:val="GOSTTablenorm"/>
            </w:pPr>
            <w:r w:rsidRPr="00EF29A4">
              <w:t>Строка</w:t>
            </w:r>
          </w:p>
        </w:tc>
        <w:tc>
          <w:tcPr>
            <w:tcW w:w="376" w:type="pct"/>
          </w:tcPr>
          <w:p w14:paraId="68CCEA1A" w14:textId="7609284F" w:rsidR="0012657E" w:rsidRPr="00C81A06" w:rsidRDefault="0012657E" w:rsidP="0012657E">
            <w:pPr>
              <w:pStyle w:val="GOSTTablenorm"/>
            </w:pPr>
            <w:r w:rsidRPr="00EF29A4">
              <w:t>Да</w:t>
            </w:r>
          </w:p>
        </w:tc>
        <w:tc>
          <w:tcPr>
            <w:tcW w:w="376" w:type="pct"/>
          </w:tcPr>
          <w:p w14:paraId="183DC855" w14:textId="585C4B0B" w:rsidR="0012657E" w:rsidRPr="00C81A06" w:rsidRDefault="0012657E" w:rsidP="0012657E">
            <w:pPr>
              <w:pStyle w:val="GOSTTablenorm"/>
            </w:pPr>
            <w:r w:rsidRPr="00EF29A4">
              <w:rPr>
                <w:szCs w:val="22"/>
              </w:rPr>
              <w:t>= 3</w:t>
            </w:r>
          </w:p>
        </w:tc>
        <w:tc>
          <w:tcPr>
            <w:tcW w:w="1593" w:type="pct"/>
          </w:tcPr>
          <w:p w14:paraId="153B130A" w14:textId="6A6EE1F4" w:rsidR="0012657E" w:rsidRPr="00CE4C04" w:rsidRDefault="0012657E" w:rsidP="00827C7E">
            <w:pPr>
              <w:pStyle w:val="GOSTTablenorm"/>
            </w:pPr>
            <w:r w:rsidRPr="00EF29A4">
              <w:rPr>
                <w:szCs w:val="22"/>
              </w:rPr>
              <w:t>Указывается тип документа</w:t>
            </w:r>
            <w:r w:rsidR="00F33338">
              <w:rPr>
                <w:szCs w:val="22"/>
              </w:rPr>
              <w:t xml:space="preserve"> «ВПЕ»</w:t>
            </w:r>
            <w:r w:rsidRPr="00EF29A4">
              <w:rPr>
                <w:szCs w:val="22"/>
              </w:rPr>
              <w:t xml:space="preserve"> </w:t>
            </w:r>
            <w:r w:rsidR="00F33338">
              <w:rPr>
                <w:szCs w:val="22"/>
              </w:rPr>
              <w:t>(</w:t>
            </w:r>
            <w:r w:rsidRPr="00EF29A4">
              <w:rPr>
                <w:szCs w:val="22"/>
              </w:rPr>
              <w:t>«Извещение о поступлении в иностранной валюте»</w:t>
            </w:r>
            <w:r w:rsidR="00F33338">
              <w:rPr>
                <w:szCs w:val="22"/>
              </w:rPr>
              <w:t xml:space="preserve">) </w:t>
            </w:r>
          </w:p>
        </w:tc>
      </w:tr>
    </w:tbl>
    <w:p w14:paraId="2645B5FF" w14:textId="26948266" w:rsidR="00F56867" w:rsidRDefault="00F56867" w:rsidP="00F56867">
      <w:pPr>
        <w:pStyle w:val="51"/>
        <w:rPr>
          <w:szCs w:val="24"/>
        </w:rPr>
      </w:pPr>
      <w:bookmarkStart w:id="748" w:name="_Toc226625592"/>
      <w:r>
        <w:lastRenderedPageBreak/>
        <w:t xml:space="preserve">Пример запроса </w:t>
      </w:r>
      <w:r w:rsidRPr="00667777">
        <w:t>по документу «</w:t>
      </w:r>
      <w:r w:rsidRPr="00B94120">
        <w:t xml:space="preserve">Уведомление о поступлениях в иностранной валюте (ф. 0531452)» </w:t>
      </w:r>
      <w:r w:rsidRPr="00B94120">
        <w:rPr>
          <w:szCs w:val="22"/>
          <w:lang w:val="en-US"/>
        </w:rPr>
        <w:t>B</w:t>
      </w:r>
      <w:r w:rsidR="00BB141A">
        <w:rPr>
          <w:szCs w:val="22"/>
          <w:lang w:val="en-US"/>
        </w:rPr>
        <w:t>SP</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bookmarkEnd w:id="748"/>
    </w:p>
    <w:p w14:paraId="6D68AC94" w14:textId="77777777" w:rsidR="00AB3B78" w:rsidRPr="00A97178" w:rsidRDefault="00AB3B78" w:rsidP="00AB3B78">
      <w:pPr>
        <w:pStyle w:val="GOSTScript"/>
      </w:pPr>
      <w:r w:rsidRPr="00A97178">
        <w:t>{</w:t>
      </w:r>
    </w:p>
    <w:p w14:paraId="63B1AD43" w14:textId="77777777" w:rsidR="00AB3B78" w:rsidRPr="00A97178" w:rsidRDefault="00AB3B78" w:rsidP="00AB3B78">
      <w:pPr>
        <w:pStyle w:val="GOSTScript"/>
      </w:pPr>
      <w:r w:rsidRPr="00A97178">
        <w:tab/>
        <w:t>"header": {</w:t>
      </w:r>
    </w:p>
    <w:p w14:paraId="3250DB27" w14:textId="77777777" w:rsidR="00AB3B78" w:rsidRPr="00A97178" w:rsidRDefault="00AB3B78" w:rsidP="00AB3B78">
      <w:pPr>
        <w:pStyle w:val="GOSTScript"/>
      </w:pPr>
      <w:r w:rsidRPr="00A97178">
        <w:tab/>
      </w:r>
      <w:r w:rsidRPr="00A97178">
        <w:tab/>
        <w:t>"Source": "RMS",</w:t>
      </w:r>
    </w:p>
    <w:p w14:paraId="62F42BA7" w14:textId="77777777" w:rsidR="00AB3B78" w:rsidRPr="00A97178" w:rsidRDefault="00AB3B78" w:rsidP="00AB3B78">
      <w:pPr>
        <w:pStyle w:val="GOSTScript"/>
      </w:pPr>
      <w:r>
        <w:tab/>
      </w:r>
      <w:r>
        <w:tab/>
        <w:t>"ReqDateTime": "2025</w:t>
      </w:r>
      <w:r w:rsidRPr="00A97178">
        <w:t>-08-29 10:37:22",</w:t>
      </w:r>
    </w:p>
    <w:p w14:paraId="4C3B8041" w14:textId="77777777" w:rsidR="00AB3B78" w:rsidRPr="00A97178" w:rsidRDefault="00AB3B78" w:rsidP="00AB3B78">
      <w:pPr>
        <w:pStyle w:val="GOSTScript"/>
      </w:pPr>
      <w:r w:rsidRPr="00A97178">
        <w:tab/>
      </w:r>
      <w:r w:rsidRPr="00A97178">
        <w:tab/>
        <w:t>"Version": "1.0",</w:t>
      </w:r>
    </w:p>
    <w:p w14:paraId="21B42E9B" w14:textId="77777777" w:rsidR="00AB3B78" w:rsidRPr="00A97178" w:rsidRDefault="00AB3B78" w:rsidP="00AB3B78">
      <w:pPr>
        <w:pStyle w:val="GOSTScript"/>
      </w:pPr>
      <w:r w:rsidRPr="00A97178">
        <w:tab/>
      </w:r>
      <w:r w:rsidRPr="00A97178">
        <w:tab/>
        <w:t>"ReqGuid": "b0d4ce5d-2757-4699-948c-cfa72ba94f10",</w:t>
      </w:r>
    </w:p>
    <w:p w14:paraId="186CC6DA" w14:textId="77777777" w:rsidR="00AB3B78" w:rsidRPr="00A97178" w:rsidRDefault="00AB3B78" w:rsidP="00AB3B78">
      <w:pPr>
        <w:pStyle w:val="GOSTScript"/>
      </w:pPr>
      <w:r w:rsidRPr="00A97178">
        <w:tab/>
      </w:r>
      <w:r w:rsidRPr="00A97178">
        <w:tab/>
        <w:t>"DocGuid": "0bd90a7c-e339-46ff-ac39-71029ff81370",</w:t>
      </w:r>
    </w:p>
    <w:p w14:paraId="20156B2B" w14:textId="77777777" w:rsidR="00AB3B78" w:rsidRPr="00A97178" w:rsidRDefault="00AB3B78" w:rsidP="00AB3B78">
      <w:pPr>
        <w:pStyle w:val="GOSTScript"/>
      </w:pPr>
      <w:r w:rsidRPr="00A97178">
        <w:tab/>
      </w:r>
      <w:r w:rsidRPr="00A97178">
        <w:tab/>
        <w:t>"RequestType": "ACCOUNTING",</w:t>
      </w:r>
    </w:p>
    <w:p w14:paraId="70BD1F85" w14:textId="42C9087F" w:rsidR="00AB3B78" w:rsidRPr="00A97178" w:rsidRDefault="00AB3B78" w:rsidP="00AB3B78">
      <w:pPr>
        <w:pStyle w:val="GOSTScript"/>
      </w:pPr>
      <w:r>
        <w:tab/>
      </w:r>
      <w:r>
        <w:tab/>
        <w:t>"TypeDoc":</w:t>
      </w:r>
      <w:r w:rsidR="00593EB8">
        <w:t xml:space="preserve"> "B</w:t>
      </w:r>
      <w:r w:rsidR="00BB141A">
        <w:t>SP</w:t>
      </w:r>
      <w:r w:rsidR="00593EB8">
        <w:t>_DOC_D_022</w:t>
      </w:r>
      <w:r w:rsidRPr="00114371">
        <w:t>_</w:t>
      </w:r>
      <w:r>
        <w:t>SPS</w:t>
      </w:r>
      <w:r w:rsidRPr="00A97178">
        <w:t>",</w:t>
      </w:r>
    </w:p>
    <w:p w14:paraId="226F156C" w14:textId="77777777" w:rsidR="00AB3B78" w:rsidRPr="00A97178" w:rsidRDefault="00AB3B78" w:rsidP="00AB3B78">
      <w:pPr>
        <w:pStyle w:val="GOSTScript"/>
      </w:pPr>
      <w:r w:rsidRPr="00A97178">
        <w:tab/>
      </w:r>
      <w:r w:rsidRPr="00A97178">
        <w:tab/>
        <w:t>"Stage": "auth",</w:t>
      </w:r>
    </w:p>
    <w:p w14:paraId="1A959D7D" w14:textId="77777777" w:rsidR="00AB3B78" w:rsidRPr="00A97178" w:rsidRDefault="00AB3B78" w:rsidP="00AB3B78">
      <w:pPr>
        <w:pStyle w:val="GOSTScript"/>
      </w:pPr>
      <w:r w:rsidRPr="00A97178">
        <w:tab/>
      </w:r>
      <w:r w:rsidRPr="00A97178">
        <w:tab/>
        <w:t>"BalLevContrl": "2",</w:t>
      </w:r>
    </w:p>
    <w:p w14:paraId="78C7824C" w14:textId="77777777" w:rsidR="00AB3B78" w:rsidRPr="00097345" w:rsidRDefault="00AB3B78" w:rsidP="00AB3B78">
      <w:pPr>
        <w:pStyle w:val="GOSTScript"/>
      </w:pPr>
      <w:r w:rsidRPr="00A97178">
        <w:tab/>
      </w:r>
      <w:r w:rsidRPr="00A97178">
        <w:tab/>
        <w:t>"Subject": "5700",</w:t>
      </w:r>
    </w:p>
    <w:p w14:paraId="18DE9F2A" w14:textId="77777777" w:rsidR="00AB3B78" w:rsidRPr="00A97178" w:rsidRDefault="00AB3B78" w:rsidP="00AB3B78">
      <w:pPr>
        <w:pStyle w:val="GOSTScript"/>
      </w:pPr>
      <w:r>
        <w:tab/>
      </w:r>
      <w:r>
        <w:tab/>
        <w:t>"SettlementDate": "2025</w:t>
      </w:r>
      <w:r w:rsidRPr="00A97178">
        <w:t>-08-28"</w:t>
      </w:r>
    </w:p>
    <w:p w14:paraId="2F8CC3FC" w14:textId="77777777" w:rsidR="00AB3B78" w:rsidRPr="00A97178" w:rsidRDefault="00AB3B78" w:rsidP="00AB3B78">
      <w:pPr>
        <w:pStyle w:val="GOSTScript"/>
      </w:pPr>
      <w:r w:rsidRPr="00A97178">
        <w:tab/>
        <w:t>},</w:t>
      </w:r>
    </w:p>
    <w:p w14:paraId="46475717" w14:textId="77777777" w:rsidR="00AB3B78" w:rsidRPr="00A97178" w:rsidRDefault="00AB3B78" w:rsidP="00AB3B78">
      <w:pPr>
        <w:pStyle w:val="GOSTScript"/>
      </w:pPr>
      <w:r w:rsidRPr="00A97178">
        <w:tab/>
        <w:t>"document": {</w:t>
      </w:r>
    </w:p>
    <w:p w14:paraId="39E4DE34" w14:textId="77777777" w:rsidR="00AB3B78" w:rsidRPr="00A97178" w:rsidRDefault="00AB3B78" w:rsidP="00AB3B78">
      <w:pPr>
        <w:pStyle w:val="GOSTScript"/>
      </w:pPr>
      <w:r w:rsidRPr="00A97178">
        <w:tab/>
      </w:r>
      <w:r w:rsidRPr="00A97178">
        <w:tab/>
        <w:t>"document_no": "345",</w:t>
      </w:r>
    </w:p>
    <w:p w14:paraId="1C2D4A5C" w14:textId="77777777" w:rsidR="00AB3B78" w:rsidRPr="00A97178" w:rsidRDefault="00AB3B78" w:rsidP="00AB3B78">
      <w:pPr>
        <w:pStyle w:val="GOSTScript"/>
      </w:pPr>
      <w:r>
        <w:tab/>
      </w:r>
      <w:r>
        <w:tab/>
        <w:t>"document_date": "2025-08-28</w:t>
      </w:r>
      <w:r w:rsidRPr="00A97178">
        <w:t>",</w:t>
      </w:r>
    </w:p>
    <w:p w14:paraId="108A5A41" w14:textId="198BC032" w:rsidR="00AB3B78" w:rsidRDefault="00AB3B78" w:rsidP="00AB3B78">
      <w:pPr>
        <w:pStyle w:val="GOSTScript"/>
      </w:pPr>
      <w:r>
        <w:tab/>
      </w:r>
      <w:r>
        <w:tab/>
        <w:t>"document_type": "</w:t>
      </w:r>
      <w:r w:rsidR="00593EB8">
        <w:rPr>
          <w:lang w:val="ru-RU"/>
        </w:rPr>
        <w:t>ПУВ</w:t>
      </w:r>
      <w:r w:rsidRPr="00C6161D">
        <w:t>"</w:t>
      </w:r>
      <w:r w:rsidRPr="00A97178">
        <w:t>,</w:t>
      </w:r>
    </w:p>
    <w:p w14:paraId="26B5373F" w14:textId="77777777" w:rsidR="00AB3B78" w:rsidRPr="00DA110D" w:rsidRDefault="00AB3B78" w:rsidP="00AB3B78">
      <w:pPr>
        <w:pStyle w:val="GOSTScript"/>
      </w:pPr>
      <w:r>
        <w:tab/>
      </w:r>
      <w:r>
        <w:tab/>
      </w:r>
      <w:r w:rsidRPr="00DA110D">
        <w:t>"bcc": "</w:t>
      </w:r>
      <w:r w:rsidRPr="001F6E9C">
        <w:t>10011701010016000180</w:t>
      </w:r>
      <w:r w:rsidRPr="00DA110D">
        <w:t>",</w:t>
      </w:r>
    </w:p>
    <w:p w14:paraId="1115383E" w14:textId="77777777" w:rsidR="00AB3B78" w:rsidRDefault="00AB3B78" w:rsidP="00AB3B78">
      <w:pPr>
        <w:pStyle w:val="GOSTScript"/>
      </w:pPr>
      <w:r>
        <w:tab/>
      </w:r>
      <w:r>
        <w:tab/>
      </w:r>
      <w:r w:rsidRPr="00DA110D">
        <w:t>"</w:t>
      </w:r>
      <w:r w:rsidRPr="00343388">
        <w:t>type_</w:t>
      </w:r>
      <w:r>
        <w:t>bcc</w:t>
      </w:r>
      <w:r w:rsidRPr="00DA110D">
        <w:t>": "</w:t>
      </w:r>
      <w:r w:rsidRPr="001C252D">
        <w:t>20</w:t>
      </w:r>
      <w:r w:rsidRPr="00DA110D">
        <w:t>",</w:t>
      </w:r>
    </w:p>
    <w:p w14:paraId="761B5985" w14:textId="77777777" w:rsidR="00AB3B78" w:rsidRPr="00DA110D" w:rsidRDefault="00AB3B78" w:rsidP="00AB3B78">
      <w:pPr>
        <w:pStyle w:val="GOSTScript"/>
      </w:pPr>
      <w:r w:rsidRPr="00A97178">
        <w:tab/>
      </w:r>
      <w:r w:rsidRPr="00A97178">
        <w:tab/>
        <w:t>"</w:t>
      </w:r>
      <w:r w:rsidRPr="006A2557">
        <w:t>counterparty_tofk_code</w:t>
      </w:r>
      <w:r w:rsidRPr="00A97178">
        <w:t>": "5700",</w:t>
      </w:r>
    </w:p>
    <w:p w14:paraId="12462999" w14:textId="77777777" w:rsidR="00AB3B78" w:rsidRPr="00DA110D" w:rsidRDefault="00AB3B78" w:rsidP="00AB3B78">
      <w:pPr>
        <w:pStyle w:val="GOSTScript"/>
      </w:pPr>
      <w:r w:rsidRPr="008C1851">
        <w:tab/>
      </w:r>
      <w:r w:rsidRPr="008C1851">
        <w:tab/>
      </w:r>
      <w:r w:rsidRPr="00DA110D">
        <w:t>"</w:t>
      </w:r>
      <w:r>
        <w:t>s</w:t>
      </w:r>
      <w:r w:rsidRPr="00DA110D">
        <w:t>ender": {</w:t>
      </w:r>
    </w:p>
    <w:p w14:paraId="28B683D0" w14:textId="77777777" w:rsidR="00AB3B78" w:rsidRDefault="00AB3B78" w:rsidP="00AB3B78">
      <w:pPr>
        <w:pStyle w:val="GOSTScript"/>
      </w:pPr>
      <w:r w:rsidRPr="008C1851">
        <w:tab/>
      </w:r>
      <w:r w:rsidRPr="008C1851">
        <w:tab/>
      </w:r>
      <w:r w:rsidRPr="008C1851">
        <w:tab/>
      </w:r>
      <w:r w:rsidRPr="0073056E">
        <w:t>"</w:t>
      </w:r>
      <w:r w:rsidRPr="00C6161D">
        <w:t>is_nps</w:t>
      </w:r>
      <w:r w:rsidRPr="0073056E">
        <w:t>": "</w:t>
      </w:r>
      <w:r w:rsidRPr="00C6161D">
        <w:t>1</w:t>
      </w:r>
      <w:r w:rsidRPr="0073056E">
        <w:t>",</w:t>
      </w:r>
    </w:p>
    <w:p w14:paraId="7CEB82FF" w14:textId="35585DC0" w:rsidR="00AB3B78" w:rsidRPr="00D47B84" w:rsidRDefault="00AB3B78" w:rsidP="00AB3B78">
      <w:pPr>
        <w:pStyle w:val="GOSTScript"/>
      </w:pPr>
      <w:r w:rsidRPr="008C1851">
        <w:tab/>
      </w:r>
      <w:r w:rsidRPr="008C1851">
        <w:tab/>
      </w:r>
      <w:r w:rsidRPr="008C1851">
        <w:tab/>
      </w:r>
      <w:r w:rsidRPr="00DA110D">
        <w:t>"</w:t>
      </w:r>
      <w:r w:rsidRPr="0073056E">
        <w:t>account</w:t>
      </w:r>
      <w:r>
        <w:t>_</w:t>
      </w:r>
      <w:r w:rsidRPr="00DA110D">
        <w:t>tofk_code": "</w:t>
      </w:r>
      <w:r w:rsidRPr="001C252D">
        <w:t>60</w:t>
      </w:r>
      <w:r>
        <w:t>00"</w:t>
      </w:r>
      <w:r w:rsidR="00D47B84" w:rsidRPr="00097345">
        <w:t>,</w:t>
      </w:r>
    </w:p>
    <w:p w14:paraId="720D78EE" w14:textId="2588659E" w:rsidR="00AB3B78" w:rsidRPr="00D47B84" w:rsidRDefault="00AB3B78" w:rsidP="00AB3B78">
      <w:pPr>
        <w:pStyle w:val="GOSTScript"/>
      </w:pPr>
      <w:r w:rsidRPr="008C1851">
        <w:tab/>
      </w:r>
      <w:r w:rsidRPr="008C1851">
        <w:tab/>
      </w:r>
      <w:r w:rsidRPr="008C1851">
        <w:tab/>
      </w:r>
      <w:r w:rsidRPr="00DA110D">
        <w:t>"</w:t>
      </w:r>
      <w:r w:rsidRPr="006A2557">
        <w:t>sender_account</w:t>
      </w:r>
      <w:r w:rsidRPr="00DA110D">
        <w:t>": "</w:t>
      </w:r>
      <w:r w:rsidRPr="00C6161D">
        <w:t>04601110030</w:t>
      </w:r>
      <w:r>
        <w:t>"</w:t>
      </w:r>
      <w:r w:rsidR="00D47B84" w:rsidRPr="00097345">
        <w:t>,</w:t>
      </w:r>
    </w:p>
    <w:p w14:paraId="09E52BE4" w14:textId="77777777" w:rsidR="00AB3B78" w:rsidRDefault="00AB3B78" w:rsidP="00AB3B78">
      <w:pPr>
        <w:pStyle w:val="GOSTScript"/>
      </w:pPr>
      <w:r w:rsidRPr="008C1851">
        <w:tab/>
      </w:r>
      <w:r w:rsidRPr="008C1851">
        <w:tab/>
      </w:r>
      <w:r w:rsidRPr="008C1851">
        <w:tab/>
      </w:r>
      <w:r>
        <w:t>"oktmo": "60</w:t>
      </w:r>
      <w:r w:rsidRPr="00C6161D">
        <w:t>000000",</w:t>
      </w:r>
    </w:p>
    <w:p w14:paraId="37D16CD2" w14:textId="77777777" w:rsidR="00AB3B78" w:rsidRPr="00C6161D" w:rsidRDefault="00AB3B78" w:rsidP="00AB3B78">
      <w:pPr>
        <w:pStyle w:val="GOSTScript"/>
      </w:pPr>
      <w:r w:rsidRPr="00C6161D">
        <w:tab/>
      </w:r>
      <w:r w:rsidRPr="00C6161D">
        <w:tab/>
        <w:t>},</w:t>
      </w:r>
    </w:p>
    <w:p w14:paraId="78488775" w14:textId="77777777" w:rsidR="00AB3B78" w:rsidRPr="00242112" w:rsidRDefault="00AB3B78" w:rsidP="00AB3B78">
      <w:pPr>
        <w:pStyle w:val="GOSTScript"/>
      </w:pPr>
      <w:r w:rsidRPr="00242112">
        <w:tab/>
      </w:r>
      <w:r w:rsidRPr="00242112">
        <w:tab/>
        <w:t>"recipient": {</w:t>
      </w:r>
    </w:p>
    <w:p w14:paraId="1181852C" w14:textId="77777777" w:rsidR="00AB3B78" w:rsidRDefault="00AB3B78" w:rsidP="00AB3B78">
      <w:pPr>
        <w:pStyle w:val="GOSTScript"/>
      </w:pPr>
      <w:r w:rsidRPr="00242112">
        <w:tab/>
      </w:r>
      <w:r w:rsidRPr="00242112">
        <w:tab/>
      </w:r>
      <w:r w:rsidRPr="00242112">
        <w:tab/>
      </w:r>
      <w:r w:rsidRPr="00DA110D">
        <w:t>"</w:t>
      </w:r>
      <w:r>
        <w:t>is_nps</w:t>
      </w:r>
      <w:r w:rsidRPr="00DA110D">
        <w:t>": "</w:t>
      </w:r>
      <w:r>
        <w:t>1</w:t>
      </w:r>
      <w:r w:rsidRPr="00DA110D">
        <w:t>",</w:t>
      </w:r>
    </w:p>
    <w:p w14:paraId="30DEB197" w14:textId="7E4831E5" w:rsidR="00AB3B78" w:rsidRPr="00DA110D" w:rsidRDefault="00AB3B78" w:rsidP="00AB3B78">
      <w:pPr>
        <w:pStyle w:val="GOSTScript"/>
      </w:pPr>
      <w:r w:rsidRPr="008C1851">
        <w:tab/>
      </w:r>
      <w:r w:rsidRPr="008C1851">
        <w:tab/>
      </w:r>
      <w:r w:rsidRPr="008C1851">
        <w:tab/>
      </w:r>
      <w:r w:rsidRPr="00DA110D">
        <w:t>"</w:t>
      </w:r>
      <w:r w:rsidRPr="0073056E">
        <w:t>account</w:t>
      </w:r>
      <w:r>
        <w:t>_</w:t>
      </w:r>
      <w:r w:rsidRPr="00DA110D">
        <w:t>tofk_code": "</w:t>
      </w:r>
      <w:r w:rsidRPr="001C252D">
        <w:t>60</w:t>
      </w:r>
      <w:r w:rsidRPr="00DA110D">
        <w:t>00",</w:t>
      </w:r>
    </w:p>
    <w:p w14:paraId="6A4FC811" w14:textId="0065C79C" w:rsidR="00AB3B78" w:rsidRPr="00D47B84" w:rsidRDefault="00AB3B78" w:rsidP="00AB3B78">
      <w:pPr>
        <w:pStyle w:val="GOSTScript"/>
      </w:pPr>
      <w:r w:rsidRPr="008C1851">
        <w:tab/>
      </w:r>
      <w:r w:rsidRPr="008C1851">
        <w:tab/>
      </w:r>
      <w:r w:rsidRPr="008C1851">
        <w:tab/>
      </w:r>
      <w:r w:rsidRPr="00DA110D">
        <w:t>"</w:t>
      </w:r>
      <w:r w:rsidRPr="006A2557">
        <w:t>recipient_account</w:t>
      </w:r>
      <w:r w:rsidRPr="00DA110D">
        <w:t>": "</w:t>
      </w:r>
      <w:r w:rsidRPr="00C6161D">
        <w:t>04601110030</w:t>
      </w:r>
      <w:r>
        <w:t>"</w:t>
      </w:r>
      <w:r w:rsidR="00D47B84" w:rsidRPr="00097345">
        <w:t>,</w:t>
      </w:r>
    </w:p>
    <w:p w14:paraId="11BB28B1" w14:textId="77777777" w:rsidR="00AB3B78" w:rsidRDefault="00AB3B78" w:rsidP="00AB3B78">
      <w:pPr>
        <w:pStyle w:val="GOSTScript"/>
      </w:pPr>
      <w:r w:rsidRPr="00242112">
        <w:tab/>
      </w:r>
      <w:r w:rsidRPr="00242112">
        <w:tab/>
      </w:r>
      <w:r w:rsidRPr="00242112">
        <w:tab/>
      </w:r>
      <w:r w:rsidRPr="00A97178">
        <w:t xml:space="preserve">"oktmo": </w:t>
      </w:r>
      <w:r>
        <w:t>"60000000"</w:t>
      </w:r>
    </w:p>
    <w:p w14:paraId="5414D316" w14:textId="77777777" w:rsidR="00AB3B78" w:rsidRPr="00DA110D" w:rsidRDefault="00AB3B78" w:rsidP="00AB3B78">
      <w:pPr>
        <w:pStyle w:val="GOSTScript"/>
      </w:pPr>
      <w:r w:rsidRPr="00242112">
        <w:tab/>
      </w:r>
      <w:r w:rsidRPr="00242112">
        <w:tab/>
      </w:r>
      <w:r w:rsidRPr="00DA110D">
        <w:t>},</w:t>
      </w:r>
    </w:p>
    <w:p w14:paraId="3DF2C317" w14:textId="77777777" w:rsidR="00AB3B78" w:rsidRPr="00A97178" w:rsidRDefault="00AB3B78" w:rsidP="00AB3B78">
      <w:pPr>
        <w:pStyle w:val="GOSTScript"/>
      </w:pPr>
      <w:r w:rsidRPr="00A97178">
        <w:tab/>
      </w:r>
      <w:r w:rsidRPr="00A97178">
        <w:tab/>
        <w:t>"entries": [</w:t>
      </w:r>
    </w:p>
    <w:p w14:paraId="253329DD" w14:textId="77777777" w:rsidR="00AB3B78" w:rsidRPr="00A97178" w:rsidRDefault="00AB3B78" w:rsidP="00AB3B78">
      <w:pPr>
        <w:pStyle w:val="GOSTScript"/>
      </w:pPr>
      <w:r w:rsidRPr="00A97178">
        <w:tab/>
      </w:r>
      <w:r w:rsidRPr="00A97178">
        <w:tab/>
      </w:r>
      <w:r w:rsidRPr="00A97178">
        <w:tab/>
        <w:t>{</w:t>
      </w:r>
    </w:p>
    <w:p w14:paraId="36D9DB54" w14:textId="77777777" w:rsidR="00AB3B78" w:rsidRDefault="00AB3B78" w:rsidP="00AB3B78">
      <w:pPr>
        <w:pStyle w:val="GOSTScript"/>
      </w:pPr>
      <w:r>
        <w:lastRenderedPageBreak/>
        <w:tab/>
      </w:r>
      <w:r>
        <w:tab/>
      </w:r>
      <w:r>
        <w:tab/>
      </w:r>
      <w:r>
        <w:tab/>
      </w:r>
      <w:r w:rsidRPr="005A6689">
        <w:t>"</w:t>
      </w:r>
      <w:r w:rsidRPr="006A2557">
        <w:t>line_id</w:t>
      </w:r>
      <w:r w:rsidRPr="005A6689">
        <w:t>": "</w:t>
      </w:r>
      <w:r w:rsidRPr="00A97178">
        <w:t>1</w:t>
      </w:r>
      <w:r w:rsidRPr="00106AFA">
        <w:t>111</w:t>
      </w:r>
      <w:r w:rsidRPr="00A97178">
        <w:t>ce5d-2757-4699-948c-cfa72ba9</w:t>
      </w:r>
      <w:r>
        <w:t>1112"</w:t>
      </w:r>
      <w:r w:rsidRPr="00C6161D">
        <w:t>,</w:t>
      </w:r>
    </w:p>
    <w:p w14:paraId="5EBFE966" w14:textId="6A545088" w:rsidR="00AB3B78" w:rsidRDefault="00AB3B78" w:rsidP="00AB3B78">
      <w:pPr>
        <w:pStyle w:val="GOSTScript"/>
      </w:pPr>
      <w:r>
        <w:tab/>
      </w:r>
      <w:r>
        <w:tab/>
      </w:r>
      <w:r>
        <w:tab/>
      </w:r>
      <w:r>
        <w:tab/>
        <w:t>"line_no</w:t>
      </w:r>
      <w:r w:rsidRPr="00A97178">
        <w:t>": "</w:t>
      </w:r>
      <w:r>
        <w:t>1</w:t>
      </w:r>
      <w:r w:rsidRPr="00A97178">
        <w:t>",</w:t>
      </w:r>
    </w:p>
    <w:p w14:paraId="3FA26B9D" w14:textId="1AE4A2B9" w:rsidR="00414830" w:rsidRDefault="00414830" w:rsidP="00414830">
      <w:pPr>
        <w:pStyle w:val="GOSTScript"/>
      </w:pPr>
      <w:r>
        <w:tab/>
      </w:r>
      <w:r>
        <w:tab/>
      </w:r>
      <w:r>
        <w:tab/>
      </w:r>
      <w:r>
        <w:tab/>
        <w:t>"</w:t>
      </w:r>
      <w:r w:rsidRPr="00EF29A4">
        <w:rPr>
          <w:szCs w:val="22"/>
        </w:rPr>
        <w:t>currency</w:t>
      </w:r>
      <w:r w:rsidRPr="00A97178">
        <w:t>": "</w:t>
      </w:r>
      <w:r>
        <w:t>643</w:t>
      </w:r>
      <w:r w:rsidRPr="00A97178">
        <w:t>",</w:t>
      </w:r>
    </w:p>
    <w:p w14:paraId="0369DDA0" w14:textId="7EF29955" w:rsidR="00AB3B78" w:rsidRDefault="00AB3B78" w:rsidP="00AB3B78">
      <w:pPr>
        <w:pStyle w:val="GOSTScript"/>
      </w:pPr>
      <w:r>
        <w:tab/>
      </w:r>
      <w:r>
        <w:tab/>
      </w:r>
      <w:r>
        <w:tab/>
      </w:r>
      <w:r>
        <w:tab/>
      </w:r>
      <w:r w:rsidRPr="00A97178">
        <w:t>"amount": 200</w:t>
      </w:r>
      <w:r w:rsidRPr="00106AFA">
        <w:t>,</w:t>
      </w:r>
    </w:p>
    <w:p w14:paraId="3BF158CA" w14:textId="31621177" w:rsidR="00414830" w:rsidRPr="00106AFA" w:rsidRDefault="00414830" w:rsidP="00414830">
      <w:pPr>
        <w:pStyle w:val="GOSTScript"/>
      </w:pPr>
      <w:r>
        <w:tab/>
      </w:r>
      <w:r>
        <w:tab/>
      </w:r>
      <w:r>
        <w:tab/>
      </w:r>
      <w:r>
        <w:tab/>
      </w:r>
      <w:r w:rsidRPr="00A97178">
        <w:t>"</w:t>
      </w:r>
      <w:r w:rsidRPr="00EF29A4">
        <w:rPr>
          <w:szCs w:val="22"/>
        </w:rPr>
        <w:t>curr</w:t>
      </w:r>
      <w:r>
        <w:rPr>
          <w:szCs w:val="22"/>
        </w:rPr>
        <w:t>ency</w:t>
      </w:r>
      <w:r w:rsidRPr="00097345">
        <w:rPr>
          <w:szCs w:val="22"/>
        </w:rPr>
        <w:t>_</w:t>
      </w:r>
      <w:r w:rsidRPr="00A97178">
        <w:t>amount": 200</w:t>
      </w:r>
      <w:r>
        <w:t>,</w:t>
      </w:r>
    </w:p>
    <w:p w14:paraId="0F68085D" w14:textId="57D81B3D" w:rsidR="00AB3B78" w:rsidRPr="008B7AAD" w:rsidRDefault="00AB3B78" w:rsidP="00AB3B78">
      <w:pPr>
        <w:pStyle w:val="GOSTScript"/>
      </w:pPr>
      <w:r>
        <w:tab/>
      </w:r>
      <w:r>
        <w:tab/>
      </w:r>
      <w:r>
        <w:tab/>
      </w:r>
      <w:r>
        <w:tab/>
      </w:r>
      <w:r w:rsidRPr="005A6689">
        <w:t>"doc_guid_nvs": "</w:t>
      </w:r>
      <w:r w:rsidRPr="00A97178">
        <w:t>1</w:t>
      </w:r>
      <w:r w:rsidRPr="00106AFA">
        <w:t>111</w:t>
      </w:r>
      <w:r w:rsidRPr="00A97178">
        <w:t>ce5d-2757-4699-948c-cfa72ba9</w:t>
      </w:r>
      <w:r w:rsidRPr="00106AFA">
        <w:t>1111</w:t>
      </w:r>
      <w:r>
        <w:t>"</w:t>
      </w:r>
      <w:r w:rsidR="008B7AAD" w:rsidRPr="00097345">
        <w:t>,</w:t>
      </w:r>
    </w:p>
    <w:p w14:paraId="20A20F45" w14:textId="5059CDA4" w:rsidR="00543273" w:rsidRPr="00242112" w:rsidRDefault="00543273" w:rsidP="00543273">
      <w:pPr>
        <w:pStyle w:val="GOSTScript"/>
      </w:pPr>
      <w:r w:rsidRPr="008B7AAD">
        <w:tab/>
      </w:r>
      <w:r w:rsidRPr="008B7AAD">
        <w:tab/>
      </w:r>
      <w:r w:rsidRPr="008B7AAD">
        <w:tab/>
      </w:r>
      <w:r w:rsidRPr="008B7AAD">
        <w:tab/>
      </w:r>
      <w:r w:rsidRPr="008B7AAD">
        <w:tab/>
      </w:r>
      <w:r w:rsidRPr="008B7AAD">
        <w:tab/>
        <w:t>"</w:t>
      </w:r>
      <w:r w:rsidRPr="00097345">
        <w:rPr>
          <w:szCs w:val="22"/>
        </w:rPr>
        <w:t>parent_document</w:t>
      </w:r>
      <w:r w:rsidRPr="00543273">
        <w:t>":</w:t>
      </w:r>
      <w:r w:rsidRPr="00242112">
        <w:t xml:space="preserve"> {</w:t>
      </w:r>
    </w:p>
    <w:p w14:paraId="04308A0F" w14:textId="2E7E37D0" w:rsidR="00543273" w:rsidRDefault="00543273" w:rsidP="00543273">
      <w:pPr>
        <w:pStyle w:val="GOSTScript"/>
      </w:pPr>
      <w:r w:rsidRPr="00242112">
        <w:tab/>
      </w:r>
      <w:r w:rsidRPr="00242112">
        <w:tab/>
      </w:r>
      <w:r w:rsidRPr="00242112">
        <w:tab/>
      </w:r>
      <w:r w:rsidRPr="00DA110D">
        <w:t>"</w:t>
      </w:r>
      <w:r w:rsidRPr="00114371">
        <w:rPr>
          <w:szCs w:val="22"/>
        </w:rPr>
        <w:t>payment_document_id</w:t>
      </w:r>
      <w:r w:rsidRPr="00DA110D">
        <w:t>": "</w:t>
      </w:r>
      <w:r w:rsidRPr="00A97178">
        <w:t>1</w:t>
      </w:r>
      <w:r w:rsidRPr="00106AFA">
        <w:t>111</w:t>
      </w:r>
      <w:r w:rsidRPr="00A97178">
        <w:t>ce5d-2757-4699-948c-cfa72ba9</w:t>
      </w:r>
      <w:r w:rsidRPr="00106AFA">
        <w:t>1111</w:t>
      </w:r>
      <w:r w:rsidRPr="00DA110D">
        <w:t>",</w:t>
      </w:r>
    </w:p>
    <w:p w14:paraId="552D1992" w14:textId="4F79F0A5" w:rsidR="00543273" w:rsidRPr="00DA110D" w:rsidRDefault="00543273" w:rsidP="00543273">
      <w:pPr>
        <w:pStyle w:val="GOSTScript"/>
      </w:pPr>
      <w:r w:rsidRPr="008C1851">
        <w:tab/>
      </w:r>
      <w:r w:rsidRPr="008C1851">
        <w:tab/>
      </w:r>
      <w:r w:rsidRPr="008C1851">
        <w:tab/>
      </w:r>
      <w:r w:rsidRPr="00DA110D">
        <w:t>"</w:t>
      </w:r>
      <w:r w:rsidR="00CB21ED" w:rsidRPr="00114371">
        <w:rPr>
          <w:szCs w:val="22"/>
        </w:rPr>
        <w:t>payment</w:t>
      </w:r>
      <w:r w:rsidR="00F33338" w:rsidRPr="00EF29A4">
        <w:rPr>
          <w:szCs w:val="22"/>
        </w:rPr>
        <w:t>_</w:t>
      </w:r>
      <w:r w:rsidR="00F33338" w:rsidRPr="00D31905">
        <w:rPr>
          <w:szCs w:val="22"/>
        </w:rPr>
        <w:t>document_no</w:t>
      </w:r>
      <w:r w:rsidRPr="00DA110D">
        <w:t>": "</w:t>
      </w:r>
      <w:r w:rsidR="00F33338">
        <w:t>123</w:t>
      </w:r>
      <w:r w:rsidRPr="00DA110D">
        <w:t>",</w:t>
      </w:r>
    </w:p>
    <w:p w14:paraId="3E3AD1C0" w14:textId="1C8F33E3" w:rsidR="00543273" w:rsidRPr="00097345" w:rsidRDefault="00543273" w:rsidP="00543273">
      <w:pPr>
        <w:pStyle w:val="GOSTScript"/>
      </w:pPr>
      <w:r w:rsidRPr="008C1851">
        <w:tab/>
      </w:r>
      <w:r w:rsidRPr="008C1851">
        <w:tab/>
      </w:r>
      <w:r w:rsidRPr="008C1851">
        <w:tab/>
      </w:r>
      <w:r w:rsidRPr="00DA110D">
        <w:t>"</w:t>
      </w:r>
      <w:r w:rsidR="00CB21ED" w:rsidRPr="00114371">
        <w:rPr>
          <w:szCs w:val="22"/>
        </w:rPr>
        <w:t>payment</w:t>
      </w:r>
      <w:r w:rsidR="00F33338" w:rsidRPr="00D31905">
        <w:rPr>
          <w:szCs w:val="22"/>
        </w:rPr>
        <w:t>_document_</w:t>
      </w:r>
      <w:r w:rsidR="00F33338" w:rsidRPr="00EF29A4">
        <w:rPr>
          <w:szCs w:val="22"/>
        </w:rPr>
        <w:t>date</w:t>
      </w:r>
      <w:r w:rsidRPr="00DA110D">
        <w:t>": "</w:t>
      </w:r>
      <w:r w:rsidR="00F33338">
        <w:t>2025-08-28</w:t>
      </w:r>
      <w:r>
        <w:t>"</w:t>
      </w:r>
      <w:r w:rsidR="00F00F4F" w:rsidRPr="00097345">
        <w:t>,</w:t>
      </w:r>
    </w:p>
    <w:p w14:paraId="718D992D" w14:textId="3CC7998E" w:rsidR="00543273" w:rsidRDefault="00543273" w:rsidP="00543273">
      <w:pPr>
        <w:pStyle w:val="GOSTScript"/>
      </w:pPr>
      <w:r w:rsidRPr="00242112">
        <w:tab/>
      </w:r>
      <w:r w:rsidRPr="00242112">
        <w:tab/>
      </w:r>
      <w:r w:rsidRPr="00242112">
        <w:tab/>
      </w:r>
      <w:r w:rsidRPr="00A97178">
        <w:t>"</w:t>
      </w:r>
      <w:r w:rsidR="00CB21ED" w:rsidRPr="00114371">
        <w:rPr>
          <w:szCs w:val="22"/>
        </w:rPr>
        <w:t>payment</w:t>
      </w:r>
      <w:r w:rsidR="00F33338" w:rsidRPr="00D31905">
        <w:rPr>
          <w:szCs w:val="22"/>
        </w:rPr>
        <w:t>_document_</w:t>
      </w:r>
      <w:r w:rsidR="00F33338" w:rsidRPr="00EF29A4">
        <w:rPr>
          <w:szCs w:val="22"/>
        </w:rPr>
        <w:t>type</w:t>
      </w:r>
      <w:r w:rsidRPr="00A97178">
        <w:t xml:space="preserve">": </w:t>
      </w:r>
      <w:r>
        <w:t>"</w:t>
      </w:r>
      <w:r w:rsidR="00F33338">
        <w:rPr>
          <w:lang w:val="ru-RU"/>
        </w:rPr>
        <w:t>ВПЕ</w:t>
      </w:r>
      <w:r>
        <w:t>"</w:t>
      </w:r>
    </w:p>
    <w:p w14:paraId="4CA0386B" w14:textId="46339FF6" w:rsidR="00543273" w:rsidRDefault="00543273" w:rsidP="00F33338">
      <w:pPr>
        <w:pStyle w:val="GOSTScript"/>
      </w:pPr>
      <w:r w:rsidRPr="00242112">
        <w:tab/>
      </w:r>
      <w:r w:rsidRPr="00242112">
        <w:tab/>
      </w:r>
      <w:r w:rsidR="00F33338">
        <w:t>}</w:t>
      </w:r>
    </w:p>
    <w:p w14:paraId="458C879F" w14:textId="22C5DDE4" w:rsidR="008B7AAD" w:rsidRPr="00C6161D" w:rsidRDefault="008B7AAD" w:rsidP="008B7AAD">
      <w:pPr>
        <w:pStyle w:val="GOSTScript"/>
      </w:pPr>
      <w:r w:rsidRPr="00106AFA">
        <w:tab/>
      </w:r>
      <w:r w:rsidRPr="00106AFA">
        <w:tab/>
      </w:r>
      <w:r w:rsidRPr="00106AFA">
        <w:tab/>
      </w:r>
      <w:r w:rsidRPr="00114371">
        <w:tab/>
      </w:r>
      <w:r>
        <w:t>}</w:t>
      </w:r>
    </w:p>
    <w:p w14:paraId="459AE5E0" w14:textId="29B4B16D" w:rsidR="00AB3B78" w:rsidRPr="00C6161D" w:rsidRDefault="00AB3B78" w:rsidP="00AB3B78">
      <w:pPr>
        <w:pStyle w:val="GOSTScript"/>
      </w:pPr>
      <w:r w:rsidRPr="00A97178">
        <w:tab/>
      </w:r>
      <w:r w:rsidRPr="00A97178">
        <w:tab/>
      </w:r>
      <w:r w:rsidRPr="00A97178">
        <w:tab/>
      </w:r>
      <w:r w:rsidRPr="00A97178">
        <w:tab/>
      </w:r>
      <w:r w:rsidRPr="00A97178">
        <w:tab/>
      </w:r>
      <w:r w:rsidRPr="00A97178">
        <w:tab/>
        <w:t>]</w:t>
      </w:r>
    </w:p>
    <w:p w14:paraId="62719CA9" w14:textId="77777777" w:rsidR="00AB3B78" w:rsidRPr="00A97178" w:rsidRDefault="00AB3B78" w:rsidP="00AB3B78">
      <w:pPr>
        <w:pStyle w:val="GOSTScript"/>
      </w:pPr>
      <w:r w:rsidRPr="00A97178">
        <w:tab/>
        <w:t>}</w:t>
      </w:r>
    </w:p>
    <w:p w14:paraId="3B93FAE0" w14:textId="77777777" w:rsidR="00AB3B78" w:rsidRPr="005E677A" w:rsidRDefault="00AB3B78" w:rsidP="00AB3B78">
      <w:pPr>
        <w:pStyle w:val="GOSTScript"/>
      </w:pPr>
      <w:r w:rsidRPr="00A97178">
        <w:tab/>
        <w:t>}</w:t>
      </w:r>
    </w:p>
    <w:p w14:paraId="4F505C0D" w14:textId="0778C4EC" w:rsidR="00B94120" w:rsidRPr="00097345" w:rsidRDefault="00B94120" w:rsidP="00B94120">
      <w:pPr>
        <w:pStyle w:val="GOSTNormal"/>
        <w:rPr>
          <w:lang w:val="en-US" w:eastAsia="ko-KR"/>
        </w:rPr>
      </w:pPr>
    </w:p>
    <w:p w14:paraId="3F27503A" w14:textId="446CD6C8" w:rsidR="00C20402" w:rsidRDefault="00C20402" w:rsidP="000930F3">
      <w:pPr>
        <w:pStyle w:val="41"/>
        <w:rPr>
          <w:sz w:val="26"/>
        </w:rPr>
      </w:pPr>
      <w:bookmarkStart w:id="749" w:name="_Ref212641654"/>
      <w:bookmarkStart w:id="750" w:name="_Toc226625593"/>
      <w:r>
        <w:rPr>
          <w:lang w:eastAsia="ko-KR"/>
        </w:rPr>
        <w:t>«</w:t>
      </w:r>
      <w:r>
        <w:t>З</w:t>
      </w:r>
      <w:r w:rsidRPr="00942712">
        <w:t>аявление на проведение операций с иностранной валютой</w:t>
      </w:r>
      <w:r>
        <w:t xml:space="preserve">» </w:t>
      </w:r>
      <w:r>
        <w:rPr>
          <w:rFonts w:ascii="-apple-system" w:hAnsi="-apple-system"/>
          <w:color w:val="172B4D"/>
          <w:sz w:val="21"/>
          <w:szCs w:val="21"/>
          <w:shd w:val="clear" w:color="auto" w:fill="FFFFFF"/>
        </w:rPr>
        <w:t>BRA_DOC_D_039</w:t>
      </w:r>
      <w:r w:rsidRPr="00B94120">
        <w:rPr>
          <w:szCs w:val="22"/>
        </w:rPr>
        <w:t>_</w:t>
      </w:r>
      <w:r w:rsidRPr="00B94120">
        <w:rPr>
          <w:szCs w:val="22"/>
          <w:lang w:val="en-US"/>
        </w:rPr>
        <w:t>SPS</w:t>
      </w:r>
      <w:r w:rsidRPr="00B94120">
        <w:rPr>
          <w:sz w:val="26"/>
        </w:rPr>
        <w:t xml:space="preserve"> (Document)</w:t>
      </w:r>
      <w:bookmarkEnd w:id="749"/>
      <w:bookmarkEnd w:id="750"/>
    </w:p>
    <w:p w14:paraId="31D6328E" w14:textId="020D3BA3" w:rsidR="00F227C9" w:rsidRPr="00B94120" w:rsidRDefault="00F227C9" w:rsidP="00F227C9">
      <w:pPr>
        <w:pStyle w:val="51"/>
      </w:pPr>
      <w:bookmarkStart w:id="751" w:name="_Toc226625594"/>
      <w:r w:rsidRPr="00B94120">
        <w:t>Перечень параметров тела запроса (Document) по документу «</w:t>
      </w:r>
      <w:r>
        <w:t>З</w:t>
      </w:r>
      <w:r w:rsidRPr="00942712">
        <w:t>аявление на проведение операций с иностранной валютой</w:t>
      </w:r>
      <w:r w:rsidRPr="00B94120">
        <w:rPr>
          <w:sz w:val="26"/>
        </w:rPr>
        <w:t xml:space="preserve">»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w:t>
      </w:r>
      <w:r>
        <w:rPr>
          <w:szCs w:val="22"/>
        </w:rPr>
        <w:t>39</w:t>
      </w:r>
      <w:r w:rsidRPr="00B94120">
        <w:rPr>
          <w:szCs w:val="22"/>
        </w:rPr>
        <w:t>_</w:t>
      </w:r>
      <w:r w:rsidRPr="00B94120">
        <w:rPr>
          <w:szCs w:val="22"/>
          <w:lang w:val="en-US"/>
        </w:rPr>
        <w:t>SPS</w:t>
      </w:r>
      <w:bookmarkEnd w:id="751"/>
    </w:p>
    <w:p w14:paraId="015E4A28" w14:textId="6D288D01" w:rsidR="00F227C9" w:rsidRPr="00B94120" w:rsidRDefault="00F227C9" w:rsidP="00F227C9">
      <w:pPr>
        <w:pStyle w:val="GOSTNameTable"/>
      </w:pPr>
      <w:r w:rsidRPr="00B94120">
        <w:rPr>
          <w:noProof/>
        </w:rPr>
        <w:fldChar w:fldCharType="begin"/>
      </w:r>
      <w:r w:rsidRPr="00B94120">
        <w:rPr>
          <w:noProof/>
        </w:rPr>
        <w:instrText xml:space="preserve"> SEQ Таблица \* ARABIC </w:instrText>
      </w:r>
      <w:r w:rsidRPr="00B94120">
        <w:rPr>
          <w:noProof/>
        </w:rPr>
        <w:fldChar w:fldCharType="separate"/>
      </w:r>
      <w:bookmarkStart w:id="752" w:name="_Toc226625622"/>
      <w:r w:rsidR="001C3732">
        <w:rPr>
          <w:noProof/>
        </w:rPr>
        <w:t>23</w:t>
      </w:r>
      <w:r w:rsidRPr="00B94120">
        <w:rPr>
          <w:noProof/>
        </w:rPr>
        <w:fldChar w:fldCharType="end"/>
      </w:r>
      <w:r w:rsidRPr="00B94120">
        <w:t xml:space="preserve"> – Параметры тела (Document) запроса на подбор / сторнирование / переформирование записей учета по документу «</w:t>
      </w:r>
      <w:r>
        <w:t>З</w:t>
      </w:r>
      <w:r w:rsidRPr="00942712">
        <w:t>аявление на проведение операций с иностранной валютой</w:t>
      </w:r>
      <w:r w:rsidRPr="00B94120">
        <w:t xml:space="preserve">»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w:t>
      </w:r>
      <w:r>
        <w:rPr>
          <w:szCs w:val="22"/>
        </w:rPr>
        <w:t>39</w:t>
      </w:r>
      <w:r w:rsidRPr="00B94120">
        <w:rPr>
          <w:szCs w:val="22"/>
        </w:rPr>
        <w:t>_</w:t>
      </w:r>
      <w:r w:rsidRPr="00B94120">
        <w:rPr>
          <w:szCs w:val="22"/>
          <w:lang w:val="en-US"/>
        </w:rPr>
        <w:t>SPS</w:t>
      </w:r>
      <w:bookmarkEnd w:id="752"/>
    </w:p>
    <w:tbl>
      <w:tblPr>
        <w:tblStyle w:val="GOSTTable"/>
        <w:tblW w:w="5000" w:type="pct"/>
        <w:tblLayout w:type="fixed"/>
        <w:tblLook w:val="07E0" w:firstRow="1" w:lastRow="1" w:firstColumn="1" w:lastColumn="1" w:noHBand="1" w:noVBand="1"/>
      </w:tblPr>
      <w:tblGrid>
        <w:gridCol w:w="3711"/>
        <w:gridCol w:w="2699"/>
        <w:gridCol w:w="1924"/>
        <w:gridCol w:w="1180"/>
        <w:gridCol w:w="1180"/>
        <w:gridCol w:w="5000"/>
      </w:tblGrid>
      <w:tr w:rsidR="00F227C9" w:rsidRPr="00C81A06" w14:paraId="38D9A7CC" w14:textId="77777777" w:rsidTr="006F3457">
        <w:trPr>
          <w:cnfStyle w:val="100000000000" w:firstRow="1" w:lastRow="0" w:firstColumn="0" w:lastColumn="0" w:oddVBand="0" w:evenVBand="0" w:oddHBand="0" w:evenHBand="0" w:firstRowFirstColumn="0" w:firstRowLastColumn="0" w:lastRowFirstColumn="0" w:lastRowLastColumn="0"/>
          <w:trHeight w:val="885"/>
        </w:trPr>
        <w:tc>
          <w:tcPr>
            <w:tcW w:w="1182" w:type="pct"/>
            <w:hideMark/>
          </w:tcPr>
          <w:p w14:paraId="194F8879" w14:textId="77777777" w:rsidR="00F227C9" w:rsidRPr="006069EC" w:rsidRDefault="00F227C9" w:rsidP="006F3457">
            <w:pPr>
              <w:pStyle w:val="GOSTTableHead"/>
            </w:pPr>
            <w:r w:rsidRPr="006069EC">
              <w:t>Наименование параметра</w:t>
            </w:r>
          </w:p>
        </w:tc>
        <w:tc>
          <w:tcPr>
            <w:tcW w:w="860" w:type="pct"/>
            <w:hideMark/>
          </w:tcPr>
          <w:p w14:paraId="1B333651" w14:textId="77777777" w:rsidR="00F227C9" w:rsidRPr="006069EC" w:rsidRDefault="00F227C9" w:rsidP="006F3457">
            <w:pPr>
              <w:pStyle w:val="GOSTTableHead"/>
            </w:pPr>
            <w:r w:rsidRPr="006069EC">
              <w:t>Название тэга</w:t>
            </w:r>
          </w:p>
        </w:tc>
        <w:tc>
          <w:tcPr>
            <w:tcW w:w="613" w:type="pct"/>
            <w:hideMark/>
          </w:tcPr>
          <w:p w14:paraId="16B794C9" w14:textId="77777777" w:rsidR="00F227C9" w:rsidRPr="006069EC" w:rsidRDefault="00F227C9" w:rsidP="006F3457">
            <w:pPr>
              <w:pStyle w:val="GOSTTableHead"/>
            </w:pPr>
            <w:r w:rsidRPr="006069EC">
              <w:t>Тип данных</w:t>
            </w:r>
          </w:p>
        </w:tc>
        <w:tc>
          <w:tcPr>
            <w:tcW w:w="376" w:type="pct"/>
          </w:tcPr>
          <w:p w14:paraId="1BD3AC90" w14:textId="77777777" w:rsidR="00F227C9" w:rsidRPr="006069EC" w:rsidRDefault="00F227C9" w:rsidP="006F3457">
            <w:pPr>
              <w:pStyle w:val="GOSTTableHead"/>
            </w:pPr>
            <w:r w:rsidRPr="006069EC">
              <w:t>Обязательность</w:t>
            </w:r>
          </w:p>
        </w:tc>
        <w:tc>
          <w:tcPr>
            <w:tcW w:w="376" w:type="pct"/>
            <w:hideMark/>
          </w:tcPr>
          <w:p w14:paraId="228FE1B9" w14:textId="77777777" w:rsidR="00F227C9" w:rsidRPr="006069EC" w:rsidRDefault="00F227C9" w:rsidP="006F3457">
            <w:pPr>
              <w:pStyle w:val="GOSTTableHead"/>
            </w:pPr>
            <w:r w:rsidRPr="006069EC">
              <w:t>Размерность</w:t>
            </w:r>
          </w:p>
        </w:tc>
        <w:tc>
          <w:tcPr>
            <w:tcW w:w="1593" w:type="pct"/>
          </w:tcPr>
          <w:p w14:paraId="04D34A65" w14:textId="77777777" w:rsidR="00F227C9" w:rsidRPr="006069EC" w:rsidRDefault="00F227C9" w:rsidP="006F3457">
            <w:pPr>
              <w:pStyle w:val="GOSTTableHead"/>
            </w:pPr>
            <w:r w:rsidRPr="006069EC">
              <w:t>Описание</w:t>
            </w:r>
          </w:p>
        </w:tc>
      </w:tr>
      <w:tr w:rsidR="00F227C9" w:rsidRPr="00C81A06" w14:paraId="370D54EF" w14:textId="77777777" w:rsidTr="006F3457">
        <w:tc>
          <w:tcPr>
            <w:tcW w:w="1182" w:type="pct"/>
          </w:tcPr>
          <w:p w14:paraId="1107078E" w14:textId="77777777" w:rsidR="00F227C9" w:rsidRPr="00C81A06" w:rsidRDefault="00F227C9" w:rsidP="006F3457">
            <w:pPr>
              <w:pStyle w:val="GOSTTablenorm"/>
            </w:pPr>
            <w:r w:rsidRPr="00C81A06">
              <w:t>Номер документа</w:t>
            </w:r>
          </w:p>
        </w:tc>
        <w:tc>
          <w:tcPr>
            <w:tcW w:w="860" w:type="pct"/>
          </w:tcPr>
          <w:p w14:paraId="55B9847D" w14:textId="77777777" w:rsidR="00F227C9" w:rsidRPr="006A2557" w:rsidRDefault="00F227C9" w:rsidP="006F3457">
            <w:pPr>
              <w:pStyle w:val="GOSTTablenorm"/>
            </w:pPr>
            <w:r w:rsidRPr="006A2557">
              <w:t>document_no</w:t>
            </w:r>
          </w:p>
        </w:tc>
        <w:tc>
          <w:tcPr>
            <w:tcW w:w="613" w:type="pct"/>
          </w:tcPr>
          <w:p w14:paraId="491C8833" w14:textId="77777777" w:rsidR="00F227C9" w:rsidRPr="00C81A06" w:rsidRDefault="00F227C9" w:rsidP="006F3457">
            <w:pPr>
              <w:pStyle w:val="GOSTTablenorm"/>
              <w:rPr>
                <w:lang w:val="en-US"/>
              </w:rPr>
            </w:pPr>
            <w:r w:rsidRPr="00C81A06">
              <w:t>Строка</w:t>
            </w:r>
          </w:p>
        </w:tc>
        <w:tc>
          <w:tcPr>
            <w:tcW w:w="376" w:type="pct"/>
          </w:tcPr>
          <w:p w14:paraId="66A1EFBB" w14:textId="77777777" w:rsidR="00F227C9" w:rsidRPr="00C81A06" w:rsidRDefault="00F227C9" w:rsidP="006F3457">
            <w:pPr>
              <w:pStyle w:val="GOSTTablenorm"/>
              <w:rPr>
                <w:lang w:val="en-US"/>
              </w:rPr>
            </w:pPr>
            <w:r w:rsidRPr="00C81A06">
              <w:t>Да</w:t>
            </w:r>
          </w:p>
        </w:tc>
        <w:tc>
          <w:tcPr>
            <w:tcW w:w="376" w:type="pct"/>
          </w:tcPr>
          <w:p w14:paraId="6D76C5A7" w14:textId="77777777" w:rsidR="00F227C9" w:rsidRPr="00C81A06" w:rsidRDefault="00F227C9" w:rsidP="006F3457">
            <w:pPr>
              <w:pStyle w:val="GOSTTablenorm"/>
              <w:rPr>
                <w:lang w:val="en-US"/>
              </w:rPr>
            </w:pPr>
            <w:r w:rsidRPr="00C81A06">
              <w:t>&lt;=15</w:t>
            </w:r>
          </w:p>
        </w:tc>
        <w:tc>
          <w:tcPr>
            <w:tcW w:w="1593" w:type="pct"/>
          </w:tcPr>
          <w:p w14:paraId="00898704" w14:textId="77777777" w:rsidR="00F227C9" w:rsidRPr="00CE4C04" w:rsidRDefault="00F227C9" w:rsidP="006F3457">
            <w:pPr>
              <w:pStyle w:val="GOSTTablenorm"/>
            </w:pPr>
            <w:r w:rsidRPr="00CE4C04">
              <w:t>Указывается номер документа</w:t>
            </w:r>
          </w:p>
        </w:tc>
      </w:tr>
      <w:tr w:rsidR="00F227C9" w:rsidRPr="00C81A06" w14:paraId="0D6887CA" w14:textId="77777777" w:rsidTr="006F3457">
        <w:tc>
          <w:tcPr>
            <w:tcW w:w="1182" w:type="pct"/>
          </w:tcPr>
          <w:p w14:paraId="15801C4F" w14:textId="77777777" w:rsidR="00F227C9" w:rsidRPr="00C81A06" w:rsidRDefault="00F227C9" w:rsidP="006F3457">
            <w:pPr>
              <w:pStyle w:val="GOSTTablenorm"/>
            </w:pPr>
            <w:r w:rsidRPr="00C81A06">
              <w:t>Дата документа</w:t>
            </w:r>
          </w:p>
        </w:tc>
        <w:tc>
          <w:tcPr>
            <w:tcW w:w="860" w:type="pct"/>
          </w:tcPr>
          <w:p w14:paraId="6ECACC93" w14:textId="77777777" w:rsidR="00F227C9" w:rsidRPr="006A2557" w:rsidRDefault="00F227C9" w:rsidP="006F3457">
            <w:pPr>
              <w:pStyle w:val="GOSTTablenorm"/>
            </w:pPr>
            <w:r w:rsidRPr="006A2557">
              <w:t>document_date</w:t>
            </w:r>
          </w:p>
        </w:tc>
        <w:tc>
          <w:tcPr>
            <w:tcW w:w="613" w:type="pct"/>
          </w:tcPr>
          <w:p w14:paraId="75172759" w14:textId="77777777" w:rsidR="00F227C9" w:rsidRPr="00C81A06" w:rsidRDefault="00F227C9" w:rsidP="006F3457">
            <w:pPr>
              <w:pStyle w:val="GOSTTablenorm"/>
              <w:rPr>
                <w:lang w:val="en-US"/>
              </w:rPr>
            </w:pPr>
            <w:r w:rsidRPr="00C81A06">
              <w:t>Дата</w:t>
            </w:r>
          </w:p>
        </w:tc>
        <w:tc>
          <w:tcPr>
            <w:tcW w:w="376" w:type="pct"/>
          </w:tcPr>
          <w:p w14:paraId="144D7C98" w14:textId="77777777" w:rsidR="00F227C9" w:rsidRPr="00C81A06" w:rsidRDefault="00F227C9" w:rsidP="006F3457">
            <w:pPr>
              <w:pStyle w:val="GOSTTablenorm"/>
              <w:rPr>
                <w:lang w:val="en-US"/>
              </w:rPr>
            </w:pPr>
            <w:r w:rsidRPr="00C81A06">
              <w:t>Да</w:t>
            </w:r>
          </w:p>
        </w:tc>
        <w:tc>
          <w:tcPr>
            <w:tcW w:w="376" w:type="pct"/>
          </w:tcPr>
          <w:p w14:paraId="7BB17F0C" w14:textId="77777777" w:rsidR="00F227C9" w:rsidRPr="00C81A06" w:rsidRDefault="00F227C9" w:rsidP="006F3457">
            <w:pPr>
              <w:pStyle w:val="GOSTTablenorm"/>
              <w:rPr>
                <w:lang w:val="en-US"/>
              </w:rPr>
            </w:pPr>
          </w:p>
        </w:tc>
        <w:tc>
          <w:tcPr>
            <w:tcW w:w="1593" w:type="pct"/>
          </w:tcPr>
          <w:p w14:paraId="6363F986" w14:textId="77777777" w:rsidR="00F227C9" w:rsidRPr="00CE4C04" w:rsidRDefault="00F227C9" w:rsidP="006F3457">
            <w:pPr>
              <w:pStyle w:val="GOSTTablenorm"/>
            </w:pPr>
            <w:r w:rsidRPr="00CE4C04">
              <w:t>Указывается дата документа в формате YYYY-MM-DD</w:t>
            </w:r>
          </w:p>
        </w:tc>
      </w:tr>
      <w:tr w:rsidR="00F227C9" w:rsidRPr="00C81A06" w14:paraId="29FA2878" w14:textId="77777777" w:rsidTr="006F3457">
        <w:tc>
          <w:tcPr>
            <w:tcW w:w="1182" w:type="pct"/>
          </w:tcPr>
          <w:p w14:paraId="7E2DF864" w14:textId="77777777" w:rsidR="00F227C9" w:rsidRPr="00C81A06" w:rsidRDefault="00F227C9" w:rsidP="006F3457">
            <w:pPr>
              <w:pStyle w:val="GOSTTablenorm"/>
            </w:pPr>
            <w:r w:rsidRPr="00C81A06">
              <w:lastRenderedPageBreak/>
              <w:t>Вид документа</w:t>
            </w:r>
          </w:p>
        </w:tc>
        <w:tc>
          <w:tcPr>
            <w:tcW w:w="860" w:type="pct"/>
          </w:tcPr>
          <w:p w14:paraId="449F1461" w14:textId="77777777" w:rsidR="00F227C9" w:rsidRPr="006A2557" w:rsidRDefault="00F227C9" w:rsidP="006F3457">
            <w:pPr>
              <w:pStyle w:val="GOSTTablenorm"/>
            </w:pPr>
            <w:r w:rsidRPr="006A2557">
              <w:t>document_type</w:t>
            </w:r>
          </w:p>
        </w:tc>
        <w:tc>
          <w:tcPr>
            <w:tcW w:w="613" w:type="pct"/>
          </w:tcPr>
          <w:p w14:paraId="25DDB76A" w14:textId="77777777" w:rsidR="00F227C9" w:rsidRPr="00C81A06" w:rsidRDefault="00F227C9" w:rsidP="006F3457">
            <w:pPr>
              <w:pStyle w:val="GOSTTablenorm"/>
              <w:rPr>
                <w:lang w:val="en-US"/>
              </w:rPr>
            </w:pPr>
            <w:r w:rsidRPr="00C81A06">
              <w:t>Строка</w:t>
            </w:r>
          </w:p>
        </w:tc>
        <w:tc>
          <w:tcPr>
            <w:tcW w:w="376" w:type="pct"/>
          </w:tcPr>
          <w:p w14:paraId="45D21FBF" w14:textId="77777777" w:rsidR="00F227C9" w:rsidRPr="00C81A06" w:rsidRDefault="00F227C9" w:rsidP="006F3457">
            <w:pPr>
              <w:pStyle w:val="GOSTTablenorm"/>
              <w:rPr>
                <w:lang w:val="en-US"/>
              </w:rPr>
            </w:pPr>
            <w:r w:rsidRPr="00C81A06">
              <w:t>Да</w:t>
            </w:r>
          </w:p>
        </w:tc>
        <w:tc>
          <w:tcPr>
            <w:tcW w:w="376" w:type="pct"/>
          </w:tcPr>
          <w:p w14:paraId="2918ABBE" w14:textId="77777777" w:rsidR="00F227C9" w:rsidRPr="00C81A06" w:rsidRDefault="00F227C9" w:rsidP="006F3457">
            <w:pPr>
              <w:pStyle w:val="GOSTTablenorm"/>
              <w:rPr>
                <w:lang w:val="en-US"/>
              </w:rPr>
            </w:pPr>
            <w:r w:rsidRPr="00C81A06">
              <w:t>=3</w:t>
            </w:r>
          </w:p>
        </w:tc>
        <w:tc>
          <w:tcPr>
            <w:tcW w:w="1593" w:type="pct"/>
          </w:tcPr>
          <w:p w14:paraId="32816B32" w14:textId="305C9729" w:rsidR="00F227C9" w:rsidRPr="00C81A06" w:rsidRDefault="00F227C9" w:rsidP="00947B7B">
            <w:pPr>
              <w:pStyle w:val="GOSTTablenorm"/>
            </w:pPr>
            <w:r w:rsidRPr="00CE4C04">
              <w:t xml:space="preserve">Указывается значение </w:t>
            </w:r>
            <w:r w:rsidRPr="00C81A06">
              <w:t>«</w:t>
            </w:r>
            <w:r w:rsidR="00947B7B">
              <w:t>ЗПО</w:t>
            </w:r>
            <w:r w:rsidRPr="00C81A06">
              <w:t>»</w:t>
            </w:r>
          </w:p>
        </w:tc>
      </w:tr>
      <w:tr w:rsidR="00947B7B" w:rsidRPr="00C81A06" w14:paraId="2A2C05B8" w14:textId="77777777" w:rsidTr="006F3457">
        <w:tc>
          <w:tcPr>
            <w:tcW w:w="1182" w:type="pct"/>
          </w:tcPr>
          <w:p w14:paraId="41A4883B" w14:textId="2C221F63" w:rsidR="00947B7B" w:rsidRPr="00C81A06" w:rsidRDefault="00947B7B" w:rsidP="00947B7B">
            <w:pPr>
              <w:pStyle w:val="GOSTTablenorm"/>
            </w:pPr>
            <w:r w:rsidRPr="009D4D05">
              <w:rPr>
                <w:szCs w:val="22"/>
              </w:rPr>
              <w:t>Код валюты по ОКВ</w:t>
            </w:r>
          </w:p>
        </w:tc>
        <w:tc>
          <w:tcPr>
            <w:tcW w:w="860" w:type="pct"/>
          </w:tcPr>
          <w:p w14:paraId="600B1959" w14:textId="06E69204" w:rsidR="00947B7B" w:rsidRPr="006A2557" w:rsidRDefault="00947B7B" w:rsidP="00947B7B">
            <w:pPr>
              <w:pStyle w:val="GOSTTablenorm"/>
            </w:pPr>
            <w:r w:rsidRPr="009D4D05">
              <w:rPr>
                <w:szCs w:val="22"/>
              </w:rPr>
              <w:t>currency</w:t>
            </w:r>
          </w:p>
        </w:tc>
        <w:tc>
          <w:tcPr>
            <w:tcW w:w="613" w:type="pct"/>
          </w:tcPr>
          <w:p w14:paraId="24D843F9" w14:textId="0B8E3278" w:rsidR="00947B7B" w:rsidRPr="00C81A06" w:rsidRDefault="00947B7B" w:rsidP="00947B7B">
            <w:pPr>
              <w:pStyle w:val="GOSTTablenorm"/>
            </w:pPr>
            <w:r w:rsidRPr="009D4D05">
              <w:rPr>
                <w:szCs w:val="22"/>
              </w:rPr>
              <w:t>Строка</w:t>
            </w:r>
          </w:p>
        </w:tc>
        <w:tc>
          <w:tcPr>
            <w:tcW w:w="376" w:type="pct"/>
          </w:tcPr>
          <w:p w14:paraId="17B47CBA" w14:textId="6B37054A" w:rsidR="00947B7B" w:rsidRPr="00C81A06" w:rsidRDefault="00947B7B" w:rsidP="00947B7B">
            <w:pPr>
              <w:pStyle w:val="GOSTTablenorm"/>
            </w:pPr>
            <w:r w:rsidRPr="009D4D05">
              <w:rPr>
                <w:szCs w:val="22"/>
              </w:rPr>
              <w:t>Да</w:t>
            </w:r>
          </w:p>
        </w:tc>
        <w:tc>
          <w:tcPr>
            <w:tcW w:w="376" w:type="pct"/>
          </w:tcPr>
          <w:p w14:paraId="0221BA2D" w14:textId="002D4996" w:rsidR="00947B7B" w:rsidRPr="00C81A06" w:rsidRDefault="00947B7B" w:rsidP="00947B7B">
            <w:pPr>
              <w:pStyle w:val="GOSTTablenorm"/>
            </w:pPr>
            <w:r w:rsidRPr="009D4D05">
              <w:rPr>
                <w:szCs w:val="22"/>
              </w:rPr>
              <w:t>= 3</w:t>
            </w:r>
          </w:p>
        </w:tc>
        <w:tc>
          <w:tcPr>
            <w:tcW w:w="1593" w:type="pct"/>
          </w:tcPr>
          <w:p w14:paraId="62EFF237" w14:textId="46D095B4" w:rsidR="00947B7B" w:rsidRPr="00CE4C04" w:rsidRDefault="00947B7B" w:rsidP="00947B7B">
            <w:pPr>
              <w:pStyle w:val="GOSTTablenorm"/>
            </w:pPr>
            <w:r w:rsidRPr="009D4D05">
              <w:rPr>
                <w:szCs w:val="22"/>
              </w:rPr>
              <w:t>Указывается</w:t>
            </w:r>
            <w:r>
              <w:rPr>
                <w:szCs w:val="22"/>
              </w:rPr>
              <w:t xml:space="preserve"> цифровой</w:t>
            </w:r>
            <w:r w:rsidRPr="009D4D05">
              <w:rPr>
                <w:szCs w:val="22"/>
              </w:rPr>
              <w:t xml:space="preserve"> код валюты по ОКВ</w:t>
            </w:r>
          </w:p>
        </w:tc>
      </w:tr>
      <w:tr w:rsidR="00947B7B" w:rsidRPr="00C81A06" w14:paraId="37FC6CAA" w14:textId="77777777" w:rsidTr="006F3457">
        <w:tc>
          <w:tcPr>
            <w:tcW w:w="1182" w:type="pct"/>
          </w:tcPr>
          <w:p w14:paraId="0EF0962F" w14:textId="5C42AD2A" w:rsidR="00947B7B" w:rsidRPr="003C6E52" w:rsidRDefault="00947B7B" w:rsidP="00947B7B">
            <w:pPr>
              <w:pStyle w:val="GOSTTablenorm"/>
              <w:rPr>
                <w:b/>
              </w:rPr>
            </w:pPr>
            <w:r w:rsidRPr="003C6E52">
              <w:rPr>
                <w:b/>
                <w:szCs w:val="22"/>
              </w:rPr>
              <w:t>Реквизиты родительского документа</w:t>
            </w:r>
          </w:p>
        </w:tc>
        <w:tc>
          <w:tcPr>
            <w:tcW w:w="860" w:type="pct"/>
          </w:tcPr>
          <w:p w14:paraId="3EBE3BA7" w14:textId="121AFC67" w:rsidR="00947B7B" w:rsidRPr="006A2557" w:rsidRDefault="00947B7B" w:rsidP="00947B7B">
            <w:pPr>
              <w:pStyle w:val="GOSTTablenorm"/>
              <w:rPr>
                <w:b/>
              </w:rPr>
            </w:pPr>
            <w:r w:rsidRPr="009D4D05">
              <w:rPr>
                <w:szCs w:val="22"/>
                <w:lang w:val="en-US"/>
              </w:rPr>
              <w:t>parent</w:t>
            </w:r>
          </w:p>
        </w:tc>
        <w:tc>
          <w:tcPr>
            <w:tcW w:w="613" w:type="pct"/>
          </w:tcPr>
          <w:p w14:paraId="23034073" w14:textId="2640C440" w:rsidR="00947B7B" w:rsidRPr="00C81A06" w:rsidRDefault="00947B7B" w:rsidP="00947B7B">
            <w:pPr>
              <w:pStyle w:val="GOSTTablenorm"/>
            </w:pPr>
            <w:r w:rsidRPr="009D4D05">
              <w:rPr>
                <w:szCs w:val="22"/>
              </w:rPr>
              <w:t>Объект</w:t>
            </w:r>
          </w:p>
        </w:tc>
        <w:tc>
          <w:tcPr>
            <w:tcW w:w="376" w:type="pct"/>
          </w:tcPr>
          <w:p w14:paraId="4ECC39E4" w14:textId="0CFB7E3E" w:rsidR="00947B7B" w:rsidRPr="00C81A06" w:rsidRDefault="00947B7B" w:rsidP="00947B7B">
            <w:pPr>
              <w:pStyle w:val="GOSTTablenorm"/>
            </w:pPr>
            <w:r w:rsidRPr="009D4D05">
              <w:rPr>
                <w:szCs w:val="22"/>
              </w:rPr>
              <w:t>Нет</w:t>
            </w:r>
          </w:p>
        </w:tc>
        <w:tc>
          <w:tcPr>
            <w:tcW w:w="376" w:type="pct"/>
          </w:tcPr>
          <w:p w14:paraId="0BD5CFED" w14:textId="77DA482B" w:rsidR="00947B7B" w:rsidRPr="00C81A06" w:rsidRDefault="00947B7B" w:rsidP="00947B7B">
            <w:pPr>
              <w:pStyle w:val="GOSTTablenorm"/>
            </w:pPr>
            <w:r>
              <w:rPr>
                <w:szCs w:val="22"/>
              </w:rPr>
              <w:t>-</w:t>
            </w:r>
          </w:p>
        </w:tc>
        <w:tc>
          <w:tcPr>
            <w:tcW w:w="1593" w:type="pct"/>
          </w:tcPr>
          <w:p w14:paraId="24966063" w14:textId="74337448" w:rsidR="00947B7B" w:rsidRPr="004A7C16" w:rsidRDefault="00947B7B" w:rsidP="00947B7B">
            <w:pPr>
              <w:pStyle w:val="GOSTTablenorm"/>
            </w:pPr>
            <w:r w:rsidRPr="009D4D05">
              <w:rPr>
                <w:szCs w:val="22"/>
              </w:rPr>
              <w:t xml:space="preserve">Указываются реквизиты из связанного документа </w:t>
            </w:r>
            <w:r>
              <w:rPr>
                <w:szCs w:val="22"/>
              </w:rPr>
              <w:t>«</w:t>
            </w:r>
            <w:r w:rsidRPr="009D4D05">
              <w:rPr>
                <w:szCs w:val="22"/>
              </w:rPr>
              <w:t>Распоряжение о совершении казначейского платежа (возврат)</w:t>
            </w:r>
            <w:r>
              <w:rPr>
                <w:szCs w:val="22"/>
              </w:rPr>
              <w:t>»</w:t>
            </w:r>
          </w:p>
        </w:tc>
      </w:tr>
      <w:tr w:rsidR="00947B7B" w:rsidRPr="00C81A06" w14:paraId="79EA6FAF" w14:textId="77777777" w:rsidTr="006F3457">
        <w:tc>
          <w:tcPr>
            <w:tcW w:w="1182" w:type="pct"/>
          </w:tcPr>
          <w:p w14:paraId="69E18029" w14:textId="0B5DB451" w:rsidR="00947B7B" w:rsidRPr="00C81A06" w:rsidRDefault="00947B7B" w:rsidP="00947B7B">
            <w:pPr>
              <w:pStyle w:val="GOSTTablenorm"/>
            </w:pPr>
            <w:r w:rsidRPr="00D444E8">
              <w:rPr>
                <w:szCs w:val="22"/>
              </w:rPr>
              <w:t xml:space="preserve">Идентификационный номер </w:t>
            </w:r>
            <w:r w:rsidRPr="00D444E8">
              <w:t xml:space="preserve"> родительского документа</w:t>
            </w:r>
          </w:p>
        </w:tc>
        <w:tc>
          <w:tcPr>
            <w:tcW w:w="860" w:type="pct"/>
          </w:tcPr>
          <w:p w14:paraId="0AFE8CE6" w14:textId="4F63B44D" w:rsidR="00947B7B" w:rsidRPr="006A2557" w:rsidRDefault="00947B7B" w:rsidP="00947B7B">
            <w:pPr>
              <w:pStyle w:val="GOSTTablenorm"/>
            </w:pPr>
            <w:r w:rsidRPr="00D444E8">
              <w:rPr>
                <w:szCs w:val="22"/>
                <w:lang w:val="en-US"/>
              </w:rPr>
              <w:t>parent</w:t>
            </w:r>
            <w:r w:rsidRPr="00D444E8">
              <w:rPr>
                <w:szCs w:val="22"/>
              </w:rPr>
              <w:t>:document_</w:t>
            </w:r>
            <w:r w:rsidRPr="00D444E8">
              <w:rPr>
                <w:color w:val="172B4D"/>
                <w:szCs w:val="22"/>
                <w:shd w:val="clear" w:color="auto" w:fill="FFFFFF"/>
              </w:rPr>
              <w:t>id</w:t>
            </w:r>
          </w:p>
        </w:tc>
        <w:tc>
          <w:tcPr>
            <w:tcW w:w="613" w:type="pct"/>
          </w:tcPr>
          <w:p w14:paraId="62700B86" w14:textId="33C9DC74" w:rsidR="00947B7B" w:rsidRPr="00C81A06" w:rsidRDefault="00947B7B" w:rsidP="00947B7B">
            <w:pPr>
              <w:pStyle w:val="GOSTTablenorm"/>
              <w:rPr>
                <w:lang w:val="en-US"/>
              </w:rPr>
            </w:pPr>
            <w:r w:rsidRPr="00D444E8">
              <w:rPr>
                <w:szCs w:val="22"/>
                <w:lang w:eastAsia="en-US"/>
              </w:rPr>
              <w:t>GUID</w:t>
            </w:r>
          </w:p>
        </w:tc>
        <w:tc>
          <w:tcPr>
            <w:tcW w:w="376" w:type="pct"/>
          </w:tcPr>
          <w:p w14:paraId="7F7707D1" w14:textId="214F5D23" w:rsidR="00947B7B" w:rsidRPr="00C81A06" w:rsidRDefault="00947B7B" w:rsidP="00947B7B">
            <w:pPr>
              <w:pStyle w:val="GOSTTablenorm"/>
              <w:rPr>
                <w:lang w:val="en-US"/>
              </w:rPr>
            </w:pPr>
            <w:r w:rsidRPr="00D444E8">
              <w:rPr>
                <w:szCs w:val="22"/>
              </w:rPr>
              <w:t>Да</w:t>
            </w:r>
          </w:p>
        </w:tc>
        <w:tc>
          <w:tcPr>
            <w:tcW w:w="376" w:type="pct"/>
          </w:tcPr>
          <w:p w14:paraId="1473CB99" w14:textId="3FAFF3BB" w:rsidR="00947B7B" w:rsidRPr="00C81A06" w:rsidRDefault="00947B7B" w:rsidP="00947B7B">
            <w:pPr>
              <w:pStyle w:val="GOSTTablenorm"/>
              <w:rPr>
                <w:lang w:val="en-US"/>
              </w:rPr>
            </w:pPr>
            <w:r w:rsidRPr="00D444E8">
              <w:rPr>
                <w:szCs w:val="22"/>
              </w:rPr>
              <w:t>=36</w:t>
            </w:r>
          </w:p>
        </w:tc>
        <w:tc>
          <w:tcPr>
            <w:tcW w:w="1593" w:type="pct"/>
          </w:tcPr>
          <w:p w14:paraId="43539E3D" w14:textId="074BEDD3" w:rsidR="00947B7B" w:rsidRPr="00C81A06" w:rsidRDefault="00947B7B" w:rsidP="00947B7B">
            <w:pPr>
              <w:pStyle w:val="GOSTTablenorm"/>
            </w:pPr>
            <w:r w:rsidRPr="00D444E8">
              <w:rPr>
                <w:szCs w:val="22"/>
              </w:rPr>
              <w:t xml:space="preserve">Указывается ГУИД связанного документа </w:t>
            </w:r>
            <w:r w:rsidRPr="00D444E8">
              <w:t>«Распоряжение о совершении казначейского платежа (возврат)»</w:t>
            </w:r>
          </w:p>
        </w:tc>
      </w:tr>
      <w:tr w:rsidR="00947B7B" w:rsidRPr="00C81A06" w14:paraId="7D60474B" w14:textId="77777777" w:rsidTr="006F3457">
        <w:tc>
          <w:tcPr>
            <w:tcW w:w="1182" w:type="pct"/>
          </w:tcPr>
          <w:p w14:paraId="31CB9180" w14:textId="1F8D5467" w:rsidR="00947B7B" w:rsidRPr="00C81A06" w:rsidRDefault="00947B7B" w:rsidP="00947B7B">
            <w:pPr>
              <w:pStyle w:val="GOSTTablenorm"/>
            </w:pPr>
            <w:r w:rsidRPr="00D444E8">
              <w:rPr>
                <w:szCs w:val="22"/>
              </w:rPr>
              <w:t xml:space="preserve">Номер </w:t>
            </w:r>
            <w:r w:rsidRPr="00D444E8">
              <w:t xml:space="preserve"> родительского документа</w:t>
            </w:r>
          </w:p>
        </w:tc>
        <w:tc>
          <w:tcPr>
            <w:tcW w:w="860" w:type="pct"/>
          </w:tcPr>
          <w:p w14:paraId="699997F7" w14:textId="32391137" w:rsidR="00947B7B" w:rsidRPr="006A2557" w:rsidRDefault="00947B7B" w:rsidP="00947B7B">
            <w:pPr>
              <w:pStyle w:val="GOSTTablenorm"/>
            </w:pPr>
            <w:r w:rsidRPr="00D444E8">
              <w:rPr>
                <w:szCs w:val="22"/>
                <w:lang w:val="en-US"/>
              </w:rPr>
              <w:t>parent</w:t>
            </w:r>
            <w:r w:rsidRPr="00D444E8">
              <w:rPr>
                <w:szCs w:val="22"/>
              </w:rPr>
              <w:t>:document_no</w:t>
            </w:r>
          </w:p>
        </w:tc>
        <w:tc>
          <w:tcPr>
            <w:tcW w:w="613" w:type="pct"/>
          </w:tcPr>
          <w:p w14:paraId="4467CEF9" w14:textId="1DD3F442" w:rsidR="00947B7B" w:rsidRPr="00C81A06" w:rsidRDefault="00947B7B" w:rsidP="00947B7B">
            <w:pPr>
              <w:pStyle w:val="GOSTTablenorm"/>
            </w:pPr>
            <w:r w:rsidRPr="00D444E8">
              <w:rPr>
                <w:szCs w:val="22"/>
                <w:lang w:eastAsia="en-US"/>
              </w:rPr>
              <w:t>Строка</w:t>
            </w:r>
          </w:p>
        </w:tc>
        <w:tc>
          <w:tcPr>
            <w:tcW w:w="376" w:type="pct"/>
          </w:tcPr>
          <w:p w14:paraId="5D7C040A" w14:textId="5ADE02E4" w:rsidR="00947B7B" w:rsidRPr="00C81A06" w:rsidRDefault="00947B7B" w:rsidP="00947B7B">
            <w:pPr>
              <w:pStyle w:val="GOSTTablenorm"/>
            </w:pPr>
            <w:r w:rsidRPr="00D444E8">
              <w:rPr>
                <w:szCs w:val="22"/>
              </w:rPr>
              <w:t>Да</w:t>
            </w:r>
          </w:p>
        </w:tc>
        <w:tc>
          <w:tcPr>
            <w:tcW w:w="376" w:type="pct"/>
          </w:tcPr>
          <w:p w14:paraId="79B3EED0" w14:textId="6BE4A48E" w:rsidR="00947B7B" w:rsidRPr="00C81A06" w:rsidRDefault="00947B7B" w:rsidP="00947B7B">
            <w:pPr>
              <w:pStyle w:val="GOSTTablenorm"/>
            </w:pPr>
            <w:r w:rsidRPr="00D444E8">
              <w:rPr>
                <w:szCs w:val="22"/>
              </w:rPr>
              <w:t>&lt;=15</w:t>
            </w:r>
          </w:p>
        </w:tc>
        <w:tc>
          <w:tcPr>
            <w:tcW w:w="1593" w:type="pct"/>
          </w:tcPr>
          <w:p w14:paraId="06DD9315" w14:textId="06EF7818" w:rsidR="00947B7B" w:rsidRPr="00C81A06" w:rsidRDefault="00947B7B" w:rsidP="00947B7B">
            <w:pPr>
              <w:pStyle w:val="GOSTTablenorm"/>
            </w:pPr>
            <w:r w:rsidRPr="00D444E8">
              <w:rPr>
                <w:szCs w:val="22"/>
              </w:rPr>
              <w:t xml:space="preserve">Указывается номер связанного документа </w:t>
            </w:r>
            <w:r w:rsidRPr="00D444E8">
              <w:t>«Распоряжение о совершении казначейского платежа (возврат)»</w:t>
            </w:r>
          </w:p>
        </w:tc>
      </w:tr>
      <w:tr w:rsidR="00947B7B" w:rsidRPr="00C81A06" w14:paraId="746BFA6B" w14:textId="77777777" w:rsidTr="006F3457">
        <w:tc>
          <w:tcPr>
            <w:tcW w:w="1182" w:type="pct"/>
          </w:tcPr>
          <w:p w14:paraId="719C1110" w14:textId="229C3BAF" w:rsidR="00947B7B" w:rsidRPr="00C81A06" w:rsidRDefault="00947B7B" w:rsidP="00947B7B">
            <w:pPr>
              <w:pStyle w:val="GOSTTablenorm"/>
            </w:pPr>
            <w:r w:rsidRPr="00D444E8">
              <w:rPr>
                <w:szCs w:val="22"/>
              </w:rPr>
              <w:t xml:space="preserve">Дата </w:t>
            </w:r>
            <w:r w:rsidRPr="00D444E8">
              <w:t xml:space="preserve"> родительского документа</w:t>
            </w:r>
          </w:p>
        </w:tc>
        <w:tc>
          <w:tcPr>
            <w:tcW w:w="860" w:type="pct"/>
          </w:tcPr>
          <w:p w14:paraId="0B4786BB" w14:textId="34FCFA6E" w:rsidR="00947B7B" w:rsidRPr="006A2557" w:rsidRDefault="00947B7B" w:rsidP="00947B7B">
            <w:pPr>
              <w:pStyle w:val="GOSTTablenorm"/>
            </w:pPr>
            <w:r w:rsidRPr="00D444E8">
              <w:rPr>
                <w:szCs w:val="22"/>
                <w:lang w:val="en-US"/>
              </w:rPr>
              <w:t>parent</w:t>
            </w:r>
            <w:r w:rsidRPr="00D444E8">
              <w:rPr>
                <w:szCs w:val="22"/>
              </w:rPr>
              <w:t>:document_date</w:t>
            </w:r>
          </w:p>
        </w:tc>
        <w:tc>
          <w:tcPr>
            <w:tcW w:w="613" w:type="pct"/>
          </w:tcPr>
          <w:p w14:paraId="52086769" w14:textId="554F6405" w:rsidR="00947B7B" w:rsidRPr="00C81A06" w:rsidRDefault="00947B7B" w:rsidP="00947B7B">
            <w:pPr>
              <w:pStyle w:val="GOSTTablenorm"/>
            </w:pPr>
            <w:r w:rsidRPr="00D444E8">
              <w:rPr>
                <w:szCs w:val="22"/>
                <w:lang w:eastAsia="en-US"/>
              </w:rPr>
              <w:t>Дата</w:t>
            </w:r>
          </w:p>
        </w:tc>
        <w:tc>
          <w:tcPr>
            <w:tcW w:w="376" w:type="pct"/>
          </w:tcPr>
          <w:p w14:paraId="2773F8D1" w14:textId="1EC2D75E" w:rsidR="00947B7B" w:rsidRPr="00C81A06" w:rsidRDefault="00947B7B" w:rsidP="00947B7B">
            <w:pPr>
              <w:pStyle w:val="GOSTTablenorm"/>
              <w:rPr>
                <w:lang w:val="en-US"/>
              </w:rPr>
            </w:pPr>
            <w:r w:rsidRPr="00D444E8">
              <w:rPr>
                <w:szCs w:val="22"/>
              </w:rPr>
              <w:t>Да</w:t>
            </w:r>
          </w:p>
        </w:tc>
        <w:tc>
          <w:tcPr>
            <w:tcW w:w="376" w:type="pct"/>
          </w:tcPr>
          <w:p w14:paraId="271D4351" w14:textId="76A912DC" w:rsidR="00947B7B" w:rsidRPr="00C81A06" w:rsidRDefault="00947B7B" w:rsidP="00947B7B">
            <w:pPr>
              <w:pStyle w:val="GOSTTablenorm"/>
            </w:pPr>
            <w:r w:rsidRPr="00D444E8">
              <w:rPr>
                <w:szCs w:val="22"/>
              </w:rPr>
              <w:t>=10</w:t>
            </w:r>
          </w:p>
        </w:tc>
        <w:tc>
          <w:tcPr>
            <w:tcW w:w="1593" w:type="pct"/>
          </w:tcPr>
          <w:p w14:paraId="28AC48A7" w14:textId="2BDEEC4A" w:rsidR="00947B7B" w:rsidRPr="00C81A06" w:rsidRDefault="00947B7B" w:rsidP="00947B7B">
            <w:pPr>
              <w:pStyle w:val="GOSTTablenorm"/>
            </w:pPr>
            <w:r w:rsidRPr="00D444E8">
              <w:rPr>
                <w:szCs w:val="22"/>
              </w:rPr>
              <w:t xml:space="preserve">Указывается дата связанного документа </w:t>
            </w:r>
            <w:r w:rsidRPr="00D444E8">
              <w:t>«Распоряжение о совершении казначейского платежа (возврат)»</w:t>
            </w:r>
          </w:p>
        </w:tc>
      </w:tr>
      <w:tr w:rsidR="00947B7B" w:rsidRPr="00C81A06" w14:paraId="48575DB5" w14:textId="77777777" w:rsidTr="006F3457">
        <w:tc>
          <w:tcPr>
            <w:tcW w:w="1182" w:type="pct"/>
          </w:tcPr>
          <w:p w14:paraId="6D72CD36" w14:textId="0C25C223" w:rsidR="00947B7B" w:rsidRPr="00C81A06" w:rsidRDefault="00947B7B" w:rsidP="00947B7B">
            <w:pPr>
              <w:pStyle w:val="GOSTTablenorm"/>
            </w:pPr>
            <w:r w:rsidRPr="00D444E8">
              <w:rPr>
                <w:szCs w:val="22"/>
              </w:rPr>
              <w:t xml:space="preserve">Тип </w:t>
            </w:r>
            <w:r w:rsidRPr="00D444E8">
              <w:t xml:space="preserve"> родительского документа</w:t>
            </w:r>
          </w:p>
        </w:tc>
        <w:tc>
          <w:tcPr>
            <w:tcW w:w="860" w:type="pct"/>
          </w:tcPr>
          <w:p w14:paraId="683771A6" w14:textId="51CD96B7" w:rsidR="00947B7B" w:rsidRPr="006A2557" w:rsidRDefault="00947B7B" w:rsidP="00947B7B">
            <w:pPr>
              <w:pStyle w:val="GOSTTablenorm"/>
            </w:pPr>
            <w:r w:rsidRPr="00D444E8">
              <w:rPr>
                <w:szCs w:val="22"/>
                <w:lang w:val="en-US"/>
              </w:rPr>
              <w:t>parent</w:t>
            </w:r>
            <w:r w:rsidRPr="00D444E8">
              <w:rPr>
                <w:szCs w:val="22"/>
              </w:rPr>
              <w:t>:document_type</w:t>
            </w:r>
          </w:p>
        </w:tc>
        <w:tc>
          <w:tcPr>
            <w:tcW w:w="613" w:type="pct"/>
          </w:tcPr>
          <w:p w14:paraId="320FCFD6" w14:textId="7024079C" w:rsidR="00947B7B" w:rsidRPr="00C81A06" w:rsidRDefault="00947B7B" w:rsidP="00947B7B">
            <w:pPr>
              <w:pStyle w:val="GOSTTablenorm"/>
            </w:pPr>
            <w:r w:rsidRPr="00D444E8">
              <w:rPr>
                <w:szCs w:val="22"/>
                <w:lang w:eastAsia="en-US"/>
              </w:rPr>
              <w:t>Строка</w:t>
            </w:r>
          </w:p>
        </w:tc>
        <w:tc>
          <w:tcPr>
            <w:tcW w:w="376" w:type="pct"/>
          </w:tcPr>
          <w:p w14:paraId="23A5191D" w14:textId="3144CD74" w:rsidR="00947B7B" w:rsidRPr="00C81A06" w:rsidRDefault="00947B7B" w:rsidP="00947B7B">
            <w:pPr>
              <w:pStyle w:val="GOSTTablenorm"/>
              <w:rPr>
                <w:lang w:val="en-US"/>
              </w:rPr>
            </w:pPr>
            <w:r w:rsidRPr="00D444E8">
              <w:rPr>
                <w:szCs w:val="22"/>
              </w:rPr>
              <w:t>Да</w:t>
            </w:r>
          </w:p>
        </w:tc>
        <w:tc>
          <w:tcPr>
            <w:tcW w:w="376" w:type="pct"/>
          </w:tcPr>
          <w:p w14:paraId="0FC1353F" w14:textId="378AB6A1" w:rsidR="00947B7B" w:rsidRPr="00C81A06" w:rsidRDefault="00947B7B" w:rsidP="00947B7B">
            <w:pPr>
              <w:pStyle w:val="GOSTTablenorm"/>
            </w:pPr>
            <w:r w:rsidRPr="00D444E8">
              <w:rPr>
                <w:szCs w:val="22"/>
              </w:rPr>
              <w:t>=3</w:t>
            </w:r>
          </w:p>
        </w:tc>
        <w:tc>
          <w:tcPr>
            <w:tcW w:w="1593" w:type="pct"/>
          </w:tcPr>
          <w:p w14:paraId="02245ED9" w14:textId="221B95DF" w:rsidR="00947B7B" w:rsidRPr="00C81A06" w:rsidRDefault="00947B7B" w:rsidP="00947B7B">
            <w:pPr>
              <w:pStyle w:val="GOSTTablenorm"/>
            </w:pPr>
            <w:r w:rsidRPr="00D444E8">
              <w:rPr>
                <w:szCs w:val="22"/>
              </w:rPr>
              <w:t>Указывается тип документа связанного документа «Распоряжение о совершении казначейского платежа (возврат)» - ПЗВ</w:t>
            </w:r>
          </w:p>
        </w:tc>
      </w:tr>
      <w:tr w:rsidR="00947B7B" w:rsidRPr="00C81A06" w14:paraId="07DA1FC8" w14:textId="77777777" w:rsidTr="006F3457">
        <w:tc>
          <w:tcPr>
            <w:tcW w:w="1182" w:type="pct"/>
          </w:tcPr>
          <w:p w14:paraId="5AB2CF68" w14:textId="19E1E29A" w:rsidR="00947B7B" w:rsidRPr="006A2557" w:rsidRDefault="00947B7B" w:rsidP="00947B7B">
            <w:pPr>
              <w:pStyle w:val="GOSTTablenorm"/>
              <w:rPr>
                <w:b/>
              </w:rPr>
            </w:pPr>
            <w:r w:rsidRPr="00D444E8">
              <w:rPr>
                <w:szCs w:val="22"/>
              </w:rPr>
              <w:t>Реквизиты получателя</w:t>
            </w:r>
          </w:p>
        </w:tc>
        <w:tc>
          <w:tcPr>
            <w:tcW w:w="860" w:type="pct"/>
          </w:tcPr>
          <w:p w14:paraId="18CBB3C8" w14:textId="3ADA246C" w:rsidR="00947B7B" w:rsidRPr="006A2557" w:rsidRDefault="00947B7B" w:rsidP="00947B7B">
            <w:pPr>
              <w:pStyle w:val="GOSTTablenorm"/>
              <w:rPr>
                <w:b/>
              </w:rPr>
            </w:pPr>
            <w:r w:rsidRPr="00B01351">
              <w:rPr>
                <w:szCs w:val="22"/>
              </w:rPr>
              <w:t>recipient</w:t>
            </w:r>
          </w:p>
        </w:tc>
        <w:tc>
          <w:tcPr>
            <w:tcW w:w="613" w:type="pct"/>
          </w:tcPr>
          <w:p w14:paraId="59BCC1D1" w14:textId="5F8D1002" w:rsidR="00947B7B" w:rsidRPr="00C81A06" w:rsidRDefault="00947B7B" w:rsidP="00947B7B">
            <w:pPr>
              <w:pStyle w:val="GOSTTablenorm"/>
            </w:pPr>
            <w:r w:rsidRPr="00B01351">
              <w:rPr>
                <w:szCs w:val="22"/>
              </w:rPr>
              <w:t>Блок</w:t>
            </w:r>
          </w:p>
        </w:tc>
        <w:tc>
          <w:tcPr>
            <w:tcW w:w="376" w:type="pct"/>
          </w:tcPr>
          <w:p w14:paraId="396457AD" w14:textId="41AC0E8B" w:rsidR="00947B7B" w:rsidRPr="00C81A06" w:rsidRDefault="00947B7B" w:rsidP="00947B7B">
            <w:pPr>
              <w:pStyle w:val="GOSTTablenorm"/>
            </w:pPr>
            <w:r>
              <w:rPr>
                <w:szCs w:val="22"/>
              </w:rPr>
              <w:t>Да</w:t>
            </w:r>
          </w:p>
        </w:tc>
        <w:tc>
          <w:tcPr>
            <w:tcW w:w="376" w:type="pct"/>
          </w:tcPr>
          <w:p w14:paraId="59845F23" w14:textId="00B6C0F8" w:rsidR="00947B7B" w:rsidRPr="00C81A06" w:rsidRDefault="00947B7B" w:rsidP="00947B7B">
            <w:pPr>
              <w:pStyle w:val="GOSTTablenorm"/>
            </w:pPr>
            <w:r w:rsidRPr="00B01351">
              <w:rPr>
                <w:szCs w:val="22"/>
              </w:rPr>
              <w:t>-</w:t>
            </w:r>
          </w:p>
        </w:tc>
        <w:tc>
          <w:tcPr>
            <w:tcW w:w="1593" w:type="pct"/>
          </w:tcPr>
          <w:p w14:paraId="4642B302" w14:textId="17514E53" w:rsidR="00947B7B" w:rsidRPr="004A7C16" w:rsidRDefault="00947B7B" w:rsidP="00947B7B">
            <w:pPr>
              <w:pStyle w:val="GOSTTablenorm"/>
              <w:rPr>
                <w:sz w:val="24"/>
              </w:rPr>
            </w:pPr>
            <w:r w:rsidRPr="00B01351">
              <w:rPr>
                <w:szCs w:val="22"/>
                <w:lang w:eastAsia="en-US"/>
              </w:rPr>
              <w:t>Указываются реквизиты получателя</w:t>
            </w:r>
          </w:p>
        </w:tc>
      </w:tr>
      <w:tr w:rsidR="00947B7B" w:rsidRPr="00C81A06" w14:paraId="5BA3EA17" w14:textId="77777777" w:rsidTr="006F3457">
        <w:tc>
          <w:tcPr>
            <w:tcW w:w="1182" w:type="pct"/>
          </w:tcPr>
          <w:p w14:paraId="5601FD24" w14:textId="71543221" w:rsidR="00947B7B" w:rsidRPr="00C81A06" w:rsidRDefault="00947B7B" w:rsidP="00947B7B">
            <w:pPr>
              <w:pStyle w:val="GOSTTablenorm"/>
            </w:pPr>
            <w:r w:rsidRPr="00D444E8">
              <w:rPr>
                <w:szCs w:val="22"/>
              </w:rPr>
              <w:t>КС получателя</w:t>
            </w:r>
          </w:p>
        </w:tc>
        <w:tc>
          <w:tcPr>
            <w:tcW w:w="860" w:type="pct"/>
          </w:tcPr>
          <w:p w14:paraId="255944D7" w14:textId="1E015135" w:rsidR="00947B7B" w:rsidRPr="006A2557" w:rsidRDefault="00947B7B" w:rsidP="00947B7B">
            <w:pPr>
              <w:pStyle w:val="GOSTTablenorm"/>
            </w:pPr>
            <w:r w:rsidRPr="00D444E8">
              <w:rPr>
                <w:szCs w:val="22"/>
                <w:lang w:val="en-US"/>
              </w:rPr>
              <w:t>r</w:t>
            </w:r>
            <w:r w:rsidRPr="00D444E8">
              <w:rPr>
                <w:szCs w:val="22"/>
              </w:rPr>
              <w:t>ecipient:treasury_account</w:t>
            </w:r>
          </w:p>
        </w:tc>
        <w:tc>
          <w:tcPr>
            <w:tcW w:w="613" w:type="pct"/>
          </w:tcPr>
          <w:p w14:paraId="6CB2C21F" w14:textId="7E158EBB" w:rsidR="00947B7B" w:rsidRPr="00C81A06" w:rsidRDefault="00947B7B" w:rsidP="00947B7B">
            <w:pPr>
              <w:pStyle w:val="GOSTTablenorm"/>
            </w:pPr>
            <w:r w:rsidRPr="00B01351">
              <w:rPr>
                <w:szCs w:val="22"/>
                <w:lang w:eastAsia="en-US"/>
              </w:rPr>
              <w:t>Строка</w:t>
            </w:r>
          </w:p>
        </w:tc>
        <w:tc>
          <w:tcPr>
            <w:tcW w:w="376" w:type="pct"/>
          </w:tcPr>
          <w:p w14:paraId="20CE0D2F" w14:textId="1C119552" w:rsidR="00947B7B" w:rsidRPr="00C81A06" w:rsidRDefault="00947B7B" w:rsidP="00947B7B">
            <w:pPr>
              <w:pStyle w:val="GOSTTablenorm"/>
            </w:pPr>
            <w:r w:rsidRPr="00B01351">
              <w:rPr>
                <w:szCs w:val="22"/>
              </w:rPr>
              <w:t>Да</w:t>
            </w:r>
          </w:p>
        </w:tc>
        <w:tc>
          <w:tcPr>
            <w:tcW w:w="376" w:type="pct"/>
          </w:tcPr>
          <w:p w14:paraId="1BDC8989" w14:textId="699A33B1" w:rsidR="00947B7B" w:rsidRPr="00C81A06" w:rsidRDefault="00947B7B" w:rsidP="00947B7B">
            <w:pPr>
              <w:pStyle w:val="GOSTTablenorm"/>
            </w:pPr>
            <w:r w:rsidRPr="00B01351">
              <w:rPr>
                <w:szCs w:val="22"/>
              </w:rPr>
              <w:t>=</w:t>
            </w:r>
            <w:r>
              <w:rPr>
                <w:szCs w:val="22"/>
                <w:lang w:val="en-US"/>
              </w:rPr>
              <w:t>20</w:t>
            </w:r>
          </w:p>
        </w:tc>
        <w:tc>
          <w:tcPr>
            <w:tcW w:w="1593" w:type="pct"/>
          </w:tcPr>
          <w:p w14:paraId="2536967A" w14:textId="77777777" w:rsidR="00947B7B" w:rsidRPr="003D2A33" w:rsidRDefault="00947B7B" w:rsidP="00947B7B">
            <w:pPr>
              <w:pStyle w:val="ConsPlusNormal"/>
              <w:rPr>
                <w:rFonts w:ascii="Times New Roman" w:hAnsi="Times New Roman" w:cs="Times New Roman"/>
              </w:rPr>
            </w:pPr>
            <w:r w:rsidRPr="003D2A33">
              <w:rPr>
                <w:rFonts w:ascii="Times New Roman" w:hAnsi="Times New Roman" w:cs="Times New Roman"/>
              </w:rPr>
              <w:t>Указывается номер казначейского счета или банковского счета, на который осуществляется возврат (перечисление) средств плательщику</w:t>
            </w:r>
          </w:p>
          <w:p w14:paraId="4F67C957" w14:textId="08687805" w:rsidR="00947B7B" w:rsidRPr="00C81A06" w:rsidRDefault="00947B7B" w:rsidP="00947B7B">
            <w:pPr>
              <w:pStyle w:val="GOSTTablenorm"/>
            </w:pPr>
          </w:p>
        </w:tc>
      </w:tr>
      <w:tr w:rsidR="00947B7B" w:rsidRPr="00C81A06" w14:paraId="6814A936" w14:textId="77777777" w:rsidTr="006F3457">
        <w:tc>
          <w:tcPr>
            <w:tcW w:w="1182" w:type="pct"/>
          </w:tcPr>
          <w:p w14:paraId="3A586C3E" w14:textId="1ACE6E1C" w:rsidR="00947B7B" w:rsidRPr="00C81A06" w:rsidRDefault="00947B7B" w:rsidP="00947B7B">
            <w:pPr>
              <w:pStyle w:val="GOSTTablenorm"/>
            </w:pPr>
            <w:r w:rsidRPr="009D4D05">
              <w:rPr>
                <w:szCs w:val="22"/>
              </w:rPr>
              <w:t xml:space="preserve">Реквизиты плательщика </w:t>
            </w:r>
          </w:p>
        </w:tc>
        <w:tc>
          <w:tcPr>
            <w:tcW w:w="860" w:type="pct"/>
          </w:tcPr>
          <w:p w14:paraId="6D3D51F9" w14:textId="56195944" w:rsidR="00947B7B" w:rsidRPr="006A2557" w:rsidRDefault="00947B7B" w:rsidP="00947B7B">
            <w:pPr>
              <w:pStyle w:val="GOSTTablenorm"/>
            </w:pPr>
            <w:r w:rsidRPr="009D4D05">
              <w:rPr>
                <w:szCs w:val="22"/>
                <w:lang w:val="en-US"/>
              </w:rPr>
              <w:t>sender</w:t>
            </w:r>
          </w:p>
        </w:tc>
        <w:tc>
          <w:tcPr>
            <w:tcW w:w="613" w:type="pct"/>
          </w:tcPr>
          <w:p w14:paraId="647EBA49" w14:textId="5BBE0363" w:rsidR="00947B7B" w:rsidRPr="00C81A06" w:rsidRDefault="00947B7B" w:rsidP="00947B7B">
            <w:pPr>
              <w:pStyle w:val="GOSTTablenorm"/>
            </w:pPr>
            <w:r w:rsidRPr="009D4D05">
              <w:rPr>
                <w:szCs w:val="22"/>
              </w:rPr>
              <w:t>Блок</w:t>
            </w:r>
          </w:p>
        </w:tc>
        <w:tc>
          <w:tcPr>
            <w:tcW w:w="376" w:type="pct"/>
          </w:tcPr>
          <w:p w14:paraId="6CBD7409" w14:textId="2394D0FF" w:rsidR="00947B7B" w:rsidRPr="00C81A06" w:rsidRDefault="00947B7B" w:rsidP="00947B7B">
            <w:pPr>
              <w:pStyle w:val="GOSTTablenorm"/>
            </w:pPr>
            <w:r>
              <w:rPr>
                <w:szCs w:val="22"/>
              </w:rPr>
              <w:t>Да</w:t>
            </w:r>
          </w:p>
        </w:tc>
        <w:tc>
          <w:tcPr>
            <w:tcW w:w="376" w:type="pct"/>
          </w:tcPr>
          <w:p w14:paraId="3B195E3A" w14:textId="7F7DF4EA" w:rsidR="00947B7B" w:rsidRPr="00C81A06" w:rsidRDefault="00947B7B" w:rsidP="00947B7B">
            <w:pPr>
              <w:pStyle w:val="GOSTTablenorm"/>
            </w:pPr>
          </w:p>
        </w:tc>
        <w:tc>
          <w:tcPr>
            <w:tcW w:w="1593" w:type="pct"/>
          </w:tcPr>
          <w:p w14:paraId="5740B2B5" w14:textId="3A37955F" w:rsidR="00947B7B" w:rsidRPr="00C81A06" w:rsidRDefault="00947B7B" w:rsidP="00947B7B">
            <w:pPr>
              <w:pStyle w:val="GOSTTablenorm"/>
            </w:pPr>
            <w:r w:rsidRPr="009D4D05">
              <w:rPr>
                <w:szCs w:val="22"/>
                <w:lang w:eastAsia="en-US"/>
              </w:rPr>
              <w:t>Указываются реквизиты плательщика</w:t>
            </w:r>
          </w:p>
        </w:tc>
      </w:tr>
      <w:tr w:rsidR="00947B7B" w:rsidRPr="00C81A06" w14:paraId="4041FDE4" w14:textId="77777777" w:rsidTr="006F3457">
        <w:tc>
          <w:tcPr>
            <w:tcW w:w="1182" w:type="pct"/>
          </w:tcPr>
          <w:p w14:paraId="7BAC6630" w14:textId="0CC58EA2" w:rsidR="00947B7B" w:rsidRPr="00C81A06" w:rsidRDefault="00947B7B" w:rsidP="00947B7B">
            <w:pPr>
              <w:pStyle w:val="GOSTTablenorm"/>
            </w:pPr>
            <w:r w:rsidRPr="004E3DDD">
              <w:rPr>
                <w:szCs w:val="22"/>
              </w:rPr>
              <w:t>Номер лицевого счета плательщика</w:t>
            </w:r>
          </w:p>
        </w:tc>
        <w:tc>
          <w:tcPr>
            <w:tcW w:w="860" w:type="pct"/>
          </w:tcPr>
          <w:p w14:paraId="1FD93D05" w14:textId="7034A1CC" w:rsidR="00947B7B" w:rsidRPr="006A2557" w:rsidRDefault="00947B7B" w:rsidP="00947B7B">
            <w:pPr>
              <w:pStyle w:val="GOSTTablenorm"/>
            </w:pPr>
            <w:r w:rsidRPr="009D4D05">
              <w:rPr>
                <w:szCs w:val="22"/>
                <w:lang w:val="en-US"/>
              </w:rPr>
              <w:t>sender:account</w:t>
            </w:r>
          </w:p>
        </w:tc>
        <w:tc>
          <w:tcPr>
            <w:tcW w:w="613" w:type="pct"/>
          </w:tcPr>
          <w:p w14:paraId="6C06ACC6" w14:textId="1F228CEC" w:rsidR="00947B7B" w:rsidRPr="00C81A06" w:rsidRDefault="00947B7B" w:rsidP="00947B7B">
            <w:pPr>
              <w:pStyle w:val="GOSTTablenorm"/>
            </w:pPr>
            <w:r w:rsidRPr="009D4D05">
              <w:rPr>
                <w:szCs w:val="22"/>
              </w:rPr>
              <w:t>Строка</w:t>
            </w:r>
          </w:p>
        </w:tc>
        <w:tc>
          <w:tcPr>
            <w:tcW w:w="376" w:type="pct"/>
          </w:tcPr>
          <w:p w14:paraId="571F1E77" w14:textId="0B84FBC0" w:rsidR="00947B7B" w:rsidRPr="00C81A06" w:rsidRDefault="00947B7B" w:rsidP="00947B7B">
            <w:pPr>
              <w:pStyle w:val="GOSTTablenorm"/>
              <w:rPr>
                <w:lang w:val="en-US"/>
              </w:rPr>
            </w:pPr>
            <w:r w:rsidRPr="009D4D05">
              <w:rPr>
                <w:szCs w:val="22"/>
              </w:rPr>
              <w:t>Да</w:t>
            </w:r>
          </w:p>
        </w:tc>
        <w:tc>
          <w:tcPr>
            <w:tcW w:w="376" w:type="pct"/>
          </w:tcPr>
          <w:p w14:paraId="5FE0A2DB" w14:textId="07BAA934" w:rsidR="00947B7B" w:rsidRPr="00C81A06" w:rsidRDefault="00947B7B" w:rsidP="00947B7B">
            <w:pPr>
              <w:pStyle w:val="GOSTTablenorm"/>
            </w:pPr>
            <w:r w:rsidRPr="009D4D05">
              <w:rPr>
                <w:szCs w:val="22"/>
              </w:rPr>
              <w:t>=11</w:t>
            </w:r>
          </w:p>
        </w:tc>
        <w:tc>
          <w:tcPr>
            <w:tcW w:w="1593" w:type="pct"/>
          </w:tcPr>
          <w:p w14:paraId="016A2932" w14:textId="77777777" w:rsidR="00947B7B" w:rsidRPr="009D4D05" w:rsidRDefault="00947B7B" w:rsidP="00947B7B">
            <w:pPr>
              <w:pStyle w:val="GOSTTablenorm"/>
              <w:rPr>
                <w:lang w:eastAsia="en-US"/>
              </w:rPr>
            </w:pPr>
            <w:r w:rsidRPr="009D4D05">
              <w:rPr>
                <w:lang w:eastAsia="en-US"/>
              </w:rPr>
              <w:t>Указывается номер ЛС плательщика.</w:t>
            </w:r>
          </w:p>
          <w:p w14:paraId="47D48D6A" w14:textId="0A10DC85" w:rsidR="00947B7B" w:rsidRPr="00C81A06" w:rsidRDefault="00947B7B" w:rsidP="00947B7B">
            <w:pPr>
              <w:pStyle w:val="GOSTTablenorm"/>
            </w:pPr>
            <w:r w:rsidRPr="009D4D05">
              <w:rPr>
                <w:lang w:eastAsia="en-US"/>
              </w:rPr>
              <w:lastRenderedPageBreak/>
              <w:t>Если в реквизите «</w:t>
            </w:r>
            <w:r w:rsidR="006F74CC">
              <w:rPr>
                <w:lang w:eastAsia="en-US"/>
              </w:rPr>
              <w:t>1</w:t>
            </w:r>
            <w:r w:rsidRPr="009D4D05">
              <w:rPr>
                <w:lang w:eastAsia="en-US"/>
              </w:rPr>
              <w:t>.</w:t>
            </w:r>
            <w:r w:rsidR="006F74CC">
              <w:rPr>
                <w:lang w:eastAsia="en-US"/>
              </w:rPr>
              <w:t>3</w:t>
            </w:r>
            <w:r w:rsidRPr="009D4D05">
              <w:rPr>
                <w:lang w:eastAsia="en-US"/>
              </w:rPr>
              <w:t xml:space="preserve"> ЛС плательщика» указан прочерк или пусто, то передается значение «00000000000»</w:t>
            </w:r>
          </w:p>
        </w:tc>
      </w:tr>
      <w:tr w:rsidR="00947B7B" w:rsidRPr="00C81A06" w14:paraId="42D12FD5" w14:textId="77777777" w:rsidTr="006F3457">
        <w:tc>
          <w:tcPr>
            <w:tcW w:w="1182" w:type="pct"/>
          </w:tcPr>
          <w:p w14:paraId="3EB5DA43" w14:textId="36D4DD4E" w:rsidR="00947B7B" w:rsidRPr="00C81A06" w:rsidRDefault="00947B7B" w:rsidP="00947B7B">
            <w:pPr>
              <w:pStyle w:val="GOSTTablenorm"/>
            </w:pPr>
            <w:r w:rsidRPr="009D4D05">
              <w:rPr>
                <w:szCs w:val="22"/>
              </w:rPr>
              <w:lastRenderedPageBreak/>
              <w:t>Идентификатор документа по зачислению НВС ФБ по плательщику</w:t>
            </w:r>
          </w:p>
        </w:tc>
        <w:tc>
          <w:tcPr>
            <w:tcW w:w="860" w:type="pct"/>
          </w:tcPr>
          <w:p w14:paraId="61830C49" w14:textId="2574576C" w:rsidR="00947B7B" w:rsidRPr="006A2557" w:rsidRDefault="00947B7B" w:rsidP="00947B7B">
            <w:pPr>
              <w:pStyle w:val="GOSTTablenorm"/>
            </w:pPr>
            <w:r w:rsidRPr="009D4D05">
              <w:rPr>
                <w:szCs w:val="22"/>
                <w:lang w:val="en-US"/>
              </w:rPr>
              <w:t>sender:doc_guid_nvs</w:t>
            </w:r>
          </w:p>
        </w:tc>
        <w:tc>
          <w:tcPr>
            <w:tcW w:w="613" w:type="pct"/>
          </w:tcPr>
          <w:p w14:paraId="7B7B4573" w14:textId="1EF9E910" w:rsidR="00947B7B" w:rsidRPr="00C81A06" w:rsidRDefault="00947B7B" w:rsidP="00947B7B">
            <w:pPr>
              <w:pStyle w:val="GOSTTablenorm"/>
            </w:pPr>
            <w:r w:rsidRPr="009D4D05">
              <w:rPr>
                <w:szCs w:val="22"/>
                <w:lang w:eastAsia="en-US"/>
              </w:rPr>
              <w:t>GUID</w:t>
            </w:r>
          </w:p>
        </w:tc>
        <w:tc>
          <w:tcPr>
            <w:tcW w:w="376" w:type="pct"/>
          </w:tcPr>
          <w:p w14:paraId="4324536C" w14:textId="746ED4FD" w:rsidR="00947B7B" w:rsidRPr="00C81A06" w:rsidRDefault="00947B7B" w:rsidP="00947B7B">
            <w:pPr>
              <w:pStyle w:val="GOSTTablenorm"/>
            </w:pPr>
            <w:r w:rsidRPr="009D4D05">
              <w:rPr>
                <w:szCs w:val="22"/>
              </w:rPr>
              <w:t>Нет</w:t>
            </w:r>
          </w:p>
        </w:tc>
        <w:tc>
          <w:tcPr>
            <w:tcW w:w="376" w:type="pct"/>
          </w:tcPr>
          <w:p w14:paraId="63A13FCE" w14:textId="5AEDE75E" w:rsidR="00947B7B" w:rsidRPr="00C81A06" w:rsidRDefault="00947B7B" w:rsidP="00947B7B">
            <w:pPr>
              <w:pStyle w:val="GOSTTablenorm"/>
            </w:pPr>
            <w:r>
              <w:rPr>
                <w:szCs w:val="22"/>
              </w:rPr>
              <w:t>=36</w:t>
            </w:r>
          </w:p>
        </w:tc>
        <w:tc>
          <w:tcPr>
            <w:tcW w:w="1593" w:type="pct"/>
          </w:tcPr>
          <w:p w14:paraId="01414735" w14:textId="77777777" w:rsidR="00947B7B" w:rsidRPr="009D4D05" w:rsidRDefault="00947B7B" w:rsidP="00947B7B">
            <w:pPr>
              <w:pStyle w:val="GOSTTablenorm"/>
              <w:rPr>
                <w:szCs w:val="22"/>
              </w:rPr>
            </w:pPr>
            <w:r w:rsidRPr="009D4D05">
              <w:rPr>
                <w:szCs w:val="22"/>
              </w:rPr>
              <w:t>Указывается значение внешнего GUID документа-основания, для возврата платежа, если в параметре «КБК плательщика» указан КБК, относящийся к невыясненным по</w:t>
            </w:r>
            <w:r>
              <w:rPr>
                <w:szCs w:val="22"/>
              </w:rPr>
              <w:t xml:space="preserve">ступлениям федерального бюджета: значение реквизита </w:t>
            </w:r>
            <w:r w:rsidRPr="009D4D05">
              <w:rPr>
                <w:szCs w:val="22"/>
              </w:rPr>
              <w:t xml:space="preserve">«КБК плательщика» </w:t>
            </w:r>
            <w:r>
              <w:rPr>
                <w:szCs w:val="22"/>
              </w:rPr>
              <w:t>равно</w:t>
            </w:r>
            <w:r w:rsidRPr="009D4D05">
              <w:rPr>
                <w:szCs w:val="22"/>
              </w:rPr>
              <w:t xml:space="preserve"> значени</w:t>
            </w:r>
            <w:r>
              <w:rPr>
                <w:szCs w:val="22"/>
              </w:rPr>
              <w:t>ю</w:t>
            </w:r>
            <w:r w:rsidRPr="009D4D05">
              <w:rPr>
                <w:szCs w:val="22"/>
              </w:rPr>
              <w:t xml:space="preserve"> «Код» (строка с кодом «bcc») справочника «Перечни», у которого в реквизите «Наименование перечня» указано значение «НВС ФБ».</w:t>
            </w:r>
          </w:p>
          <w:p w14:paraId="40557580" w14:textId="77777777" w:rsidR="00947B7B" w:rsidRPr="009D4D05" w:rsidRDefault="00947B7B" w:rsidP="00947B7B">
            <w:pPr>
              <w:pStyle w:val="GOSTTablenorm"/>
              <w:rPr>
                <w:szCs w:val="22"/>
              </w:rPr>
            </w:pPr>
            <w:r w:rsidRPr="009D4D05">
              <w:rPr>
                <w:szCs w:val="22"/>
              </w:rPr>
              <w:t>Алгоритм вычисления идентификатора</w:t>
            </w:r>
            <w:r>
              <w:rPr>
                <w:szCs w:val="22"/>
              </w:rPr>
              <w:t xml:space="preserve"> документа по зачислению НВС ФБ:</w:t>
            </w:r>
          </w:p>
          <w:p w14:paraId="298980A6" w14:textId="43E88A45" w:rsidR="00947B7B" w:rsidRPr="00C2178D" w:rsidRDefault="00947B7B" w:rsidP="00947B7B">
            <w:pPr>
              <w:pStyle w:val="GOSTTablenorm"/>
            </w:pPr>
            <w:r w:rsidRPr="009D4D05">
              <w:rPr>
                <w:szCs w:val="22"/>
              </w:rPr>
              <w:t xml:space="preserve">По </w:t>
            </w:r>
            <w:r>
              <w:rPr>
                <w:szCs w:val="22"/>
              </w:rPr>
              <w:t>реквизиту</w:t>
            </w:r>
            <w:r w:rsidRPr="009D4D05">
              <w:rPr>
                <w:szCs w:val="22"/>
              </w:rPr>
              <w:t xml:space="preserve"> </w:t>
            </w:r>
            <w:r w:rsidRPr="00D444E8">
              <w:fldChar w:fldCharType="begin"/>
            </w:r>
            <w:r w:rsidRPr="00D444E8">
              <w:instrText xml:space="preserve"> REF _Ref199790114 \n \h </w:instrText>
            </w:r>
            <w:r w:rsidRPr="00D444E8">
              <w:fldChar w:fldCharType="separate"/>
            </w:r>
            <w:r w:rsidR="001C3732">
              <w:rPr>
                <w:b/>
                <w:bCs/>
              </w:rPr>
              <w:t>Ошибка! Источник ссылки не найден.</w:t>
            </w:r>
            <w:r w:rsidRPr="00D444E8">
              <w:fldChar w:fldCharType="end"/>
            </w:r>
            <w:r w:rsidRPr="00D444E8">
              <w:t xml:space="preserve"> </w:t>
            </w:r>
            <w:r>
              <w:t>«</w:t>
            </w:r>
            <w:r w:rsidRPr="00D444E8">
              <w:t>Идентификатор распоряжения на возврат</w:t>
            </w:r>
            <w:r>
              <w:t xml:space="preserve">» </w:t>
            </w:r>
            <w:r>
              <w:rPr>
                <w:szCs w:val="22"/>
              </w:rPr>
              <w:t>определить</w:t>
            </w:r>
            <w:r w:rsidRPr="009D4D05">
              <w:rPr>
                <w:szCs w:val="22"/>
              </w:rPr>
              <w:t xml:space="preserve"> тип </w:t>
            </w:r>
            <w:r>
              <w:rPr>
                <w:szCs w:val="22"/>
              </w:rPr>
              <w:t xml:space="preserve">связанного </w:t>
            </w:r>
            <w:r w:rsidRPr="009D4D05">
              <w:rPr>
                <w:szCs w:val="22"/>
              </w:rPr>
              <w:t>документа</w:t>
            </w:r>
            <w:r>
              <w:rPr>
                <w:szCs w:val="22"/>
              </w:rPr>
              <w:t>. Е</w:t>
            </w:r>
            <w:r w:rsidRPr="009D4D05">
              <w:rPr>
                <w:szCs w:val="22"/>
              </w:rPr>
              <w:t>сли тип равен «</w:t>
            </w:r>
            <w:r w:rsidRPr="00477B68">
              <w:rPr>
                <w:szCs w:val="22"/>
              </w:rPr>
              <w:t>ПЗВ»,</w:t>
            </w:r>
            <w:r w:rsidRPr="009D4D05">
              <w:rPr>
                <w:szCs w:val="22"/>
              </w:rPr>
              <w:t xml:space="preserve"> то </w:t>
            </w:r>
            <w:r>
              <w:rPr>
                <w:szCs w:val="22"/>
              </w:rPr>
              <w:t xml:space="preserve">указывать значение реквизита </w:t>
            </w:r>
            <w:r w:rsidRPr="009D4D05">
              <w:rPr>
                <w:szCs w:val="22"/>
              </w:rPr>
              <w:t>2</w:t>
            </w:r>
            <w:r>
              <w:rPr>
                <w:szCs w:val="22"/>
              </w:rPr>
              <w:t>4</w:t>
            </w:r>
            <w:r w:rsidRPr="009D4D05">
              <w:rPr>
                <w:szCs w:val="22"/>
              </w:rPr>
              <w:t xml:space="preserve"> «Идентификатор документа, пришедшего из ВС» («external_id») документа </w:t>
            </w:r>
            <w:r>
              <w:rPr>
                <w:szCs w:val="22"/>
              </w:rPr>
              <w:t>с</w:t>
            </w:r>
            <w:r w:rsidRPr="009D4D05">
              <w:rPr>
                <w:szCs w:val="22"/>
              </w:rPr>
              <w:t xml:space="preserve"> тип</w:t>
            </w:r>
            <w:r>
              <w:rPr>
                <w:szCs w:val="22"/>
              </w:rPr>
              <w:t>ом</w:t>
            </w:r>
            <w:r w:rsidRPr="009D4D05">
              <w:rPr>
                <w:szCs w:val="22"/>
              </w:rPr>
              <w:t xml:space="preserve"> «</w:t>
            </w:r>
            <w:r>
              <w:rPr>
                <w:szCs w:val="22"/>
              </w:rPr>
              <w:t>ВПЕ</w:t>
            </w:r>
            <w:r w:rsidRPr="009D4D05">
              <w:rPr>
                <w:szCs w:val="22"/>
              </w:rPr>
              <w:t>» «</w:t>
            </w:r>
            <w:r w:rsidRPr="00482F6A">
              <w:t>Извещение о поступлении в иностранной валюте</w:t>
            </w:r>
            <w:r w:rsidRPr="009D4D05">
              <w:rPr>
                <w:szCs w:val="22"/>
              </w:rPr>
              <w:t>»</w:t>
            </w:r>
            <w:r>
              <w:rPr>
                <w:szCs w:val="22"/>
              </w:rPr>
              <w:t xml:space="preserve">, </w:t>
            </w:r>
            <w:r w:rsidRPr="009D4D05">
              <w:rPr>
                <w:szCs w:val="22"/>
              </w:rPr>
              <w:t xml:space="preserve">GUID </w:t>
            </w:r>
            <w:r>
              <w:rPr>
                <w:szCs w:val="22"/>
              </w:rPr>
              <w:t xml:space="preserve">которого указан в реквизите </w:t>
            </w:r>
            <w:r w:rsidRPr="009D4D05">
              <w:rPr>
                <w:szCs w:val="22"/>
              </w:rPr>
              <w:t>10.8 «Идентификатор документа-основания (Клиента)»</w:t>
            </w:r>
            <w:r>
              <w:rPr>
                <w:szCs w:val="22"/>
              </w:rPr>
              <w:t xml:space="preserve"> ПЗВ</w:t>
            </w:r>
            <w:r w:rsidRPr="009D4D05">
              <w:rPr>
                <w:szCs w:val="22"/>
              </w:rPr>
              <w:t>.</w:t>
            </w:r>
          </w:p>
          <w:p w14:paraId="3C19BF6B" w14:textId="1B193ABF" w:rsidR="00947B7B" w:rsidRPr="004A7C16" w:rsidRDefault="00947B7B" w:rsidP="00947B7B">
            <w:pPr>
              <w:pStyle w:val="GOSTTablenorm"/>
            </w:pPr>
            <w:r w:rsidRPr="009D4D05">
              <w:rPr>
                <w:szCs w:val="22"/>
              </w:rPr>
              <w:t>Если тип документа (document_type) не равен «</w:t>
            </w:r>
            <w:r>
              <w:rPr>
                <w:szCs w:val="22"/>
              </w:rPr>
              <w:t>ПЗВ</w:t>
            </w:r>
            <w:r w:rsidRPr="009D4D05">
              <w:rPr>
                <w:szCs w:val="22"/>
              </w:rPr>
              <w:t>», то дальнейший поиск не осуществляется, значение не заполняется</w:t>
            </w:r>
          </w:p>
        </w:tc>
      </w:tr>
      <w:tr w:rsidR="00947B7B" w:rsidRPr="00C81A06" w14:paraId="53608907" w14:textId="77777777" w:rsidTr="006F3457">
        <w:tc>
          <w:tcPr>
            <w:tcW w:w="1182" w:type="pct"/>
          </w:tcPr>
          <w:p w14:paraId="6E24CE8D" w14:textId="0B8742BB" w:rsidR="00947B7B" w:rsidRPr="006A2557" w:rsidRDefault="00947B7B" w:rsidP="00947B7B">
            <w:pPr>
              <w:pStyle w:val="GOSTTablenorm"/>
              <w:rPr>
                <w:b/>
              </w:rPr>
            </w:pPr>
            <w:r w:rsidRPr="009D4D05">
              <w:rPr>
                <w:szCs w:val="22"/>
              </w:rPr>
              <w:t xml:space="preserve">Строки плательщика </w:t>
            </w:r>
          </w:p>
        </w:tc>
        <w:tc>
          <w:tcPr>
            <w:tcW w:w="860" w:type="pct"/>
          </w:tcPr>
          <w:p w14:paraId="1514DEB4" w14:textId="0EEB605C" w:rsidR="00947B7B" w:rsidRPr="006A2557" w:rsidRDefault="00947B7B" w:rsidP="00947B7B">
            <w:pPr>
              <w:pStyle w:val="GOSTTablenorm"/>
              <w:rPr>
                <w:b/>
              </w:rPr>
            </w:pPr>
            <w:r w:rsidRPr="009D4D05">
              <w:rPr>
                <w:szCs w:val="22"/>
                <w:lang w:val="en-US"/>
              </w:rPr>
              <w:t>entries</w:t>
            </w:r>
          </w:p>
        </w:tc>
        <w:tc>
          <w:tcPr>
            <w:tcW w:w="613" w:type="pct"/>
          </w:tcPr>
          <w:p w14:paraId="5CB04D05" w14:textId="73D1EBEB" w:rsidR="00947B7B" w:rsidRPr="00C81A06" w:rsidRDefault="00947B7B" w:rsidP="00947B7B">
            <w:pPr>
              <w:pStyle w:val="GOSTTablenorm"/>
            </w:pPr>
            <w:r w:rsidRPr="009D4D05">
              <w:rPr>
                <w:szCs w:val="22"/>
              </w:rPr>
              <w:t>Массив</w:t>
            </w:r>
          </w:p>
        </w:tc>
        <w:tc>
          <w:tcPr>
            <w:tcW w:w="376" w:type="pct"/>
          </w:tcPr>
          <w:p w14:paraId="7287AA68" w14:textId="5754905A" w:rsidR="00947B7B" w:rsidRPr="00C81A06" w:rsidRDefault="00947B7B" w:rsidP="00947B7B">
            <w:pPr>
              <w:pStyle w:val="GOSTTablenorm"/>
            </w:pPr>
            <w:r w:rsidRPr="009D4D05">
              <w:rPr>
                <w:szCs w:val="22"/>
              </w:rPr>
              <w:t>Да</w:t>
            </w:r>
          </w:p>
        </w:tc>
        <w:tc>
          <w:tcPr>
            <w:tcW w:w="376" w:type="pct"/>
          </w:tcPr>
          <w:p w14:paraId="59A13FB5" w14:textId="6232C1CE" w:rsidR="00947B7B" w:rsidRPr="00C81A06" w:rsidRDefault="00947B7B" w:rsidP="00947B7B">
            <w:pPr>
              <w:pStyle w:val="GOSTTablenorm"/>
            </w:pPr>
            <w:r>
              <w:rPr>
                <w:szCs w:val="22"/>
              </w:rPr>
              <w:t>-</w:t>
            </w:r>
          </w:p>
        </w:tc>
        <w:tc>
          <w:tcPr>
            <w:tcW w:w="1593" w:type="pct"/>
          </w:tcPr>
          <w:p w14:paraId="1A15DA33" w14:textId="6D73FBE5" w:rsidR="00947B7B" w:rsidRPr="004A7C16" w:rsidRDefault="00A47CCC" w:rsidP="00947B7B">
            <w:pPr>
              <w:pStyle w:val="GOSTTablenorm"/>
            </w:pPr>
            <w:r>
              <w:rPr>
                <w:szCs w:val="22"/>
              </w:rPr>
              <w:t>У</w:t>
            </w:r>
            <w:r w:rsidR="00947B7B" w:rsidRPr="009D4D05">
              <w:rPr>
                <w:szCs w:val="22"/>
              </w:rPr>
              <w:t>казывается информация по строкам</w:t>
            </w:r>
          </w:p>
        </w:tc>
      </w:tr>
      <w:tr w:rsidR="00947B7B" w:rsidRPr="00C81A06" w14:paraId="5BE472F9" w14:textId="77777777" w:rsidTr="006F3457">
        <w:tc>
          <w:tcPr>
            <w:tcW w:w="1182" w:type="pct"/>
          </w:tcPr>
          <w:p w14:paraId="3975BBB8" w14:textId="6CA081F7" w:rsidR="00947B7B" w:rsidRPr="00C81A06" w:rsidRDefault="00947B7B" w:rsidP="00947B7B">
            <w:pPr>
              <w:pStyle w:val="GOSTTablenorm"/>
            </w:pPr>
            <w:r w:rsidRPr="009D4D05">
              <w:rPr>
                <w:szCs w:val="22"/>
              </w:rPr>
              <w:lastRenderedPageBreak/>
              <w:t>Идентификатор строки</w:t>
            </w:r>
          </w:p>
        </w:tc>
        <w:tc>
          <w:tcPr>
            <w:tcW w:w="860" w:type="pct"/>
          </w:tcPr>
          <w:p w14:paraId="74AF4414" w14:textId="54A388C4" w:rsidR="00947B7B" w:rsidRPr="006A2557" w:rsidRDefault="00947B7B" w:rsidP="00947B7B">
            <w:pPr>
              <w:pStyle w:val="GOSTTablenorm"/>
            </w:pPr>
            <w:r w:rsidRPr="009D4D05">
              <w:rPr>
                <w:szCs w:val="22"/>
                <w:lang w:val="en-US"/>
              </w:rPr>
              <w:t>entries</w:t>
            </w:r>
            <w:r w:rsidRPr="009D4D05">
              <w:rPr>
                <w:szCs w:val="22"/>
              </w:rPr>
              <w:t>:</w:t>
            </w:r>
            <w:r w:rsidRPr="009D4D05">
              <w:rPr>
                <w:szCs w:val="22"/>
                <w:lang w:val="en-US"/>
              </w:rPr>
              <w:t>line_id</w:t>
            </w:r>
          </w:p>
        </w:tc>
        <w:tc>
          <w:tcPr>
            <w:tcW w:w="613" w:type="pct"/>
          </w:tcPr>
          <w:p w14:paraId="02D3A2FD" w14:textId="5041F85E" w:rsidR="00947B7B" w:rsidRPr="00C81A06" w:rsidRDefault="00947B7B" w:rsidP="00947B7B">
            <w:pPr>
              <w:pStyle w:val="GOSTTablenorm"/>
            </w:pPr>
            <w:r w:rsidRPr="009D4D05">
              <w:rPr>
                <w:szCs w:val="22"/>
                <w:lang w:val="en-US"/>
              </w:rPr>
              <w:t>GUID</w:t>
            </w:r>
          </w:p>
        </w:tc>
        <w:tc>
          <w:tcPr>
            <w:tcW w:w="376" w:type="pct"/>
          </w:tcPr>
          <w:p w14:paraId="0C2070CC" w14:textId="0DE203A5" w:rsidR="00947B7B" w:rsidRPr="00C81A06" w:rsidRDefault="00947B7B" w:rsidP="00947B7B">
            <w:pPr>
              <w:pStyle w:val="GOSTTablenorm"/>
            </w:pPr>
            <w:r w:rsidRPr="009D4D05">
              <w:rPr>
                <w:szCs w:val="22"/>
              </w:rPr>
              <w:t>Да</w:t>
            </w:r>
          </w:p>
        </w:tc>
        <w:tc>
          <w:tcPr>
            <w:tcW w:w="376" w:type="pct"/>
          </w:tcPr>
          <w:p w14:paraId="5393EE05" w14:textId="32B28E16" w:rsidR="00947B7B" w:rsidRPr="00C81A06" w:rsidRDefault="00947B7B" w:rsidP="00947B7B">
            <w:pPr>
              <w:pStyle w:val="GOSTTablenorm"/>
            </w:pPr>
            <w:r w:rsidRPr="009D4D05">
              <w:rPr>
                <w:szCs w:val="22"/>
              </w:rPr>
              <w:t>=</w:t>
            </w:r>
            <w:r>
              <w:rPr>
                <w:szCs w:val="22"/>
              </w:rPr>
              <w:t>36</w:t>
            </w:r>
          </w:p>
        </w:tc>
        <w:tc>
          <w:tcPr>
            <w:tcW w:w="1593" w:type="pct"/>
          </w:tcPr>
          <w:p w14:paraId="495ED40D" w14:textId="77777777" w:rsidR="00947B7B" w:rsidRPr="009D4D05" w:rsidRDefault="00947B7B" w:rsidP="00947B7B">
            <w:pPr>
              <w:pStyle w:val="GOSTTablenorm"/>
              <w:rPr>
                <w:szCs w:val="22"/>
              </w:rPr>
            </w:pPr>
            <w:r w:rsidRPr="009D4D05">
              <w:rPr>
                <w:szCs w:val="22"/>
              </w:rPr>
              <w:t>Указывается технический идентификатор (</w:t>
            </w:r>
            <w:r w:rsidRPr="009D4D05">
              <w:rPr>
                <w:szCs w:val="22"/>
                <w:lang w:val="en-US"/>
              </w:rPr>
              <w:t>GUID</w:t>
            </w:r>
            <w:r w:rsidRPr="009D4D05">
              <w:rPr>
                <w:szCs w:val="22"/>
              </w:rPr>
              <w:t>) строки.</w:t>
            </w:r>
          </w:p>
          <w:p w14:paraId="6D1F1138" w14:textId="55F9C7F2" w:rsidR="00947B7B" w:rsidRPr="00C81A06" w:rsidRDefault="00947B7B" w:rsidP="00947B7B">
            <w:pPr>
              <w:pStyle w:val="GOSTTablenorm"/>
            </w:pPr>
            <w:r w:rsidRPr="009D4D05">
              <w:rPr>
                <w:szCs w:val="22"/>
              </w:rPr>
              <w:t>Если документ-основание с типом «</w:t>
            </w:r>
            <w:r>
              <w:rPr>
                <w:szCs w:val="22"/>
              </w:rPr>
              <w:t>ПЗВ</w:t>
            </w:r>
            <w:r w:rsidRPr="009D4D05">
              <w:rPr>
                <w:szCs w:val="22"/>
              </w:rPr>
              <w:t xml:space="preserve">», то необходимо указывать </w:t>
            </w:r>
            <w:r w:rsidRPr="009D4D05">
              <w:rPr>
                <w:szCs w:val="22"/>
                <w:lang w:val="en-US"/>
              </w:rPr>
              <w:t>GUID</w:t>
            </w:r>
            <w:r w:rsidRPr="009D4D05">
              <w:rPr>
                <w:szCs w:val="22"/>
              </w:rPr>
              <w:t xml:space="preserve"> самого документа-основания</w:t>
            </w:r>
          </w:p>
        </w:tc>
      </w:tr>
      <w:tr w:rsidR="00947B7B" w:rsidRPr="00C81A06" w14:paraId="78B3796A" w14:textId="77777777" w:rsidTr="006F3457">
        <w:tc>
          <w:tcPr>
            <w:tcW w:w="1182" w:type="pct"/>
          </w:tcPr>
          <w:p w14:paraId="661BAE5E" w14:textId="77FBF018" w:rsidR="00947B7B" w:rsidRPr="00C81A06" w:rsidRDefault="00947B7B" w:rsidP="00947B7B">
            <w:pPr>
              <w:pStyle w:val="GOSTTablenorm"/>
            </w:pPr>
            <w:r w:rsidRPr="00D444E8">
              <w:rPr>
                <w:szCs w:val="22"/>
              </w:rPr>
              <w:t>КБК плательщика</w:t>
            </w:r>
          </w:p>
        </w:tc>
        <w:tc>
          <w:tcPr>
            <w:tcW w:w="860" w:type="pct"/>
          </w:tcPr>
          <w:p w14:paraId="4EFD4C46" w14:textId="2A3E3775" w:rsidR="00947B7B" w:rsidRPr="006A2557" w:rsidRDefault="00947B7B" w:rsidP="00947B7B">
            <w:pPr>
              <w:pStyle w:val="GOSTTablenorm"/>
            </w:pPr>
            <w:r w:rsidRPr="009D4D05">
              <w:rPr>
                <w:szCs w:val="22"/>
                <w:lang w:val="en-US"/>
              </w:rPr>
              <w:t>entries</w:t>
            </w:r>
            <w:r w:rsidRPr="009D4D05">
              <w:rPr>
                <w:szCs w:val="22"/>
              </w:rPr>
              <w:t>:</w:t>
            </w:r>
            <w:r w:rsidRPr="009D4D05">
              <w:rPr>
                <w:szCs w:val="22"/>
                <w:shd w:val="clear" w:color="auto" w:fill="FFFFFF"/>
              </w:rPr>
              <w:t>bcc</w:t>
            </w:r>
          </w:p>
        </w:tc>
        <w:tc>
          <w:tcPr>
            <w:tcW w:w="613" w:type="pct"/>
          </w:tcPr>
          <w:p w14:paraId="66640A7F" w14:textId="07019DDD" w:rsidR="00947B7B" w:rsidRPr="00C81A06" w:rsidRDefault="00947B7B" w:rsidP="00947B7B">
            <w:pPr>
              <w:pStyle w:val="GOSTTablenorm"/>
            </w:pPr>
            <w:r w:rsidRPr="009D4D05">
              <w:rPr>
                <w:szCs w:val="22"/>
              </w:rPr>
              <w:t>Строка</w:t>
            </w:r>
          </w:p>
        </w:tc>
        <w:tc>
          <w:tcPr>
            <w:tcW w:w="376" w:type="pct"/>
          </w:tcPr>
          <w:p w14:paraId="26F387A6" w14:textId="6411DFC7" w:rsidR="00947B7B" w:rsidRPr="00C81A06" w:rsidRDefault="00947B7B" w:rsidP="00947B7B">
            <w:pPr>
              <w:pStyle w:val="GOSTTablenorm"/>
            </w:pPr>
            <w:r w:rsidRPr="009D4D05">
              <w:rPr>
                <w:szCs w:val="22"/>
              </w:rPr>
              <w:t>Да</w:t>
            </w:r>
          </w:p>
        </w:tc>
        <w:tc>
          <w:tcPr>
            <w:tcW w:w="376" w:type="pct"/>
          </w:tcPr>
          <w:p w14:paraId="67A7B927" w14:textId="1CC2D3D9" w:rsidR="00947B7B" w:rsidRPr="00C81A06" w:rsidRDefault="00947B7B" w:rsidP="00947B7B">
            <w:pPr>
              <w:pStyle w:val="GOSTTablenorm"/>
            </w:pPr>
            <w:r w:rsidRPr="009D4D05">
              <w:rPr>
                <w:szCs w:val="22"/>
              </w:rPr>
              <w:t>=</w:t>
            </w:r>
            <w:r>
              <w:rPr>
                <w:szCs w:val="22"/>
              </w:rPr>
              <w:t>20</w:t>
            </w:r>
          </w:p>
        </w:tc>
        <w:tc>
          <w:tcPr>
            <w:tcW w:w="1593" w:type="pct"/>
          </w:tcPr>
          <w:p w14:paraId="287702CF" w14:textId="6A7864DB" w:rsidR="00947B7B" w:rsidRPr="00CE4C04" w:rsidRDefault="00947B7B" w:rsidP="00947B7B">
            <w:pPr>
              <w:pStyle w:val="GOSTTablenorm"/>
            </w:pPr>
            <w:r w:rsidRPr="009D4D05">
              <w:rPr>
                <w:lang w:eastAsia="en-US"/>
              </w:rPr>
              <w:t>Указывается КБК плательщика</w:t>
            </w:r>
          </w:p>
        </w:tc>
      </w:tr>
      <w:tr w:rsidR="00947B7B" w:rsidRPr="00C81A06" w14:paraId="100EC3AE" w14:textId="77777777" w:rsidTr="006F3457">
        <w:tc>
          <w:tcPr>
            <w:tcW w:w="1182" w:type="pct"/>
          </w:tcPr>
          <w:p w14:paraId="1845DCE2" w14:textId="19AA3F74" w:rsidR="00947B7B" w:rsidRPr="00C81A06" w:rsidRDefault="00947B7B" w:rsidP="00947B7B">
            <w:pPr>
              <w:pStyle w:val="GOSTTablenorm"/>
            </w:pPr>
            <w:r w:rsidRPr="00D444E8">
              <w:rPr>
                <w:szCs w:val="22"/>
              </w:rPr>
              <w:t>Тип КБК плательщика</w:t>
            </w:r>
          </w:p>
        </w:tc>
        <w:tc>
          <w:tcPr>
            <w:tcW w:w="860" w:type="pct"/>
          </w:tcPr>
          <w:p w14:paraId="4B3789DD" w14:textId="3A552453" w:rsidR="00947B7B" w:rsidRPr="006A2557" w:rsidRDefault="00947B7B" w:rsidP="00947B7B">
            <w:pPr>
              <w:pStyle w:val="GOSTTablenorm"/>
            </w:pPr>
            <w:r w:rsidRPr="009D4D05">
              <w:rPr>
                <w:szCs w:val="22"/>
                <w:lang w:val="en-US"/>
              </w:rPr>
              <w:t>entries:type_bcc</w:t>
            </w:r>
          </w:p>
        </w:tc>
        <w:tc>
          <w:tcPr>
            <w:tcW w:w="613" w:type="pct"/>
          </w:tcPr>
          <w:p w14:paraId="2CB0D33B" w14:textId="7945FDA7" w:rsidR="00947B7B" w:rsidRPr="00C81A06" w:rsidRDefault="00947B7B" w:rsidP="00947B7B">
            <w:pPr>
              <w:pStyle w:val="GOSTTablenorm"/>
              <w:rPr>
                <w:lang w:eastAsia="en-US"/>
              </w:rPr>
            </w:pPr>
            <w:r w:rsidRPr="009D4D05">
              <w:rPr>
                <w:szCs w:val="22"/>
              </w:rPr>
              <w:t>Строка</w:t>
            </w:r>
          </w:p>
        </w:tc>
        <w:tc>
          <w:tcPr>
            <w:tcW w:w="376" w:type="pct"/>
          </w:tcPr>
          <w:p w14:paraId="16A44026" w14:textId="0D20D6FF" w:rsidR="00947B7B" w:rsidRPr="00C81A06" w:rsidRDefault="00947B7B" w:rsidP="00947B7B">
            <w:pPr>
              <w:pStyle w:val="GOSTTablenorm"/>
            </w:pPr>
            <w:r w:rsidRPr="009D4D05">
              <w:rPr>
                <w:szCs w:val="22"/>
              </w:rPr>
              <w:t>Да</w:t>
            </w:r>
          </w:p>
        </w:tc>
        <w:tc>
          <w:tcPr>
            <w:tcW w:w="376" w:type="pct"/>
          </w:tcPr>
          <w:p w14:paraId="363DB0BF" w14:textId="3FE4BAB2" w:rsidR="00947B7B" w:rsidRPr="00C81A06" w:rsidRDefault="00947B7B" w:rsidP="00947B7B">
            <w:pPr>
              <w:pStyle w:val="GOSTTablenorm"/>
            </w:pPr>
            <w:r>
              <w:rPr>
                <w:szCs w:val="22"/>
              </w:rPr>
              <w:t>=2</w:t>
            </w:r>
          </w:p>
        </w:tc>
        <w:tc>
          <w:tcPr>
            <w:tcW w:w="1593" w:type="pct"/>
          </w:tcPr>
          <w:p w14:paraId="27C20C83" w14:textId="77777777" w:rsidR="00947B7B" w:rsidRPr="009D4D05" w:rsidRDefault="00947B7B" w:rsidP="00947B7B">
            <w:pPr>
              <w:pStyle w:val="GOSTTablenorm"/>
            </w:pPr>
            <w:r w:rsidRPr="009D4D05">
              <w:t>Указывается тип КБК плательщика.</w:t>
            </w:r>
          </w:p>
          <w:p w14:paraId="5A66C718" w14:textId="77777777" w:rsidR="00947B7B" w:rsidRPr="009D4D05" w:rsidRDefault="00947B7B" w:rsidP="00947B7B">
            <w:pPr>
              <w:pStyle w:val="GOSTTablenorm"/>
            </w:pPr>
            <w:r w:rsidRPr="009D4D05">
              <w:t>Если значение из параметра «КБК плательщика» соответствует шаблону «0000000000000000000», то выгружается значение «00». Если значение не соответствует вышеуказанному шаблону то, определяется значение 4-го символа КБК.</w:t>
            </w:r>
          </w:p>
          <w:p w14:paraId="77B2590A" w14:textId="33F0C4D4" w:rsidR="00947B7B" w:rsidRPr="00CE4C04" w:rsidRDefault="00947B7B" w:rsidP="00947B7B">
            <w:pPr>
              <w:pStyle w:val="GOSTTablenorm"/>
            </w:pPr>
            <w:r w:rsidRPr="009D4D05">
              <w:t>Если 4-ый символ КБК равен «0», то тип КБК указывается «31»; если 4-ый символ КБК не равен «0», то тип КБК равен значению «20»</w:t>
            </w:r>
          </w:p>
        </w:tc>
      </w:tr>
      <w:tr w:rsidR="00947B7B" w:rsidRPr="00C81A06" w14:paraId="2D586BC7" w14:textId="77777777" w:rsidTr="006F3457">
        <w:tc>
          <w:tcPr>
            <w:tcW w:w="1182" w:type="pct"/>
          </w:tcPr>
          <w:p w14:paraId="2A87199A" w14:textId="7D0FA4ED" w:rsidR="00947B7B" w:rsidRPr="00D444E8" w:rsidRDefault="00947B7B" w:rsidP="00947B7B">
            <w:pPr>
              <w:pStyle w:val="GOSTTablenorm"/>
              <w:rPr>
                <w:szCs w:val="22"/>
              </w:rPr>
            </w:pPr>
            <w:r w:rsidRPr="00D444E8">
              <w:rPr>
                <w:szCs w:val="22"/>
              </w:rPr>
              <w:t>ОКТМО платежа плательщика</w:t>
            </w:r>
          </w:p>
        </w:tc>
        <w:tc>
          <w:tcPr>
            <w:tcW w:w="860" w:type="pct"/>
          </w:tcPr>
          <w:p w14:paraId="1BEDEA36" w14:textId="5C371DC5" w:rsidR="00947B7B" w:rsidRPr="009D4D05" w:rsidRDefault="00947B7B" w:rsidP="00947B7B">
            <w:pPr>
              <w:pStyle w:val="GOSTTablenorm"/>
              <w:rPr>
                <w:szCs w:val="22"/>
                <w:lang w:val="en-US"/>
              </w:rPr>
            </w:pPr>
            <w:r w:rsidRPr="009D4D05">
              <w:rPr>
                <w:szCs w:val="22"/>
                <w:lang w:val="en-US"/>
              </w:rPr>
              <w:t>entries</w:t>
            </w:r>
            <w:r w:rsidRPr="009D4D05">
              <w:rPr>
                <w:szCs w:val="22"/>
              </w:rPr>
              <w:t>:oktmo</w:t>
            </w:r>
          </w:p>
        </w:tc>
        <w:tc>
          <w:tcPr>
            <w:tcW w:w="613" w:type="pct"/>
          </w:tcPr>
          <w:p w14:paraId="113ED51D" w14:textId="23538988" w:rsidR="00947B7B" w:rsidRPr="00C81A06" w:rsidRDefault="00947B7B" w:rsidP="00947B7B">
            <w:pPr>
              <w:pStyle w:val="GOSTTablenorm"/>
              <w:rPr>
                <w:lang w:eastAsia="en-US"/>
              </w:rPr>
            </w:pPr>
            <w:r w:rsidRPr="009D4D05">
              <w:rPr>
                <w:szCs w:val="22"/>
              </w:rPr>
              <w:t>Строка</w:t>
            </w:r>
          </w:p>
        </w:tc>
        <w:tc>
          <w:tcPr>
            <w:tcW w:w="376" w:type="pct"/>
          </w:tcPr>
          <w:p w14:paraId="3282758E" w14:textId="7F95DCE2" w:rsidR="00947B7B" w:rsidRPr="00C81A06" w:rsidRDefault="00947B7B" w:rsidP="00947B7B">
            <w:pPr>
              <w:pStyle w:val="GOSTTablenorm"/>
            </w:pPr>
            <w:r w:rsidRPr="009D4D05">
              <w:rPr>
                <w:szCs w:val="22"/>
              </w:rPr>
              <w:t>Да</w:t>
            </w:r>
          </w:p>
        </w:tc>
        <w:tc>
          <w:tcPr>
            <w:tcW w:w="376" w:type="pct"/>
          </w:tcPr>
          <w:p w14:paraId="51E48F05" w14:textId="60EA2988" w:rsidR="00947B7B" w:rsidRPr="00C81A06" w:rsidRDefault="00947B7B" w:rsidP="00947B7B">
            <w:pPr>
              <w:pStyle w:val="GOSTTablenorm"/>
            </w:pPr>
            <w:r>
              <w:t>=8</w:t>
            </w:r>
          </w:p>
        </w:tc>
        <w:tc>
          <w:tcPr>
            <w:tcW w:w="1593" w:type="pct"/>
          </w:tcPr>
          <w:p w14:paraId="484F82C4" w14:textId="36BBBC14" w:rsidR="00947B7B" w:rsidRPr="00CE4C04" w:rsidRDefault="00947B7B" w:rsidP="00947B7B">
            <w:pPr>
              <w:pStyle w:val="GOSTTablenorm"/>
            </w:pPr>
            <w:r w:rsidRPr="009D4D05">
              <w:rPr>
                <w:lang w:eastAsia="en-US"/>
              </w:rPr>
              <w:t>Указывается код по ОКТМО</w:t>
            </w:r>
            <w:r w:rsidRPr="009D4D05">
              <w:t xml:space="preserve"> </w:t>
            </w:r>
            <w:r w:rsidRPr="009D4D05">
              <w:rPr>
                <w:lang w:eastAsia="en-US"/>
              </w:rPr>
              <w:t>публично-правового образования плательщика</w:t>
            </w:r>
          </w:p>
        </w:tc>
      </w:tr>
      <w:tr w:rsidR="00947B7B" w:rsidRPr="00C81A06" w14:paraId="6B0B7DC3" w14:textId="77777777" w:rsidTr="006F3457">
        <w:tc>
          <w:tcPr>
            <w:tcW w:w="1182" w:type="pct"/>
          </w:tcPr>
          <w:p w14:paraId="3E5EF927" w14:textId="3CB027C1" w:rsidR="00947B7B" w:rsidRPr="00C81A06" w:rsidRDefault="00947B7B" w:rsidP="00947B7B">
            <w:pPr>
              <w:pStyle w:val="GOSTTablenorm"/>
            </w:pPr>
            <w:r w:rsidRPr="00D444E8">
              <w:rPr>
                <w:szCs w:val="22"/>
              </w:rPr>
              <w:t>Аналитический код плательщика</w:t>
            </w:r>
          </w:p>
        </w:tc>
        <w:tc>
          <w:tcPr>
            <w:tcW w:w="860" w:type="pct"/>
          </w:tcPr>
          <w:p w14:paraId="5C8933E5" w14:textId="09DF9CB2" w:rsidR="00947B7B" w:rsidRPr="006A2557" w:rsidRDefault="00947B7B" w:rsidP="00947B7B">
            <w:pPr>
              <w:pStyle w:val="GOSTTablenorm"/>
            </w:pPr>
            <w:r w:rsidRPr="009D4D05">
              <w:rPr>
                <w:szCs w:val="22"/>
                <w:lang w:val="en-US"/>
              </w:rPr>
              <w:t>entries:analytical_group</w:t>
            </w:r>
          </w:p>
        </w:tc>
        <w:tc>
          <w:tcPr>
            <w:tcW w:w="613" w:type="pct"/>
          </w:tcPr>
          <w:p w14:paraId="1698B328" w14:textId="12482F75" w:rsidR="00947B7B" w:rsidRPr="00C81A06" w:rsidRDefault="00947B7B" w:rsidP="00947B7B">
            <w:pPr>
              <w:pStyle w:val="GOSTTablenorm"/>
            </w:pPr>
            <w:r w:rsidRPr="009D4D05">
              <w:rPr>
                <w:szCs w:val="22"/>
              </w:rPr>
              <w:t>Строка</w:t>
            </w:r>
          </w:p>
        </w:tc>
        <w:tc>
          <w:tcPr>
            <w:tcW w:w="376" w:type="pct"/>
          </w:tcPr>
          <w:p w14:paraId="7B1DCCA3" w14:textId="7651684D" w:rsidR="00947B7B" w:rsidRPr="00C81A06" w:rsidRDefault="00947B7B" w:rsidP="00947B7B">
            <w:pPr>
              <w:pStyle w:val="GOSTTablenorm"/>
            </w:pPr>
            <w:r w:rsidRPr="009D4D05">
              <w:rPr>
                <w:szCs w:val="22"/>
              </w:rPr>
              <w:t>Нет</w:t>
            </w:r>
          </w:p>
        </w:tc>
        <w:tc>
          <w:tcPr>
            <w:tcW w:w="376" w:type="pct"/>
          </w:tcPr>
          <w:p w14:paraId="41407184" w14:textId="2C1B5925" w:rsidR="00947B7B" w:rsidRPr="00C81A06" w:rsidRDefault="00947B7B" w:rsidP="00947B7B">
            <w:pPr>
              <w:pStyle w:val="GOSTTablenorm"/>
            </w:pPr>
            <w:r w:rsidRPr="00C8731F">
              <w:t>&lt;= </w:t>
            </w:r>
            <w:r>
              <w:t>25</w:t>
            </w:r>
          </w:p>
        </w:tc>
        <w:tc>
          <w:tcPr>
            <w:tcW w:w="1593" w:type="pct"/>
          </w:tcPr>
          <w:p w14:paraId="604FA8CC" w14:textId="5B2B148B" w:rsidR="00947B7B" w:rsidRPr="00C81A06" w:rsidRDefault="00947B7B" w:rsidP="00947B7B">
            <w:pPr>
              <w:pStyle w:val="GOSTTablenorm"/>
            </w:pPr>
            <w:r w:rsidRPr="009D4D05">
              <w:rPr>
                <w:lang w:eastAsia="en-US"/>
              </w:rPr>
              <w:t>Указывается</w:t>
            </w:r>
            <w:r w:rsidRPr="009D4D05">
              <w:t xml:space="preserve"> </w:t>
            </w:r>
            <w:r>
              <w:rPr>
                <w:szCs w:val="22"/>
              </w:rPr>
              <w:t xml:space="preserve"> аналитический код</w:t>
            </w:r>
            <w:r w:rsidRPr="009D4D05">
              <w:rPr>
                <w:szCs w:val="22"/>
              </w:rPr>
              <w:t xml:space="preserve"> </w:t>
            </w:r>
            <w:r>
              <w:rPr>
                <w:lang w:eastAsia="en-US"/>
              </w:rPr>
              <w:t>плательщика</w:t>
            </w:r>
          </w:p>
        </w:tc>
      </w:tr>
      <w:tr w:rsidR="00947B7B" w:rsidRPr="00C81A06" w14:paraId="40946D3F" w14:textId="77777777" w:rsidTr="006F3457">
        <w:tc>
          <w:tcPr>
            <w:tcW w:w="1182" w:type="pct"/>
          </w:tcPr>
          <w:p w14:paraId="32E49202" w14:textId="6C54F57D" w:rsidR="00947B7B" w:rsidRPr="00C81A06" w:rsidRDefault="00947B7B" w:rsidP="00947B7B">
            <w:pPr>
              <w:pStyle w:val="GOSTTablenorm"/>
            </w:pPr>
            <w:r w:rsidRPr="009D4D05">
              <w:rPr>
                <w:szCs w:val="22"/>
              </w:rPr>
              <w:t>Сумма в валюте</w:t>
            </w:r>
          </w:p>
        </w:tc>
        <w:tc>
          <w:tcPr>
            <w:tcW w:w="860" w:type="pct"/>
          </w:tcPr>
          <w:p w14:paraId="05C22D6C" w14:textId="72364E17" w:rsidR="00947B7B" w:rsidRPr="006A2557" w:rsidRDefault="00947B7B" w:rsidP="00947B7B">
            <w:pPr>
              <w:pStyle w:val="GOSTTablenorm"/>
              <w:rPr>
                <w:b/>
              </w:rPr>
            </w:pPr>
            <w:r w:rsidRPr="009D4D05">
              <w:rPr>
                <w:szCs w:val="22"/>
                <w:lang w:val="en-US"/>
              </w:rPr>
              <w:t>entries</w:t>
            </w:r>
            <w:r w:rsidRPr="009D4D05">
              <w:rPr>
                <w:szCs w:val="22"/>
              </w:rPr>
              <w:t>:currency_amount</w:t>
            </w:r>
          </w:p>
        </w:tc>
        <w:tc>
          <w:tcPr>
            <w:tcW w:w="613" w:type="pct"/>
          </w:tcPr>
          <w:p w14:paraId="055541C9" w14:textId="3037ADFE" w:rsidR="00947B7B" w:rsidRPr="00C81A06" w:rsidRDefault="00947B7B" w:rsidP="00947B7B">
            <w:pPr>
              <w:pStyle w:val="GOSTTablenorm"/>
            </w:pPr>
            <w:r w:rsidRPr="009D4D05">
              <w:rPr>
                <w:szCs w:val="22"/>
                <w:lang w:eastAsia="en-US"/>
              </w:rPr>
              <w:t>Сумма</w:t>
            </w:r>
          </w:p>
        </w:tc>
        <w:tc>
          <w:tcPr>
            <w:tcW w:w="376" w:type="pct"/>
          </w:tcPr>
          <w:p w14:paraId="32C95C51" w14:textId="631AC309" w:rsidR="00947B7B" w:rsidRPr="00C81A06" w:rsidRDefault="00947B7B" w:rsidP="00947B7B">
            <w:pPr>
              <w:pStyle w:val="GOSTTablenorm"/>
            </w:pPr>
            <w:r w:rsidRPr="009D4D05">
              <w:rPr>
                <w:szCs w:val="22"/>
              </w:rPr>
              <w:t>Да</w:t>
            </w:r>
          </w:p>
        </w:tc>
        <w:tc>
          <w:tcPr>
            <w:tcW w:w="376" w:type="pct"/>
          </w:tcPr>
          <w:p w14:paraId="71E74DEA" w14:textId="14B92157" w:rsidR="00947B7B" w:rsidRPr="00C81A06" w:rsidRDefault="00947B7B" w:rsidP="00947B7B">
            <w:pPr>
              <w:pStyle w:val="GOSTTablenorm"/>
            </w:pPr>
            <w:r w:rsidRPr="00C8731F">
              <w:t>&lt;= 18.2</w:t>
            </w:r>
          </w:p>
        </w:tc>
        <w:tc>
          <w:tcPr>
            <w:tcW w:w="1593" w:type="pct"/>
          </w:tcPr>
          <w:p w14:paraId="51A4F694" w14:textId="1EC00B10" w:rsidR="00947B7B" w:rsidRPr="00CE4C04" w:rsidRDefault="00947B7B" w:rsidP="00947B7B">
            <w:pPr>
              <w:pStyle w:val="GOSTTablenorm"/>
            </w:pPr>
            <w:r>
              <w:t xml:space="preserve">Указывается сумма в </w:t>
            </w:r>
            <w:r w:rsidRPr="009D4D05">
              <w:t xml:space="preserve"> </w:t>
            </w:r>
            <w:r>
              <w:t>валюте</w:t>
            </w:r>
            <w:r w:rsidRPr="009D4D05">
              <w:t xml:space="preserve"> </w:t>
            </w:r>
          </w:p>
        </w:tc>
      </w:tr>
      <w:tr w:rsidR="00947B7B" w:rsidRPr="00C81A06" w14:paraId="7A363E46" w14:textId="77777777" w:rsidTr="006F3457">
        <w:tc>
          <w:tcPr>
            <w:tcW w:w="1182" w:type="pct"/>
          </w:tcPr>
          <w:p w14:paraId="192FEFCB" w14:textId="35AE2E36" w:rsidR="00947B7B" w:rsidRPr="00C81A06" w:rsidRDefault="00947B7B" w:rsidP="00947B7B">
            <w:pPr>
              <w:pStyle w:val="GOSTTablenorm"/>
            </w:pPr>
            <w:r w:rsidRPr="009D4D05">
              <w:rPr>
                <w:szCs w:val="22"/>
              </w:rPr>
              <w:t>Сумма в рублях</w:t>
            </w:r>
          </w:p>
        </w:tc>
        <w:tc>
          <w:tcPr>
            <w:tcW w:w="860" w:type="pct"/>
          </w:tcPr>
          <w:p w14:paraId="5F0EF36B" w14:textId="09481538" w:rsidR="00947B7B" w:rsidRPr="00097345" w:rsidRDefault="00947B7B" w:rsidP="00947B7B">
            <w:pPr>
              <w:pStyle w:val="GOSTTablenorm"/>
              <w:rPr>
                <w:lang w:val="en-US"/>
              </w:rPr>
            </w:pPr>
            <w:r w:rsidRPr="009D4D05">
              <w:rPr>
                <w:szCs w:val="22"/>
                <w:lang w:val="en-US"/>
              </w:rPr>
              <w:t>entries</w:t>
            </w:r>
            <w:r w:rsidRPr="009D4D05">
              <w:rPr>
                <w:szCs w:val="22"/>
              </w:rPr>
              <w:t>:amount</w:t>
            </w:r>
            <w:r w:rsidR="00223792">
              <w:rPr>
                <w:szCs w:val="22"/>
                <w:lang w:val="en-US"/>
              </w:rPr>
              <w:t>_rub</w:t>
            </w:r>
          </w:p>
        </w:tc>
        <w:tc>
          <w:tcPr>
            <w:tcW w:w="613" w:type="pct"/>
          </w:tcPr>
          <w:p w14:paraId="5B9D444F" w14:textId="1D40BDC1" w:rsidR="00947B7B" w:rsidRPr="00C81A06" w:rsidRDefault="00947B7B" w:rsidP="00947B7B">
            <w:pPr>
              <w:pStyle w:val="GOSTTablenorm"/>
            </w:pPr>
            <w:r w:rsidRPr="009D4D05">
              <w:rPr>
                <w:szCs w:val="22"/>
                <w:lang w:eastAsia="en-US"/>
              </w:rPr>
              <w:t>Сумма</w:t>
            </w:r>
          </w:p>
        </w:tc>
        <w:tc>
          <w:tcPr>
            <w:tcW w:w="376" w:type="pct"/>
          </w:tcPr>
          <w:p w14:paraId="3B526EE1" w14:textId="57BC62F6" w:rsidR="00947B7B" w:rsidRPr="00C81A06" w:rsidRDefault="00947B7B" w:rsidP="00947B7B">
            <w:pPr>
              <w:pStyle w:val="GOSTTablenorm"/>
            </w:pPr>
            <w:r w:rsidRPr="009D4D05">
              <w:rPr>
                <w:szCs w:val="22"/>
              </w:rPr>
              <w:t>Да</w:t>
            </w:r>
          </w:p>
        </w:tc>
        <w:tc>
          <w:tcPr>
            <w:tcW w:w="376" w:type="pct"/>
          </w:tcPr>
          <w:p w14:paraId="647481F5" w14:textId="712D6D00" w:rsidR="00947B7B" w:rsidRPr="00C81A06" w:rsidRDefault="00947B7B" w:rsidP="00947B7B">
            <w:pPr>
              <w:pStyle w:val="GOSTTablenorm"/>
            </w:pPr>
            <w:r w:rsidRPr="00C8731F">
              <w:t>&lt;= 18.2</w:t>
            </w:r>
          </w:p>
        </w:tc>
        <w:tc>
          <w:tcPr>
            <w:tcW w:w="1593" w:type="pct"/>
          </w:tcPr>
          <w:p w14:paraId="64AA7423" w14:textId="4875343C" w:rsidR="00947B7B" w:rsidRPr="00C81A06" w:rsidRDefault="00947B7B" w:rsidP="00947B7B">
            <w:pPr>
              <w:pStyle w:val="GOSTTablenorm"/>
            </w:pPr>
            <w:r>
              <w:t>Указывается сумма в рублях</w:t>
            </w:r>
          </w:p>
        </w:tc>
      </w:tr>
    </w:tbl>
    <w:p w14:paraId="3A44BA4B" w14:textId="10FEDBDF" w:rsidR="00F227C9" w:rsidRDefault="00F227C9" w:rsidP="00F227C9">
      <w:pPr>
        <w:pStyle w:val="51"/>
        <w:rPr>
          <w:szCs w:val="24"/>
        </w:rPr>
      </w:pPr>
      <w:bookmarkStart w:id="753" w:name="_Toc226625595"/>
      <w:r>
        <w:t xml:space="preserve">Пример запроса </w:t>
      </w:r>
      <w:r w:rsidRPr="00667777">
        <w:t>по документу «</w:t>
      </w:r>
      <w:r w:rsidR="000F152E">
        <w:t>З</w:t>
      </w:r>
      <w:r w:rsidR="000F152E" w:rsidRPr="00942712">
        <w:t>аявление на проведение операций с иностранной валютой</w:t>
      </w:r>
      <w:r w:rsidR="000F152E" w:rsidRPr="00B94120">
        <w:t xml:space="preserve">» </w:t>
      </w:r>
      <w:r w:rsidR="000F152E" w:rsidRPr="00B94120">
        <w:rPr>
          <w:szCs w:val="22"/>
          <w:lang w:val="en-US"/>
        </w:rPr>
        <w:t>BRA</w:t>
      </w:r>
      <w:r w:rsidR="000F152E" w:rsidRPr="00B94120">
        <w:rPr>
          <w:szCs w:val="22"/>
        </w:rPr>
        <w:t>_</w:t>
      </w:r>
      <w:r w:rsidR="000F152E" w:rsidRPr="00B94120">
        <w:rPr>
          <w:szCs w:val="22"/>
          <w:lang w:val="en-US"/>
        </w:rPr>
        <w:t>DOC</w:t>
      </w:r>
      <w:r w:rsidR="000F152E" w:rsidRPr="00B94120">
        <w:rPr>
          <w:szCs w:val="22"/>
        </w:rPr>
        <w:t>_</w:t>
      </w:r>
      <w:r w:rsidR="000F152E" w:rsidRPr="00B94120">
        <w:rPr>
          <w:szCs w:val="22"/>
          <w:lang w:val="en-US"/>
        </w:rPr>
        <w:t>D</w:t>
      </w:r>
      <w:r w:rsidR="000F152E" w:rsidRPr="00B94120">
        <w:rPr>
          <w:szCs w:val="22"/>
        </w:rPr>
        <w:t>_0</w:t>
      </w:r>
      <w:r w:rsidR="000F152E">
        <w:rPr>
          <w:szCs w:val="22"/>
        </w:rPr>
        <w:t>39</w:t>
      </w:r>
      <w:r w:rsidR="000F152E" w:rsidRPr="00B94120">
        <w:rPr>
          <w:szCs w:val="22"/>
        </w:rPr>
        <w:t>_</w:t>
      </w:r>
      <w:r w:rsidR="000F152E" w:rsidRPr="00B94120">
        <w:rPr>
          <w:szCs w:val="22"/>
          <w:lang w:val="en-US"/>
        </w:rPr>
        <w:t>SPS</w:t>
      </w:r>
      <w:bookmarkEnd w:id="753"/>
    </w:p>
    <w:p w14:paraId="432E66EF" w14:textId="77777777" w:rsidR="00B57CE8" w:rsidRPr="00A97178" w:rsidRDefault="00B57CE8" w:rsidP="00B57CE8">
      <w:pPr>
        <w:pStyle w:val="GOSTScript"/>
      </w:pPr>
      <w:r w:rsidRPr="00A97178">
        <w:t>{</w:t>
      </w:r>
    </w:p>
    <w:p w14:paraId="662FB37E" w14:textId="77777777" w:rsidR="00B57CE8" w:rsidRPr="00A97178" w:rsidRDefault="00B57CE8" w:rsidP="00B57CE8">
      <w:pPr>
        <w:pStyle w:val="GOSTScript"/>
      </w:pPr>
      <w:r w:rsidRPr="00A97178">
        <w:tab/>
        <w:t>"header": {</w:t>
      </w:r>
    </w:p>
    <w:p w14:paraId="4F05CC5A" w14:textId="77777777" w:rsidR="00B57CE8" w:rsidRPr="00A97178" w:rsidRDefault="00B57CE8" w:rsidP="00B57CE8">
      <w:pPr>
        <w:pStyle w:val="GOSTScript"/>
      </w:pPr>
      <w:r w:rsidRPr="00A97178">
        <w:tab/>
      </w:r>
      <w:r w:rsidRPr="00A97178">
        <w:tab/>
        <w:t>"Source": "RMS",</w:t>
      </w:r>
    </w:p>
    <w:p w14:paraId="2C7D81E5" w14:textId="77777777" w:rsidR="00B57CE8" w:rsidRPr="00A97178" w:rsidRDefault="00B57CE8" w:rsidP="00B57CE8">
      <w:pPr>
        <w:pStyle w:val="GOSTScript"/>
      </w:pPr>
      <w:r>
        <w:lastRenderedPageBreak/>
        <w:tab/>
      </w:r>
      <w:r>
        <w:tab/>
        <w:t>"ReqDateTime": "2025</w:t>
      </w:r>
      <w:r w:rsidRPr="00A97178">
        <w:t>-08-29 10:37:22",</w:t>
      </w:r>
    </w:p>
    <w:p w14:paraId="65ED08ED" w14:textId="77777777" w:rsidR="00B57CE8" w:rsidRPr="00A97178" w:rsidRDefault="00B57CE8" w:rsidP="00B57CE8">
      <w:pPr>
        <w:pStyle w:val="GOSTScript"/>
      </w:pPr>
      <w:r w:rsidRPr="00A97178">
        <w:tab/>
      </w:r>
      <w:r w:rsidRPr="00A97178">
        <w:tab/>
        <w:t>"Version": "1.0",</w:t>
      </w:r>
    </w:p>
    <w:p w14:paraId="517C6B07" w14:textId="77777777" w:rsidR="00B57CE8" w:rsidRPr="00A97178" w:rsidRDefault="00B57CE8" w:rsidP="00B57CE8">
      <w:pPr>
        <w:pStyle w:val="GOSTScript"/>
      </w:pPr>
      <w:r w:rsidRPr="00A97178">
        <w:tab/>
      </w:r>
      <w:r w:rsidRPr="00A97178">
        <w:tab/>
        <w:t>"ReqGuid": "b0d4ce5d-2757-4699-948c-cfa72ba94f10",</w:t>
      </w:r>
    </w:p>
    <w:p w14:paraId="2D22B9D8" w14:textId="77777777" w:rsidR="00B57CE8" w:rsidRPr="00A97178" w:rsidRDefault="00B57CE8" w:rsidP="00B57CE8">
      <w:pPr>
        <w:pStyle w:val="GOSTScript"/>
      </w:pPr>
      <w:r w:rsidRPr="00A97178">
        <w:tab/>
      </w:r>
      <w:r w:rsidRPr="00A97178">
        <w:tab/>
        <w:t>"DocGuid": "0bd90a7c-e339-46ff-ac39-71029ff81370",</w:t>
      </w:r>
    </w:p>
    <w:p w14:paraId="28406631" w14:textId="77777777" w:rsidR="00B57CE8" w:rsidRPr="00A97178" w:rsidRDefault="00B57CE8" w:rsidP="00B57CE8">
      <w:pPr>
        <w:pStyle w:val="GOSTScript"/>
      </w:pPr>
      <w:r w:rsidRPr="00A97178">
        <w:tab/>
      </w:r>
      <w:r w:rsidRPr="00A97178">
        <w:tab/>
        <w:t>"RequestType": "ACCOUNTING",</w:t>
      </w:r>
    </w:p>
    <w:p w14:paraId="499D2DA8" w14:textId="6891BF70" w:rsidR="00B57CE8" w:rsidRPr="00A97178" w:rsidRDefault="00B57CE8" w:rsidP="00B57CE8">
      <w:pPr>
        <w:pStyle w:val="GOSTScript"/>
      </w:pPr>
      <w:r>
        <w:tab/>
      </w:r>
      <w:r>
        <w:tab/>
        <w:t>"TypeDoc": "BRA_DOC_D_039</w:t>
      </w:r>
      <w:r w:rsidRPr="00114371">
        <w:t>_</w:t>
      </w:r>
      <w:r>
        <w:t>SPS</w:t>
      </w:r>
      <w:r w:rsidRPr="00A97178">
        <w:t>",</w:t>
      </w:r>
    </w:p>
    <w:p w14:paraId="2DED674A" w14:textId="77777777" w:rsidR="00B57CE8" w:rsidRPr="00A97178" w:rsidRDefault="00B57CE8" w:rsidP="00B57CE8">
      <w:pPr>
        <w:pStyle w:val="GOSTScript"/>
      </w:pPr>
      <w:r w:rsidRPr="00A97178">
        <w:tab/>
      </w:r>
      <w:r w:rsidRPr="00A97178">
        <w:tab/>
        <w:t>"Stage": "auth",</w:t>
      </w:r>
    </w:p>
    <w:p w14:paraId="07A052E2" w14:textId="77777777" w:rsidR="00B57CE8" w:rsidRPr="00A97178" w:rsidRDefault="00B57CE8" w:rsidP="00B57CE8">
      <w:pPr>
        <w:pStyle w:val="GOSTScript"/>
      </w:pPr>
      <w:r w:rsidRPr="00A97178">
        <w:tab/>
      </w:r>
      <w:r w:rsidRPr="00A97178">
        <w:tab/>
        <w:t>"BalLevContrl": "2",</w:t>
      </w:r>
    </w:p>
    <w:p w14:paraId="2C986924" w14:textId="77777777" w:rsidR="00B57CE8" w:rsidRPr="00114371" w:rsidRDefault="00B57CE8" w:rsidP="00B57CE8">
      <w:pPr>
        <w:pStyle w:val="GOSTScript"/>
      </w:pPr>
      <w:r w:rsidRPr="00A97178">
        <w:tab/>
      </w:r>
      <w:r w:rsidRPr="00A97178">
        <w:tab/>
        <w:t>"Subject": "5700",</w:t>
      </w:r>
    </w:p>
    <w:p w14:paraId="6E065707" w14:textId="77777777" w:rsidR="00B57CE8" w:rsidRPr="00A97178" w:rsidRDefault="00B57CE8" w:rsidP="00B57CE8">
      <w:pPr>
        <w:pStyle w:val="GOSTScript"/>
      </w:pPr>
      <w:r>
        <w:tab/>
      </w:r>
      <w:r>
        <w:tab/>
        <w:t>"SettlementDate": "2025</w:t>
      </w:r>
      <w:r w:rsidRPr="00A97178">
        <w:t>-08-28"</w:t>
      </w:r>
    </w:p>
    <w:p w14:paraId="0445964A" w14:textId="77777777" w:rsidR="00B57CE8" w:rsidRPr="00A97178" w:rsidRDefault="00B57CE8" w:rsidP="00B57CE8">
      <w:pPr>
        <w:pStyle w:val="GOSTScript"/>
      </w:pPr>
      <w:r w:rsidRPr="00A97178">
        <w:tab/>
        <w:t>},</w:t>
      </w:r>
    </w:p>
    <w:p w14:paraId="7CA35A57" w14:textId="77777777" w:rsidR="00B57CE8" w:rsidRPr="00A97178" w:rsidRDefault="00B57CE8" w:rsidP="00B57CE8">
      <w:pPr>
        <w:pStyle w:val="GOSTScript"/>
      </w:pPr>
      <w:r w:rsidRPr="00A97178">
        <w:tab/>
        <w:t>"document": {</w:t>
      </w:r>
    </w:p>
    <w:p w14:paraId="21CDA40F" w14:textId="77777777" w:rsidR="00B57CE8" w:rsidRPr="00A97178" w:rsidRDefault="00B57CE8" w:rsidP="00B57CE8">
      <w:pPr>
        <w:pStyle w:val="GOSTScript"/>
      </w:pPr>
      <w:r w:rsidRPr="00A97178">
        <w:tab/>
      </w:r>
      <w:r w:rsidRPr="00A97178">
        <w:tab/>
        <w:t>"document_no": "345",</w:t>
      </w:r>
    </w:p>
    <w:p w14:paraId="691B8F04" w14:textId="77777777" w:rsidR="00B57CE8" w:rsidRPr="00A97178" w:rsidRDefault="00B57CE8" w:rsidP="00B57CE8">
      <w:pPr>
        <w:pStyle w:val="GOSTScript"/>
      </w:pPr>
      <w:r>
        <w:tab/>
      </w:r>
      <w:r>
        <w:tab/>
        <w:t>"document_date": "2025-08-28</w:t>
      </w:r>
      <w:r w:rsidRPr="00A97178">
        <w:t>",</w:t>
      </w:r>
    </w:p>
    <w:p w14:paraId="614A75CD" w14:textId="343FA7F0" w:rsidR="00B57CE8" w:rsidRDefault="00B57CE8" w:rsidP="00B57CE8">
      <w:pPr>
        <w:pStyle w:val="GOSTScript"/>
      </w:pPr>
      <w:r>
        <w:tab/>
      </w:r>
      <w:r>
        <w:tab/>
        <w:t>"document_type": "</w:t>
      </w:r>
      <w:r>
        <w:rPr>
          <w:lang w:val="ru-RU"/>
        </w:rPr>
        <w:t>ЗПО</w:t>
      </w:r>
      <w:r w:rsidRPr="00C6161D">
        <w:t>"</w:t>
      </w:r>
      <w:r w:rsidRPr="00A97178">
        <w:t>,</w:t>
      </w:r>
    </w:p>
    <w:p w14:paraId="1AA8DC21" w14:textId="166589D0" w:rsidR="00B57CE8" w:rsidRDefault="00B57CE8" w:rsidP="00B57CE8">
      <w:pPr>
        <w:pStyle w:val="GOSTScript"/>
      </w:pPr>
      <w:r>
        <w:tab/>
      </w:r>
      <w:r>
        <w:tab/>
      </w:r>
      <w:r w:rsidRPr="00DA110D">
        <w:t>"</w:t>
      </w:r>
      <w:r w:rsidRPr="009D4D05">
        <w:rPr>
          <w:szCs w:val="22"/>
        </w:rPr>
        <w:t>currency</w:t>
      </w:r>
      <w:r w:rsidRPr="00DA110D">
        <w:t>": "</w:t>
      </w:r>
      <w:r w:rsidRPr="00097345">
        <w:t>643</w:t>
      </w:r>
      <w:r w:rsidRPr="00DA110D">
        <w:t>",</w:t>
      </w:r>
      <w:r>
        <w:tab/>
      </w:r>
      <w:r>
        <w:tab/>
      </w:r>
    </w:p>
    <w:p w14:paraId="6F9E033C" w14:textId="6EF16B5C" w:rsidR="009B0953" w:rsidRPr="00242112" w:rsidRDefault="009B0953" w:rsidP="009B0953">
      <w:pPr>
        <w:pStyle w:val="GOSTScript"/>
      </w:pPr>
      <w:r>
        <w:tab/>
      </w:r>
      <w:r>
        <w:tab/>
      </w:r>
      <w:r w:rsidRPr="008B7AAD">
        <w:t>"</w:t>
      </w:r>
      <w:r w:rsidRPr="00114371">
        <w:rPr>
          <w:szCs w:val="22"/>
        </w:rPr>
        <w:t>parent</w:t>
      </w:r>
      <w:r w:rsidRPr="00543273">
        <w:t>":</w:t>
      </w:r>
      <w:r w:rsidRPr="00242112">
        <w:t xml:space="preserve"> {</w:t>
      </w:r>
    </w:p>
    <w:p w14:paraId="1BEF044B" w14:textId="40637759" w:rsidR="009B0953" w:rsidRDefault="009B0953" w:rsidP="009B0953">
      <w:pPr>
        <w:pStyle w:val="GOSTScript"/>
      </w:pPr>
      <w:r w:rsidRPr="00242112">
        <w:tab/>
      </w:r>
      <w:r w:rsidRPr="00242112">
        <w:tab/>
      </w:r>
      <w:r w:rsidRPr="00242112">
        <w:tab/>
      </w:r>
      <w:r w:rsidRPr="00DA110D">
        <w:t>"</w:t>
      </w:r>
      <w:r w:rsidRPr="00114371">
        <w:rPr>
          <w:szCs w:val="22"/>
        </w:rPr>
        <w:t>document_id</w:t>
      </w:r>
      <w:r w:rsidRPr="00DA110D">
        <w:t>": "</w:t>
      </w:r>
      <w:r w:rsidRPr="00A97178">
        <w:t>1</w:t>
      </w:r>
      <w:r w:rsidRPr="00106AFA">
        <w:t>111</w:t>
      </w:r>
      <w:r w:rsidRPr="00A97178">
        <w:t>ce5d-2757-4699-948c-cfa72ba9</w:t>
      </w:r>
      <w:r w:rsidRPr="00106AFA">
        <w:t>1111</w:t>
      </w:r>
      <w:r w:rsidRPr="00DA110D">
        <w:t>",</w:t>
      </w:r>
    </w:p>
    <w:p w14:paraId="3B846F83" w14:textId="097A844D" w:rsidR="009B0953" w:rsidRPr="00DA110D" w:rsidRDefault="009B0953" w:rsidP="009B0953">
      <w:pPr>
        <w:pStyle w:val="GOSTScript"/>
      </w:pPr>
      <w:r w:rsidRPr="008C1851">
        <w:tab/>
      </w:r>
      <w:r w:rsidRPr="008C1851">
        <w:tab/>
      </w:r>
      <w:r w:rsidRPr="008C1851">
        <w:tab/>
      </w:r>
      <w:r w:rsidRPr="00DA110D">
        <w:t>"</w:t>
      </w:r>
      <w:r w:rsidRPr="00D31905">
        <w:rPr>
          <w:szCs w:val="22"/>
        </w:rPr>
        <w:t>document_no</w:t>
      </w:r>
      <w:r w:rsidRPr="00DA110D">
        <w:t>": "</w:t>
      </w:r>
      <w:r>
        <w:t>123</w:t>
      </w:r>
      <w:r w:rsidRPr="00DA110D">
        <w:t>",</w:t>
      </w:r>
    </w:p>
    <w:p w14:paraId="62B6CC41" w14:textId="632494F7" w:rsidR="009B0953" w:rsidRPr="00F00F4F" w:rsidRDefault="009B0953" w:rsidP="009B0953">
      <w:pPr>
        <w:pStyle w:val="GOSTScript"/>
      </w:pPr>
      <w:r w:rsidRPr="008C1851">
        <w:tab/>
      </w:r>
      <w:r w:rsidRPr="008C1851">
        <w:tab/>
      </w:r>
      <w:r w:rsidRPr="008C1851">
        <w:tab/>
      </w:r>
      <w:r w:rsidRPr="00DA110D">
        <w:t>"</w:t>
      </w:r>
      <w:r w:rsidRPr="00D31905">
        <w:rPr>
          <w:szCs w:val="22"/>
        </w:rPr>
        <w:t>document_</w:t>
      </w:r>
      <w:r w:rsidRPr="00EF29A4">
        <w:rPr>
          <w:szCs w:val="22"/>
        </w:rPr>
        <w:t>date</w:t>
      </w:r>
      <w:r w:rsidRPr="00DA110D">
        <w:t>": "</w:t>
      </w:r>
      <w:r>
        <w:t>2025-08-28"</w:t>
      </w:r>
      <w:r w:rsidR="00D47B84" w:rsidRPr="00682541">
        <w:t>,</w:t>
      </w:r>
    </w:p>
    <w:p w14:paraId="19C6C763" w14:textId="43E05C22" w:rsidR="009B0953" w:rsidRDefault="009B0953" w:rsidP="009B0953">
      <w:pPr>
        <w:pStyle w:val="GOSTScript"/>
      </w:pPr>
      <w:r w:rsidRPr="00242112">
        <w:tab/>
      </w:r>
      <w:r w:rsidRPr="00242112">
        <w:tab/>
      </w:r>
      <w:r w:rsidRPr="00242112">
        <w:tab/>
      </w:r>
      <w:r w:rsidRPr="00A97178">
        <w:t>"</w:t>
      </w:r>
      <w:r w:rsidRPr="00D31905">
        <w:rPr>
          <w:szCs w:val="22"/>
        </w:rPr>
        <w:t>document_</w:t>
      </w:r>
      <w:r w:rsidRPr="00EF29A4">
        <w:rPr>
          <w:szCs w:val="22"/>
        </w:rPr>
        <w:t>type</w:t>
      </w:r>
      <w:r w:rsidRPr="00A97178">
        <w:t xml:space="preserve">": </w:t>
      </w:r>
      <w:r>
        <w:t>"</w:t>
      </w:r>
      <w:r w:rsidR="00A253F7">
        <w:rPr>
          <w:lang w:val="ru-RU"/>
        </w:rPr>
        <w:t>ПЗВ</w:t>
      </w:r>
      <w:r>
        <w:t>"</w:t>
      </w:r>
    </w:p>
    <w:p w14:paraId="79DBD869" w14:textId="558A0504" w:rsidR="009B0953" w:rsidRPr="00F00F4F" w:rsidRDefault="009B0953" w:rsidP="009B0953">
      <w:pPr>
        <w:pStyle w:val="GOSTScript"/>
      </w:pPr>
      <w:r w:rsidRPr="00242112">
        <w:tab/>
      </w:r>
      <w:r w:rsidRPr="00242112">
        <w:tab/>
      </w:r>
      <w:r>
        <w:t>}</w:t>
      </w:r>
      <w:r w:rsidR="00A253F7" w:rsidRPr="00682541">
        <w:t>,</w:t>
      </w:r>
    </w:p>
    <w:p w14:paraId="38F66595" w14:textId="77777777" w:rsidR="00A253F7" w:rsidRPr="00242112" w:rsidRDefault="00A253F7" w:rsidP="00A253F7">
      <w:pPr>
        <w:pStyle w:val="GOSTScript"/>
      </w:pPr>
      <w:r w:rsidRPr="00242112">
        <w:tab/>
      </w:r>
      <w:r w:rsidRPr="00242112">
        <w:tab/>
        <w:t>"recipient": {</w:t>
      </w:r>
    </w:p>
    <w:p w14:paraId="5FA3D9B9" w14:textId="40BD6E0B" w:rsidR="00A253F7" w:rsidRDefault="00A253F7" w:rsidP="00A253F7">
      <w:pPr>
        <w:pStyle w:val="GOSTScript"/>
      </w:pPr>
      <w:r w:rsidRPr="00242112">
        <w:tab/>
      </w:r>
      <w:r w:rsidRPr="00242112">
        <w:tab/>
      </w:r>
      <w:r w:rsidRPr="00242112">
        <w:tab/>
      </w:r>
      <w:r w:rsidRPr="00DA110D">
        <w:t>"</w:t>
      </w:r>
      <w:r w:rsidRPr="00D444E8">
        <w:rPr>
          <w:szCs w:val="22"/>
        </w:rPr>
        <w:t>treasury_account</w:t>
      </w:r>
      <w:r w:rsidRPr="00DA110D">
        <w:t>": "</w:t>
      </w:r>
      <w:r w:rsidR="008D165C" w:rsidRPr="00C6161D">
        <w:t>03100643000000016000</w:t>
      </w:r>
      <w:r>
        <w:t>"</w:t>
      </w:r>
    </w:p>
    <w:p w14:paraId="6ED83B7C" w14:textId="77777777" w:rsidR="00A253F7" w:rsidRPr="00DA110D" w:rsidRDefault="00A253F7" w:rsidP="00A253F7">
      <w:pPr>
        <w:pStyle w:val="GOSTScript"/>
      </w:pPr>
      <w:r w:rsidRPr="00242112">
        <w:tab/>
      </w:r>
      <w:r w:rsidRPr="00242112">
        <w:tab/>
      </w:r>
      <w:r w:rsidRPr="00DA110D">
        <w:t>},</w:t>
      </w:r>
    </w:p>
    <w:p w14:paraId="108167A8" w14:textId="77777777" w:rsidR="008D165C" w:rsidRPr="00DA110D" w:rsidRDefault="008D165C" w:rsidP="008D165C">
      <w:pPr>
        <w:pStyle w:val="GOSTScript"/>
      </w:pPr>
      <w:r w:rsidRPr="008C1851">
        <w:tab/>
      </w:r>
      <w:r w:rsidRPr="008C1851">
        <w:tab/>
      </w:r>
      <w:r w:rsidRPr="00DA110D">
        <w:t>"</w:t>
      </w:r>
      <w:r>
        <w:t>s</w:t>
      </w:r>
      <w:r w:rsidRPr="00DA110D">
        <w:t>ender": {</w:t>
      </w:r>
    </w:p>
    <w:p w14:paraId="52976857" w14:textId="6813A217" w:rsidR="008D165C" w:rsidRPr="00682541" w:rsidRDefault="008D165C" w:rsidP="008D165C">
      <w:pPr>
        <w:pStyle w:val="GOSTScript"/>
      </w:pPr>
      <w:r w:rsidRPr="008C1851">
        <w:tab/>
      </w:r>
      <w:r w:rsidRPr="008C1851">
        <w:tab/>
      </w:r>
      <w:r w:rsidRPr="008C1851">
        <w:tab/>
      </w:r>
      <w:r w:rsidRPr="00DA110D">
        <w:t>"</w:t>
      </w:r>
      <w:r w:rsidRPr="006A2557">
        <w:t>account</w:t>
      </w:r>
      <w:r w:rsidRPr="00DA110D">
        <w:t>": "</w:t>
      </w:r>
      <w:r w:rsidRPr="00C6161D">
        <w:t>04601110030</w:t>
      </w:r>
      <w:r>
        <w:t>"</w:t>
      </w:r>
      <w:r w:rsidR="00AF7866" w:rsidRPr="00682541">
        <w:t>,</w:t>
      </w:r>
    </w:p>
    <w:p w14:paraId="543E4776" w14:textId="5064B4AC" w:rsidR="00AF7866" w:rsidRPr="00E45BAB" w:rsidRDefault="00AF7866" w:rsidP="008D165C">
      <w:pPr>
        <w:pStyle w:val="GOSTScript"/>
      </w:pPr>
      <w:r w:rsidRPr="008C1851">
        <w:tab/>
      </w:r>
      <w:r w:rsidRPr="008C1851">
        <w:tab/>
      </w:r>
      <w:r w:rsidRPr="008C1851">
        <w:tab/>
      </w:r>
      <w:r w:rsidR="00682541" w:rsidRPr="00DA110D">
        <w:t>"</w:t>
      </w:r>
      <w:r w:rsidRPr="005A6689">
        <w:t>doc_guid_nvs": "</w:t>
      </w:r>
      <w:r w:rsidRPr="00A97178">
        <w:t>1</w:t>
      </w:r>
      <w:r w:rsidRPr="00106AFA">
        <w:t>111</w:t>
      </w:r>
      <w:r w:rsidRPr="00A97178">
        <w:t>ce5d-2757-4699-948c-cfa72ba9</w:t>
      </w:r>
      <w:r w:rsidRPr="00106AFA">
        <w:t>1111</w:t>
      </w:r>
      <w:r>
        <w:t>"</w:t>
      </w:r>
    </w:p>
    <w:p w14:paraId="057273FC" w14:textId="77777777" w:rsidR="008D165C" w:rsidRPr="00C6161D" w:rsidRDefault="008D165C" w:rsidP="008D165C">
      <w:pPr>
        <w:pStyle w:val="GOSTScript"/>
      </w:pPr>
      <w:r w:rsidRPr="00C6161D">
        <w:tab/>
      </w:r>
      <w:r w:rsidRPr="00C6161D">
        <w:tab/>
        <w:t>},</w:t>
      </w:r>
    </w:p>
    <w:p w14:paraId="6C1D5F91" w14:textId="77777777" w:rsidR="00AF7866" w:rsidRPr="00A97178" w:rsidRDefault="00AF7866" w:rsidP="00AF7866">
      <w:pPr>
        <w:pStyle w:val="GOSTScript"/>
      </w:pPr>
      <w:r w:rsidRPr="00A97178">
        <w:tab/>
      </w:r>
      <w:r w:rsidRPr="00A97178">
        <w:tab/>
        <w:t>"entries": [</w:t>
      </w:r>
    </w:p>
    <w:p w14:paraId="3DE82A79" w14:textId="77777777" w:rsidR="00AF7866" w:rsidRPr="00A97178" w:rsidRDefault="00AF7866" w:rsidP="00AF7866">
      <w:pPr>
        <w:pStyle w:val="GOSTScript"/>
      </w:pPr>
      <w:r w:rsidRPr="00A97178">
        <w:tab/>
      </w:r>
      <w:r w:rsidRPr="00A97178">
        <w:tab/>
      </w:r>
      <w:r w:rsidRPr="00A97178">
        <w:tab/>
        <w:t>{</w:t>
      </w:r>
    </w:p>
    <w:p w14:paraId="0EB233E9" w14:textId="77777777" w:rsidR="00AF7866" w:rsidRDefault="00AF7866" w:rsidP="00AF7866">
      <w:pPr>
        <w:pStyle w:val="GOSTScript"/>
      </w:pPr>
      <w:r>
        <w:tab/>
      </w:r>
      <w:r>
        <w:tab/>
      </w:r>
      <w:r>
        <w:tab/>
      </w:r>
      <w:r>
        <w:tab/>
      </w:r>
      <w:r w:rsidRPr="005A6689">
        <w:t>"</w:t>
      </w:r>
      <w:r w:rsidRPr="006A2557">
        <w:t>line_id</w:t>
      </w:r>
      <w:r w:rsidRPr="005A6689">
        <w:t>": "</w:t>
      </w:r>
      <w:r w:rsidRPr="00A97178">
        <w:t>1</w:t>
      </w:r>
      <w:r w:rsidRPr="00106AFA">
        <w:t>111</w:t>
      </w:r>
      <w:r w:rsidRPr="00A97178">
        <w:t>ce5d-2757-4699-948c-cfa72ba9</w:t>
      </w:r>
      <w:r>
        <w:t>1112"</w:t>
      </w:r>
      <w:r w:rsidRPr="00C6161D">
        <w:t>,</w:t>
      </w:r>
    </w:p>
    <w:p w14:paraId="0B4A2A34" w14:textId="7461F471" w:rsidR="00AF7866" w:rsidRPr="00DA110D" w:rsidRDefault="00AF7866" w:rsidP="00AF7866">
      <w:pPr>
        <w:pStyle w:val="GOSTScript"/>
      </w:pPr>
      <w:r>
        <w:tab/>
      </w:r>
      <w:r>
        <w:tab/>
      </w:r>
      <w:r>
        <w:tab/>
      </w:r>
      <w:r>
        <w:tab/>
      </w:r>
      <w:r w:rsidRPr="00DA110D">
        <w:t>"bcc": "</w:t>
      </w:r>
      <w:r w:rsidRPr="001F6E9C">
        <w:t>10011701010016000180</w:t>
      </w:r>
      <w:r w:rsidRPr="00DA110D">
        <w:t>",</w:t>
      </w:r>
    </w:p>
    <w:p w14:paraId="3741CF47" w14:textId="5E4AE3AE" w:rsidR="00AF7866" w:rsidRDefault="00AF7866" w:rsidP="00AF7866">
      <w:pPr>
        <w:pStyle w:val="GOSTScript"/>
      </w:pPr>
      <w:r>
        <w:tab/>
      </w:r>
      <w:r>
        <w:tab/>
      </w:r>
      <w:r>
        <w:tab/>
      </w:r>
      <w:r>
        <w:tab/>
      </w:r>
      <w:r w:rsidRPr="00DA110D">
        <w:t>"</w:t>
      </w:r>
      <w:r w:rsidRPr="00343388">
        <w:t>type_</w:t>
      </w:r>
      <w:r>
        <w:t>bcc</w:t>
      </w:r>
      <w:r w:rsidRPr="00DA110D">
        <w:t>": "</w:t>
      </w:r>
      <w:r w:rsidRPr="001C252D">
        <w:t>20</w:t>
      </w:r>
      <w:r w:rsidRPr="00DA110D">
        <w:t>",</w:t>
      </w:r>
    </w:p>
    <w:p w14:paraId="0289EA3F" w14:textId="61A36223" w:rsidR="00AF7866" w:rsidRDefault="00AF7866" w:rsidP="00AF7866">
      <w:pPr>
        <w:pStyle w:val="GOSTScript"/>
      </w:pPr>
      <w:r>
        <w:tab/>
      </w:r>
      <w:r>
        <w:tab/>
      </w:r>
      <w:r>
        <w:tab/>
      </w:r>
      <w:r>
        <w:tab/>
        <w:t>"oktmo": "60</w:t>
      </w:r>
      <w:r w:rsidRPr="00C6161D">
        <w:t>000000",</w:t>
      </w:r>
    </w:p>
    <w:p w14:paraId="181C6250" w14:textId="19944273" w:rsidR="00AF7866" w:rsidRDefault="00AF7866" w:rsidP="00AF7866">
      <w:pPr>
        <w:pStyle w:val="GOSTScript"/>
      </w:pPr>
      <w:r>
        <w:tab/>
      </w:r>
      <w:r>
        <w:tab/>
      </w:r>
      <w:r>
        <w:tab/>
      </w:r>
      <w:r>
        <w:tab/>
      </w:r>
      <w:r w:rsidRPr="00A97178">
        <w:t>"</w:t>
      </w:r>
      <w:r w:rsidRPr="00EF29A4">
        <w:rPr>
          <w:szCs w:val="22"/>
        </w:rPr>
        <w:t>curr</w:t>
      </w:r>
      <w:r>
        <w:rPr>
          <w:szCs w:val="22"/>
        </w:rPr>
        <w:t>ency</w:t>
      </w:r>
      <w:r w:rsidRPr="00114371">
        <w:rPr>
          <w:szCs w:val="22"/>
        </w:rPr>
        <w:t>_</w:t>
      </w:r>
      <w:r w:rsidRPr="00A97178">
        <w:t>amount": 200</w:t>
      </w:r>
      <w:r>
        <w:t>,</w:t>
      </w:r>
    </w:p>
    <w:p w14:paraId="67C60713" w14:textId="10C6E392" w:rsidR="00BF4FBE" w:rsidRPr="00106AFA" w:rsidRDefault="00BF4FBE" w:rsidP="00BF4FBE">
      <w:pPr>
        <w:pStyle w:val="GOSTScript"/>
      </w:pPr>
      <w:r>
        <w:tab/>
      </w:r>
      <w:r>
        <w:tab/>
      </w:r>
      <w:r>
        <w:tab/>
      </w:r>
      <w:r>
        <w:tab/>
      </w:r>
      <w:r w:rsidRPr="00A97178">
        <w:t>"amount</w:t>
      </w:r>
      <w:r w:rsidR="00223792">
        <w:rPr>
          <w:lang w:val="ru-RU"/>
        </w:rPr>
        <w:t>_</w:t>
      </w:r>
      <w:r w:rsidR="00223792">
        <w:t>rub</w:t>
      </w:r>
      <w:r w:rsidRPr="00A97178">
        <w:t>": 200</w:t>
      </w:r>
      <w:r w:rsidRPr="00106AFA">
        <w:t>,</w:t>
      </w:r>
    </w:p>
    <w:p w14:paraId="21B9BCC8" w14:textId="77777777" w:rsidR="00AF7866" w:rsidRPr="00114371" w:rsidRDefault="00AF7866" w:rsidP="00AF7866">
      <w:pPr>
        <w:pStyle w:val="GOSTScript"/>
      </w:pPr>
      <w:r w:rsidRPr="00106AFA">
        <w:lastRenderedPageBreak/>
        <w:tab/>
      </w:r>
      <w:r w:rsidRPr="00106AFA">
        <w:tab/>
      </w:r>
      <w:r w:rsidRPr="00106AFA">
        <w:tab/>
      </w:r>
      <w:r w:rsidRPr="00114371">
        <w:tab/>
        <w:t>},</w:t>
      </w:r>
    </w:p>
    <w:p w14:paraId="07D372C5" w14:textId="77777777" w:rsidR="00B57CE8" w:rsidRPr="00C6161D" w:rsidRDefault="00B57CE8" w:rsidP="00B57CE8">
      <w:pPr>
        <w:pStyle w:val="GOSTScript"/>
      </w:pPr>
      <w:r w:rsidRPr="00A97178">
        <w:tab/>
      </w:r>
      <w:r w:rsidRPr="00A97178">
        <w:tab/>
      </w:r>
      <w:r w:rsidRPr="00A97178">
        <w:tab/>
      </w:r>
      <w:r w:rsidRPr="00A97178">
        <w:tab/>
      </w:r>
      <w:r w:rsidRPr="00A97178">
        <w:tab/>
      </w:r>
      <w:r w:rsidRPr="00A97178">
        <w:tab/>
        <w:t>]</w:t>
      </w:r>
    </w:p>
    <w:p w14:paraId="55E69F25" w14:textId="77777777" w:rsidR="00B57CE8" w:rsidRPr="00A97178" w:rsidRDefault="00B57CE8" w:rsidP="00B57CE8">
      <w:pPr>
        <w:pStyle w:val="GOSTScript"/>
      </w:pPr>
      <w:r w:rsidRPr="00A97178">
        <w:tab/>
        <w:t>}</w:t>
      </w:r>
    </w:p>
    <w:p w14:paraId="0B743565" w14:textId="77777777" w:rsidR="00B57CE8" w:rsidRPr="005E677A" w:rsidRDefault="00B57CE8" w:rsidP="00B57CE8">
      <w:pPr>
        <w:pStyle w:val="GOSTScript"/>
      </w:pPr>
      <w:r w:rsidRPr="00A97178">
        <w:tab/>
        <w:t>}</w:t>
      </w:r>
    </w:p>
    <w:p w14:paraId="1E789BF6" w14:textId="77777777" w:rsidR="00F227C9" w:rsidRPr="000F152E" w:rsidRDefault="00F227C9" w:rsidP="00F227C9">
      <w:pPr>
        <w:pStyle w:val="GOSTNormal"/>
      </w:pPr>
    </w:p>
    <w:bookmarkStart w:id="754" w:name="_Toc195714940"/>
    <w:bookmarkStart w:id="755" w:name="_Toc195715369"/>
    <w:bookmarkStart w:id="756" w:name="_Toc195714941"/>
    <w:bookmarkStart w:id="757" w:name="_Toc195715370"/>
    <w:bookmarkStart w:id="758" w:name="_Запрос_на_сторнирование"/>
    <w:bookmarkStart w:id="759" w:name="_Toc131524529"/>
    <w:bookmarkStart w:id="760" w:name="_Toc131524799"/>
    <w:bookmarkStart w:id="761" w:name="_Toc131524533"/>
    <w:bookmarkStart w:id="762" w:name="_Toc131524803"/>
    <w:bookmarkStart w:id="763" w:name="_Toc131524534"/>
    <w:bookmarkStart w:id="764" w:name="_Toc131524804"/>
    <w:bookmarkStart w:id="765" w:name="_Toc131524535"/>
    <w:bookmarkStart w:id="766" w:name="_Toc131524805"/>
    <w:bookmarkStart w:id="767" w:name="_Toc131524536"/>
    <w:bookmarkStart w:id="768" w:name="_Toc131524806"/>
    <w:bookmarkStart w:id="769" w:name="_Toc131524537"/>
    <w:bookmarkStart w:id="770" w:name="_Toc131524807"/>
    <w:bookmarkStart w:id="771" w:name="_Toc131524538"/>
    <w:bookmarkStart w:id="772" w:name="_Toc131524808"/>
    <w:bookmarkStart w:id="773" w:name="_Toc131524539"/>
    <w:bookmarkStart w:id="774" w:name="_Toc131524809"/>
    <w:bookmarkStart w:id="775" w:name="_Toc131524540"/>
    <w:bookmarkStart w:id="776" w:name="_Toc131524810"/>
    <w:bookmarkStart w:id="777" w:name="_Toc131524541"/>
    <w:bookmarkStart w:id="778" w:name="_Toc131524811"/>
    <w:bookmarkStart w:id="779" w:name="_Приложение_1"/>
    <w:bookmarkStart w:id="780" w:name="_Приложение_1_Перечень"/>
    <w:bookmarkStart w:id="781" w:name="_Запросы_по_управлению"/>
    <w:bookmarkStart w:id="782" w:name="_Toc131524657"/>
    <w:bookmarkStart w:id="783" w:name="_Toc131524927"/>
    <w:bookmarkStart w:id="784" w:name="_Toc131524669"/>
    <w:bookmarkStart w:id="785" w:name="_Toc131524939"/>
    <w:bookmarkStart w:id="786" w:name="_Toc131524670"/>
    <w:bookmarkStart w:id="787" w:name="_Toc131524940"/>
    <w:bookmarkStart w:id="788" w:name="_Toc131524671"/>
    <w:bookmarkStart w:id="789" w:name="_Toc131524941"/>
    <w:bookmarkStart w:id="790" w:name="_Toc131524672"/>
    <w:bookmarkStart w:id="791" w:name="_Toc131524942"/>
    <w:bookmarkStart w:id="792" w:name="_Toc131524676"/>
    <w:bookmarkStart w:id="793" w:name="_Toc131524946"/>
    <w:bookmarkStart w:id="794" w:name="_Toc131524681"/>
    <w:bookmarkStart w:id="795" w:name="_Toc131524951"/>
    <w:bookmarkStart w:id="796" w:name="_Toc131524688"/>
    <w:bookmarkStart w:id="797" w:name="_Toc131524958"/>
    <w:bookmarkStart w:id="798" w:name="_Toc131524692"/>
    <w:bookmarkStart w:id="799" w:name="_Toc131524962"/>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14:paraId="61F832F6" w14:textId="5A240EAC" w:rsidR="007D4759" w:rsidRPr="007D4759" w:rsidRDefault="007D4759" w:rsidP="007D4759">
      <w:pPr>
        <w:pStyle w:val="a3"/>
      </w:pPr>
      <w:r>
        <w:lastRenderedPageBreak/>
        <w:fldChar w:fldCharType="begin"/>
      </w:r>
      <w:r>
        <w:instrText xml:space="preserve"> SEQ Приложение \* ARABIC </w:instrText>
      </w:r>
      <w:r>
        <w:fldChar w:fldCharType="separate"/>
      </w:r>
      <w:bookmarkStart w:id="800" w:name="_Ref195544114"/>
      <w:bookmarkStart w:id="801" w:name="_Toc226625596"/>
      <w:r w:rsidR="001C3732">
        <w:rPr>
          <w:noProof/>
        </w:rPr>
        <w:t>1</w:t>
      </w:r>
      <w:bookmarkEnd w:id="800"/>
      <w:r>
        <w:fldChar w:fldCharType="end"/>
      </w:r>
      <w:r>
        <w:t xml:space="preserve">. </w:t>
      </w:r>
      <w:r w:rsidRPr="00C75910">
        <w:t>ПЕРЕЧЕНЬ АТРИБУТОВ ДОКУМЕНТОВ, ЗАПОЛНЯЕМЫХ В SVAP ПО РЕЗУЛЬТАТАМ ОБРАБОТКИ ЗАПРОСОВ НА ПОДБОР/ СТОРНИРОВАНИЕ / ПЕРЕФОРМИРОВАНИЕ ЗАПИСЕЙ УЧЕТА</w:t>
      </w:r>
      <w:bookmarkEnd w:id="801"/>
    </w:p>
    <w:p w14:paraId="72C44742" w14:textId="027F64D4" w:rsidR="00512B7E" w:rsidRDefault="00512B7E" w:rsidP="00512B7E">
      <w:pPr>
        <w:jc w:val="left"/>
        <w:rPr>
          <w:spacing w:val="-4"/>
          <w:szCs w:val="24"/>
        </w:rPr>
      </w:pPr>
      <w:r w:rsidRPr="00B9499D">
        <w:rPr>
          <w:spacing w:val="-4"/>
          <w:szCs w:val="24"/>
        </w:rPr>
        <w:t xml:space="preserve">Перечень атрибутов, </w:t>
      </w:r>
      <w:r w:rsidR="00550F9C" w:rsidRPr="0017407D">
        <w:rPr>
          <w:szCs w:val="24"/>
        </w:rPr>
        <w:t>общих для всех типов документов</w:t>
      </w:r>
      <w:r w:rsidRPr="00B9499D">
        <w:rPr>
          <w:spacing w:val="-4"/>
          <w:szCs w:val="24"/>
        </w:rPr>
        <w:t>, приведен в</w:t>
      </w:r>
      <w:r w:rsidR="007668BB">
        <w:rPr>
          <w:spacing w:val="-4"/>
          <w:szCs w:val="24"/>
        </w:rPr>
        <w:t xml:space="preserve"> </w:t>
      </w:r>
      <w:r w:rsidR="005B7D78">
        <w:rPr>
          <w:spacing w:val="-4"/>
          <w:szCs w:val="24"/>
        </w:rPr>
        <w:t>т</w:t>
      </w:r>
      <w:r w:rsidR="007668BB">
        <w:rPr>
          <w:spacing w:val="-4"/>
          <w:szCs w:val="24"/>
        </w:rPr>
        <w:t xml:space="preserve">аблице </w:t>
      </w:r>
      <w:r w:rsidR="007668BB">
        <w:rPr>
          <w:spacing w:val="-4"/>
          <w:szCs w:val="24"/>
        </w:rPr>
        <w:fldChar w:fldCharType="begin"/>
      </w:r>
      <w:r w:rsidR="007668BB">
        <w:rPr>
          <w:spacing w:val="-4"/>
          <w:szCs w:val="24"/>
        </w:rPr>
        <w:instrText xml:space="preserve"> REF _Ref195540696 \h </w:instrText>
      </w:r>
      <w:r w:rsidR="007668BB">
        <w:rPr>
          <w:spacing w:val="-4"/>
          <w:szCs w:val="24"/>
        </w:rPr>
      </w:r>
      <w:r w:rsidR="007668BB">
        <w:rPr>
          <w:spacing w:val="-4"/>
          <w:szCs w:val="24"/>
        </w:rPr>
        <w:fldChar w:fldCharType="separate"/>
      </w:r>
      <w:r w:rsidR="001C3732">
        <w:rPr>
          <w:noProof/>
        </w:rPr>
        <w:t>24</w:t>
      </w:r>
      <w:r w:rsidR="007668BB">
        <w:rPr>
          <w:spacing w:val="-4"/>
          <w:szCs w:val="24"/>
        </w:rPr>
        <w:fldChar w:fldCharType="end"/>
      </w:r>
      <w:r w:rsidRPr="00B9499D">
        <w:rPr>
          <w:spacing w:val="-4"/>
          <w:szCs w:val="24"/>
        </w:rPr>
        <w:t>.</w:t>
      </w:r>
    </w:p>
    <w:p w14:paraId="418F01C5" w14:textId="7CE0F30F"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802" w:name="_Ref195540696"/>
      <w:bookmarkStart w:id="803" w:name="_Toc226625623"/>
      <w:r w:rsidR="001C3732">
        <w:rPr>
          <w:noProof/>
        </w:rPr>
        <w:t>24</w:t>
      </w:r>
      <w:bookmarkEnd w:id="802"/>
      <w:r>
        <w:rPr>
          <w:noProof/>
        </w:rPr>
        <w:fldChar w:fldCharType="end"/>
      </w:r>
      <w:r w:rsidR="007668BB">
        <w:t xml:space="preserve"> </w:t>
      </w:r>
      <w:r w:rsidR="00C23C14">
        <w:rPr>
          <w:szCs w:val="22"/>
        </w:rPr>
        <w:t>–</w:t>
      </w:r>
      <w:r w:rsidR="007668BB">
        <w:t xml:space="preserve"> </w:t>
      </w:r>
      <w:r w:rsidR="007668BB" w:rsidRPr="00F808C3">
        <w:t>Перечень атрибутов, общих для всех типов документов</w:t>
      </w:r>
      <w:bookmarkEnd w:id="803"/>
    </w:p>
    <w:tbl>
      <w:tblPr>
        <w:tblStyle w:val="GOSTTable"/>
        <w:tblW w:w="5000" w:type="pct"/>
        <w:tblLook w:val="07E0" w:firstRow="1" w:lastRow="1" w:firstColumn="1" w:lastColumn="1" w:noHBand="1" w:noVBand="1"/>
      </w:tblPr>
      <w:tblGrid>
        <w:gridCol w:w="3076"/>
        <w:gridCol w:w="1629"/>
        <w:gridCol w:w="3663"/>
        <w:gridCol w:w="3663"/>
        <w:gridCol w:w="3663"/>
      </w:tblGrid>
      <w:tr w:rsidR="00512B7E" w:rsidRPr="005D309A" w14:paraId="7FD623F2" w14:textId="77777777" w:rsidTr="00924BC6">
        <w:trPr>
          <w:cnfStyle w:val="100000000000" w:firstRow="1" w:lastRow="0" w:firstColumn="0" w:lastColumn="0" w:oddVBand="0" w:evenVBand="0" w:oddHBand="0" w:evenHBand="0" w:firstRowFirstColumn="0" w:firstRowLastColumn="0" w:lastRowFirstColumn="0" w:lastRowLastColumn="0"/>
        </w:trPr>
        <w:tc>
          <w:tcPr>
            <w:tcW w:w="980" w:type="pct"/>
          </w:tcPr>
          <w:p w14:paraId="6EEEA5BC" w14:textId="77777777" w:rsidR="00512B7E" w:rsidRPr="005D309A" w:rsidRDefault="00512B7E" w:rsidP="002F6952">
            <w:pPr>
              <w:pStyle w:val="GOSTTableHead"/>
              <w:rPr>
                <w:szCs w:val="22"/>
              </w:rPr>
            </w:pPr>
            <w:r w:rsidRPr="005D309A">
              <w:rPr>
                <w:szCs w:val="22"/>
              </w:rPr>
              <w:t>Наименование атрибута</w:t>
            </w:r>
            <w:r w:rsidRPr="005D309A">
              <w:rPr>
                <w:rStyle w:val="af4"/>
                <w:b w:val="0"/>
                <w:bCs w:val="0"/>
                <w:szCs w:val="22"/>
              </w:rPr>
              <w:footnoteReference w:id="6"/>
            </w:r>
          </w:p>
        </w:tc>
        <w:tc>
          <w:tcPr>
            <w:tcW w:w="519" w:type="pct"/>
          </w:tcPr>
          <w:p w14:paraId="545919C0" w14:textId="77777777" w:rsidR="00512B7E" w:rsidRPr="005D309A" w:rsidRDefault="00512B7E" w:rsidP="002F6952">
            <w:pPr>
              <w:pStyle w:val="GOSTTableHead"/>
              <w:rPr>
                <w:szCs w:val="22"/>
              </w:rPr>
            </w:pPr>
            <w:r w:rsidRPr="005D309A">
              <w:rPr>
                <w:szCs w:val="22"/>
              </w:rPr>
              <w:t>Вычисляемый атрибут</w:t>
            </w:r>
          </w:p>
        </w:tc>
        <w:tc>
          <w:tcPr>
            <w:tcW w:w="1167" w:type="pct"/>
          </w:tcPr>
          <w:p w14:paraId="793DCFB6" w14:textId="77777777" w:rsidR="00512B7E" w:rsidRPr="005D309A" w:rsidRDefault="00512B7E" w:rsidP="002F6952">
            <w:pPr>
              <w:pStyle w:val="GOSTTableHead"/>
              <w:rPr>
                <w:szCs w:val="22"/>
              </w:rPr>
            </w:pPr>
            <w:r w:rsidRPr="005D309A">
              <w:rPr>
                <w:szCs w:val="22"/>
              </w:rPr>
              <w:t>Описание атрибута</w:t>
            </w:r>
          </w:p>
        </w:tc>
        <w:tc>
          <w:tcPr>
            <w:tcW w:w="1167" w:type="pct"/>
          </w:tcPr>
          <w:p w14:paraId="535667B6" w14:textId="77777777" w:rsidR="00512B7E" w:rsidRPr="005D309A" w:rsidRDefault="00512B7E" w:rsidP="002F6952">
            <w:pPr>
              <w:pStyle w:val="GOSTTableHead"/>
              <w:rPr>
                <w:szCs w:val="22"/>
              </w:rPr>
            </w:pPr>
            <w:r w:rsidRPr="005D309A">
              <w:rPr>
                <w:szCs w:val="22"/>
              </w:rPr>
              <w:t>Реквизит документа (наименование тега)</w:t>
            </w:r>
          </w:p>
        </w:tc>
        <w:tc>
          <w:tcPr>
            <w:tcW w:w="1167" w:type="pct"/>
          </w:tcPr>
          <w:p w14:paraId="34D58EDA" w14:textId="77777777" w:rsidR="00512B7E" w:rsidRPr="005D309A" w:rsidRDefault="00512B7E" w:rsidP="002F6952">
            <w:pPr>
              <w:pStyle w:val="GOSTTableHead"/>
              <w:rPr>
                <w:szCs w:val="22"/>
              </w:rPr>
            </w:pPr>
            <w:r w:rsidRPr="005D309A">
              <w:rPr>
                <w:szCs w:val="22"/>
              </w:rPr>
              <w:t>Алгоритм вычисления</w:t>
            </w:r>
          </w:p>
        </w:tc>
      </w:tr>
      <w:tr w:rsidR="00512B7E" w:rsidRPr="005D309A" w14:paraId="12A625E0" w14:textId="77777777" w:rsidTr="00924BC6">
        <w:tc>
          <w:tcPr>
            <w:tcW w:w="980" w:type="pct"/>
          </w:tcPr>
          <w:p w14:paraId="552E0A8D" w14:textId="0119E0F7" w:rsidR="00512B7E" w:rsidRPr="005D309A" w:rsidRDefault="00512B7E" w:rsidP="00D341B2">
            <w:pPr>
              <w:pStyle w:val="GOSTTablenorm"/>
            </w:pPr>
            <w:r w:rsidRPr="005D309A">
              <w:t>Система_отправитель</w:t>
            </w:r>
            <w:r w:rsidR="0005643E" w:rsidRPr="005D309A">
              <w:t>*</w:t>
            </w:r>
          </w:p>
        </w:tc>
        <w:tc>
          <w:tcPr>
            <w:tcW w:w="519" w:type="pct"/>
          </w:tcPr>
          <w:p w14:paraId="6257A501" w14:textId="4DECA9DA" w:rsidR="00512B7E" w:rsidRPr="005D309A" w:rsidRDefault="00470468" w:rsidP="00D341B2">
            <w:pPr>
              <w:pStyle w:val="GOSTTablenorm"/>
            </w:pPr>
            <w:r w:rsidRPr="005D309A">
              <w:t>Н</w:t>
            </w:r>
            <w:r w:rsidR="00512B7E" w:rsidRPr="005D309A">
              <w:t>ет</w:t>
            </w:r>
          </w:p>
        </w:tc>
        <w:tc>
          <w:tcPr>
            <w:tcW w:w="1167" w:type="pct"/>
          </w:tcPr>
          <w:p w14:paraId="5761F2C6" w14:textId="1327C798" w:rsidR="00512B7E" w:rsidRPr="005D309A" w:rsidRDefault="00512B7E" w:rsidP="00D341B2">
            <w:pPr>
              <w:pStyle w:val="GOSTTablenorm"/>
            </w:pPr>
            <w:r w:rsidRPr="005D309A">
              <w:t>Функциональная подсистема ГИИС ЭБ, направившая запрос (</w:t>
            </w:r>
            <w:r w:rsidR="006C3A46" w:rsidRPr="005D309A">
              <w:t xml:space="preserve">ПУД </w:t>
            </w:r>
            <w:r w:rsidRPr="005D309A">
              <w:t>ЭБ, ПУиО ЭБ и др.)</w:t>
            </w:r>
          </w:p>
        </w:tc>
        <w:tc>
          <w:tcPr>
            <w:tcW w:w="1167" w:type="pct"/>
          </w:tcPr>
          <w:p w14:paraId="63AB86D8" w14:textId="128B532D" w:rsidR="00512B7E" w:rsidRPr="005D309A" w:rsidRDefault="005604D9" w:rsidP="00D341B2">
            <w:pPr>
              <w:pStyle w:val="GOSTTablenorm"/>
            </w:pPr>
            <w:r w:rsidRPr="005D309A">
              <w:t>S</w:t>
            </w:r>
            <w:r w:rsidR="00512B7E" w:rsidRPr="005D309A">
              <w:t>ource</w:t>
            </w:r>
          </w:p>
        </w:tc>
        <w:tc>
          <w:tcPr>
            <w:tcW w:w="1167" w:type="pct"/>
          </w:tcPr>
          <w:p w14:paraId="46610268" w14:textId="77777777" w:rsidR="00512B7E" w:rsidRPr="005D309A" w:rsidRDefault="00512B7E" w:rsidP="00D341B2">
            <w:pPr>
              <w:pStyle w:val="GOSTTablenorm"/>
            </w:pPr>
          </w:p>
        </w:tc>
      </w:tr>
      <w:tr w:rsidR="00512B7E" w:rsidRPr="005D309A" w14:paraId="496BC10D" w14:textId="77777777" w:rsidTr="00924BC6">
        <w:tc>
          <w:tcPr>
            <w:tcW w:w="980" w:type="pct"/>
          </w:tcPr>
          <w:p w14:paraId="0B07D0E7" w14:textId="77777777" w:rsidR="00512B7E" w:rsidRPr="005D309A" w:rsidRDefault="00512B7E" w:rsidP="00D341B2">
            <w:pPr>
              <w:pStyle w:val="GOSTTablenorm"/>
            </w:pPr>
            <w:r w:rsidRPr="005D309A">
              <w:t>Субъект_учета</w:t>
            </w:r>
          </w:p>
        </w:tc>
        <w:tc>
          <w:tcPr>
            <w:tcW w:w="519" w:type="pct"/>
          </w:tcPr>
          <w:p w14:paraId="45E5EF2E" w14:textId="3E29AB98" w:rsidR="00512B7E" w:rsidRPr="005D309A" w:rsidRDefault="00470468" w:rsidP="00D341B2">
            <w:pPr>
              <w:pStyle w:val="GOSTTablenorm"/>
            </w:pPr>
            <w:r w:rsidRPr="005D309A">
              <w:t>Н</w:t>
            </w:r>
            <w:r w:rsidR="00512B7E" w:rsidRPr="005D309A">
              <w:t>ет</w:t>
            </w:r>
          </w:p>
        </w:tc>
        <w:tc>
          <w:tcPr>
            <w:tcW w:w="1167" w:type="pct"/>
          </w:tcPr>
          <w:p w14:paraId="21159992" w14:textId="289F97DF" w:rsidR="00512B7E" w:rsidRPr="005D309A" w:rsidRDefault="00512B7E" w:rsidP="00D341B2">
            <w:pPr>
              <w:pStyle w:val="GOSTTablenorm"/>
            </w:pPr>
            <w:r w:rsidRPr="005D309A">
              <w:t>Субъект учета (код ТОФК</w:t>
            </w:r>
            <w:r w:rsidR="00550F9C" w:rsidRPr="005D309A">
              <w:t>/ЦС по учету</w:t>
            </w:r>
            <w:r w:rsidRPr="005D309A">
              <w:t>, в котором проводится операция)</w:t>
            </w:r>
          </w:p>
        </w:tc>
        <w:tc>
          <w:tcPr>
            <w:tcW w:w="1167" w:type="pct"/>
          </w:tcPr>
          <w:p w14:paraId="54B1320E" w14:textId="7551CBBD" w:rsidR="00512B7E" w:rsidRPr="005D309A" w:rsidRDefault="005604D9" w:rsidP="00D341B2">
            <w:pPr>
              <w:pStyle w:val="GOSTTablenorm"/>
            </w:pPr>
            <w:r w:rsidRPr="005D309A">
              <w:t>Subject</w:t>
            </w:r>
          </w:p>
        </w:tc>
        <w:tc>
          <w:tcPr>
            <w:tcW w:w="1167" w:type="pct"/>
          </w:tcPr>
          <w:p w14:paraId="2CDA2FE2" w14:textId="77777777" w:rsidR="00512B7E" w:rsidRPr="005D309A" w:rsidRDefault="00512B7E" w:rsidP="00D341B2">
            <w:pPr>
              <w:pStyle w:val="GOSTTablenorm"/>
            </w:pPr>
          </w:p>
        </w:tc>
      </w:tr>
      <w:tr w:rsidR="001C3732" w:rsidRPr="005D309A" w14:paraId="26DF5ACA" w14:textId="77777777" w:rsidTr="00924BC6">
        <w:trPr>
          <w:ins w:id="806" w:author="Сатлер Марина Викторовна" w:date="2026-04-09T11:09:00Z"/>
        </w:trPr>
        <w:tc>
          <w:tcPr>
            <w:tcW w:w="980" w:type="pct"/>
          </w:tcPr>
          <w:p w14:paraId="51590CB8" w14:textId="7C8AC674" w:rsidR="001C3732" w:rsidRPr="005D309A" w:rsidRDefault="001C3732" w:rsidP="001C3732">
            <w:pPr>
              <w:pStyle w:val="GOSTTablenorm"/>
              <w:rPr>
                <w:ins w:id="807" w:author="Сатлер Марина Викторовна" w:date="2026-04-09T11:09:00Z"/>
              </w:rPr>
            </w:pPr>
            <w:ins w:id="808" w:author="Сатлер Марина Викторовна" w:date="2026-04-09T11:09:00Z">
              <w:r w:rsidRPr="00AD0A38">
                <w:rPr>
                  <w:szCs w:val="22"/>
                  <w:highlight w:val="green"/>
                </w:rPr>
                <w:t>Инициатор_события_учета*</w:t>
              </w:r>
            </w:ins>
          </w:p>
        </w:tc>
        <w:tc>
          <w:tcPr>
            <w:tcW w:w="519" w:type="pct"/>
          </w:tcPr>
          <w:p w14:paraId="6049DB30" w14:textId="72EC5848" w:rsidR="001C3732" w:rsidRPr="005D309A" w:rsidRDefault="001C3732" w:rsidP="001C3732">
            <w:pPr>
              <w:pStyle w:val="GOSTTablenorm"/>
              <w:rPr>
                <w:ins w:id="809" w:author="Сатлер Марина Викторовна" w:date="2026-04-09T11:09:00Z"/>
              </w:rPr>
            </w:pPr>
            <w:ins w:id="810" w:author="Сатлер Марина Викторовна" w:date="2026-04-09T11:09:00Z">
              <w:r w:rsidRPr="00AD0A38">
                <w:rPr>
                  <w:highlight w:val="green"/>
                </w:rPr>
                <w:t>нет</w:t>
              </w:r>
            </w:ins>
          </w:p>
        </w:tc>
        <w:tc>
          <w:tcPr>
            <w:tcW w:w="1167" w:type="pct"/>
          </w:tcPr>
          <w:p w14:paraId="0C6AB34E" w14:textId="7003C401" w:rsidR="001C3732" w:rsidRPr="005D309A" w:rsidRDefault="001C3732" w:rsidP="001C3732">
            <w:pPr>
              <w:pStyle w:val="GOSTTablenorm"/>
              <w:rPr>
                <w:ins w:id="811" w:author="Сатлер Марина Викторовна" w:date="2026-04-09T11:09:00Z"/>
              </w:rPr>
            </w:pPr>
            <w:ins w:id="812" w:author="Сатлер Марина Викторовна" w:date="2026-04-09T11:09:00Z">
              <w:r w:rsidRPr="00AD0A38">
                <w:rPr>
                  <w:highlight w:val="green"/>
                </w:rPr>
                <w:t>ТОФК-инициатор события учета</w:t>
              </w:r>
            </w:ins>
          </w:p>
        </w:tc>
        <w:tc>
          <w:tcPr>
            <w:tcW w:w="1167" w:type="pct"/>
          </w:tcPr>
          <w:p w14:paraId="746D7C44" w14:textId="57FA0CA6" w:rsidR="001C3732" w:rsidRPr="005D309A" w:rsidRDefault="001C3732" w:rsidP="001C3732">
            <w:pPr>
              <w:pStyle w:val="GOSTTablenorm"/>
              <w:rPr>
                <w:ins w:id="813" w:author="Сатлер Марина Викторовна" w:date="2026-04-09T11:09:00Z"/>
              </w:rPr>
            </w:pPr>
            <w:ins w:id="814" w:author="Сатлер Марина Викторовна" w:date="2026-04-09T11:09:00Z">
              <w:r w:rsidRPr="00AD0A38">
                <w:rPr>
                  <w:highlight w:val="green"/>
                </w:rPr>
                <w:t>Subject</w:t>
              </w:r>
              <w:commentRangeStart w:id="815"/>
              <w:commentRangeEnd w:id="815"/>
              <w:r>
                <w:rPr>
                  <w:rStyle w:val="affa"/>
                </w:rPr>
                <w:commentReference w:id="815"/>
              </w:r>
            </w:ins>
          </w:p>
        </w:tc>
        <w:tc>
          <w:tcPr>
            <w:tcW w:w="1167" w:type="pct"/>
          </w:tcPr>
          <w:p w14:paraId="2745411A" w14:textId="77777777" w:rsidR="001C3732" w:rsidRPr="005D309A" w:rsidRDefault="001C3732" w:rsidP="001C3732">
            <w:pPr>
              <w:pStyle w:val="GOSTTablenorm"/>
              <w:rPr>
                <w:ins w:id="816" w:author="Сатлер Марина Викторовна" w:date="2026-04-09T11:09:00Z"/>
              </w:rPr>
            </w:pPr>
          </w:p>
        </w:tc>
      </w:tr>
      <w:tr w:rsidR="001C3732" w:rsidRPr="005D309A" w14:paraId="70BF958A" w14:textId="77777777" w:rsidTr="00924BC6">
        <w:tc>
          <w:tcPr>
            <w:tcW w:w="980" w:type="pct"/>
          </w:tcPr>
          <w:p w14:paraId="45D9E24B" w14:textId="58D80C91" w:rsidR="001C3732" w:rsidRPr="005D309A" w:rsidRDefault="001C3732" w:rsidP="001C3732">
            <w:pPr>
              <w:pStyle w:val="GOSTTablenorm"/>
            </w:pPr>
            <w:r w:rsidRPr="005D309A">
              <w:t>Тип_документа*</w:t>
            </w:r>
          </w:p>
        </w:tc>
        <w:tc>
          <w:tcPr>
            <w:tcW w:w="519" w:type="pct"/>
          </w:tcPr>
          <w:p w14:paraId="52CB3787" w14:textId="17ACCF26" w:rsidR="001C3732" w:rsidRPr="005D309A" w:rsidRDefault="001C3732" w:rsidP="001C3732">
            <w:pPr>
              <w:pStyle w:val="GOSTTablenorm"/>
            </w:pPr>
            <w:r w:rsidRPr="005D309A">
              <w:t>Нет</w:t>
            </w:r>
          </w:p>
        </w:tc>
        <w:tc>
          <w:tcPr>
            <w:tcW w:w="1167" w:type="pct"/>
          </w:tcPr>
          <w:p w14:paraId="591E1F8A" w14:textId="72F672B9" w:rsidR="001C3732" w:rsidRPr="005D309A" w:rsidRDefault="001C3732" w:rsidP="001C3732">
            <w:pPr>
              <w:pStyle w:val="GOSTTablenorm"/>
            </w:pPr>
            <w:r w:rsidRPr="005D309A">
              <w:t>Тип документа</w:t>
            </w:r>
            <w:r>
              <w:t xml:space="preserve"> в соответствии с таблицей </w:t>
            </w:r>
            <w:r>
              <w:fldChar w:fldCharType="begin"/>
            </w:r>
            <w:r>
              <w:instrText xml:space="preserve"> REF _Ref195541279 \h  \* MERGEFORMAT </w:instrText>
            </w:r>
            <w:r>
              <w:fldChar w:fldCharType="separate"/>
            </w:r>
            <w:r>
              <w:rPr>
                <w:noProof/>
              </w:rPr>
              <w:t>2</w:t>
            </w:r>
            <w:r>
              <w:fldChar w:fldCharType="end"/>
            </w:r>
          </w:p>
        </w:tc>
        <w:tc>
          <w:tcPr>
            <w:tcW w:w="1167" w:type="pct"/>
          </w:tcPr>
          <w:p w14:paraId="73ACE7BE" w14:textId="0D5AD193" w:rsidR="001C3732" w:rsidRPr="005D309A" w:rsidRDefault="001C3732" w:rsidP="001C3732">
            <w:pPr>
              <w:pStyle w:val="GOSTTablenorm"/>
            </w:pPr>
            <w:r w:rsidRPr="005D309A">
              <w:rPr>
                <w:lang w:val="en-US"/>
              </w:rPr>
              <w:t>TypeDoc</w:t>
            </w:r>
          </w:p>
        </w:tc>
        <w:tc>
          <w:tcPr>
            <w:tcW w:w="1167" w:type="pct"/>
          </w:tcPr>
          <w:p w14:paraId="4B435278" w14:textId="77777777" w:rsidR="001C3732" w:rsidRPr="005D309A" w:rsidRDefault="001C3732" w:rsidP="001C3732">
            <w:pPr>
              <w:pStyle w:val="GOSTTablenorm"/>
            </w:pPr>
          </w:p>
        </w:tc>
      </w:tr>
      <w:tr w:rsidR="001C3732" w:rsidRPr="005D309A" w14:paraId="5E85E29D" w14:textId="77777777" w:rsidTr="00924BC6">
        <w:tc>
          <w:tcPr>
            <w:tcW w:w="980" w:type="pct"/>
          </w:tcPr>
          <w:p w14:paraId="00D8C812" w14:textId="7366F04A" w:rsidR="001C3732" w:rsidRPr="005D309A" w:rsidRDefault="001C3732" w:rsidP="001C3732">
            <w:pPr>
              <w:pStyle w:val="GOSTTablenorm"/>
            </w:pPr>
            <w:r w:rsidRPr="005D309A">
              <w:t>Идентификатор_документа*</w:t>
            </w:r>
          </w:p>
        </w:tc>
        <w:tc>
          <w:tcPr>
            <w:tcW w:w="519" w:type="pct"/>
          </w:tcPr>
          <w:p w14:paraId="1780149C" w14:textId="1603C6AC" w:rsidR="001C3732" w:rsidRPr="005D309A" w:rsidRDefault="001C3732" w:rsidP="001C3732">
            <w:pPr>
              <w:pStyle w:val="GOSTTablenorm"/>
            </w:pPr>
            <w:r w:rsidRPr="005D309A">
              <w:t>Нет</w:t>
            </w:r>
          </w:p>
        </w:tc>
        <w:tc>
          <w:tcPr>
            <w:tcW w:w="1167" w:type="pct"/>
          </w:tcPr>
          <w:p w14:paraId="27A375BF" w14:textId="77777777" w:rsidR="001C3732" w:rsidRPr="005D309A" w:rsidRDefault="001C3732" w:rsidP="001C3732">
            <w:pPr>
              <w:pStyle w:val="GOSTTablenorm"/>
            </w:pPr>
            <w:r w:rsidRPr="005D309A">
              <w:t>Глобальный идентификатор документа</w:t>
            </w:r>
          </w:p>
        </w:tc>
        <w:tc>
          <w:tcPr>
            <w:tcW w:w="1167" w:type="pct"/>
          </w:tcPr>
          <w:p w14:paraId="44E8F3E5" w14:textId="4DADA086" w:rsidR="001C3732" w:rsidRPr="005D309A" w:rsidRDefault="001C3732" w:rsidP="001C3732">
            <w:pPr>
              <w:pStyle w:val="GOSTTablenorm"/>
            </w:pPr>
            <w:r w:rsidRPr="005D309A">
              <w:rPr>
                <w:lang w:val="en-US"/>
              </w:rPr>
              <w:t>DocGuid</w:t>
            </w:r>
          </w:p>
        </w:tc>
        <w:tc>
          <w:tcPr>
            <w:tcW w:w="1167" w:type="pct"/>
          </w:tcPr>
          <w:p w14:paraId="37E16FAC" w14:textId="77777777" w:rsidR="001C3732" w:rsidRPr="005D309A" w:rsidRDefault="001C3732" w:rsidP="001C3732">
            <w:pPr>
              <w:pStyle w:val="GOSTTablenorm"/>
            </w:pPr>
          </w:p>
        </w:tc>
      </w:tr>
      <w:tr w:rsidR="001C3732" w:rsidRPr="005D309A" w14:paraId="02DC1E5E" w14:textId="77777777" w:rsidTr="00924BC6">
        <w:tc>
          <w:tcPr>
            <w:tcW w:w="980" w:type="pct"/>
          </w:tcPr>
          <w:p w14:paraId="515385AA" w14:textId="77777777" w:rsidR="001C3732" w:rsidRPr="005D309A" w:rsidRDefault="001C3732" w:rsidP="001C3732">
            <w:pPr>
              <w:pStyle w:val="GOSTTablenorm"/>
            </w:pPr>
            <w:r w:rsidRPr="005D309A">
              <w:t>Дата_отражения_в_учете</w:t>
            </w:r>
          </w:p>
        </w:tc>
        <w:tc>
          <w:tcPr>
            <w:tcW w:w="519" w:type="pct"/>
          </w:tcPr>
          <w:p w14:paraId="0C3BA26D" w14:textId="10B7CCD0" w:rsidR="001C3732" w:rsidRPr="005D309A" w:rsidRDefault="001C3732" w:rsidP="001C3732">
            <w:pPr>
              <w:pStyle w:val="GOSTTablenorm"/>
            </w:pPr>
            <w:r>
              <w:t>Да</w:t>
            </w:r>
          </w:p>
        </w:tc>
        <w:tc>
          <w:tcPr>
            <w:tcW w:w="1167" w:type="pct"/>
          </w:tcPr>
          <w:p w14:paraId="66D2F701" w14:textId="1DBE79C7" w:rsidR="001C3732" w:rsidRPr="00A704E1" w:rsidRDefault="001C3732" w:rsidP="001C3732">
            <w:pPr>
              <w:pStyle w:val="GOSTTablenorm"/>
            </w:pPr>
            <w:r w:rsidRPr="00A704E1">
              <w:t>Дата отражения в учете (всегда передается в составе запроса)</w:t>
            </w:r>
          </w:p>
        </w:tc>
        <w:tc>
          <w:tcPr>
            <w:tcW w:w="1167" w:type="pct"/>
          </w:tcPr>
          <w:p w14:paraId="2264E4B6" w14:textId="3555D789" w:rsidR="001C3732" w:rsidRPr="00A704E1" w:rsidRDefault="001C3732" w:rsidP="001C3732">
            <w:pPr>
              <w:pStyle w:val="GOSTTablenorm"/>
            </w:pPr>
            <w:r w:rsidRPr="00A704E1">
              <w:t>SettlementDate/ ReprocessSttlDate</w:t>
            </w:r>
          </w:p>
        </w:tc>
        <w:tc>
          <w:tcPr>
            <w:tcW w:w="1167" w:type="pct"/>
          </w:tcPr>
          <w:p w14:paraId="6C490233" w14:textId="35653F8B" w:rsidR="001C3732" w:rsidRPr="00A704E1" w:rsidRDefault="001C3732" w:rsidP="001C3732">
            <w:pPr>
              <w:pStyle w:val="GOSTTablenorm"/>
            </w:pPr>
            <w:r w:rsidRPr="00A704E1">
              <w:t xml:space="preserve">Если «Признак переобработки» (Reprocesing) &lt;&gt; «2», то заполняется </w:t>
            </w:r>
            <w:r w:rsidRPr="00A704E1">
              <w:lastRenderedPageBreak/>
              <w:t>из поля «Дата отражения операции в учете» (SettlementDate).</w:t>
            </w:r>
          </w:p>
          <w:p w14:paraId="13A6D8E9" w14:textId="510BEB66" w:rsidR="001C3732" w:rsidRPr="00A704E1" w:rsidRDefault="001C3732" w:rsidP="001C3732">
            <w:pPr>
              <w:pStyle w:val="GOSTTablenorm"/>
            </w:pPr>
            <w:r w:rsidRPr="00A704E1">
              <w:t>Если «Признак переобработки» (Reprocesing) = «2», то заполняется из поля «Дата отражения в учете операции по переобрабатываемому этапу» (ReprocessSttlDate)</w:t>
            </w:r>
          </w:p>
        </w:tc>
      </w:tr>
    </w:tbl>
    <w:p w14:paraId="243F600B" w14:textId="77777777" w:rsidR="00DE7388" w:rsidRPr="00B9499D" w:rsidRDefault="00DE7388" w:rsidP="00512B7E">
      <w:pPr>
        <w:jc w:val="left"/>
        <w:rPr>
          <w:szCs w:val="24"/>
        </w:rPr>
      </w:pPr>
    </w:p>
    <w:p w14:paraId="0F594E31" w14:textId="5C5C5266" w:rsidR="00512B7E" w:rsidRDefault="00512B7E" w:rsidP="00512B7E">
      <w:pPr>
        <w:jc w:val="left"/>
        <w:rPr>
          <w:szCs w:val="24"/>
        </w:rPr>
      </w:pPr>
      <w:r w:rsidRPr="00B9499D">
        <w:rPr>
          <w:szCs w:val="24"/>
        </w:rPr>
        <w:t xml:space="preserve">Перечень атрибутов, </w:t>
      </w:r>
      <w:r w:rsidR="00550F9C">
        <w:rPr>
          <w:szCs w:val="24"/>
        </w:rPr>
        <w:t>соответствующих типу документа</w:t>
      </w:r>
      <w:r w:rsidR="007E39F1">
        <w:rPr>
          <w:szCs w:val="24"/>
        </w:rPr>
        <w:t xml:space="preserve"> в </w:t>
      </w:r>
      <w:r w:rsidR="007E39F1">
        <w:rPr>
          <w:szCs w:val="24"/>
          <w:lang w:val="en-US"/>
        </w:rPr>
        <w:t>SVAP</w:t>
      </w:r>
      <w:r w:rsidR="007E39F1">
        <w:rPr>
          <w:szCs w:val="24"/>
        </w:rPr>
        <w:t xml:space="preserve"> НПС</w:t>
      </w:r>
      <w:r w:rsidR="00874F44" w:rsidRPr="00874F44">
        <w:rPr>
          <w:szCs w:val="24"/>
        </w:rPr>
        <w:t xml:space="preserve">, </w:t>
      </w:r>
      <w:r w:rsidRPr="00B9499D">
        <w:rPr>
          <w:szCs w:val="24"/>
        </w:rPr>
        <w:t>приведен в</w:t>
      </w:r>
      <w:r w:rsidR="007668BB">
        <w:rPr>
          <w:szCs w:val="24"/>
        </w:rPr>
        <w:t xml:space="preserve"> Таблиц</w:t>
      </w:r>
      <w:r w:rsidR="004306A8">
        <w:rPr>
          <w:szCs w:val="24"/>
        </w:rPr>
        <w:t>ах</w:t>
      </w:r>
      <w:r w:rsidR="007668BB">
        <w:rPr>
          <w:szCs w:val="24"/>
        </w:rPr>
        <w:t xml:space="preserve"> </w:t>
      </w:r>
      <w:r w:rsidR="007668BB">
        <w:rPr>
          <w:szCs w:val="24"/>
        </w:rPr>
        <w:fldChar w:fldCharType="begin"/>
      </w:r>
      <w:r w:rsidR="007668BB">
        <w:rPr>
          <w:szCs w:val="24"/>
        </w:rPr>
        <w:instrText xml:space="preserve"> REF _Ref195540811 \h </w:instrText>
      </w:r>
      <w:r w:rsidR="007668BB">
        <w:rPr>
          <w:szCs w:val="24"/>
        </w:rPr>
      </w:r>
      <w:r w:rsidR="007668BB">
        <w:rPr>
          <w:szCs w:val="24"/>
        </w:rPr>
        <w:fldChar w:fldCharType="separate"/>
      </w:r>
      <w:r w:rsidR="001C3732">
        <w:rPr>
          <w:noProof/>
        </w:rPr>
        <w:t>25</w:t>
      </w:r>
      <w:r w:rsidR="007668BB">
        <w:rPr>
          <w:szCs w:val="24"/>
        </w:rPr>
        <w:fldChar w:fldCharType="end"/>
      </w:r>
      <w:r w:rsidR="00924BC6">
        <w:rPr>
          <w:szCs w:val="24"/>
        </w:rPr>
        <w:t xml:space="preserve"> </w:t>
      </w:r>
      <w:r w:rsidR="004306A8">
        <w:rPr>
          <w:szCs w:val="22"/>
        </w:rPr>
        <w:t>–</w:t>
      </w:r>
      <w:r w:rsidR="00924BC6">
        <w:rPr>
          <w:szCs w:val="22"/>
        </w:rPr>
        <w:t xml:space="preserve"> </w:t>
      </w:r>
      <w:r w:rsidR="00924BC6">
        <w:rPr>
          <w:szCs w:val="22"/>
        </w:rPr>
        <w:fldChar w:fldCharType="begin"/>
      </w:r>
      <w:r w:rsidR="00924BC6">
        <w:rPr>
          <w:szCs w:val="22"/>
        </w:rPr>
        <w:instrText xml:space="preserve"> REF _Ref195712277 \h </w:instrText>
      </w:r>
      <w:r w:rsidR="00924BC6">
        <w:rPr>
          <w:szCs w:val="22"/>
        </w:rPr>
      </w:r>
      <w:r w:rsidR="00924BC6">
        <w:rPr>
          <w:szCs w:val="22"/>
        </w:rPr>
        <w:fldChar w:fldCharType="separate"/>
      </w:r>
      <w:r w:rsidR="001C3732">
        <w:rPr>
          <w:noProof/>
        </w:rPr>
        <w:t>39</w:t>
      </w:r>
      <w:r w:rsidR="00924BC6">
        <w:rPr>
          <w:szCs w:val="22"/>
        </w:rPr>
        <w:fldChar w:fldCharType="end"/>
      </w:r>
      <w:r w:rsidRPr="00B9499D">
        <w:rPr>
          <w:szCs w:val="24"/>
        </w:rPr>
        <w:t>.</w:t>
      </w:r>
    </w:p>
    <w:p w14:paraId="79358656" w14:textId="525E8C6C"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817" w:name="_Ref195540811"/>
      <w:bookmarkStart w:id="818" w:name="_Toc226625624"/>
      <w:r w:rsidR="001C3732">
        <w:rPr>
          <w:noProof/>
        </w:rPr>
        <w:t>25</w:t>
      </w:r>
      <w:bookmarkEnd w:id="817"/>
      <w:r>
        <w:rPr>
          <w:noProof/>
        </w:rPr>
        <w:fldChar w:fldCharType="end"/>
      </w:r>
      <w:r w:rsidR="00C23C14">
        <w:rPr>
          <w:noProof/>
        </w:rPr>
        <w:t xml:space="preserve"> </w:t>
      </w:r>
      <w:r w:rsidR="00C23C14">
        <w:rPr>
          <w:szCs w:val="22"/>
        </w:rPr>
        <w:t>–</w:t>
      </w:r>
      <w:r w:rsidR="007668BB">
        <w:t xml:space="preserve"> </w:t>
      </w:r>
      <w:r w:rsidR="007668BB" w:rsidRPr="00B56E02">
        <w:t xml:space="preserve">Перечень атрибутов, </w:t>
      </w:r>
      <w:r w:rsidR="007668BB" w:rsidRPr="004966EC">
        <w:t>соответствующих типу документа</w:t>
      </w:r>
      <w:r w:rsidR="004966EC" w:rsidRPr="004966EC">
        <w:t xml:space="preserve"> «Расчетный документ (входящий)» BSP_DOC_D_001</w:t>
      </w:r>
      <w:r w:rsidR="007668BB" w:rsidRPr="004966EC">
        <w:t xml:space="preserve"> в SVAP</w:t>
      </w:r>
      <w:r w:rsidR="007668BB" w:rsidRPr="00B56E02">
        <w:t xml:space="preserve"> НПС</w:t>
      </w:r>
      <w:bookmarkEnd w:id="818"/>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506A1D" w:rsidRPr="00A92F23" w14:paraId="2972CFF6"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70196F83" w14:textId="07850299" w:rsidR="00512B7E" w:rsidRPr="00A92F23" w:rsidRDefault="007668BB" w:rsidP="002F6952">
            <w:pPr>
              <w:pStyle w:val="GOSTTableHead"/>
              <w:rPr>
                <w:szCs w:val="22"/>
              </w:rPr>
            </w:pPr>
            <w:r>
              <w:rPr>
                <w:szCs w:val="22"/>
              </w:rPr>
              <w:t>Н</w:t>
            </w:r>
            <w:r w:rsidR="00512B7E" w:rsidRPr="00A92F23">
              <w:rPr>
                <w:szCs w:val="22"/>
              </w:rPr>
              <w:t>аименование атрибута</w:t>
            </w:r>
          </w:p>
        </w:tc>
        <w:tc>
          <w:tcPr>
            <w:tcW w:w="1090" w:type="dxa"/>
            <w:hideMark/>
          </w:tcPr>
          <w:p w14:paraId="1AD7D9E5" w14:textId="77777777" w:rsidR="00512B7E" w:rsidRPr="00A92F23" w:rsidRDefault="00512B7E" w:rsidP="002F6952">
            <w:pPr>
              <w:pStyle w:val="GOSTTableHead"/>
              <w:rPr>
                <w:szCs w:val="22"/>
              </w:rPr>
            </w:pPr>
            <w:r w:rsidRPr="00A92F23">
              <w:rPr>
                <w:szCs w:val="22"/>
              </w:rPr>
              <w:t>Вычисляемый атрибут</w:t>
            </w:r>
          </w:p>
        </w:tc>
        <w:tc>
          <w:tcPr>
            <w:tcW w:w="3651" w:type="dxa"/>
            <w:hideMark/>
          </w:tcPr>
          <w:p w14:paraId="65CEEFD8" w14:textId="77777777" w:rsidR="00512B7E" w:rsidRPr="00A92F23" w:rsidRDefault="00512B7E" w:rsidP="002F6952">
            <w:pPr>
              <w:pStyle w:val="GOSTTableHead"/>
              <w:rPr>
                <w:szCs w:val="22"/>
              </w:rPr>
            </w:pPr>
            <w:r w:rsidRPr="00A92F23">
              <w:rPr>
                <w:szCs w:val="22"/>
              </w:rPr>
              <w:t>Описание атрибута</w:t>
            </w:r>
          </w:p>
        </w:tc>
        <w:tc>
          <w:tcPr>
            <w:tcW w:w="3651" w:type="dxa"/>
            <w:hideMark/>
          </w:tcPr>
          <w:p w14:paraId="4ED42083" w14:textId="77777777" w:rsidR="00512B7E" w:rsidRPr="00A92F23" w:rsidRDefault="00512B7E" w:rsidP="002F6952">
            <w:pPr>
              <w:pStyle w:val="GOSTTableHead"/>
              <w:rPr>
                <w:szCs w:val="22"/>
              </w:rPr>
            </w:pPr>
            <w:r w:rsidRPr="00A92F23">
              <w:rPr>
                <w:szCs w:val="22"/>
              </w:rPr>
              <w:t>Реквизит документа (наименование тега)</w:t>
            </w:r>
          </w:p>
        </w:tc>
        <w:tc>
          <w:tcPr>
            <w:tcW w:w="3651" w:type="dxa"/>
            <w:hideMark/>
          </w:tcPr>
          <w:p w14:paraId="3AF022C6" w14:textId="77777777" w:rsidR="00512B7E" w:rsidRPr="00A92F23" w:rsidRDefault="00512B7E" w:rsidP="002F6952">
            <w:pPr>
              <w:pStyle w:val="GOSTTableHead"/>
              <w:rPr>
                <w:szCs w:val="22"/>
              </w:rPr>
            </w:pPr>
            <w:r w:rsidRPr="00A92F23">
              <w:rPr>
                <w:szCs w:val="22"/>
              </w:rPr>
              <w:t>Алгоритм вычисления</w:t>
            </w:r>
          </w:p>
        </w:tc>
      </w:tr>
      <w:tr w:rsidR="006C3A46" w:rsidRPr="00A92F23" w14:paraId="192C689F" w14:textId="77777777" w:rsidTr="00924BC6">
        <w:tc>
          <w:tcPr>
            <w:tcW w:w="15694" w:type="dxa"/>
            <w:gridSpan w:val="5"/>
          </w:tcPr>
          <w:p w14:paraId="34A0D587" w14:textId="45B1657E" w:rsidR="006C3A46" w:rsidRPr="00A92F23" w:rsidRDefault="004966EC" w:rsidP="004966EC">
            <w:pPr>
              <w:jc w:val="center"/>
              <w:rPr>
                <w:sz w:val="22"/>
                <w:szCs w:val="22"/>
              </w:rPr>
            </w:pPr>
            <w:r w:rsidRPr="004966EC">
              <w:rPr>
                <w:b/>
                <w:sz w:val="22"/>
                <w:szCs w:val="22"/>
              </w:rPr>
              <w:t>Расчетный документ (входящий) BSP_DOC_D_001</w:t>
            </w:r>
            <w:r w:rsidR="006C3A46" w:rsidRPr="00A92F23">
              <w:rPr>
                <w:b/>
                <w:sz w:val="22"/>
                <w:szCs w:val="22"/>
              </w:rPr>
              <w:t xml:space="preserve"> (</w:t>
            </w:r>
            <w:r w:rsidR="006C3A46" w:rsidRPr="00A92F23">
              <w:rPr>
                <w:b/>
                <w:sz w:val="22"/>
                <w:szCs w:val="22"/>
                <w:lang w:val="en-US"/>
              </w:rPr>
              <w:t>D</w:t>
            </w:r>
            <w:r w:rsidR="006C3A46" w:rsidRPr="00A92F23">
              <w:rPr>
                <w:b/>
                <w:sz w:val="22"/>
                <w:szCs w:val="22"/>
              </w:rPr>
              <w:t>ocument)</w:t>
            </w:r>
          </w:p>
        </w:tc>
      </w:tr>
      <w:tr w:rsidR="00506A1D" w:rsidRPr="00A92F23" w14:paraId="7E034FF9" w14:textId="77777777" w:rsidTr="00924BC6">
        <w:tc>
          <w:tcPr>
            <w:tcW w:w="3651" w:type="dxa"/>
            <w:hideMark/>
          </w:tcPr>
          <w:p w14:paraId="57B667AA" w14:textId="4F1D357A" w:rsidR="00783223" w:rsidRPr="00A92F23" w:rsidRDefault="00783223" w:rsidP="00D341B2">
            <w:pPr>
              <w:pStyle w:val="GOSTTablenorm"/>
            </w:pPr>
            <w:r w:rsidRPr="00A92F23">
              <w:t>Номер_документа*</w:t>
            </w:r>
          </w:p>
        </w:tc>
        <w:tc>
          <w:tcPr>
            <w:tcW w:w="1090" w:type="dxa"/>
            <w:hideMark/>
          </w:tcPr>
          <w:p w14:paraId="0BB3BEAD" w14:textId="485ECC73" w:rsidR="00783223" w:rsidRPr="00A92F23" w:rsidRDefault="00470468" w:rsidP="00D341B2">
            <w:pPr>
              <w:pStyle w:val="GOSTTablenorm"/>
            </w:pPr>
            <w:r w:rsidRPr="00A92F23">
              <w:t>Н</w:t>
            </w:r>
            <w:r w:rsidR="00783223" w:rsidRPr="00A92F23">
              <w:t>ет</w:t>
            </w:r>
          </w:p>
        </w:tc>
        <w:tc>
          <w:tcPr>
            <w:tcW w:w="3651" w:type="dxa"/>
            <w:hideMark/>
          </w:tcPr>
          <w:p w14:paraId="09A6A521" w14:textId="77777777" w:rsidR="00783223" w:rsidRPr="00A92F23" w:rsidRDefault="00783223" w:rsidP="00D341B2">
            <w:pPr>
              <w:pStyle w:val="GOSTTablenorm"/>
            </w:pPr>
            <w:r w:rsidRPr="00A92F23">
              <w:t>Номер документа</w:t>
            </w:r>
          </w:p>
        </w:tc>
        <w:tc>
          <w:tcPr>
            <w:tcW w:w="3651" w:type="dxa"/>
            <w:hideMark/>
          </w:tcPr>
          <w:p w14:paraId="591991E4" w14:textId="3CA73CE7" w:rsidR="00783223" w:rsidRPr="00A92F23" w:rsidRDefault="00CC3A7D" w:rsidP="00D341B2">
            <w:pPr>
              <w:pStyle w:val="GOSTTablenorm"/>
            </w:pPr>
            <w:r w:rsidRPr="00A92F23">
              <w:t>document_no</w:t>
            </w:r>
          </w:p>
        </w:tc>
        <w:tc>
          <w:tcPr>
            <w:tcW w:w="3651" w:type="dxa"/>
          </w:tcPr>
          <w:p w14:paraId="44FECCCB" w14:textId="44A284B1" w:rsidR="00783223" w:rsidRPr="00A92F23" w:rsidRDefault="000A0632" w:rsidP="00D341B2">
            <w:pPr>
              <w:pStyle w:val="GOSTTablenorm"/>
            </w:pPr>
            <w:r w:rsidRPr="00A92F23">
              <w:t>-</w:t>
            </w:r>
          </w:p>
        </w:tc>
      </w:tr>
      <w:tr w:rsidR="00506A1D" w:rsidRPr="00A92F23" w14:paraId="7EF3E2F6" w14:textId="77777777" w:rsidTr="00924BC6">
        <w:tc>
          <w:tcPr>
            <w:tcW w:w="3651" w:type="dxa"/>
            <w:hideMark/>
          </w:tcPr>
          <w:p w14:paraId="6020078E" w14:textId="2E99670F" w:rsidR="00783223" w:rsidRPr="00A92F23" w:rsidRDefault="00783223" w:rsidP="00D341B2">
            <w:pPr>
              <w:pStyle w:val="GOSTTablenorm"/>
            </w:pPr>
            <w:r w:rsidRPr="00A92F23">
              <w:t>Дата_документа*</w:t>
            </w:r>
          </w:p>
        </w:tc>
        <w:tc>
          <w:tcPr>
            <w:tcW w:w="1090" w:type="dxa"/>
            <w:hideMark/>
          </w:tcPr>
          <w:p w14:paraId="47CEB56B" w14:textId="234ED8DF" w:rsidR="00783223" w:rsidRPr="00A92F23" w:rsidRDefault="00470468" w:rsidP="00D341B2">
            <w:pPr>
              <w:pStyle w:val="GOSTTablenorm"/>
            </w:pPr>
            <w:r w:rsidRPr="00A92F23">
              <w:t>Н</w:t>
            </w:r>
            <w:r w:rsidR="00783223" w:rsidRPr="00A92F23">
              <w:t>ет</w:t>
            </w:r>
          </w:p>
        </w:tc>
        <w:tc>
          <w:tcPr>
            <w:tcW w:w="3651" w:type="dxa"/>
            <w:hideMark/>
          </w:tcPr>
          <w:p w14:paraId="601293C0" w14:textId="77777777" w:rsidR="00783223" w:rsidRPr="00A92F23" w:rsidRDefault="00783223" w:rsidP="00D341B2">
            <w:pPr>
              <w:pStyle w:val="GOSTTablenorm"/>
            </w:pPr>
            <w:r w:rsidRPr="00A92F23">
              <w:t>Дата документа</w:t>
            </w:r>
          </w:p>
        </w:tc>
        <w:tc>
          <w:tcPr>
            <w:tcW w:w="3651" w:type="dxa"/>
            <w:hideMark/>
          </w:tcPr>
          <w:p w14:paraId="43BB0A56" w14:textId="3187533F" w:rsidR="00783223" w:rsidRPr="00A92F23" w:rsidRDefault="00783223" w:rsidP="00D341B2">
            <w:pPr>
              <w:pStyle w:val="GOSTTablenorm"/>
            </w:pPr>
            <w:r w:rsidRPr="00A92F23">
              <w:t>document_date</w:t>
            </w:r>
          </w:p>
        </w:tc>
        <w:tc>
          <w:tcPr>
            <w:tcW w:w="3651" w:type="dxa"/>
          </w:tcPr>
          <w:p w14:paraId="79885A0F" w14:textId="57322A04" w:rsidR="00783223" w:rsidRPr="00A92F23" w:rsidRDefault="00783223" w:rsidP="00D341B2">
            <w:pPr>
              <w:pStyle w:val="GOSTTablenorm"/>
            </w:pPr>
            <w:r w:rsidRPr="00A92F23">
              <w:t>Указывается дата</w:t>
            </w:r>
            <w:r w:rsidR="00D341B2">
              <w:t xml:space="preserve"> документа в формате YYYY-MM-DD</w:t>
            </w:r>
          </w:p>
        </w:tc>
      </w:tr>
      <w:tr w:rsidR="00506A1D" w:rsidRPr="00A92F23" w14:paraId="0D952FFF" w14:textId="77777777" w:rsidTr="00924BC6">
        <w:tc>
          <w:tcPr>
            <w:tcW w:w="3651" w:type="dxa"/>
          </w:tcPr>
          <w:p w14:paraId="7CBBACEB" w14:textId="76D836F1" w:rsidR="00783223" w:rsidRPr="00A92F23" w:rsidRDefault="00DE11C2" w:rsidP="00D341B2">
            <w:pPr>
              <w:pStyle w:val="GOSTTablenorm"/>
            </w:pPr>
            <w:r w:rsidRPr="00A92F23">
              <w:t>Дата_ввода_в_действие</w:t>
            </w:r>
          </w:p>
        </w:tc>
        <w:tc>
          <w:tcPr>
            <w:tcW w:w="1090" w:type="dxa"/>
          </w:tcPr>
          <w:p w14:paraId="46E5B273" w14:textId="4C6A5384" w:rsidR="00783223" w:rsidRPr="00A92F23" w:rsidRDefault="00783223" w:rsidP="00D341B2">
            <w:pPr>
              <w:pStyle w:val="GOSTTablenorm"/>
            </w:pPr>
            <w:r w:rsidRPr="00A92F23">
              <w:t>Да</w:t>
            </w:r>
          </w:p>
        </w:tc>
        <w:tc>
          <w:tcPr>
            <w:tcW w:w="3651" w:type="dxa"/>
          </w:tcPr>
          <w:p w14:paraId="74FBC203" w14:textId="5FC0B143" w:rsidR="00783223" w:rsidRPr="00A92F23" w:rsidRDefault="00783223" w:rsidP="00D341B2">
            <w:pPr>
              <w:pStyle w:val="GOSTTablenorm"/>
            </w:pPr>
            <w:r w:rsidRPr="00A92F23">
              <w:t xml:space="preserve">Дата </w:t>
            </w:r>
            <w:r w:rsidR="00DE11C2" w:rsidRPr="00A92F23">
              <w:t>ввода в действие</w:t>
            </w:r>
          </w:p>
        </w:tc>
        <w:tc>
          <w:tcPr>
            <w:tcW w:w="3651" w:type="dxa"/>
          </w:tcPr>
          <w:p w14:paraId="794EDDEE" w14:textId="1E022969" w:rsidR="00783223" w:rsidRPr="00A92F23" w:rsidRDefault="0025156A" w:rsidP="00D341B2">
            <w:pPr>
              <w:pStyle w:val="GOSTTablenorm"/>
            </w:pPr>
            <w:r w:rsidRPr="00A92F23">
              <w:rPr>
                <w:lang w:val="en-US"/>
              </w:rPr>
              <w:t>SettlementDate</w:t>
            </w:r>
            <w:r w:rsidR="00783223" w:rsidRPr="00A92F23">
              <w:t xml:space="preserve"> (из заголовка запроса)</w:t>
            </w:r>
          </w:p>
        </w:tc>
        <w:tc>
          <w:tcPr>
            <w:tcW w:w="3651" w:type="dxa"/>
          </w:tcPr>
          <w:p w14:paraId="61A4E294" w14:textId="047EEF3D" w:rsidR="00783223" w:rsidRPr="00A92F23" w:rsidRDefault="00783223">
            <w:pPr>
              <w:pStyle w:val="GOSTTablenorm"/>
            </w:pPr>
            <w:r w:rsidRPr="00A92F23">
              <w:t xml:space="preserve">Для данного типа документов </w:t>
            </w:r>
            <w:r w:rsidR="007E37D8" w:rsidRPr="00A92F23">
              <w:t>Дата_ввода_в_действие</w:t>
            </w:r>
            <w:r w:rsidRPr="00A92F23">
              <w:t xml:space="preserve"> = Дата_отражения_в_учете</w:t>
            </w:r>
          </w:p>
        </w:tc>
      </w:tr>
      <w:tr w:rsidR="00506A1D" w:rsidRPr="00A92F23" w14:paraId="2EEAF43C" w14:textId="77777777" w:rsidTr="00924BC6">
        <w:tc>
          <w:tcPr>
            <w:tcW w:w="3651" w:type="dxa"/>
          </w:tcPr>
          <w:p w14:paraId="7D3AB8CA" w14:textId="5006F56E" w:rsidR="00783223" w:rsidRPr="00A92F23" w:rsidRDefault="00783223" w:rsidP="00D341B2">
            <w:pPr>
              <w:pStyle w:val="GOSTTablenorm"/>
            </w:pPr>
            <w:r w:rsidRPr="00A92F23">
              <w:t>Код_валюты</w:t>
            </w:r>
          </w:p>
        </w:tc>
        <w:tc>
          <w:tcPr>
            <w:tcW w:w="1090" w:type="dxa"/>
          </w:tcPr>
          <w:p w14:paraId="50D02886" w14:textId="360267E2" w:rsidR="00783223" w:rsidRPr="00A92F23" w:rsidRDefault="00783223" w:rsidP="00D341B2">
            <w:pPr>
              <w:pStyle w:val="GOSTTablenorm"/>
            </w:pPr>
            <w:r w:rsidRPr="00A92F23">
              <w:t>Да</w:t>
            </w:r>
          </w:p>
        </w:tc>
        <w:tc>
          <w:tcPr>
            <w:tcW w:w="3651" w:type="dxa"/>
          </w:tcPr>
          <w:p w14:paraId="5CAF825B" w14:textId="15582AA9" w:rsidR="00783223" w:rsidRPr="00A92F23" w:rsidRDefault="00783223" w:rsidP="00D341B2">
            <w:pPr>
              <w:pStyle w:val="GOSTTablenorm"/>
            </w:pPr>
            <w:r w:rsidRPr="00A92F23">
              <w:t>Код валюты по ОКВ</w:t>
            </w:r>
          </w:p>
        </w:tc>
        <w:tc>
          <w:tcPr>
            <w:tcW w:w="3651" w:type="dxa"/>
          </w:tcPr>
          <w:p w14:paraId="5428C98E" w14:textId="72695BE6" w:rsidR="00783223" w:rsidRPr="00A92F23" w:rsidRDefault="00783223" w:rsidP="00D341B2">
            <w:pPr>
              <w:pStyle w:val="GOSTTablenorm"/>
            </w:pPr>
            <w:r w:rsidRPr="00A92F23">
              <w:t>-</w:t>
            </w:r>
          </w:p>
        </w:tc>
        <w:tc>
          <w:tcPr>
            <w:tcW w:w="3651" w:type="dxa"/>
          </w:tcPr>
          <w:p w14:paraId="3BC92706" w14:textId="01A81E41" w:rsidR="00783223" w:rsidRPr="00A92F23" w:rsidRDefault="00783223" w:rsidP="00D341B2">
            <w:pPr>
              <w:pStyle w:val="GOSTTablenorm"/>
            </w:pPr>
            <w:r w:rsidRPr="00A92F23">
              <w:t>Атрибут всегда заполняется значением «643»</w:t>
            </w:r>
          </w:p>
        </w:tc>
      </w:tr>
      <w:tr w:rsidR="00506A1D" w:rsidRPr="00A92F23" w14:paraId="312D90F4" w14:textId="77777777" w:rsidTr="00924BC6">
        <w:tc>
          <w:tcPr>
            <w:tcW w:w="3651" w:type="dxa"/>
          </w:tcPr>
          <w:p w14:paraId="7F06330B" w14:textId="08897732" w:rsidR="00783223" w:rsidRPr="00A92F23" w:rsidRDefault="00783223" w:rsidP="00D341B2">
            <w:pPr>
              <w:pStyle w:val="GOSTTablenorm"/>
            </w:pPr>
            <w:r w:rsidRPr="00A92F23">
              <w:t>Код_контура</w:t>
            </w:r>
          </w:p>
        </w:tc>
        <w:tc>
          <w:tcPr>
            <w:tcW w:w="1090" w:type="dxa"/>
          </w:tcPr>
          <w:p w14:paraId="2BE124CF" w14:textId="1CAE7376" w:rsidR="00783223" w:rsidRPr="00A92F23" w:rsidRDefault="00783223" w:rsidP="00D341B2">
            <w:pPr>
              <w:pStyle w:val="GOSTTablenorm"/>
            </w:pPr>
            <w:r w:rsidRPr="00A92F23">
              <w:t>Да</w:t>
            </w:r>
          </w:p>
        </w:tc>
        <w:tc>
          <w:tcPr>
            <w:tcW w:w="3651" w:type="dxa"/>
          </w:tcPr>
          <w:p w14:paraId="774DDDC1" w14:textId="6B90357B" w:rsidR="00783223" w:rsidRPr="00A92F23" w:rsidRDefault="00783223" w:rsidP="00D341B2">
            <w:pPr>
              <w:pStyle w:val="GOSTTablenorm"/>
            </w:pPr>
            <w:r w:rsidRPr="00A92F23">
              <w:t>Код контура</w:t>
            </w:r>
          </w:p>
        </w:tc>
        <w:tc>
          <w:tcPr>
            <w:tcW w:w="3651" w:type="dxa"/>
          </w:tcPr>
          <w:p w14:paraId="01413D0A" w14:textId="166091B1" w:rsidR="00783223" w:rsidRPr="00A92F23" w:rsidRDefault="00783223" w:rsidP="00D341B2">
            <w:pPr>
              <w:pStyle w:val="GOSTTablenorm"/>
            </w:pPr>
            <w:r w:rsidRPr="00A92F23">
              <w:t>-</w:t>
            </w:r>
          </w:p>
        </w:tc>
        <w:tc>
          <w:tcPr>
            <w:tcW w:w="3651" w:type="dxa"/>
          </w:tcPr>
          <w:p w14:paraId="3ECF48ED" w14:textId="14ACA372" w:rsidR="00783223" w:rsidRPr="00A92F23" w:rsidRDefault="00783223" w:rsidP="00D341B2">
            <w:pPr>
              <w:pStyle w:val="GOSTTablenorm"/>
            </w:pPr>
            <w:r w:rsidRPr="00A92F23">
              <w:t>Атрибут заполн</w:t>
            </w:r>
            <w:r w:rsidR="00D341B2">
              <w:t>яется значением «1»</w:t>
            </w:r>
          </w:p>
        </w:tc>
      </w:tr>
      <w:tr w:rsidR="00506A1D" w:rsidRPr="00A92F23" w14:paraId="276C4592" w14:textId="77777777" w:rsidTr="00924BC6">
        <w:tc>
          <w:tcPr>
            <w:tcW w:w="3651" w:type="dxa"/>
          </w:tcPr>
          <w:p w14:paraId="24851D68" w14:textId="5A1D8B2A" w:rsidR="00783223" w:rsidRPr="00A92F23" w:rsidRDefault="00783223" w:rsidP="00D341B2">
            <w:pPr>
              <w:pStyle w:val="GOSTTablenorm"/>
            </w:pPr>
            <w:r w:rsidRPr="00A92F23">
              <w:t>Уровень_конфиденциальности</w:t>
            </w:r>
          </w:p>
        </w:tc>
        <w:tc>
          <w:tcPr>
            <w:tcW w:w="1090" w:type="dxa"/>
          </w:tcPr>
          <w:p w14:paraId="21C5F733" w14:textId="3A70C152" w:rsidR="00783223" w:rsidRPr="00A92F23" w:rsidRDefault="00783223" w:rsidP="00D341B2">
            <w:pPr>
              <w:pStyle w:val="GOSTTablenorm"/>
            </w:pPr>
            <w:r w:rsidRPr="00A92F23">
              <w:t>Да</w:t>
            </w:r>
          </w:p>
        </w:tc>
        <w:tc>
          <w:tcPr>
            <w:tcW w:w="3651" w:type="dxa"/>
          </w:tcPr>
          <w:p w14:paraId="42A91FE4" w14:textId="12B53252" w:rsidR="00783223" w:rsidRPr="00A92F23" w:rsidRDefault="00783223" w:rsidP="00D341B2">
            <w:pPr>
              <w:pStyle w:val="GOSTTablenorm"/>
            </w:pPr>
            <w:r w:rsidRPr="00A92F23">
              <w:t>Уровень конфиденциальности</w:t>
            </w:r>
          </w:p>
        </w:tc>
        <w:tc>
          <w:tcPr>
            <w:tcW w:w="3651" w:type="dxa"/>
          </w:tcPr>
          <w:p w14:paraId="6D3948CA" w14:textId="4C582ADC" w:rsidR="00783223" w:rsidRPr="00A92F23" w:rsidRDefault="00783223" w:rsidP="00D341B2">
            <w:pPr>
              <w:pStyle w:val="GOSTTablenorm"/>
            </w:pPr>
            <w:r w:rsidRPr="00A92F23">
              <w:t>-</w:t>
            </w:r>
          </w:p>
        </w:tc>
        <w:tc>
          <w:tcPr>
            <w:tcW w:w="3651" w:type="dxa"/>
          </w:tcPr>
          <w:p w14:paraId="49AA5ADA" w14:textId="2E96D552" w:rsidR="00783223" w:rsidRPr="00A92F23" w:rsidRDefault="00783223" w:rsidP="00D341B2">
            <w:pPr>
              <w:pStyle w:val="GOSTTablenorm"/>
            </w:pPr>
            <w:r w:rsidRPr="00A92F23">
              <w:t xml:space="preserve">Атрибут заполняется значением </w:t>
            </w:r>
            <w:r w:rsidR="007D4104">
              <w:t>«0»</w:t>
            </w:r>
          </w:p>
        </w:tc>
      </w:tr>
      <w:tr w:rsidR="00506A1D" w:rsidRPr="00A92F23" w14:paraId="36EBAC89" w14:textId="77777777" w:rsidTr="00924BC6">
        <w:tc>
          <w:tcPr>
            <w:tcW w:w="3651" w:type="dxa"/>
          </w:tcPr>
          <w:p w14:paraId="2E4DA03B" w14:textId="58D1E995" w:rsidR="00C50C88" w:rsidRPr="00A92F23" w:rsidRDefault="00C50C88" w:rsidP="00D341B2">
            <w:pPr>
              <w:pStyle w:val="GOSTTablenorm"/>
            </w:pPr>
            <w:r w:rsidRPr="00A92F23">
              <w:lastRenderedPageBreak/>
              <w:t>ОКТМО_КС_</w:t>
            </w:r>
            <w:r w:rsidR="007204B5" w:rsidRPr="00A92F23">
              <w:t>получателя</w:t>
            </w:r>
          </w:p>
        </w:tc>
        <w:tc>
          <w:tcPr>
            <w:tcW w:w="1090" w:type="dxa"/>
          </w:tcPr>
          <w:p w14:paraId="7308D23E" w14:textId="52746805" w:rsidR="00C50C88" w:rsidRPr="00A92F23" w:rsidRDefault="00C50C88" w:rsidP="00D341B2">
            <w:pPr>
              <w:pStyle w:val="GOSTTablenorm"/>
            </w:pPr>
            <w:r w:rsidRPr="00A92F23">
              <w:t>Да</w:t>
            </w:r>
          </w:p>
        </w:tc>
        <w:tc>
          <w:tcPr>
            <w:tcW w:w="3651" w:type="dxa"/>
          </w:tcPr>
          <w:p w14:paraId="34769A6C" w14:textId="343D3C06" w:rsidR="00C50C88" w:rsidRPr="00A92F23" w:rsidRDefault="00C50C88" w:rsidP="00D341B2">
            <w:pPr>
              <w:pStyle w:val="GOSTTablenorm"/>
            </w:pPr>
            <w:r w:rsidRPr="00A92F23">
              <w:t xml:space="preserve">Код </w:t>
            </w:r>
            <w:r w:rsidR="000F5DE3" w:rsidRPr="00A92F23">
              <w:t xml:space="preserve">по </w:t>
            </w:r>
            <w:r w:rsidRPr="00A92F23">
              <w:t xml:space="preserve">ОКТМО </w:t>
            </w:r>
            <w:r w:rsidR="00CA2B70" w:rsidRPr="00A92F23">
              <w:t>публично-правового образования получателя</w:t>
            </w:r>
          </w:p>
        </w:tc>
        <w:tc>
          <w:tcPr>
            <w:tcW w:w="3651" w:type="dxa"/>
          </w:tcPr>
          <w:p w14:paraId="450EEB7D" w14:textId="2AA8935B" w:rsidR="00C50C88" w:rsidRPr="00A92F23" w:rsidRDefault="008D7BC0" w:rsidP="00D341B2">
            <w:pPr>
              <w:pStyle w:val="GOSTTablenorm"/>
            </w:pPr>
            <w:r w:rsidRPr="00A92F23">
              <w:rPr>
                <w:lang w:val="en-US"/>
              </w:rPr>
              <w:t>recipient</w:t>
            </w:r>
            <w:r w:rsidRPr="00A92F23">
              <w:t>:</w:t>
            </w:r>
            <w:r w:rsidR="00C50C88" w:rsidRPr="00A92F23">
              <w:t>treasury_account</w:t>
            </w:r>
          </w:p>
        </w:tc>
        <w:tc>
          <w:tcPr>
            <w:tcW w:w="3651" w:type="dxa"/>
          </w:tcPr>
          <w:p w14:paraId="686CF479" w14:textId="2E7F9692" w:rsidR="00C50C88" w:rsidRPr="00A92F23" w:rsidRDefault="00C50C88" w:rsidP="00D341B2">
            <w:pPr>
              <w:pStyle w:val="GOSTTablenorm"/>
            </w:pPr>
            <w:r w:rsidRPr="00A92F23">
              <w:t>Ука</w:t>
            </w:r>
            <w:r w:rsidR="00D341B2">
              <w:t>зываются 9-16 разряды номера КС</w:t>
            </w:r>
          </w:p>
        </w:tc>
      </w:tr>
      <w:tr w:rsidR="00506A1D" w:rsidRPr="00A92F23" w14:paraId="05956C49" w14:textId="77777777" w:rsidTr="00924BC6">
        <w:tc>
          <w:tcPr>
            <w:tcW w:w="3651" w:type="dxa"/>
          </w:tcPr>
          <w:p w14:paraId="3E743AEC" w14:textId="7B69AE98" w:rsidR="00C50C88" w:rsidRPr="00A92F23" w:rsidRDefault="006D3F3F" w:rsidP="00D341B2">
            <w:pPr>
              <w:pStyle w:val="GOSTTablenorm"/>
            </w:pPr>
            <w:r w:rsidRPr="00A92F23">
              <w:t>Вид</w:t>
            </w:r>
            <w:r w:rsidR="00C50C88" w:rsidRPr="00A92F23">
              <w:t>_документа</w:t>
            </w:r>
          </w:p>
        </w:tc>
        <w:tc>
          <w:tcPr>
            <w:tcW w:w="1090" w:type="dxa"/>
          </w:tcPr>
          <w:p w14:paraId="0C0548AE" w14:textId="0FA6CF6F" w:rsidR="00C50C88" w:rsidRPr="00A92F23" w:rsidRDefault="00C50C88" w:rsidP="00D341B2">
            <w:pPr>
              <w:pStyle w:val="GOSTTablenorm"/>
            </w:pPr>
            <w:r w:rsidRPr="00A92F23">
              <w:t>Нет</w:t>
            </w:r>
          </w:p>
        </w:tc>
        <w:tc>
          <w:tcPr>
            <w:tcW w:w="3651" w:type="dxa"/>
          </w:tcPr>
          <w:p w14:paraId="41C1DFA0" w14:textId="02108FA6" w:rsidR="00C50C88" w:rsidRPr="00A92F23" w:rsidRDefault="00C50C88" w:rsidP="00D341B2">
            <w:pPr>
              <w:pStyle w:val="GOSTTablenorm"/>
            </w:pPr>
            <w:r w:rsidRPr="00A92F23">
              <w:t xml:space="preserve">Указывается </w:t>
            </w:r>
            <w:r w:rsidR="006D3F3F" w:rsidRPr="00A92F23">
              <w:t>вид</w:t>
            </w:r>
            <w:r w:rsidRPr="00A92F23">
              <w:t xml:space="preserve"> документа</w:t>
            </w:r>
          </w:p>
        </w:tc>
        <w:tc>
          <w:tcPr>
            <w:tcW w:w="3651" w:type="dxa"/>
          </w:tcPr>
          <w:p w14:paraId="45ACE19B" w14:textId="0FC1FE51" w:rsidR="00C50C88" w:rsidRPr="00A92F23" w:rsidRDefault="00C50C88" w:rsidP="00D341B2">
            <w:pPr>
              <w:pStyle w:val="GOSTTablenorm"/>
            </w:pPr>
            <w:r w:rsidRPr="00A92F23">
              <w:t>document_type</w:t>
            </w:r>
          </w:p>
        </w:tc>
        <w:tc>
          <w:tcPr>
            <w:tcW w:w="3651" w:type="dxa"/>
          </w:tcPr>
          <w:p w14:paraId="1457C10B" w14:textId="3462A642" w:rsidR="00C50C88" w:rsidRPr="00A92F23" w:rsidRDefault="00C50C88" w:rsidP="00D341B2">
            <w:pPr>
              <w:pStyle w:val="GOSTTablenorm"/>
            </w:pPr>
          </w:p>
        </w:tc>
      </w:tr>
      <w:tr w:rsidR="00506A1D" w:rsidRPr="00A92F23" w14:paraId="28802C37" w14:textId="77777777" w:rsidTr="00924BC6">
        <w:tc>
          <w:tcPr>
            <w:tcW w:w="3651" w:type="dxa"/>
          </w:tcPr>
          <w:p w14:paraId="398F017C" w14:textId="090365FB" w:rsidR="00C50C88" w:rsidRPr="00A92F23" w:rsidRDefault="00C50C88" w:rsidP="00D341B2">
            <w:pPr>
              <w:pStyle w:val="GOSTTablenorm"/>
            </w:pPr>
            <w:r w:rsidRPr="00A92F23">
              <w:t>Тип</w:t>
            </w:r>
            <w:r w:rsidR="00F0301C" w:rsidRPr="00A92F23">
              <w:t>_</w:t>
            </w:r>
            <w:r w:rsidRPr="00A92F23">
              <w:rPr>
                <w:lang w:val="en-US"/>
              </w:rPr>
              <w:t>ED</w:t>
            </w:r>
          </w:p>
        </w:tc>
        <w:tc>
          <w:tcPr>
            <w:tcW w:w="1090" w:type="dxa"/>
          </w:tcPr>
          <w:p w14:paraId="3E38C97D" w14:textId="43BD208A" w:rsidR="00C50C88" w:rsidRPr="00A92F23" w:rsidRDefault="00C50C88" w:rsidP="00D341B2">
            <w:pPr>
              <w:pStyle w:val="GOSTTablenorm"/>
            </w:pPr>
            <w:r w:rsidRPr="00A92F23">
              <w:t>Нет</w:t>
            </w:r>
          </w:p>
        </w:tc>
        <w:tc>
          <w:tcPr>
            <w:tcW w:w="3651" w:type="dxa"/>
          </w:tcPr>
          <w:p w14:paraId="23969947" w14:textId="1766FF1D" w:rsidR="00C50C88" w:rsidRPr="00A92F23" w:rsidRDefault="00C50C88" w:rsidP="00D341B2">
            <w:pPr>
              <w:pStyle w:val="GOSTTablenorm"/>
            </w:pPr>
            <w:r w:rsidRPr="00A92F23">
              <w:rPr>
                <w:lang w:eastAsia="en-US"/>
              </w:rPr>
              <w:t xml:space="preserve">Код вида документа (тип </w:t>
            </w:r>
            <w:r w:rsidRPr="00A92F23">
              <w:rPr>
                <w:lang w:val="en-US" w:eastAsia="en-US"/>
              </w:rPr>
              <w:t>ED</w:t>
            </w:r>
            <w:r w:rsidRPr="00A92F23">
              <w:rPr>
                <w:lang w:eastAsia="en-US"/>
              </w:rPr>
              <w:t>)</w:t>
            </w:r>
          </w:p>
        </w:tc>
        <w:tc>
          <w:tcPr>
            <w:tcW w:w="3651" w:type="dxa"/>
          </w:tcPr>
          <w:p w14:paraId="6382FC9A" w14:textId="2471A380" w:rsidR="00C50C88" w:rsidRPr="00A92F23" w:rsidRDefault="00C50C88" w:rsidP="00D341B2">
            <w:pPr>
              <w:pStyle w:val="GOSTTablenorm"/>
            </w:pPr>
            <w:r w:rsidRPr="00A92F23">
              <w:rPr>
                <w:lang w:val="en-US"/>
              </w:rPr>
              <w:t>basis</w:t>
            </w:r>
            <w:r w:rsidRPr="00A92F23">
              <w:t>_</w:t>
            </w:r>
            <w:r w:rsidRPr="00A92F23">
              <w:rPr>
                <w:lang w:val="en-US"/>
              </w:rPr>
              <w:t>document</w:t>
            </w:r>
            <w:r w:rsidRPr="00A92F23">
              <w:t>_</w:t>
            </w:r>
            <w:r w:rsidRPr="00A92F23">
              <w:rPr>
                <w:lang w:val="en-US"/>
              </w:rPr>
              <w:t>kind</w:t>
            </w:r>
          </w:p>
        </w:tc>
        <w:tc>
          <w:tcPr>
            <w:tcW w:w="3651" w:type="dxa"/>
          </w:tcPr>
          <w:p w14:paraId="3321888C" w14:textId="04B2B4CF" w:rsidR="00C50C88" w:rsidRPr="00A92F23" w:rsidRDefault="00C50C88" w:rsidP="00D341B2">
            <w:pPr>
              <w:pStyle w:val="GOSTTablenorm"/>
            </w:pPr>
            <w:r w:rsidRPr="00A92F23">
              <w:t>-</w:t>
            </w:r>
          </w:p>
        </w:tc>
      </w:tr>
      <w:tr w:rsidR="00A936AF" w:rsidRPr="00A92F23" w14:paraId="1A4A4154" w14:textId="77777777" w:rsidTr="00924BC6">
        <w:tc>
          <w:tcPr>
            <w:tcW w:w="3651" w:type="dxa"/>
          </w:tcPr>
          <w:p w14:paraId="75D7CC14" w14:textId="39748989" w:rsidR="00A936AF" w:rsidRPr="00A92F23" w:rsidRDefault="00A936AF" w:rsidP="00D341B2">
            <w:pPr>
              <w:pStyle w:val="GOSTTablenorm"/>
            </w:pPr>
            <w:r>
              <w:t>Номер_кошелька_ЦР</w:t>
            </w:r>
          </w:p>
        </w:tc>
        <w:tc>
          <w:tcPr>
            <w:tcW w:w="1090" w:type="dxa"/>
          </w:tcPr>
          <w:p w14:paraId="72BCFF84" w14:textId="46CD2662" w:rsidR="00A936AF" w:rsidRPr="00A92F23" w:rsidRDefault="00A936AF" w:rsidP="00D341B2">
            <w:pPr>
              <w:pStyle w:val="GOSTTablenorm"/>
            </w:pPr>
            <w:r>
              <w:t>Нет</w:t>
            </w:r>
          </w:p>
        </w:tc>
        <w:tc>
          <w:tcPr>
            <w:tcW w:w="3651" w:type="dxa"/>
          </w:tcPr>
          <w:p w14:paraId="57A36CA7" w14:textId="71F9CBAF" w:rsidR="00A936AF" w:rsidRPr="00A92F23" w:rsidRDefault="00A936AF" w:rsidP="00D341B2">
            <w:pPr>
              <w:pStyle w:val="GOSTTablenorm"/>
              <w:rPr>
                <w:lang w:eastAsia="en-US"/>
              </w:rPr>
            </w:pPr>
            <w:r>
              <w:rPr>
                <w:lang w:eastAsia="en-US"/>
              </w:rPr>
              <w:t>Номер цифрового кошелька</w:t>
            </w:r>
          </w:p>
        </w:tc>
        <w:tc>
          <w:tcPr>
            <w:tcW w:w="3651" w:type="dxa"/>
          </w:tcPr>
          <w:p w14:paraId="338C2CB1" w14:textId="127B5A95" w:rsidR="00A936AF" w:rsidRPr="00A92F23" w:rsidRDefault="00A936AF" w:rsidP="00D341B2">
            <w:pPr>
              <w:pStyle w:val="GOSTTablenorm"/>
              <w:rPr>
                <w:lang w:val="en-US"/>
              </w:rPr>
            </w:pPr>
            <w:r>
              <w:rPr>
                <w:rStyle w:val="anegp0gi0b9av8jahpyh"/>
                <w:lang w:val="en-US"/>
              </w:rPr>
              <w:t>d</w:t>
            </w:r>
            <w:r>
              <w:rPr>
                <w:rStyle w:val="anegp0gi0b9av8jahpyh"/>
              </w:rPr>
              <w:t>igital_</w:t>
            </w:r>
            <w:r>
              <w:rPr>
                <w:rStyle w:val="anegp0gi0b9av8jahpyh"/>
                <w:lang w:val="en-US"/>
              </w:rPr>
              <w:t>wallet</w:t>
            </w:r>
          </w:p>
        </w:tc>
        <w:tc>
          <w:tcPr>
            <w:tcW w:w="3651" w:type="dxa"/>
          </w:tcPr>
          <w:p w14:paraId="239B5CF7" w14:textId="214EB6E9" w:rsidR="00A936AF" w:rsidRPr="00A92F23" w:rsidRDefault="00A936AF" w:rsidP="00D341B2">
            <w:pPr>
              <w:pStyle w:val="GOSTTablenorm"/>
            </w:pPr>
            <w:r>
              <w:t>-</w:t>
            </w:r>
          </w:p>
        </w:tc>
      </w:tr>
      <w:tr w:rsidR="00506A1D" w:rsidRPr="00A92F23" w14:paraId="49AF1E69" w14:textId="77777777" w:rsidTr="00924BC6">
        <w:tc>
          <w:tcPr>
            <w:tcW w:w="3651" w:type="dxa"/>
          </w:tcPr>
          <w:p w14:paraId="6434AF7E" w14:textId="761A96ED" w:rsidR="00C50C88" w:rsidRPr="00A92F23" w:rsidRDefault="00C50C88" w:rsidP="00D341B2">
            <w:pPr>
              <w:pStyle w:val="GOSTTablenorm"/>
            </w:pPr>
            <w:r w:rsidRPr="00A92F23">
              <w:t>Наименование_рас</w:t>
            </w:r>
            <w:r w:rsidR="00020155" w:rsidRPr="00A92F23">
              <w:t>ч</w:t>
            </w:r>
            <w:r w:rsidRPr="00A92F23">
              <w:t>_документа</w:t>
            </w:r>
          </w:p>
        </w:tc>
        <w:tc>
          <w:tcPr>
            <w:tcW w:w="1090" w:type="dxa"/>
          </w:tcPr>
          <w:p w14:paraId="48823CB8" w14:textId="751CFBC7" w:rsidR="00C50C88" w:rsidRPr="00A92F23" w:rsidRDefault="00426C01" w:rsidP="00D341B2">
            <w:pPr>
              <w:pStyle w:val="GOSTTablenorm"/>
            </w:pPr>
            <w:r w:rsidRPr="00A92F23">
              <w:t>Да</w:t>
            </w:r>
          </w:p>
        </w:tc>
        <w:tc>
          <w:tcPr>
            <w:tcW w:w="3651" w:type="dxa"/>
          </w:tcPr>
          <w:p w14:paraId="47603875" w14:textId="10E917E9" w:rsidR="00C50C88" w:rsidRPr="00A92F23" w:rsidRDefault="00C50C88" w:rsidP="00D341B2">
            <w:pPr>
              <w:pStyle w:val="GOSTTablenorm"/>
            </w:pPr>
            <w:r w:rsidRPr="00A92F23">
              <w:t xml:space="preserve">Наименование расчетного документа в соответствии с типом </w:t>
            </w:r>
            <w:r w:rsidRPr="00A92F23">
              <w:rPr>
                <w:lang w:val="en-US"/>
              </w:rPr>
              <w:t>ED</w:t>
            </w:r>
          </w:p>
        </w:tc>
        <w:tc>
          <w:tcPr>
            <w:tcW w:w="3651" w:type="dxa"/>
          </w:tcPr>
          <w:p w14:paraId="5162C3A2" w14:textId="73F400E5" w:rsidR="00C50C88" w:rsidRPr="00A92F23" w:rsidRDefault="0061391D" w:rsidP="00D341B2">
            <w:pPr>
              <w:pStyle w:val="GOSTTablenorm"/>
            </w:pPr>
            <w:r w:rsidRPr="00A92F23">
              <w:rPr>
                <w:lang w:val="en-US"/>
              </w:rPr>
              <w:t>basis</w:t>
            </w:r>
            <w:r w:rsidRPr="00A92F23">
              <w:t>_</w:t>
            </w:r>
            <w:r w:rsidRPr="00A92F23">
              <w:rPr>
                <w:lang w:val="en-US"/>
              </w:rPr>
              <w:t>document</w:t>
            </w:r>
            <w:r w:rsidRPr="00A92F23">
              <w:t>_</w:t>
            </w:r>
            <w:r w:rsidRPr="00A92F23">
              <w:rPr>
                <w:lang w:val="en-US"/>
              </w:rPr>
              <w:t>kind</w:t>
            </w:r>
          </w:p>
        </w:tc>
        <w:tc>
          <w:tcPr>
            <w:tcW w:w="3651" w:type="dxa"/>
          </w:tcPr>
          <w:p w14:paraId="20F7786B" w14:textId="30EC054D" w:rsidR="00C50C88" w:rsidRPr="00A92F23" w:rsidRDefault="00EB09DD" w:rsidP="00D341B2">
            <w:pPr>
              <w:pStyle w:val="GOSTTablenorm"/>
            </w:pPr>
            <w:r w:rsidRPr="00A92F23">
              <w:t>Вычи</w:t>
            </w:r>
            <w:r w:rsidR="00D341B2">
              <w:t>сляется по коду вида документа.</w:t>
            </w:r>
          </w:p>
          <w:p w14:paraId="50D362BB" w14:textId="77777777" w:rsidR="00C50C88" w:rsidRPr="00A92F23" w:rsidRDefault="00C50C88" w:rsidP="00D341B2">
            <w:pPr>
              <w:pStyle w:val="GOSTTablenorm"/>
            </w:pPr>
            <w:r w:rsidRPr="00A92F23">
              <w:t>Возможные значения:</w:t>
            </w:r>
          </w:p>
          <w:p w14:paraId="587F932C" w14:textId="022DD286" w:rsidR="00C50C88" w:rsidRPr="00A92F23" w:rsidRDefault="00D341B2" w:rsidP="00D341B2">
            <w:pPr>
              <w:pStyle w:val="GOSTTableListMark1"/>
            </w:pPr>
            <w:r>
              <w:t>«</w:t>
            </w:r>
            <w:r w:rsidR="00C50C88" w:rsidRPr="00A92F23">
              <w:t>ED101</w:t>
            </w:r>
            <w:r>
              <w:t>»</w:t>
            </w:r>
            <w:r w:rsidR="00C50C88" w:rsidRPr="00A92F23">
              <w:t xml:space="preserve"> – Платежное поручение;</w:t>
            </w:r>
          </w:p>
          <w:p w14:paraId="313DE6C3" w14:textId="0B30DFE6" w:rsidR="00C50C88" w:rsidRPr="00A92F23" w:rsidRDefault="00D341B2" w:rsidP="00D341B2">
            <w:pPr>
              <w:pStyle w:val="GOSTTableListMark1"/>
            </w:pPr>
            <w:r>
              <w:t>«</w:t>
            </w:r>
            <w:r w:rsidR="00C50C88" w:rsidRPr="00A92F23">
              <w:t>ED103</w:t>
            </w:r>
            <w:r>
              <w:t>»</w:t>
            </w:r>
            <w:r w:rsidR="00C50C88" w:rsidRPr="00A92F23">
              <w:t xml:space="preserve"> – Платежное требование;</w:t>
            </w:r>
          </w:p>
          <w:p w14:paraId="2ECA9045" w14:textId="3C6385C2" w:rsidR="00C50C88" w:rsidRPr="00A92F23" w:rsidRDefault="00D341B2" w:rsidP="00D341B2">
            <w:pPr>
              <w:pStyle w:val="GOSTTableListMark1"/>
            </w:pPr>
            <w:r>
              <w:t>«</w:t>
            </w:r>
            <w:r w:rsidR="00C50C88" w:rsidRPr="00A92F23">
              <w:t>ED104</w:t>
            </w:r>
            <w:r>
              <w:t>»</w:t>
            </w:r>
            <w:r w:rsidR="00C50C88" w:rsidRPr="00A92F23">
              <w:t xml:space="preserve"> – Инкассовое поручение;</w:t>
            </w:r>
          </w:p>
          <w:p w14:paraId="2C0D8135" w14:textId="4EEFB246" w:rsidR="00C50C88" w:rsidRPr="00A92F23" w:rsidRDefault="00D341B2" w:rsidP="00D341B2">
            <w:pPr>
              <w:pStyle w:val="GOSTTableListMark1"/>
            </w:pPr>
            <w:r>
              <w:t>«</w:t>
            </w:r>
            <w:r w:rsidR="00C50C88" w:rsidRPr="00A92F23">
              <w:t>ED105</w:t>
            </w:r>
            <w:r>
              <w:t>»</w:t>
            </w:r>
            <w:r w:rsidR="00C50C88" w:rsidRPr="00A92F23">
              <w:t xml:space="preserve"> – Платежный ордер;</w:t>
            </w:r>
          </w:p>
          <w:p w14:paraId="1D229570" w14:textId="26A2D68D" w:rsidR="00C50C88" w:rsidRPr="00A92F23" w:rsidRDefault="00D341B2" w:rsidP="00D341B2">
            <w:pPr>
              <w:pStyle w:val="GOSTTableListMark1"/>
            </w:pPr>
            <w:r>
              <w:t>«</w:t>
            </w:r>
            <w:r w:rsidR="00C50C88" w:rsidRPr="00A92F23">
              <w:t>ED108</w:t>
            </w:r>
            <w:r>
              <w:t>»</w:t>
            </w:r>
            <w:r w:rsidR="00C50C88" w:rsidRPr="00A92F23">
              <w:t xml:space="preserve"> – Платежное поручение на общую сумму с реестром;</w:t>
            </w:r>
          </w:p>
          <w:p w14:paraId="2FF92AC8" w14:textId="77777777" w:rsidR="00C50C88" w:rsidRDefault="00D341B2" w:rsidP="00B06D52">
            <w:pPr>
              <w:pStyle w:val="GOSTTableListMark1"/>
            </w:pPr>
            <w:r>
              <w:t>«</w:t>
            </w:r>
            <w:r w:rsidR="00C50C88" w:rsidRPr="00A92F23">
              <w:t>VDG25</w:t>
            </w:r>
            <w:r>
              <w:t>»</w:t>
            </w:r>
            <w:r w:rsidR="00C50C88" w:rsidRPr="00A92F23">
              <w:t xml:space="preserve"> </w:t>
            </w:r>
            <w:r w:rsidRPr="00A92F23">
              <w:t xml:space="preserve">– </w:t>
            </w:r>
            <w:r w:rsidR="00C50C88" w:rsidRPr="00A92F23">
              <w:t>Платежное поручение (СБП)</w:t>
            </w:r>
            <w:r w:rsidR="006F3457">
              <w:t>;</w:t>
            </w:r>
          </w:p>
          <w:p w14:paraId="54F8039A" w14:textId="316B1E23" w:rsidR="006F3457" w:rsidRPr="00A92F23" w:rsidRDefault="006F3457" w:rsidP="00B06D52">
            <w:pPr>
              <w:pStyle w:val="GOSTTableListMark1"/>
            </w:pPr>
            <w:r>
              <w:t>«</w:t>
            </w:r>
            <w:r>
              <w:rPr>
                <w:lang w:val="en-US"/>
              </w:rPr>
              <w:t>G101</w:t>
            </w:r>
            <w:r>
              <w:t>» - Платежное поручение (ЦР)</w:t>
            </w:r>
          </w:p>
        </w:tc>
      </w:tr>
      <w:tr w:rsidR="00506A1D" w:rsidRPr="00A92F23" w14:paraId="5A5AAEE4" w14:textId="77777777" w:rsidTr="00924BC6">
        <w:tc>
          <w:tcPr>
            <w:tcW w:w="3651" w:type="dxa"/>
          </w:tcPr>
          <w:p w14:paraId="51672F5E" w14:textId="371C2265" w:rsidR="002022F0" w:rsidRPr="00A92F23" w:rsidRDefault="002022F0" w:rsidP="00D341B2">
            <w:pPr>
              <w:pStyle w:val="GOSTTablenorm"/>
            </w:pPr>
            <w:r>
              <w:t>Код_ТОФК_учета</w:t>
            </w:r>
          </w:p>
        </w:tc>
        <w:tc>
          <w:tcPr>
            <w:tcW w:w="1090" w:type="dxa"/>
          </w:tcPr>
          <w:p w14:paraId="7E910455" w14:textId="186D88A0" w:rsidR="002022F0" w:rsidRPr="00A92F23" w:rsidRDefault="002022F0" w:rsidP="00D341B2">
            <w:pPr>
              <w:pStyle w:val="GOSTTablenorm"/>
            </w:pPr>
            <w:r>
              <w:t>Да</w:t>
            </w:r>
          </w:p>
        </w:tc>
        <w:tc>
          <w:tcPr>
            <w:tcW w:w="3651" w:type="dxa"/>
          </w:tcPr>
          <w:p w14:paraId="1C603342" w14:textId="0C508115" w:rsidR="002022F0" w:rsidRPr="00A92F23" w:rsidRDefault="006540F9" w:rsidP="00D341B2">
            <w:pPr>
              <w:pStyle w:val="GOSTTablenorm"/>
              <w:rPr>
                <w:lang w:eastAsia="en-US"/>
              </w:rPr>
            </w:pPr>
            <w:r>
              <w:rPr>
                <w:lang w:eastAsia="en-US"/>
              </w:rPr>
              <w:t>2-х значный код субъекта учета</w:t>
            </w:r>
          </w:p>
        </w:tc>
        <w:tc>
          <w:tcPr>
            <w:tcW w:w="3651" w:type="dxa"/>
          </w:tcPr>
          <w:p w14:paraId="319B208D" w14:textId="0C4BE2D5" w:rsidR="002022F0" w:rsidRPr="00A92F23" w:rsidRDefault="002022F0" w:rsidP="00D341B2">
            <w:pPr>
              <w:pStyle w:val="GOSTTablenorm"/>
              <w:rPr>
                <w:lang w:val="en-US"/>
              </w:rPr>
            </w:pPr>
            <w:r w:rsidRPr="005D309A">
              <w:t>Subject</w:t>
            </w:r>
          </w:p>
        </w:tc>
        <w:tc>
          <w:tcPr>
            <w:tcW w:w="3651" w:type="dxa"/>
          </w:tcPr>
          <w:p w14:paraId="273C9631" w14:textId="436D6147" w:rsidR="002022F0" w:rsidRPr="00A92F23" w:rsidRDefault="002022F0" w:rsidP="00D341B2">
            <w:pPr>
              <w:pStyle w:val="GOSTTablenorm"/>
            </w:pPr>
            <w:r>
              <w:t xml:space="preserve">Указывается 1-2 символы кода субъекта учета из атрибута </w:t>
            </w:r>
            <w:r w:rsidRPr="00C6161D">
              <w:t>Субъект_учета</w:t>
            </w:r>
          </w:p>
        </w:tc>
      </w:tr>
      <w:tr w:rsidR="00506A1D" w:rsidRPr="00A92F23" w14:paraId="536E2800" w14:textId="73906565" w:rsidTr="00924BC6">
        <w:tc>
          <w:tcPr>
            <w:tcW w:w="3651" w:type="dxa"/>
          </w:tcPr>
          <w:p w14:paraId="73077921" w14:textId="3EB0434C" w:rsidR="00E952D2" w:rsidRPr="00A92F23" w:rsidRDefault="00E952D2" w:rsidP="00D341B2">
            <w:pPr>
              <w:pStyle w:val="GOSTTablenorm"/>
            </w:pPr>
            <w:r w:rsidRPr="00A92F23">
              <w:t>БС_</w:t>
            </w:r>
            <w:r w:rsidR="00CC7FA1" w:rsidRPr="00A92F23">
              <w:t>плательщика</w:t>
            </w:r>
          </w:p>
        </w:tc>
        <w:tc>
          <w:tcPr>
            <w:tcW w:w="1090" w:type="dxa"/>
          </w:tcPr>
          <w:p w14:paraId="00BECACC" w14:textId="2AFF8124" w:rsidR="00E952D2" w:rsidRPr="00A92F23" w:rsidRDefault="00E952D2" w:rsidP="00D341B2">
            <w:pPr>
              <w:pStyle w:val="GOSTTablenorm"/>
            </w:pPr>
            <w:r w:rsidRPr="00A92F23">
              <w:t>Нет</w:t>
            </w:r>
          </w:p>
        </w:tc>
        <w:tc>
          <w:tcPr>
            <w:tcW w:w="3651" w:type="dxa"/>
          </w:tcPr>
          <w:p w14:paraId="3276A57D" w14:textId="485CA95F" w:rsidR="00E952D2" w:rsidRPr="00A92F23" w:rsidRDefault="00E952D2" w:rsidP="00D341B2">
            <w:pPr>
              <w:pStyle w:val="GOSTTablenorm"/>
            </w:pPr>
            <w:r w:rsidRPr="00A92F23">
              <w:rPr>
                <w:lang w:eastAsia="en-US"/>
              </w:rPr>
              <w:t>Банковский счет плательщика</w:t>
            </w:r>
          </w:p>
        </w:tc>
        <w:tc>
          <w:tcPr>
            <w:tcW w:w="3651" w:type="dxa"/>
          </w:tcPr>
          <w:p w14:paraId="0CB77ACA" w14:textId="7D49053E" w:rsidR="00E952D2" w:rsidRPr="00A92F23" w:rsidRDefault="00E952D2" w:rsidP="00D341B2">
            <w:pPr>
              <w:pStyle w:val="GOSTTablenorm"/>
              <w:rPr>
                <w:lang w:val="en-US"/>
              </w:rPr>
            </w:pPr>
            <w:r w:rsidRPr="00A92F23">
              <w:rPr>
                <w:lang w:val="en-US"/>
              </w:rPr>
              <w:t>counterparty_bank_account</w:t>
            </w:r>
          </w:p>
        </w:tc>
        <w:tc>
          <w:tcPr>
            <w:tcW w:w="3651" w:type="dxa"/>
          </w:tcPr>
          <w:p w14:paraId="75EE5635" w14:textId="4BEE6405" w:rsidR="00E952D2" w:rsidRPr="00A92F23" w:rsidRDefault="00E952D2" w:rsidP="00D341B2">
            <w:pPr>
              <w:pStyle w:val="GOSTTablenorm"/>
            </w:pPr>
            <w:r w:rsidRPr="00A92F23">
              <w:t>-</w:t>
            </w:r>
          </w:p>
        </w:tc>
      </w:tr>
      <w:tr w:rsidR="00506A1D" w:rsidRPr="00A92F23" w14:paraId="3EA09FB6" w14:textId="2D6B5C1A" w:rsidTr="00924BC6">
        <w:tc>
          <w:tcPr>
            <w:tcW w:w="3651" w:type="dxa"/>
          </w:tcPr>
          <w:p w14:paraId="2B688F38" w14:textId="6555C796" w:rsidR="00E952D2" w:rsidRPr="00A92F23" w:rsidRDefault="00E952D2" w:rsidP="00D341B2">
            <w:pPr>
              <w:pStyle w:val="GOSTTablenorm"/>
            </w:pPr>
            <w:r w:rsidRPr="00A92F23">
              <w:t>ТОФК_</w:t>
            </w:r>
            <w:r w:rsidR="00C0343B" w:rsidRPr="00A92F23">
              <w:t>контрагента</w:t>
            </w:r>
          </w:p>
        </w:tc>
        <w:tc>
          <w:tcPr>
            <w:tcW w:w="1090" w:type="dxa"/>
          </w:tcPr>
          <w:p w14:paraId="654B2890" w14:textId="3EC606DE" w:rsidR="00E952D2" w:rsidRPr="00A92F23" w:rsidRDefault="00E952D2" w:rsidP="00D341B2">
            <w:pPr>
              <w:pStyle w:val="GOSTTablenorm"/>
            </w:pPr>
            <w:r w:rsidRPr="00A92F23">
              <w:t>Нет</w:t>
            </w:r>
          </w:p>
        </w:tc>
        <w:tc>
          <w:tcPr>
            <w:tcW w:w="3651" w:type="dxa"/>
          </w:tcPr>
          <w:p w14:paraId="0F60189F" w14:textId="26D6AD58" w:rsidR="00E952D2" w:rsidRPr="00A92F23" w:rsidRDefault="00E952D2" w:rsidP="00D341B2">
            <w:pPr>
              <w:pStyle w:val="GOSTTablenorm"/>
            </w:pPr>
            <w:r w:rsidRPr="00A92F23">
              <w:t xml:space="preserve">ТОФК по БС </w:t>
            </w:r>
            <w:r w:rsidR="00C0343B" w:rsidRPr="00A92F23">
              <w:t>контрагента</w:t>
            </w:r>
          </w:p>
        </w:tc>
        <w:tc>
          <w:tcPr>
            <w:tcW w:w="3651" w:type="dxa"/>
          </w:tcPr>
          <w:p w14:paraId="749D4C59" w14:textId="755B15BB" w:rsidR="00E952D2" w:rsidRPr="00A92F23" w:rsidRDefault="00E952D2" w:rsidP="00D341B2">
            <w:pPr>
              <w:pStyle w:val="GOSTTablenorm"/>
            </w:pPr>
            <w:r w:rsidRPr="00A92F23">
              <w:rPr>
                <w:lang w:val="en-US"/>
              </w:rPr>
              <w:t>counterparty_tofk_code</w:t>
            </w:r>
          </w:p>
        </w:tc>
        <w:tc>
          <w:tcPr>
            <w:tcW w:w="3651" w:type="dxa"/>
          </w:tcPr>
          <w:p w14:paraId="5186E233" w14:textId="0516E3CE" w:rsidR="00E952D2" w:rsidRPr="00A92F23" w:rsidRDefault="00E952D2" w:rsidP="00D341B2">
            <w:pPr>
              <w:pStyle w:val="GOSTTablenorm"/>
            </w:pPr>
            <w:r w:rsidRPr="00A92F23">
              <w:t>-</w:t>
            </w:r>
          </w:p>
        </w:tc>
      </w:tr>
      <w:tr w:rsidR="00506A1D" w:rsidRPr="00A92F23" w14:paraId="445D7E09" w14:textId="77777777" w:rsidTr="00924BC6">
        <w:tc>
          <w:tcPr>
            <w:tcW w:w="3651" w:type="dxa"/>
          </w:tcPr>
          <w:p w14:paraId="75130BE9" w14:textId="6EBB90D6" w:rsidR="00AF2DE9" w:rsidRPr="00A92F23" w:rsidRDefault="00AF2DE9" w:rsidP="00D341B2">
            <w:pPr>
              <w:pStyle w:val="GOSTTablenorm"/>
            </w:pPr>
            <w:r w:rsidRPr="00A92F23">
              <w:rPr>
                <w:lang w:val="en-US"/>
              </w:rPr>
              <w:lastRenderedPageBreak/>
              <w:t>GUID</w:t>
            </w:r>
            <w:r w:rsidRPr="00A92F23">
              <w:t>_НВС_ФБ_получателя</w:t>
            </w:r>
          </w:p>
        </w:tc>
        <w:tc>
          <w:tcPr>
            <w:tcW w:w="1090" w:type="dxa"/>
          </w:tcPr>
          <w:p w14:paraId="76BCD936" w14:textId="2CB04C4B" w:rsidR="00AF2DE9" w:rsidRPr="00A92F23" w:rsidRDefault="00AF2DE9" w:rsidP="00D341B2">
            <w:pPr>
              <w:pStyle w:val="GOSTTablenorm"/>
            </w:pPr>
            <w:r w:rsidRPr="00A92F23">
              <w:t>Нет</w:t>
            </w:r>
          </w:p>
        </w:tc>
        <w:tc>
          <w:tcPr>
            <w:tcW w:w="3651" w:type="dxa"/>
          </w:tcPr>
          <w:p w14:paraId="45E5D84A" w14:textId="026B981D" w:rsidR="00AF2DE9" w:rsidRPr="00A92F23" w:rsidRDefault="00AF2DE9" w:rsidP="00D341B2">
            <w:pPr>
              <w:pStyle w:val="GOSTTablenorm"/>
            </w:pPr>
            <w:r w:rsidRPr="00A92F23">
              <w:t>Указывается значение ГУИД первичного документа по зачислению НВС ФБ</w:t>
            </w:r>
          </w:p>
        </w:tc>
        <w:tc>
          <w:tcPr>
            <w:tcW w:w="3651" w:type="dxa"/>
          </w:tcPr>
          <w:p w14:paraId="1DA76979" w14:textId="74B75338" w:rsidR="00AF2DE9" w:rsidRPr="00A92F23" w:rsidRDefault="00AF2DE9" w:rsidP="00D341B2">
            <w:pPr>
              <w:pStyle w:val="GOSTTablenorm"/>
              <w:rPr>
                <w:lang w:val="en-US"/>
              </w:rPr>
            </w:pPr>
            <w:r w:rsidRPr="00A92F23">
              <w:rPr>
                <w:lang w:val="en-US"/>
              </w:rPr>
              <w:t>doc</w:t>
            </w:r>
            <w:r w:rsidRPr="00A92F23">
              <w:t>_</w:t>
            </w:r>
            <w:r w:rsidRPr="00A92F23">
              <w:rPr>
                <w:lang w:val="en-US"/>
              </w:rPr>
              <w:t>guid</w:t>
            </w:r>
            <w:r w:rsidRPr="00A92F23">
              <w:t>_</w:t>
            </w:r>
            <w:r w:rsidRPr="00A92F23">
              <w:rPr>
                <w:lang w:val="en-US"/>
              </w:rPr>
              <w:t>nvs</w:t>
            </w:r>
          </w:p>
        </w:tc>
        <w:tc>
          <w:tcPr>
            <w:tcW w:w="3651" w:type="dxa"/>
          </w:tcPr>
          <w:p w14:paraId="3A861196" w14:textId="38007E83" w:rsidR="00AF2DE9" w:rsidRPr="00A92F23" w:rsidRDefault="00AF2DE9" w:rsidP="00D341B2">
            <w:pPr>
              <w:pStyle w:val="GOSTTablenorm"/>
            </w:pPr>
            <w:r w:rsidRPr="00A92F23">
              <w:t>-</w:t>
            </w:r>
          </w:p>
        </w:tc>
      </w:tr>
      <w:tr w:rsidR="00506A1D" w:rsidRPr="00A92F23" w14:paraId="3BCB4625" w14:textId="77777777" w:rsidTr="00924BC6">
        <w:tc>
          <w:tcPr>
            <w:tcW w:w="3651" w:type="dxa"/>
          </w:tcPr>
          <w:p w14:paraId="65FAA90A" w14:textId="1D2998BA" w:rsidR="00AF2DE9" w:rsidRPr="00A92F23" w:rsidRDefault="00AF2DE9" w:rsidP="00D341B2">
            <w:pPr>
              <w:pStyle w:val="GOSTTablenorm"/>
            </w:pPr>
            <w:r w:rsidRPr="00A92F23">
              <w:t>БС_получателя</w:t>
            </w:r>
          </w:p>
        </w:tc>
        <w:tc>
          <w:tcPr>
            <w:tcW w:w="1090" w:type="dxa"/>
          </w:tcPr>
          <w:p w14:paraId="5C33C8F6" w14:textId="5FD4D203" w:rsidR="00AF2DE9" w:rsidRPr="00A92F23" w:rsidRDefault="00AF2DE9" w:rsidP="00D341B2">
            <w:pPr>
              <w:pStyle w:val="GOSTTablenorm"/>
            </w:pPr>
            <w:r w:rsidRPr="00A92F23">
              <w:t>Нет</w:t>
            </w:r>
          </w:p>
        </w:tc>
        <w:tc>
          <w:tcPr>
            <w:tcW w:w="3651" w:type="dxa"/>
          </w:tcPr>
          <w:p w14:paraId="49B16786" w14:textId="0289B102" w:rsidR="00AF2DE9" w:rsidRPr="00A92F23" w:rsidRDefault="00AF2DE9" w:rsidP="00D341B2">
            <w:pPr>
              <w:pStyle w:val="GOSTTablenorm"/>
            </w:pPr>
            <w:r w:rsidRPr="00A92F23">
              <w:rPr>
                <w:lang w:eastAsia="en-US"/>
              </w:rPr>
              <w:t>Банковский счет получателя</w:t>
            </w:r>
          </w:p>
        </w:tc>
        <w:tc>
          <w:tcPr>
            <w:tcW w:w="3651" w:type="dxa"/>
          </w:tcPr>
          <w:p w14:paraId="35DD5792" w14:textId="206CEB55" w:rsidR="00AF2DE9" w:rsidRPr="00A92F23" w:rsidRDefault="00AF2DE9" w:rsidP="00D341B2">
            <w:pPr>
              <w:pStyle w:val="GOSTTablenorm"/>
            </w:pPr>
            <w:r w:rsidRPr="00A92F23">
              <w:rPr>
                <w:lang w:val="en-US"/>
              </w:rPr>
              <w:t>recipient:bank_corr_account</w:t>
            </w:r>
          </w:p>
        </w:tc>
        <w:tc>
          <w:tcPr>
            <w:tcW w:w="3651" w:type="dxa"/>
          </w:tcPr>
          <w:p w14:paraId="0775585B" w14:textId="222B1C5F" w:rsidR="00AF2DE9" w:rsidRPr="00A92F23" w:rsidRDefault="00AF2DE9" w:rsidP="00D341B2">
            <w:pPr>
              <w:pStyle w:val="GOSTTablenorm"/>
            </w:pPr>
            <w:r w:rsidRPr="00A92F23">
              <w:t>-</w:t>
            </w:r>
          </w:p>
        </w:tc>
      </w:tr>
      <w:tr w:rsidR="00506A1D" w:rsidRPr="00916533" w14:paraId="25A14864" w14:textId="77777777" w:rsidTr="00924BC6">
        <w:tc>
          <w:tcPr>
            <w:tcW w:w="3651" w:type="dxa"/>
          </w:tcPr>
          <w:p w14:paraId="087C0353" w14:textId="3486C6E4" w:rsidR="00AF2DE9" w:rsidRPr="00A92F23" w:rsidRDefault="00AF2DE9" w:rsidP="00D341B2">
            <w:pPr>
              <w:pStyle w:val="GOSTTablenorm"/>
            </w:pPr>
            <w:r w:rsidRPr="00A92F23">
              <w:t>ТОФК_БС_получателя</w:t>
            </w:r>
          </w:p>
        </w:tc>
        <w:tc>
          <w:tcPr>
            <w:tcW w:w="1090" w:type="dxa"/>
          </w:tcPr>
          <w:p w14:paraId="1898390F" w14:textId="6AAE3BD0" w:rsidR="00AF2DE9" w:rsidRPr="00A92F23" w:rsidRDefault="00AF2DE9" w:rsidP="00D341B2">
            <w:pPr>
              <w:pStyle w:val="GOSTTablenorm"/>
            </w:pPr>
            <w:r w:rsidRPr="00A92F23">
              <w:t>Нет</w:t>
            </w:r>
          </w:p>
        </w:tc>
        <w:tc>
          <w:tcPr>
            <w:tcW w:w="3651" w:type="dxa"/>
          </w:tcPr>
          <w:p w14:paraId="22D1A6E1" w14:textId="393985B6" w:rsidR="00AF2DE9" w:rsidRPr="00A92F23" w:rsidRDefault="00AF2DE9" w:rsidP="00D341B2">
            <w:pPr>
              <w:pStyle w:val="GOSTTablenorm"/>
            </w:pPr>
            <w:r w:rsidRPr="00A92F23">
              <w:t>ТОФК по БС получателя</w:t>
            </w:r>
          </w:p>
        </w:tc>
        <w:tc>
          <w:tcPr>
            <w:tcW w:w="3651" w:type="dxa"/>
          </w:tcPr>
          <w:p w14:paraId="5FFBC294" w14:textId="294BFB30" w:rsidR="00AF2DE9" w:rsidRPr="00B9735F" w:rsidRDefault="00AF2DE9" w:rsidP="004966EC">
            <w:pPr>
              <w:pStyle w:val="GOSTTablenorm"/>
              <w:rPr>
                <w:lang w:val="en-US"/>
              </w:rPr>
            </w:pPr>
            <w:r w:rsidRPr="00B9735F">
              <w:rPr>
                <w:lang w:val="en-US"/>
              </w:rPr>
              <w:t>recipient:bank_corr_account_tofk_code</w:t>
            </w:r>
          </w:p>
        </w:tc>
        <w:tc>
          <w:tcPr>
            <w:tcW w:w="3651" w:type="dxa"/>
          </w:tcPr>
          <w:p w14:paraId="5864947C" w14:textId="577B6D57" w:rsidR="00AF2DE9" w:rsidRPr="00C6161D" w:rsidRDefault="00AF2DE9" w:rsidP="00D341B2">
            <w:pPr>
              <w:pStyle w:val="GOSTTablenorm"/>
              <w:rPr>
                <w:lang w:val="en-US"/>
              </w:rPr>
            </w:pPr>
          </w:p>
        </w:tc>
      </w:tr>
      <w:tr w:rsidR="00506A1D" w:rsidRPr="00A92F23" w14:paraId="1AC52D61" w14:textId="77777777" w:rsidTr="00924BC6">
        <w:tc>
          <w:tcPr>
            <w:tcW w:w="3651" w:type="dxa"/>
          </w:tcPr>
          <w:p w14:paraId="5BA79A5B" w14:textId="0C43897E" w:rsidR="00AF2DE9" w:rsidRPr="00A92F23" w:rsidRDefault="00AF2DE9" w:rsidP="00D341B2">
            <w:pPr>
              <w:pStyle w:val="GOSTTablenorm"/>
            </w:pPr>
            <w:r w:rsidRPr="00A92F23">
              <w:t>КС_получателя</w:t>
            </w:r>
          </w:p>
        </w:tc>
        <w:tc>
          <w:tcPr>
            <w:tcW w:w="1090" w:type="dxa"/>
          </w:tcPr>
          <w:p w14:paraId="47D97053" w14:textId="15FE5874" w:rsidR="00AF2DE9" w:rsidRPr="00A92F23" w:rsidRDefault="00AF2DE9" w:rsidP="00D341B2">
            <w:pPr>
              <w:pStyle w:val="GOSTTablenorm"/>
            </w:pPr>
            <w:r w:rsidRPr="00A92F23">
              <w:t>Нет</w:t>
            </w:r>
          </w:p>
        </w:tc>
        <w:tc>
          <w:tcPr>
            <w:tcW w:w="3651" w:type="dxa"/>
          </w:tcPr>
          <w:p w14:paraId="7BB6E83B" w14:textId="59941E06" w:rsidR="00AF2DE9" w:rsidRPr="00A92F23" w:rsidRDefault="00AF2DE9" w:rsidP="00D341B2">
            <w:pPr>
              <w:pStyle w:val="GOSTTablenorm"/>
            </w:pPr>
            <w:r w:rsidRPr="00A92F23">
              <w:rPr>
                <w:lang w:eastAsia="en-US"/>
              </w:rPr>
              <w:t>КС получателя</w:t>
            </w:r>
          </w:p>
        </w:tc>
        <w:tc>
          <w:tcPr>
            <w:tcW w:w="3651" w:type="dxa"/>
          </w:tcPr>
          <w:p w14:paraId="32F81599" w14:textId="360FA05B" w:rsidR="00AF2DE9" w:rsidRPr="00A92F23" w:rsidRDefault="00AF2DE9" w:rsidP="00D341B2">
            <w:pPr>
              <w:pStyle w:val="GOSTTablenorm"/>
            </w:pPr>
            <w:r w:rsidRPr="00A92F23">
              <w:rPr>
                <w:lang w:val="en-US"/>
              </w:rPr>
              <w:t>recipient</w:t>
            </w:r>
            <w:r w:rsidRPr="00A92F23">
              <w:t>:treasury_account</w:t>
            </w:r>
          </w:p>
        </w:tc>
        <w:tc>
          <w:tcPr>
            <w:tcW w:w="3651" w:type="dxa"/>
          </w:tcPr>
          <w:p w14:paraId="7261534A" w14:textId="22C173F7" w:rsidR="00AF2DE9" w:rsidRPr="00A92F23" w:rsidRDefault="00AF2DE9" w:rsidP="00D341B2">
            <w:pPr>
              <w:pStyle w:val="GOSTTablenorm"/>
            </w:pPr>
            <w:r w:rsidRPr="00A92F23">
              <w:t>-</w:t>
            </w:r>
          </w:p>
        </w:tc>
      </w:tr>
      <w:tr w:rsidR="00506A1D" w:rsidRPr="00A92F23" w14:paraId="0AD79975" w14:textId="77777777" w:rsidTr="00924BC6">
        <w:tc>
          <w:tcPr>
            <w:tcW w:w="3651" w:type="dxa"/>
          </w:tcPr>
          <w:p w14:paraId="328C1BDC" w14:textId="13CC9FFB" w:rsidR="00AF2DE9" w:rsidRPr="00A92F23" w:rsidRDefault="00AF2DE9" w:rsidP="00D341B2">
            <w:pPr>
              <w:pStyle w:val="GOSTTablenorm"/>
            </w:pPr>
            <w:r w:rsidRPr="00A92F23">
              <w:t>ТОФК_КС_получателя</w:t>
            </w:r>
          </w:p>
        </w:tc>
        <w:tc>
          <w:tcPr>
            <w:tcW w:w="1090" w:type="dxa"/>
          </w:tcPr>
          <w:p w14:paraId="4415A4BB" w14:textId="2C221A1B" w:rsidR="00AF2DE9" w:rsidRPr="00A92F23" w:rsidRDefault="00AF2DE9" w:rsidP="00D341B2">
            <w:pPr>
              <w:pStyle w:val="GOSTTablenorm"/>
            </w:pPr>
            <w:r w:rsidRPr="00A92F23">
              <w:t>Да</w:t>
            </w:r>
          </w:p>
        </w:tc>
        <w:tc>
          <w:tcPr>
            <w:tcW w:w="3651" w:type="dxa"/>
          </w:tcPr>
          <w:p w14:paraId="0D5D83A9" w14:textId="2183045B" w:rsidR="00AF2DE9" w:rsidRPr="00A92F23" w:rsidRDefault="00AF2DE9" w:rsidP="00D341B2">
            <w:pPr>
              <w:pStyle w:val="GOSTTablenorm"/>
              <w:rPr>
                <w:lang w:eastAsia="en-US"/>
              </w:rPr>
            </w:pPr>
            <w:r w:rsidRPr="00A92F23">
              <w:t>ТОФК по КС учета получателя</w:t>
            </w:r>
          </w:p>
        </w:tc>
        <w:tc>
          <w:tcPr>
            <w:tcW w:w="3651" w:type="dxa"/>
          </w:tcPr>
          <w:p w14:paraId="5790A92F" w14:textId="0BA4CBB6" w:rsidR="00AF2DE9" w:rsidRPr="00A92F23" w:rsidRDefault="00AF2DE9" w:rsidP="00D341B2">
            <w:pPr>
              <w:pStyle w:val="GOSTTablenorm"/>
              <w:rPr>
                <w:lang w:val="en-US"/>
              </w:rPr>
            </w:pPr>
            <w:r w:rsidRPr="00A92F23">
              <w:rPr>
                <w:lang w:val="en-US"/>
              </w:rPr>
              <w:t>recipient:treasury_account</w:t>
            </w:r>
          </w:p>
        </w:tc>
        <w:tc>
          <w:tcPr>
            <w:tcW w:w="3651" w:type="dxa"/>
          </w:tcPr>
          <w:p w14:paraId="63B75227" w14:textId="78DDE9B6" w:rsidR="00AF2DE9" w:rsidRPr="00A92F23" w:rsidRDefault="00AF2DE9" w:rsidP="00D341B2">
            <w:pPr>
              <w:pStyle w:val="GOSTTablenorm"/>
            </w:pPr>
            <w:r w:rsidRPr="00A92F23">
              <w:t>Указываются 17-18 разряды номера КС</w:t>
            </w:r>
            <w:r w:rsidR="00C51339" w:rsidRPr="00A92F23">
              <w:t xml:space="preserve"> получателя</w:t>
            </w:r>
            <w:r w:rsidRPr="00A92F23">
              <w:t>.</w:t>
            </w:r>
          </w:p>
        </w:tc>
      </w:tr>
      <w:tr w:rsidR="00506A1D" w:rsidRPr="00A92F23" w14:paraId="18BD2D0E" w14:textId="77777777" w:rsidTr="00924BC6">
        <w:tc>
          <w:tcPr>
            <w:tcW w:w="3651" w:type="dxa"/>
          </w:tcPr>
          <w:p w14:paraId="00F9B065" w14:textId="365C2083" w:rsidR="00AF2DE9" w:rsidRPr="00A92F23" w:rsidRDefault="00AF2DE9" w:rsidP="00D341B2">
            <w:pPr>
              <w:pStyle w:val="GOSTTablenorm"/>
            </w:pPr>
            <w:r w:rsidRPr="00A92F23">
              <w:t>Порядк_номер_КС_получателя</w:t>
            </w:r>
          </w:p>
        </w:tc>
        <w:tc>
          <w:tcPr>
            <w:tcW w:w="1090" w:type="dxa"/>
          </w:tcPr>
          <w:p w14:paraId="05F0C127" w14:textId="07580C4C" w:rsidR="00AF2DE9" w:rsidRPr="00A92F23" w:rsidRDefault="00AF2DE9" w:rsidP="00D341B2">
            <w:pPr>
              <w:pStyle w:val="GOSTTablenorm"/>
            </w:pPr>
            <w:r w:rsidRPr="00A92F23">
              <w:t>Да</w:t>
            </w:r>
          </w:p>
        </w:tc>
        <w:tc>
          <w:tcPr>
            <w:tcW w:w="3651" w:type="dxa"/>
          </w:tcPr>
          <w:p w14:paraId="002E99F7" w14:textId="5304D30B" w:rsidR="00AF2DE9" w:rsidRPr="00A92F23" w:rsidRDefault="00AF2DE9" w:rsidP="00D341B2">
            <w:pPr>
              <w:pStyle w:val="GOSTTablenorm"/>
            </w:pPr>
            <w:r w:rsidRPr="00A92F23">
              <w:t>Порядковый номер КС получателя для отражения в аналитическом признаке по модели учета</w:t>
            </w:r>
          </w:p>
        </w:tc>
        <w:tc>
          <w:tcPr>
            <w:tcW w:w="3651" w:type="dxa"/>
          </w:tcPr>
          <w:p w14:paraId="16D53876" w14:textId="5B7200BE" w:rsidR="00AF2DE9" w:rsidRPr="00A92F23" w:rsidRDefault="00AF2DE9" w:rsidP="00D341B2">
            <w:pPr>
              <w:pStyle w:val="GOSTTablenorm"/>
              <w:rPr>
                <w:lang w:val="en-US"/>
              </w:rPr>
            </w:pPr>
            <w:r w:rsidRPr="00A92F23">
              <w:rPr>
                <w:lang w:val="en-US"/>
              </w:rPr>
              <w:t>recipient:</w:t>
            </w:r>
            <w:r w:rsidRPr="00A92F23">
              <w:t>treasury_account</w:t>
            </w:r>
          </w:p>
        </w:tc>
        <w:tc>
          <w:tcPr>
            <w:tcW w:w="3651" w:type="dxa"/>
          </w:tcPr>
          <w:p w14:paraId="0CE3C304" w14:textId="1247AF26" w:rsidR="00AF2DE9" w:rsidRPr="00A92F23" w:rsidRDefault="00AF2DE9" w:rsidP="00D341B2">
            <w:pPr>
              <w:pStyle w:val="GOSTTablenorm"/>
            </w:pPr>
            <w:r w:rsidRPr="00A92F23">
              <w:t>Указываются 19-20 разряды номера КС</w:t>
            </w:r>
            <w:r w:rsidR="00C51339" w:rsidRPr="00A92F23">
              <w:t xml:space="preserve"> получателя</w:t>
            </w:r>
            <w:r w:rsidRPr="00A92F23">
              <w:t>.</w:t>
            </w:r>
          </w:p>
        </w:tc>
      </w:tr>
      <w:tr w:rsidR="00506A1D" w:rsidRPr="00A92F23" w14:paraId="422E5687" w14:textId="77777777" w:rsidTr="00924BC6">
        <w:tc>
          <w:tcPr>
            <w:tcW w:w="3651" w:type="dxa"/>
          </w:tcPr>
          <w:p w14:paraId="455DE8DA" w14:textId="0E3F79FD" w:rsidR="00AF2DE9" w:rsidRPr="00A92F23" w:rsidRDefault="00AF2DE9" w:rsidP="00D341B2">
            <w:pPr>
              <w:pStyle w:val="GOSTTablenorm"/>
            </w:pPr>
            <w:r w:rsidRPr="00A92F23">
              <w:t>Номер_ЛС_получателя</w:t>
            </w:r>
          </w:p>
        </w:tc>
        <w:tc>
          <w:tcPr>
            <w:tcW w:w="1090" w:type="dxa"/>
          </w:tcPr>
          <w:p w14:paraId="3EBAD50D" w14:textId="34378C18" w:rsidR="00AF2DE9" w:rsidRPr="00A92F23" w:rsidRDefault="00AF2DE9" w:rsidP="00D341B2">
            <w:pPr>
              <w:pStyle w:val="GOSTTablenorm"/>
            </w:pPr>
            <w:r w:rsidRPr="00A92F23">
              <w:t>Нет</w:t>
            </w:r>
          </w:p>
        </w:tc>
        <w:tc>
          <w:tcPr>
            <w:tcW w:w="3651" w:type="dxa"/>
          </w:tcPr>
          <w:p w14:paraId="208C361B" w14:textId="52063C80" w:rsidR="00AF2DE9" w:rsidRPr="00A92F23" w:rsidRDefault="00AF2DE9" w:rsidP="00D341B2">
            <w:pPr>
              <w:pStyle w:val="GOSTTablenorm"/>
            </w:pPr>
            <w:r w:rsidRPr="00A92F23">
              <w:t>Лицевой счет получателя</w:t>
            </w:r>
          </w:p>
        </w:tc>
        <w:tc>
          <w:tcPr>
            <w:tcW w:w="3651" w:type="dxa"/>
          </w:tcPr>
          <w:p w14:paraId="3E04703E" w14:textId="301EBF56" w:rsidR="00AF2DE9" w:rsidRPr="00A92F23" w:rsidRDefault="00AF2DE9" w:rsidP="00D341B2">
            <w:pPr>
              <w:pStyle w:val="GOSTTablenorm"/>
            </w:pPr>
            <w:r w:rsidRPr="00A92F23">
              <w:rPr>
                <w:lang w:val="en-US"/>
              </w:rPr>
              <w:t>r</w:t>
            </w:r>
            <w:r w:rsidRPr="00A92F23">
              <w:t>ecipient:account</w:t>
            </w:r>
          </w:p>
        </w:tc>
        <w:tc>
          <w:tcPr>
            <w:tcW w:w="3651" w:type="dxa"/>
          </w:tcPr>
          <w:p w14:paraId="4B52CA79" w14:textId="7F41E663" w:rsidR="00AF2DE9" w:rsidRPr="00A92F23" w:rsidRDefault="00AF2DE9" w:rsidP="00D341B2">
            <w:pPr>
              <w:pStyle w:val="GOSTTablenorm"/>
            </w:pPr>
            <w:r w:rsidRPr="00A92F23">
              <w:t>-</w:t>
            </w:r>
          </w:p>
        </w:tc>
      </w:tr>
      <w:tr w:rsidR="00506A1D" w:rsidRPr="00A92F23" w14:paraId="1BB8514E" w14:textId="77777777" w:rsidTr="00924BC6">
        <w:tc>
          <w:tcPr>
            <w:tcW w:w="3651" w:type="dxa"/>
          </w:tcPr>
          <w:p w14:paraId="750ECD68" w14:textId="1ADDCCD8" w:rsidR="00AF2DE9" w:rsidRPr="00A92F23" w:rsidRDefault="00AF2DE9" w:rsidP="00D341B2">
            <w:pPr>
              <w:pStyle w:val="GOSTTablenorm"/>
            </w:pPr>
            <w:r w:rsidRPr="00A92F23">
              <w:t>ТОФК_ЛС_получателя</w:t>
            </w:r>
          </w:p>
        </w:tc>
        <w:tc>
          <w:tcPr>
            <w:tcW w:w="1090" w:type="dxa"/>
          </w:tcPr>
          <w:p w14:paraId="53EB0325" w14:textId="4A082AB9" w:rsidR="00AF2DE9" w:rsidRPr="00A92F23" w:rsidRDefault="00AF2DE9" w:rsidP="00D341B2">
            <w:pPr>
              <w:pStyle w:val="GOSTTablenorm"/>
            </w:pPr>
            <w:r w:rsidRPr="00A92F23">
              <w:t>Нет</w:t>
            </w:r>
          </w:p>
        </w:tc>
        <w:tc>
          <w:tcPr>
            <w:tcW w:w="3651" w:type="dxa"/>
          </w:tcPr>
          <w:p w14:paraId="79E48B43" w14:textId="365BD426" w:rsidR="00AF2DE9" w:rsidRPr="00A92F23" w:rsidRDefault="00AF2DE9" w:rsidP="00D341B2">
            <w:pPr>
              <w:pStyle w:val="GOSTTablenorm"/>
            </w:pPr>
            <w:r w:rsidRPr="00A92F23">
              <w:t>ТОФК по ЛС получателя</w:t>
            </w:r>
          </w:p>
        </w:tc>
        <w:tc>
          <w:tcPr>
            <w:tcW w:w="3651" w:type="dxa"/>
          </w:tcPr>
          <w:p w14:paraId="4FBF8DF6" w14:textId="73C35E31" w:rsidR="00AF2DE9" w:rsidRPr="00A92F23" w:rsidRDefault="00AF2DE9" w:rsidP="00D341B2">
            <w:pPr>
              <w:pStyle w:val="GOSTTablenorm"/>
              <w:rPr>
                <w:lang w:val="en-US"/>
              </w:rPr>
            </w:pPr>
            <w:r w:rsidRPr="00A92F23">
              <w:rPr>
                <w:lang w:val="en-US"/>
              </w:rPr>
              <w:t>recipient:account_tofk_code</w:t>
            </w:r>
          </w:p>
        </w:tc>
        <w:tc>
          <w:tcPr>
            <w:tcW w:w="3651" w:type="dxa"/>
          </w:tcPr>
          <w:p w14:paraId="02B603B1" w14:textId="6B0840A1" w:rsidR="00AF2DE9" w:rsidRPr="00A92F23" w:rsidRDefault="00AF2DE9" w:rsidP="00D341B2">
            <w:pPr>
              <w:pStyle w:val="GOSTTablenorm"/>
            </w:pPr>
            <w:r w:rsidRPr="00A92F23">
              <w:t>-</w:t>
            </w:r>
          </w:p>
        </w:tc>
      </w:tr>
      <w:tr w:rsidR="00506A1D" w:rsidRPr="00A92F23" w14:paraId="0E127B63" w14:textId="77777777" w:rsidTr="00924BC6">
        <w:tc>
          <w:tcPr>
            <w:tcW w:w="3651" w:type="dxa"/>
          </w:tcPr>
          <w:p w14:paraId="02B338C5" w14:textId="17DAEE35" w:rsidR="00236039" w:rsidRPr="00A92F23" w:rsidRDefault="00236039" w:rsidP="00D341B2">
            <w:pPr>
              <w:pStyle w:val="GOSTTablenorm"/>
            </w:pPr>
            <w:r w:rsidRPr="00A92F23">
              <w:t>Доп_ЛС_получателя</w:t>
            </w:r>
          </w:p>
        </w:tc>
        <w:tc>
          <w:tcPr>
            <w:tcW w:w="1090" w:type="dxa"/>
          </w:tcPr>
          <w:p w14:paraId="30958761" w14:textId="44F12020" w:rsidR="00236039" w:rsidRPr="00A92F23" w:rsidRDefault="00236039" w:rsidP="00D341B2">
            <w:pPr>
              <w:pStyle w:val="GOSTTablenorm"/>
            </w:pPr>
            <w:r w:rsidRPr="00A92F23">
              <w:t>Нет</w:t>
            </w:r>
          </w:p>
        </w:tc>
        <w:tc>
          <w:tcPr>
            <w:tcW w:w="3651" w:type="dxa"/>
          </w:tcPr>
          <w:p w14:paraId="7377555A" w14:textId="716A404B" w:rsidR="00236039" w:rsidRPr="00A92F23" w:rsidRDefault="00236039" w:rsidP="00D341B2">
            <w:pPr>
              <w:pStyle w:val="GOSTTablenorm"/>
            </w:pPr>
            <w:r w:rsidRPr="00A92F23">
              <w:t>Лицевой счет получателя по дополнительному финансированию</w:t>
            </w:r>
          </w:p>
        </w:tc>
        <w:tc>
          <w:tcPr>
            <w:tcW w:w="3651" w:type="dxa"/>
          </w:tcPr>
          <w:p w14:paraId="4412489E" w14:textId="143160D4" w:rsidR="00236039" w:rsidRPr="00A92F23" w:rsidRDefault="00236039" w:rsidP="00D341B2">
            <w:pPr>
              <w:pStyle w:val="GOSTTablenorm"/>
              <w:rPr>
                <w:lang w:val="en-US"/>
              </w:rPr>
            </w:pPr>
            <w:r w:rsidRPr="00A92F23">
              <w:rPr>
                <w:lang w:val="en-US"/>
              </w:rPr>
              <w:t>recipient:account_additional</w:t>
            </w:r>
          </w:p>
        </w:tc>
        <w:tc>
          <w:tcPr>
            <w:tcW w:w="3651" w:type="dxa"/>
          </w:tcPr>
          <w:p w14:paraId="0C78B709" w14:textId="455C67ED" w:rsidR="00236039" w:rsidRPr="00A92F23" w:rsidRDefault="00236039" w:rsidP="00D341B2">
            <w:pPr>
              <w:pStyle w:val="GOSTTablenorm"/>
            </w:pPr>
            <w:r w:rsidRPr="00A92F23">
              <w:t>-</w:t>
            </w:r>
          </w:p>
        </w:tc>
      </w:tr>
      <w:tr w:rsidR="00506A1D" w:rsidRPr="00A92F23" w14:paraId="33D17CFF" w14:textId="77777777" w:rsidTr="00924BC6">
        <w:tc>
          <w:tcPr>
            <w:tcW w:w="3651" w:type="dxa"/>
          </w:tcPr>
          <w:p w14:paraId="5D696AFB" w14:textId="54DFB89B" w:rsidR="00236039" w:rsidRPr="00A92F23" w:rsidRDefault="00236039" w:rsidP="00D341B2">
            <w:pPr>
              <w:pStyle w:val="GOSTTablenorm"/>
            </w:pPr>
            <w:r w:rsidRPr="00A92F23">
              <w:t>ОКТМО_получателя</w:t>
            </w:r>
          </w:p>
        </w:tc>
        <w:tc>
          <w:tcPr>
            <w:tcW w:w="1090" w:type="dxa"/>
          </w:tcPr>
          <w:p w14:paraId="303A03AA" w14:textId="25BA027A" w:rsidR="00236039" w:rsidRPr="00A92F23" w:rsidRDefault="00236039" w:rsidP="00D341B2">
            <w:pPr>
              <w:pStyle w:val="GOSTTablenorm"/>
            </w:pPr>
            <w:r w:rsidRPr="00A92F23">
              <w:t>Нет</w:t>
            </w:r>
          </w:p>
        </w:tc>
        <w:tc>
          <w:tcPr>
            <w:tcW w:w="3651" w:type="dxa"/>
          </w:tcPr>
          <w:p w14:paraId="3CAB5A7D" w14:textId="7DEB4CFC" w:rsidR="00236039" w:rsidRPr="00A92F23" w:rsidRDefault="00236039" w:rsidP="00D341B2">
            <w:pPr>
              <w:pStyle w:val="GOSTTablenorm"/>
            </w:pPr>
            <w:r w:rsidRPr="00A92F23">
              <w:t>Код по ОКТМО публично-правового образования платежа получателя</w:t>
            </w:r>
          </w:p>
        </w:tc>
        <w:tc>
          <w:tcPr>
            <w:tcW w:w="3651" w:type="dxa"/>
          </w:tcPr>
          <w:p w14:paraId="14BB3D10" w14:textId="6EF538ED" w:rsidR="00236039" w:rsidRPr="00A92F23" w:rsidRDefault="00236039" w:rsidP="00D341B2">
            <w:pPr>
              <w:pStyle w:val="GOSTTablenorm"/>
            </w:pPr>
            <w:r w:rsidRPr="00A92F23">
              <w:rPr>
                <w:lang w:val="en-US"/>
              </w:rPr>
              <w:t>recipient</w:t>
            </w:r>
            <w:r w:rsidRPr="00A92F23">
              <w:t>:oktmo</w:t>
            </w:r>
          </w:p>
        </w:tc>
        <w:tc>
          <w:tcPr>
            <w:tcW w:w="3651" w:type="dxa"/>
          </w:tcPr>
          <w:p w14:paraId="6E224582" w14:textId="7911F14A" w:rsidR="00236039" w:rsidRPr="00A92F23" w:rsidRDefault="00236039" w:rsidP="00D341B2">
            <w:pPr>
              <w:pStyle w:val="GOSTTablenorm"/>
            </w:pPr>
            <w:r w:rsidRPr="00A92F23">
              <w:t>-</w:t>
            </w:r>
          </w:p>
        </w:tc>
      </w:tr>
      <w:tr w:rsidR="00506A1D" w:rsidRPr="00A92F23" w14:paraId="14C2FAD8" w14:textId="77777777" w:rsidTr="00924BC6">
        <w:tc>
          <w:tcPr>
            <w:tcW w:w="3651" w:type="dxa"/>
          </w:tcPr>
          <w:p w14:paraId="426A70C9" w14:textId="1573E4D8" w:rsidR="00236039" w:rsidRPr="00A92F23" w:rsidRDefault="00236039" w:rsidP="00D341B2">
            <w:pPr>
              <w:pStyle w:val="GOSTTablenorm"/>
            </w:pPr>
            <w:r w:rsidRPr="00A92F23">
              <w:t>КБК_получателя</w:t>
            </w:r>
          </w:p>
        </w:tc>
        <w:tc>
          <w:tcPr>
            <w:tcW w:w="1090" w:type="dxa"/>
          </w:tcPr>
          <w:p w14:paraId="08759BF9" w14:textId="1A1EF78E" w:rsidR="00236039" w:rsidRPr="00A92F23" w:rsidRDefault="00236039" w:rsidP="00D341B2">
            <w:pPr>
              <w:pStyle w:val="GOSTTablenorm"/>
            </w:pPr>
            <w:r w:rsidRPr="00A92F23">
              <w:t>Нет</w:t>
            </w:r>
          </w:p>
        </w:tc>
        <w:tc>
          <w:tcPr>
            <w:tcW w:w="3651" w:type="dxa"/>
          </w:tcPr>
          <w:p w14:paraId="22ED67D7" w14:textId="310BC832" w:rsidR="00236039" w:rsidRPr="00A92F23" w:rsidRDefault="00236039" w:rsidP="00D341B2">
            <w:pPr>
              <w:pStyle w:val="GOSTTablenorm"/>
            </w:pPr>
            <w:r w:rsidRPr="00A92F23">
              <w:t>КБК получателя</w:t>
            </w:r>
          </w:p>
        </w:tc>
        <w:tc>
          <w:tcPr>
            <w:tcW w:w="3651" w:type="dxa"/>
          </w:tcPr>
          <w:p w14:paraId="08B5686B" w14:textId="39887BB2" w:rsidR="00236039" w:rsidRPr="00A92F23" w:rsidRDefault="00236039" w:rsidP="00D341B2">
            <w:pPr>
              <w:pStyle w:val="GOSTTablenorm"/>
            </w:pPr>
            <w:r w:rsidRPr="00A92F23">
              <w:rPr>
                <w:lang w:val="en-US"/>
              </w:rPr>
              <w:t>recipient</w:t>
            </w:r>
            <w:r w:rsidRPr="00A92F23">
              <w:t>:</w:t>
            </w:r>
            <w:r w:rsidRPr="00A92F23">
              <w:rPr>
                <w:lang w:val="en-US"/>
              </w:rPr>
              <w:t>bcc</w:t>
            </w:r>
          </w:p>
        </w:tc>
        <w:tc>
          <w:tcPr>
            <w:tcW w:w="3651" w:type="dxa"/>
          </w:tcPr>
          <w:p w14:paraId="32738506" w14:textId="4A85CB49" w:rsidR="00236039" w:rsidRPr="00A92F23" w:rsidRDefault="00236039" w:rsidP="00D341B2">
            <w:pPr>
              <w:pStyle w:val="GOSTTablenorm"/>
            </w:pPr>
            <w:r w:rsidRPr="00A92F23">
              <w:t>-</w:t>
            </w:r>
          </w:p>
        </w:tc>
      </w:tr>
      <w:tr w:rsidR="00506A1D" w:rsidRPr="00A92F23" w14:paraId="2856BC1A" w14:textId="77777777" w:rsidTr="00924BC6">
        <w:tc>
          <w:tcPr>
            <w:tcW w:w="3651" w:type="dxa"/>
          </w:tcPr>
          <w:p w14:paraId="21BCDA3A" w14:textId="61F068FA" w:rsidR="00236039" w:rsidRPr="00A92F23" w:rsidRDefault="00236039" w:rsidP="00D341B2">
            <w:pPr>
              <w:pStyle w:val="GOSTTablenorm"/>
            </w:pPr>
            <w:r w:rsidRPr="00A92F23">
              <w:t>Тип_КБК_получателя</w:t>
            </w:r>
          </w:p>
        </w:tc>
        <w:tc>
          <w:tcPr>
            <w:tcW w:w="1090" w:type="dxa"/>
          </w:tcPr>
          <w:p w14:paraId="650C9D10" w14:textId="5EF81AFB" w:rsidR="00236039" w:rsidRPr="00A92F23" w:rsidRDefault="00236039" w:rsidP="00D341B2">
            <w:pPr>
              <w:pStyle w:val="GOSTTablenorm"/>
            </w:pPr>
            <w:r w:rsidRPr="00A92F23">
              <w:t>Нет</w:t>
            </w:r>
          </w:p>
        </w:tc>
        <w:tc>
          <w:tcPr>
            <w:tcW w:w="3651" w:type="dxa"/>
          </w:tcPr>
          <w:p w14:paraId="2FF25F48" w14:textId="6F2FF90E" w:rsidR="00236039" w:rsidRPr="00A92F23" w:rsidRDefault="00236039" w:rsidP="00D341B2">
            <w:pPr>
              <w:pStyle w:val="GOSTTablenorm"/>
            </w:pPr>
            <w:r w:rsidRPr="00A92F23">
              <w:t>Тип КБК получателя для формирования регистров учета в ПУИО</w:t>
            </w:r>
          </w:p>
        </w:tc>
        <w:tc>
          <w:tcPr>
            <w:tcW w:w="3651" w:type="dxa"/>
          </w:tcPr>
          <w:p w14:paraId="003E194A" w14:textId="29018473" w:rsidR="00236039" w:rsidRPr="00A92F23" w:rsidRDefault="00236039" w:rsidP="00D341B2">
            <w:pPr>
              <w:pStyle w:val="GOSTTablenorm"/>
            </w:pPr>
            <w:r w:rsidRPr="00A92F23">
              <w:rPr>
                <w:lang w:val="en-US"/>
              </w:rPr>
              <w:t>recipient</w:t>
            </w:r>
            <w:r w:rsidRPr="00A92F23">
              <w:t>:</w:t>
            </w:r>
            <w:r w:rsidRPr="00A92F23">
              <w:rPr>
                <w:lang w:val="en-US"/>
              </w:rPr>
              <w:t>type_bcc</w:t>
            </w:r>
          </w:p>
        </w:tc>
        <w:tc>
          <w:tcPr>
            <w:tcW w:w="3651" w:type="dxa"/>
          </w:tcPr>
          <w:p w14:paraId="695CCDF9" w14:textId="0FAA813C" w:rsidR="00236039" w:rsidRPr="00A92F23" w:rsidRDefault="00236039" w:rsidP="00D341B2">
            <w:pPr>
              <w:pStyle w:val="GOSTTablenorm"/>
            </w:pPr>
            <w:r w:rsidRPr="00A92F23">
              <w:t>-</w:t>
            </w:r>
          </w:p>
        </w:tc>
      </w:tr>
      <w:tr w:rsidR="00506A1D" w:rsidRPr="00A92F23" w14:paraId="653674DE" w14:textId="77777777" w:rsidTr="00924BC6">
        <w:tc>
          <w:tcPr>
            <w:tcW w:w="3651" w:type="dxa"/>
          </w:tcPr>
          <w:p w14:paraId="107AEFF5" w14:textId="40595B2A" w:rsidR="00236039" w:rsidRPr="00A92F23" w:rsidRDefault="00236039" w:rsidP="00D341B2">
            <w:pPr>
              <w:pStyle w:val="GOSTTablenorm"/>
            </w:pPr>
            <w:r w:rsidRPr="00A92F23">
              <w:t xml:space="preserve">Код_субсидии_получателя </w:t>
            </w:r>
          </w:p>
        </w:tc>
        <w:tc>
          <w:tcPr>
            <w:tcW w:w="1090" w:type="dxa"/>
          </w:tcPr>
          <w:p w14:paraId="575438DF" w14:textId="27B8A2F5" w:rsidR="00236039" w:rsidRPr="00A92F23" w:rsidRDefault="00236039" w:rsidP="00D341B2">
            <w:pPr>
              <w:pStyle w:val="GOSTTablenorm"/>
            </w:pPr>
            <w:r w:rsidRPr="00A92F23">
              <w:t>Нет</w:t>
            </w:r>
          </w:p>
        </w:tc>
        <w:tc>
          <w:tcPr>
            <w:tcW w:w="3651" w:type="dxa"/>
          </w:tcPr>
          <w:p w14:paraId="5516A14F" w14:textId="0AED303F" w:rsidR="00236039" w:rsidRPr="00A92F23" w:rsidRDefault="00236039" w:rsidP="00D341B2">
            <w:pPr>
              <w:pStyle w:val="GOSTTablenorm"/>
            </w:pPr>
            <w:r w:rsidRPr="00A92F23">
              <w:t xml:space="preserve">Код субсидии получателя </w:t>
            </w:r>
          </w:p>
        </w:tc>
        <w:tc>
          <w:tcPr>
            <w:tcW w:w="3651" w:type="dxa"/>
          </w:tcPr>
          <w:p w14:paraId="60373135" w14:textId="637E66C2" w:rsidR="00236039" w:rsidRPr="00A92F23" w:rsidRDefault="00236039" w:rsidP="00D341B2">
            <w:pPr>
              <w:pStyle w:val="GOSTTablenorm"/>
            </w:pPr>
            <w:r w:rsidRPr="00A92F23">
              <w:rPr>
                <w:lang w:val="en-US"/>
              </w:rPr>
              <w:t>recipient</w:t>
            </w:r>
            <w:r w:rsidRPr="00A92F23">
              <w:rPr>
                <w:shd w:val="clear" w:color="auto" w:fill="FFFFFF"/>
              </w:rPr>
              <w:t>:</w:t>
            </w:r>
            <w:r w:rsidRPr="00A92F23">
              <w:rPr>
                <w:lang w:val="en-US"/>
              </w:rPr>
              <w:t>entries</w:t>
            </w:r>
            <w:r w:rsidRPr="00A92F23">
              <w:t>:analytical_group</w:t>
            </w:r>
          </w:p>
        </w:tc>
        <w:tc>
          <w:tcPr>
            <w:tcW w:w="3651" w:type="dxa"/>
          </w:tcPr>
          <w:p w14:paraId="4067B278" w14:textId="6DEE074C" w:rsidR="00236039" w:rsidRPr="00A92F23" w:rsidRDefault="00236039" w:rsidP="00D341B2">
            <w:pPr>
              <w:pStyle w:val="GOSTTablenorm"/>
            </w:pPr>
            <w:r w:rsidRPr="00A92F23">
              <w:t>-</w:t>
            </w:r>
          </w:p>
        </w:tc>
      </w:tr>
      <w:tr w:rsidR="00506A1D" w:rsidRPr="00A92F23" w14:paraId="4ED469C1" w14:textId="77777777" w:rsidTr="00924BC6">
        <w:tc>
          <w:tcPr>
            <w:tcW w:w="3651" w:type="dxa"/>
          </w:tcPr>
          <w:p w14:paraId="64AA6885" w14:textId="5ADD9C1F" w:rsidR="00236039" w:rsidRPr="00A92F23" w:rsidRDefault="00236039" w:rsidP="00D341B2">
            <w:pPr>
              <w:pStyle w:val="GOSTTablenorm"/>
            </w:pPr>
            <w:r w:rsidRPr="00A92F23">
              <w:lastRenderedPageBreak/>
              <w:t>Сумма_валюта_операции</w:t>
            </w:r>
          </w:p>
        </w:tc>
        <w:tc>
          <w:tcPr>
            <w:tcW w:w="1090" w:type="dxa"/>
          </w:tcPr>
          <w:p w14:paraId="7878A2E2" w14:textId="02BB2509" w:rsidR="00236039" w:rsidRPr="00A92F23" w:rsidRDefault="00236039" w:rsidP="00D341B2">
            <w:pPr>
              <w:pStyle w:val="GOSTTablenorm"/>
            </w:pPr>
            <w:r w:rsidRPr="00A92F23">
              <w:t>Да</w:t>
            </w:r>
          </w:p>
        </w:tc>
        <w:tc>
          <w:tcPr>
            <w:tcW w:w="3651" w:type="dxa"/>
          </w:tcPr>
          <w:p w14:paraId="470DBFDF" w14:textId="3E61D4F3" w:rsidR="00236039" w:rsidRPr="00A92F23" w:rsidRDefault="00236039" w:rsidP="00D341B2">
            <w:pPr>
              <w:pStyle w:val="GOSTTablenorm"/>
            </w:pPr>
            <w:r w:rsidRPr="00A92F23">
              <w:t>Сумма в валюте (по строке документа)</w:t>
            </w:r>
          </w:p>
        </w:tc>
        <w:tc>
          <w:tcPr>
            <w:tcW w:w="3651" w:type="dxa"/>
          </w:tcPr>
          <w:p w14:paraId="7586ACF1" w14:textId="03390C27" w:rsidR="00236039" w:rsidRPr="00A92F23" w:rsidRDefault="00236039" w:rsidP="00D341B2">
            <w:pPr>
              <w:pStyle w:val="GOSTTablenorm"/>
            </w:pPr>
            <w:r w:rsidRPr="00A92F23">
              <w:rPr>
                <w:lang w:val="en-US"/>
              </w:rPr>
              <w:t>recipient</w:t>
            </w:r>
            <w:r w:rsidRPr="00A92F23">
              <w:rPr>
                <w:shd w:val="clear" w:color="auto" w:fill="FFFFFF"/>
              </w:rPr>
              <w:t>:</w:t>
            </w:r>
            <w:r w:rsidRPr="00A92F23">
              <w:rPr>
                <w:lang w:val="en-US"/>
              </w:rPr>
              <w:t>entries</w:t>
            </w:r>
            <w:r w:rsidRPr="00A92F23">
              <w:t>:amount</w:t>
            </w:r>
          </w:p>
        </w:tc>
        <w:tc>
          <w:tcPr>
            <w:tcW w:w="3651" w:type="dxa"/>
          </w:tcPr>
          <w:p w14:paraId="4AA59F13" w14:textId="6B55901C" w:rsidR="00236039" w:rsidRPr="00A92F23" w:rsidRDefault="00236039" w:rsidP="009C6772">
            <w:pPr>
              <w:pStyle w:val="GOSTTablenorm"/>
            </w:pPr>
            <w:r w:rsidRPr="00A92F23">
              <w:t xml:space="preserve">Сумма передается в единицах валюты с точностью 2 знака после запятой </w:t>
            </w:r>
            <w:r w:rsidR="00D341B2" w:rsidRPr="00A92F23">
              <w:t xml:space="preserve">– </w:t>
            </w:r>
            <w:r w:rsidRPr="00A92F23">
              <w:t>необходимо конвертировать в минимальные единицы валюты (для данного типа документов умножить на 100).</w:t>
            </w:r>
          </w:p>
        </w:tc>
      </w:tr>
      <w:tr w:rsidR="00506A1D" w:rsidRPr="00A92F23" w14:paraId="646FDF77" w14:textId="77777777" w:rsidTr="00924BC6">
        <w:tc>
          <w:tcPr>
            <w:tcW w:w="3651" w:type="dxa"/>
          </w:tcPr>
          <w:p w14:paraId="4E628819" w14:textId="7448487B" w:rsidR="00236039" w:rsidRPr="00A92F23" w:rsidRDefault="00236039" w:rsidP="00D341B2">
            <w:pPr>
              <w:pStyle w:val="GOSTTablenorm"/>
            </w:pPr>
            <w:r w:rsidRPr="00A92F23">
              <w:t>Сумма_валюта_учета_руб</w:t>
            </w:r>
          </w:p>
        </w:tc>
        <w:tc>
          <w:tcPr>
            <w:tcW w:w="1090" w:type="dxa"/>
          </w:tcPr>
          <w:p w14:paraId="350C0DBC" w14:textId="141184D5" w:rsidR="00236039" w:rsidRPr="00A92F23" w:rsidRDefault="00236039" w:rsidP="00D341B2">
            <w:pPr>
              <w:pStyle w:val="GOSTTablenorm"/>
            </w:pPr>
            <w:r w:rsidRPr="00A92F23">
              <w:t>Да</w:t>
            </w:r>
          </w:p>
        </w:tc>
        <w:tc>
          <w:tcPr>
            <w:tcW w:w="3651" w:type="dxa"/>
          </w:tcPr>
          <w:p w14:paraId="2A77B94B" w14:textId="7F219373" w:rsidR="00236039" w:rsidRPr="00A92F23" w:rsidRDefault="00236039" w:rsidP="00D341B2">
            <w:pPr>
              <w:pStyle w:val="GOSTTablenorm"/>
            </w:pPr>
            <w:r w:rsidRPr="00A92F23">
              <w:t>Сумма в валюте учета (руб)</w:t>
            </w:r>
          </w:p>
        </w:tc>
        <w:tc>
          <w:tcPr>
            <w:tcW w:w="3651" w:type="dxa"/>
          </w:tcPr>
          <w:p w14:paraId="4E0C3D79" w14:textId="178F0E72" w:rsidR="00236039" w:rsidRPr="00A92F23" w:rsidRDefault="00236039" w:rsidP="00D341B2">
            <w:pPr>
              <w:pStyle w:val="GOSTTablenorm"/>
            </w:pPr>
            <w:r w:rsidRPr="00A92F23">
              <w:rPr>
                <w:lang w:val="en-US"/>
              </w:rPr>
              <w:t>recipient</w:t>
            </w:r>
            <w:r w:rsidRPr="00A92F23">
              <w:rPr>
                <w:shd w:val="clear" w:color="auto" w:fill="FFFFFF"/>
              </w:rPr>
              <w:t>:</w:t>
            </w:r>
            <w:r w:rsidRPr="00A92F23">
              <w:rPr>
                <w:lang w:val="en-US"/>
              </w:rPr>
              <w:t>entries</w:t>
            </w:r>
            <w:r w:rsidRPr="00A92F23">
              <w:t>:amount</w:t>
            </w:r>
          </w:p>
        </w:tc>
        <w:tc>
          <w:tcPr>
            <w:tcW w:w="3651" w:type="dxa"/>
          </w:tcPr>
          <w:p w14:paraId="469F32E2" w14:textId="76CD9CC1" w:rsidR="00236039" w:rsidRPr="00A92F23" w:rsidRDefault="00236039" w:rsidP="00D341B2">
            <w:pPr>
              <w:pStyle w:val="GOSTTablenorm"/>
            </w:pPr>
            <w:r w:rsidRPr="00A92F23">
              <w:t>Указывается сумма из реквизита amount (Сумма_валюта_учета_руб = Сумма_валюта_операции).</w:t>
            </w:r>
          </w:p>
        </w:tc>
      </w:tr>
    </w:tbl>
    <w:p w14:paraId="6AE09490" w14:textId="33FA87BC"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819" w:name="_Toc226625625"/>
      <w:r w:rsidR="001C3732">
        <w:rPr>
          <w:noProof/>
        </w:rPr>
        <w:t>26</w:t>
      </w:r>
      <w:r>
        <w:rPr>
          <w:noProof/>
        </w:rPr>
        <w:fldChar w:fldCharType="end"/>
      </w:r>
      <w:r w:rsidR="004966EC">
        <w:t xml:space="preserve"> </w:t>
      </w:r>
      <w:r w:rsidR="004966EC">
        <w:rPr>
          <w:szCs w:val="22"/>
        </w:rPr>
        <w:t>–</w:t>
      </w:r>
      <w:r w:rsidR="004966EC">
        <w:t xml:space="preserve"> </w:t>
      </w:r>
      <w:r w:rsidR="004966EC" w:rsidRPr="003803DB">
        <w:t>Перечень атрибутов, соответствующих типу документа «</w:t>
      </w:r>
      <w:r w:rsidR="004966EC" w:rsidRPr="00A92F23">
        <w:rPr>
          <w:sz w:val="22"/>
          <w:szCs w:val="22"/>
        </w:rPr>
        <w:t>Поручение о перечислении на счет/Требование получателя платежа (входящий)</w:t>
      </w:r>
      <w:r w:rsidR="004966EC">
        <w:rPr>
          <w:sz w:val="22"/>
          <w:szCs w:val="22"/>
        </w:rPr>
        <w:t>»</w:t>
      </w:r>
      <w:r w:rsidR="004966EC" w:rsidRPr="00A92F23">
        <w:rPr>
          <w:sz w:val="22"/>
          <w:szCs w:val="22"/>
        </w:rPr>
        <w:t xml:space="preserve"> B</w:t>
      </w:r>
      <w:r w:rsidR="004966EC" w:rsidRPr="00A92F23">
        <w:rPr>
          <w:sz w:val="22"/>
          <w:szCs w:val="22"/>
          <w:lang w:val="en-US"/>
        </w:rPr>
        <w:t>SP</w:t>
      </w:r>
      <w:r w:rsidR="004966EC" w:rsidRPr="00A92F23">
        <w:rPr>
          <w:sz w:val="22"/>
          <w:szCs w:val="22"/>
        </w:rPr>
        <w:t>_DOC_D_002</w:t>
      </w:r>
      <w:r w:rsidR="004966EC" w:rsidRPr="003803DB">
        <w:t xml:space="preserve"> в SVAP НПС</w:t>
      </w:r>
      <w:bookmarkEnd w:id="819"/>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7B8642E4"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7552305B"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6D1616A1"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036F1D32"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58BFC0A2"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4F4DECE7" w14:textId="77777777" w:rsidR="00B50025" w:rsidRPr="00A92F23" w:rsidRDefault="00B50025" w:rsidP="00B50025">
            <w:pPr>
              <w:pStyle w:val="GOSTTableHead"/>
              <w:rPr>
                <w:szCs w:val="22"/>
              </w:rPr>
            </w:pPr>
            <w:r w:rsidRPr="00A92F23">
              <w:rPr>
                <w:szCs w:val="22"/>
              </w:rPr>
              <w:t>Алгоритм вычисления</w:t>
            </w:r>
          </w:p>
        </w:tc>
      </w:tr>
      <w:tr w:rsidR="00236039" w:rsidRPr="00A92F23" w14:paraId="17743B8C" w14:textId="77777777" w:rsidTr="00924BC6">
        <w:tc>
          <w:tcPr>
            <w:tcW w:w="15694" w:type="dxa"/>
            <w:gridSpan w:val="5"/>
          </w:tcPr>
          <w:p w14:paraId="1454E224" w14:textId="0C8DC7F2" w:rsidR="00236039" w:rsidRPr="00A92F23" w:rsidRDefault="00236039" w:rsidP="00236039">
            <w:pPr>
              <w:ind w:firstLine="0"/>
              <w:jc w:val="center"/>
              <w:rPr>
                <w:b/>
                <w:sz w:val="22"/>
                <w:szCs w:val="22"/>
              </w:rPr>
            </w:pPr>
            <w:r w:rsidRPr="00A92F23">
              <w:rPr>
                <w:b/>
                <w:sz w:val="22"/>
                <w:szCs w:val="22"/>
              </w:rPr>
              <w:t>Поручение о перечислении на счет/Требование получателя платежа (входящий) B</w:t>
            </w:r>
            <w:r w:rsidRPr="00A92F23">
              <w:rPr>
                <w:b/>
                <w:sz w:val="22"/>
                <w:szCs w:val="22"/>
                <w:lang w:val="en-US"/>
              </w:rPr>
              <w:t>SP</w:t>
            </w:r>
            <w:r w:rsidRPr="00A92F23">
              <w:rPr>
                <w:b/>
                <w:sz w:val="22"/>
                <w:szCs w:val="22"/>
              </w:rPr>
              <w:t>_DOC_D_002 (Document)</w:t>
            </w:r>
          </w:p>
        </w:tc>
      </w:tr>
      <w:tr w:rsidR="00506A1D" w:rsidRPr="00A92F23" w14:paraId="3BD16285" w14:textId="77777777" w:rsidTr="00924BC6">
        <w:tc>
          <w:tcPr>
            <w:tcW w:w="3651" w:type="dxa"/>
          </w:tcPr>
          <w:p w14:paraId="2B8AE168" w14:textId="3BEE51BF" w:rsidR="00236039" w:rsidRPr="00A92F23" w:rsidRDefault="00236039" w:rsidP="00B06D52">
            <w:pPr>
              <w:pStyle w:val="GOSTTablenorm"/>
            </w:pPr>
            <w:r w:rsidRPr="00A92F23">
              <w:t>Номер_документа</w:t>
            </w:r>
          </w:p>
        </w:tc>
        <w:tc>
          <w:tcPr>
            <w:tcW w:w="1090" w:type="dxa"/>
          </w:tcPr>
          <w:p w14:paraId="09F60BBB" w14:textId="40C2D5AB" w:rsidR="00236039" w:rsidRPr="00A92F23" w:rsidRDefault="00236039" w:rsidP="00B06D52">
            <w:pPr>
              <w:pStyle w:val="GOSTTablenorm"/>
            </w:pPr>
            <w:r w:rsidRPr="00A92F23">
              <w:t>Нет</w:t>
            </w:r>
          </w:p>
        </w:tc>
        <w:tc>
          <w:tcPr>
            <w:tcW w:w="3651" w:type="dxa"/>
          </w:tcPr>
          <w:p w14:paraId="3F2CBA35" w14:textId="0D8BCD54" w:rsidR="00236039" w:rsidRPr="00A92F23" w:rsidRDefault="00236039" w:rsidP="00B06D52">
            <w:pPr>
              <w:pStyle w:val="GOSTTablenorm"/>
            </w:pPr>
            <w:r w:rsidRPr="00A92F23">
              <w:t>Номер документа</w:t>
            </w:r>
          </w:p>
        </w:tc>
        <w:tc>
          <w:tcPr>
            <w:tcW w:w="3651" w:type="dxa"/>
          </w:tcPr>
          <w:p w14:paraId="31F062B7" w14:textId="01C1F2A9" w:rsidR="00236039" w:rsidRPr="00B06D52" w:rsidRDefault="00236039" w:rsidP="00B06D52">
            <w:pPr>
              <w:pStyle w:val="GOSTTablenorm"/>
            </w:pPr>
            <w:r w:rsidRPr="00B06D52">
              <w:t xml:space="preserve">document_no </w:t>
            </w:r>
          </w:p>
        </w:tc>
        <w:tc>
          <w:tcPr>
            <w:tcW w:w="3651" w:type="dxa"/>
          </w:tcPr>
          <w:p w14:paraId="6E07C9B0" w14:textId="2E20AB9B" w:rsidR="00236039" w:rsidRPr="00A92F23" w:rsidRDefault="00236039" w:rsidP="00B06D52">
            <w:pPr>
              <w:pStyle w:val="GOSTTablenorm"/>
            </w:pPr>
            <w:r w:rsidRPr="00A92F23">
              <w:t>-</w:t>
            </w:r>
          </w:p>
        </w:tc>
      </w:tr>
      <w:tr w:rsidR="00506A1D" w:rsidRPr="00A92F23" w14:paraId="2D2767BB" w14:textId="77777777" w:rsidTr="00924BC6">
        <w:tc>
          <w:tcPr>
            <w:tcW w:w="3651" w:type="dxa"/>
          </w:tcPr>
          <w:p w14:paraId="42EBCCCF" w14:textId="7EC5CDEB" w:rsidR="00236039" w:rsidRPr="00A92F23" w:rsidRDefault="00236039" w:rsidP="00B06D52">
            <w:pPr>
              <w:pStyle w:val="GOSTTablenorm"/>
            </w:pPr>
            <w:r w:rsidRPr="00A92F23">
              <w:t>Дата_документа</w:t>
            </w:r>
          </w:p>
        </w:tc>
        <w:tc>
          <w:tcPr>
            <w:tcW w:w="1090" w:type="dxa"/>
          </w:tcPr>
          <w:p w14:paraId="6B1CEA2D" w14:textId="0579AD81" w:rsidR="00236039" w:rsidRPr="00A92F23" w:rsidRDefault="00236039" w:rsidP="00B06D52">
            <w:pPr>
              <w:pStyle w:val="GOSTTablenorm"/>
            </w:pPr>
            <w:r w:rsidRPr="00A92F23">
              <w:t>Нет</w:t>
            </w:r>
          </w:p>
        </w:tc>
        <w:tc>
          <w:tcPr>
            <w:tcW w:w="3651" w:type="dxa"/>
          </w:tcPr>
          <w:p w14:paraId="4F50BD67" w14:textId="2801EE87" w:rsidR="00236039" w:rsidRPr="00A92F23" w:rsidRDefault="00236039" w:rsidP="00B06D52">
            <w:pPr>
              <w:pStyle w:val="GOSTTablenorm"/>
            </w:pPr>
            <w:r w:rsidRPr="00A92F23">
              <w:t>Дата документа</w:t>
            </w:r>
          </w:p>
        </w:tc>
        <w:tc>
          <w:tcPr>
            <w:tcW w:w="3651" w:type="dxa"/>
          </w:tcPr>
          <w:p w14:paraId="677EF866" w14:textId="6D288183" w:rsidR="00236039" w:rsidRPr="00B06D52" w:rsidRDefault="00236039" w:rsidP="00B06D52">
            <w:pPr>
              <w:pStyle w:val="GOSTTablenorm"/>
            </w:pPr>
            <w:r w:rsidRPr="00B06D52">
              <w:t>document_date</w:t>
            </w:r>
          </w:p>
        </w:tc>
        <w:tc>
          <w:tcPr>
            <w:tcW w:w="3651" w:type="dxa"/>
          </w:tcPr>
          <w:p w14:paraId="0D0C550C" w14:textId="3F1084ED" w:rsidR="00236039" w:rsidRPr="00A92F23" w:rsidRDefault="00236039" w:rsidP="00B06D52">
            <w:pPr>
              <w:pStyle w:val="GOSTTablenorm"/>
            </w:pPr>
            <w:r w:rsidRPr="00A92F23">
              <w:t>Указывается дата</w:t>
            </w:r>
            <w:r w:rsidR="00B06D52">
              <w:t xml:space="preserve"> документа в формате YYYY-MM-DD</w:t>
            </w:r>
          </w:p>
        </w:tc>
      </w:tr>
      <w:tr w:rsidR="00506A1D" w:rsidRPr="00A92F23" w14:paraId="520F004F" w14:textId="77777777" w:rsidTr="00924BC6">
        <w:tc>
          <w:tcPr>
            <w:tcW w:w="3651" w:type="dxa"/>
          </w:tcPr>
          <w:p w14:paraId="1A847CAA" w14:textId="2D134A11" w:rsidR="00236039" w:rsidRPr="00A92F23" w:rsidRDefault="00236039" w:rsidP="00B06D52">
            <w:pPr>
              <w:pStyle w:val="GOSTTablenorm"/>
            </w:pPr>
            <w:r w:rsidRPr="00A92F23">
              <w:t>Дата_ввода_в_действие</w:t>
            </w:r>
          </w:p>
        </w:tc>
        <w:tc>
          <w:tcPr>
            <w:tcW w:w="1090" w:type="dxa"/>
          </w:tcPr>
          <w:p w14:paraId="67AF3F73" w14:textId="580D3714" w:rsidR="00236039" w:rsidRPr="00A92F23" w:rsidRDefault="00236039" w:rsidP="00B06D52">
            <w:pPr>
              <w:pStyle w:val="GOSTTablenorm"/>
            </w:pPr>
            <w:r w:rsidRPr="00A92F23">
              <w:t>Да</w:t>
            </w:r>
          </w:p>
        </w:tc>
        <w:tc>
          <w:tcPr>
            <w:tcW w:w="3651" w:type="dxa"/>
          </w:tcPr>
          <w:p w14:paraId="492219BC" w14:textId="0E06F05B" w:rsidR="00236039" w:rsidRPr="00A92F23" w:rsidRDefault="00236039" w:rsidP="00B06D52">
            <w:pPr>
              <w:pStyle w:val="GOSTTablenorm"/>
            </w:pPr>
            <w:r w:rsidRPr="00A92F23">
              <w:t>Дата ввода в действие</w:t>
            </w:r>
          </w:p>
        </w:tc>
        <w:tc>
          <w:tcPr>
            <w:tcW w:w="3651" w:type="dxa"/>
          </w:tcPr>
          <w:p w14:paraId="3C421DE9" w14:textId="3B3F90BA" w:rsidR="00236039" w:rsidRPr="00B06D52" w:rsidRDefault="00236039" w:rsidP="00B06D52">
            <w:pPr>
              <w:pStyle w:val="GOSTTablenorm"/>
            </w:pPr>
            <w:r w:rsidRPr="00B06D52">
              <w:t>SettlementDate (из заголовка запроса)</w:t>
            </w:r>
          </w:p>
        </w:tc>
        <w:tc>
          <w:tcPr>
            <w:tcW w:w="3651" w:type="dxa"/>
          </w:tcPr>
          <w:p w14:paraId="4F823A9A" w14:textId="6CD57BE1" w:rsidR="00236039" w:rsidRPr="00A92F23" w:rsidRDefault="00236039">
            <w:pPr>
              <w:pStyle w:val="GOSTTablenorm"/>
            </w:pPr>
            <w:r w:rsidRPr="00A92F23">
              <w:t>Для данного типа документов Дата_ввода_в_действие = Дата_отражения_</w:t>
            </w:r>
            <w:r w:rsidR="00B06D52">
              <w:t>в_учете</w:t>
            </w:r>
          </w:p>
        </w:tc>
      </w:tr>
      <w:tr w:rsidR="00506A1D" w:rsidRPr="00A92F23" w14:paraId="2EB5B38C" w14:textId="77777777" w:rsidTr="00924BC6">
        <w:tc>
          <w:tcPr>
            <w:tcW w:w="3651" w:type="dxa"/>
          </w:tcPr>
          <w:p w14:paraId="2861F8C6" w14:textId="296EBE10" w:rsidR="00236039" w:rsidRPr="00A92F23" w:rsidRDefault="00236039" w:rsidP="00B06D52">
            <w:pPr>
              <w:pStyle w:val="GOSTTablenorm"/>
            </w:pPr>
            <w:r w:rsidRPr="00A92F23">
              <w:t>Код_валюты</w:t>
            </w:r>
          </w:p>
        </w:tc>
        <w:tc>
          <w:tcPr>
            <w:tcW w:w="1090" w:type="dxa"/>
          </w:tcPr>
          <w:p w14:paraId="51918498" w14:textId="14C4D95F" w:rsidR="00236039" w:rsidRPr="00A92F23" w:rsidRDefault="00236039" w:rsidP="00B06D52">
            <w:pPr>
              <w:pStyle w:val="GOSTTablenorm"/>
            </w:pPr>
            <w:r w:rsidRPr="00A92F23">
              <w:t>Да</w:t>
            </w:r>
          </w:p>
        </w:tc>
        <w:tc>
          <w:tcPr>
            <w:tcW w:w="3651" w:type="dxa"/>
          </w:tcPr>
          <w:p w14:paraId="56988BB1" w14:textId="5ED3C12A" w:rsidR="00236039" w:rsidRPr="00A92F23" w:rsidRDefault="00236039" w:rsidP="00B06D52">
            <w:pPr>
              <w:pStyle w:val="GOSTTablenorm"/>
            </w:pPr>
            <w:r w:rsidRPr="00A92F23">
              <w:t>Код валюты по ОКВ</w:t>
            </w:r>
          </w:p>
        </w:tc>
        <w:tc>
          <w:tcPr>
            <w:tcW w:w="3651" w:type="dxa"/>
          </w:tcPr>
          <w:p w14:paraId="3533E24A" w14:textId="7CA6562D" w:rsidR="00236039" w:rsidRPr="00B06D52" w:rsidRDefault="00236039" w:rsidP="00B06D52">
            <w:pPr>
              <w:pStyle w:val="GOSTTablenorm"/>
            </w:pPr>
            <w:r w:rsidRPr="00B06D52">
              <w:t>-</w:t>
            </w:r>
          </w:p>
        </w:tc>
        <w:tc>
          <w:tcPr>
            <w:tcW w:w="3651" w:type="dxa"/>
          </w:tcPr>
          <w:p w14:paraId="227CF452" w14:textId="40BE8A3A" w:rsidR="00236039" w:rsidRPr="00A92F23" w:rsidRDefault="00236039" w:rsidP="00B06D52">
            <w:pPr>
              <w:pStyle w:val="GOSTTablenorm"/>
            </w:pPr>
            <w:r w:rsidRPr="00A92F23">
              <w:t>Атрибут все</w:t>
            </w:r>
            <w:r w:rsidR="00B06D52">
              <w:t>гда заполняется значением «643»</w:t>
            </w:r>
          </w:p>
        </w:tc>
      </w:tr>
      <w:tr w:rsidR="00506A1D" w:rsidRPr="00A92F23" w14:paraId="6F8B798A" w14:textId="77777777" w:rsidTr="00924BC6">
        <w:tc>
          <w:tcPr>
            <w:tcW w:w="3651" w:type="dxa"/>
          </w:tcPr>
          <w:p w14:paraId="1A21A92D" w14:textId="15DE2377" w:rsidR="00236039" w:rsidRPr="00A92F23" w:rsidRDefault="00236039" w:rsidP="00B06D52">
            <w:pPr>
              <w:pStyle w:val="GOSTTablenorm"/>
            </w:pPr>
            <w:r w:rsidRPr="00A92F23">
              <w:lastRenderedPageBreak/>
              <w:t>Код_контура</w:t>
            </w:r>
          </w:p>
        </w:tc>
        <w:tc>
          <w:tcPr>
            <w:tcW w:w="1090" w:type="dxa"/>
          </w:tcPr>
          <w:p w14:paraId="1863D75A" w14:textId="060357FD" w:rsidR="00236039" w:rsidRPr="00A92F23" w:rsidRDefault="00236039" w:rsidP="00B06D52">
            <w:pPr>
              <w:pStyle w:val="GOSTTablenorm"/>
            </w:pPr>
            <w:r w:rsidRPr="00A92F23">
              <w:t>Да</w:t>
            </w:r>
          </w:p>
        </w:tc>
        <w:tc>
          <w:tcPr>
            <w:tcW w:w="3651" w:type="dxa"/>
          </w:tcPr>
          <w:p w14:paraId="49494D6B" w14:textId="49532A86" w:rsidR="00236039" w:rsidRPr="00A92F23" w:rsidRDefault="00236039" w:rsidP="00B06D52">
            <w:pPr>
              <w:pStyle w:val="GOSTTablenorm"/>
            </w:pPr>
            <w:r w:rsidRPr="00A92F23">
              <w:t>Код контура</w:t>
            </w:r>
          </w:p>
        </w:tc>
        <w:tc>
          <w:tcPr>
            <w:tcW w:w="3651" w:type="dxa"/>
          </w:tcPr>
          <w:p w14:paraId="1C2BE4C7" w14:textId="16933791" w:rsidR="00236039" w:rsidRPr="00B06D52" w:rsidRDefault="00236039" w:rsidP="00B06D52">
            <w:pPr>
              <w:pStyle w:val="GOSTTablenorm"/>
            </w:pPr>
            <w:r w:rsidRPr="00B06D52">
              <w:t>-</w:t>
            </w:r>
          </w:p>
        </w:tc>
        <w:tc>
          <w:tcPr>
            <w:tcW w:w="3651" w:type="dxa"/>
          </w:tcPr>
          <w:p w14:paraId="5AF47724" w14:textId="153CCC85" w:rsidR="00236039" w:rsidRPr="00A92F23" w:rsidRDefault="00236039" w:rsidP="00B06D52">
            <w:pPr>
              <w:pStyle w:val="GOSTTablenorm"/>
            </w:pPr>
            <w:r w:rsidRPr="00A92F23">
              <w:t>Атрибут в</w:t>
            </w:r>
            <w:r w:rsidR="00B06D52">
              <w:t>сегда заполняется значением «1»</w:t>
            </w:r>
          </w:p>
        </w:tc>
      </w:tr>
      <w:tr w:rsidR="00506A1D" w:rsidRPr="00A92F23" w14:paraId="02C6CB5A" w14:textId="77777777" w:rsidTr="00924BC6">
        <w:tc>
          <w:tcPr>
            <w:tcW w:w="3651" w:type="dxa"/>
          </w:tcPr>
          <w:p w14:paraId="297FCE88" w14:textId="044DB807" w:rsidR="00236039" w:rsidRPr="00A92F23" w:rsidRDefault="00236039" w:rsidP="00B06D52">
            <w:pPr>
              <w:pStyle w:val="GOSTTablenorm"/>
            </w:pPr>
            <w:r w:rsidRPr="00A92F23">
              <w:t>Уровень_конфиденциальности</w:t>
            </w:r>
          </w:p>
        </w:tc>
        <w:tc>
          <w:tcPr>
            <w:tcW w:w="1090" w:type="dxa"/>
          </w:tcPr>
          <w:p w14:paraId="2722FD64" w14:textId="34998942" w:rsidR="00236039" w:rsidRPr="00A92F23" w:rsidRDefault="00236039" w:rsidP="00B06D52">
            <w:pPr>
              <w:pStyle w:val="GOSTTablenorm"/>
            </w:pPr>
            <w:r w:rsidRPr="00A92F23">
              <w:t>Да</w:t>
            </w:r>
          </w:p>
        </w:tc>
        <w:tc>
          <w:tcPr>
            <w:tcW w:w="3651" w:type="dxa"/>
          </w:tcPr>
          <w:p w14:paraId="045FB1D5" w14:textId="013382F8" w:rsidR="00236039" w:rsidRPr="00A92F23" w:rsidRDefault="00236039" w:rsidP="00B06D52">
            <w:pPr>
              <w:pStyle w:val="GOSTTablenorm"/>
            </w:pPr>
            <w:r w:rsidRPr="00A92F23">
              <w:t>Уровень конфиденциальности</w:t>
            </w:r>
          </w:p>
        </w:tc>
        <w:tc>
          <w:tcPr>
            <w:tcW w:w="3651" w:type="dxa"/>
          </w:tcPr>
          <w:p w14:paraId="6635FD50" w14:textId="30341D57" w:rsidR="00236039" w:rsidRPr="00B06D52" w:rsidRDefault="00236039" w:rsidP="00B06D52">
            <w:pPr>
              <w:pStyle w:val="GOSTTablenorm"/>
            </w:pPr>
            <w:r w:rsidRPr="00B06D52">
              <w:t>-</w:t>
            </w:r>
          </w:p>
        </w:tc>
        <w:tc>
          <w:tcPr>
            <w:tcW w:w="3651" w:type="dxa"/>
          </w:tcPr>
          <w:p w14:paraId="4043C419" w14:textId="3AAF6C1D" w:rsidR="00236039" w:rsidRPr="00A92F23" w:rsidRDefault="007D4104" w:rsidP="00B9735F">
            <w:pPr>
              <w:pStyle w:val="GOSTTablenorm"/>
            </w:pPr>
            <w:r w:rsidRPr="00A92F23">
              <w:t xml:space="preserve">Атрибут заполняется значением </w:t>
            </w:r>
            <w:r>
              <w:t>«0»</w:t>
            </w:r>
          </w:p>
        </w:tc>
      </w:tr>
      <w:tr w:rsidR="00506A1D" w:rsidRPr="00A92F23" w14:paraId="59476E5D" w14:textId="77777777" w:rsidTr="00924BC6">
        <w:tc>
          <w:tcPr>
            <w:tcW w:w="3651" w:type="dxa"/>
          </w:tcPr>
          <w:p w14:paraId="16EF52FC" w14:textId="3288C25A" w:rsidR="00236039" w:rsidRPr="00A92F23" w:rsidRDefault="00236039" w:rsidP="00B06D52">
            <w:pPr>
              <w:pStyle w:val="GOSTTablenorm"/>
            </w:pPr>
            <w:r w:rsidRPr="00A92F23">
              <w:t>Вид_документа</w:t>
            </w:r>
          </w:p>
        </w:tc>
        <w:tc>
          <w:tcPr>
            <w:tcW w:w="1090" w:type="dxa"/>
          </w:tcPr>
          <w:p w14:paraId="764F59BF" w14:textId="3E9F1D2D" w:rsidR="00236039" w:rsidRPr="00A92F23" w:rsidRDefault="00236039" w:rsidP="00B06D52">
            <w:pPr>
              <w:pStyle w:val="GOSTTablenorm"/>
            </w:pPr>
            <w:r w:rsidRPr="00A92F23">
              <w:t>Нет</w:t>
            </w:r>
          </w:p>
        </w:tc>
        <w:tc>
          <w:tcPr>
            <w:tcW w:w="3651" w:type="dxa"/>
          </w:tcPr>
          <w:p w14:paraId="5D32EA2C" w14:textId="4394C42C" w:rsidR="00236039" w:rsidRPr="00A92F23" w:rsidRDefault="00236039" w:rsidP="00B06D52">
            <w:pPr>
              <w:pStyle w:val="GOSTTablenorm"/>
            </w:pPr>
            <w:r w:rsidRPr="00A92F23">
              <w:t>Указывается вид документа</w:t>
            </w:r>
          </w:p>
        </w:tc>
        <w:tc>
          <w:tcPr>
            <w:tcW w:w="3651" w:type="dxa"/>
          </w:tcPr>
          <w:p w14:paraId="054E8882" w14:textId="04D4DD68" w:rsidR="00236039" w:rsidRPr="00B06D52" w:rsidRDefault="00236039" w:rsidP="00B06D52">
            <w:pPr>
              <w:pStyle w:val="GOSTTablenorm"/>
            </w:pPr>
            <w:r w:rsidRPr="00B06D52">
              <w:t>document_type</w:t>
            </w:r>
          </w:p>
        </w:tc>
        <w:tc>
          <w:tcPr>
            <w:tcW w:w="3651" w:type="dxa"/>
          </w:tcPr>
          <w:p w14:paraId="30D793A2" w14:textId="209C3854" w:rsidR="00236039" w:rsidRPr="00A92F23" w:rsidRDefault="00236039" w:rsidP="00B06D52">
            <w:pPr>
              <w:pStyle w:val="GOSTTablenorm"/>
            </w:pPr>
          </w:p>
        </w:tc>
      </w:tr>
      <w:tr w:rsidR="00506A1D" w:rsidRPr="00A92F23" w14:paraId="62B636CC" w14:textId="77777777" w:rsidTr="00924BC6">
        <w:tc>
          <w:tcPr>
            <w:tcW w:w="3651" w:type="dxa"/>
          </w:tcPr>
          <w:p w14:paraId="302626A4" w14:textId="06399FA9" w:rsidR="00236039" w:rsidRPr="00A92F23" w:rsidRDefault="00236039" w:rsidP="00B06D52">
            <w:pPr>
              <w:pStyle w:val="GOSTTablenorm"/>
            </w:pPr>
            <w:r w:rsidRPr="00A92F23">
              <w:t>Тип_</w:t>
            </w:r>
            <w:r w:rsidRPr="00A92F23">
              <w:rPr>
                <w:lang w:val="en-US"/>
              </w:rPr>
              <w:t>ED</w:t>
            </w:r>
          </w:p>
        </w:tc>
        <w:tc>
          <w:tcPr>
            <w:tcW w:w="1090" w:type="dxa"/>
          </w:tcPr>
          <w:p w14:paraId="42A52EFB" w14:textId="6BAECFB6" w:rsidR="00236039" w:rsidRPr="00A92F23" w:rsidRDefault="00236039" w:rsidP="00B06D52">
            <w:pPr>
              <w:pStyle w:val="GOSTTablenorm"/>
            </w:pPr>
            <w:r w:rsidRPr="00A92F23">
              <w:t>Нет</w:t>
            </w:r>
          </w:p>
        </w:tc>
        <w:tc>
          <w:tcPr>
            <w:tcW w:w="3651" w:type="dxa"/>
          </w:tcPr>
          <w:p w14:paraId="56081F03" w14:textId="42207BE7" w:rsidR="00236039" w:rsidRPr="00A92F23" w:rsidRDefault="00236039" w:rsidP="00B06D52">
            <w:pPr>
              <w:pStyle w:val="GOSTTablenorm"/>
            </w:pPr>
            <w:r w:rsidRPr="00A92F23">
              <w:rPr>
                <w:lang w:eastAsia="en-US"/>
              </w:rPr>
              <w:t xml:space="preserve">Код вида документа (тип </w:t>
            </w:r>
            <w:r w:rsidRPr="00A92F23">
              <w:rPr>
                <w:lang w:val="en-US" w:eastAsia="en-US"/>
              </w:rPr>
              <w:t>ED</w:t>
            </w:r>
            <w:r w:rsidRPr="00A92F23">
              <w:rPr>
                <w:lang w:eastAsia="en-US"/>
              </w:rPr>
              <w:t>)</w:t>
            </w:r>
          </w:p>
        </w:tc>
        <w:tc>
          <w:tcPr>
            <w:tcW w:w="3651" w:type="dxa"/>
          </w:tcPr>
          <w:p w14:paraId="109A890A" w14:textId="1264040A" w:rsidR="00236039" w:rsidRPr="00B06D52" w:rsidRDefault="004966EC" w:rsidP="00B06D52">
            <w:pPr>
              <w:pStyle w:val="GOSTTablenorm"/>
            </w:pPr>
            <w:r>
              <w:t>basis_document_kind</w:t>
            </w:r>
          </w:p>
        </w:tc>
        <w:tc>
          <w:tcPr>
            <w:tcW w:w="3651" w:type="dxa"/>
          </w:tcPr>
          <w:p w14:paraId="1387FB09" w14:textId="76D3708B" w:rsidR="00236039" w:rsidRPr="00A92F23" w:rsidRDefault="00236039" w:rsidP="00B06D52">
            <w:pPr>
              <w:pStyle w:val="GOSTTablenorm"/>
            </w:pPr>
          </w:p>
        </w:tc>
      </w:tr>
      <w:tr w:rsidR="00506A1D" w:rsidRPr="00A92F23" w14:paraId="75FFD00F" w14:textId="77777777" w:rsidTr="00924BC6">
        <w:tc>
          <w:tcPr>
            <w:tcW w:w="3651" w:type="dxa"/>
          </w:tcPr>
          <w:p w14:paraId="6F33086E" w14:textId="25A44F01" w:rsidR="00236039" w:rsidRPr="00A92F23" w:rsidRDefault="00236039" w:rsidP="00B06D52">
            <w:pPr>
              <w:pStyle w:val="GOSTTablenorm"/>
            </w:pPr>
            <w:r w:rsidRPr="00A92F23">
              <w:t>Наименование_расч_документа</w:t>
            </w:r>
          </w:p>
        </w:tc>
        <w:tc>
          <w:tcPr>
            <w:tcW w:w="1090" w:type="dxa"/>
          </w:tcPr>
          <w:p w14:paraId="13D74CCA" w14:textId="2B779DD9" w:rsidR="00236039" w:rsidRPr="00A92F23" w:rsidRDefault="00236039" w:rsidP="00B06D52">
            <w:pPr>
              <w:pStyle w:val="GOSTTablenorm"/>
            </w:pPr>
            <w:r w:rsidRPr="00A92F23">
              <w:t>Да</w:t>
            </w:r>
          </w:p>
        </w:tc>
        <w:tc>
          <w:tcPr>
            <w:tcW w:w="3651" w:type="dxa"/>
          </w:tcPr>
          <w:p w14:paraId="45A9995B" w14:textId="26EF686C" w:rsidR="00236039" w:rsidRPr="00A92F23" w:rsidRDefault="00236039" w:rsidP="00B06D52">
            <w:pPr>
              <w:pStyle w:val="GOSTTablenorm"/>
            </w:pPr>
            <w:r w:rsidRPr="00A92F23">
              <w:t xml:space="preserve">Наименование расчетного документа в соответствии с типом </w:t>
            </w:r>
            <w:r w:rsidRPr="00A92F23">
              <w:rPr>
                <w:lang w:val="en-US"/>
              </w:rPr>
              <w:t>ED</w:t>
            </w:r>
          </w:p>
        </w:tc>
        <w:tc>
          <w:tcPr>
            <w:tcW w:w="3651" w:type="dxa"/>
          </w:tcPr>
          <w:p w14:paraId="166D05D6" w14:textId="733E2EEC" w:rsidR="00236039" w:rsidRPr="00B06D52" w:rsidRDefault="00236039" w:rsidP="00B06D52">
            <w:pPr>
              <w:pStyle w:val="GOSTTablenorm"/>
            </w:pPr>
            <w:r w:rsidRPr="00B06D52">
              <w:t>basis_document_kind</w:t>
            </w:r>
          </w:p>
        </w:tc>
        <w:tc>
          <w:tcPr>
            <w:tcW w:w="3651" w:type="dxa"/>
          </w:tcPr>
          <w:p w14:paraId="2D8B7BCF" w14:textId="77777777" w:rsidR="00B06D52" w:rsidRDefault="00236039" w:rsidP="00B06D52">
            <w:pPr>
              <w:pStyle w:val="GOSTTablenorm"/>
            </w:pPr>
            <w:r w:rsidRPr="00A92F23">
              <w:t>Вычи</w:t>
            </w:r>
            <w:r w:rsidR="00B06D52">
              <w:t>сляется по коду вида документа.</w:t>
            </w:r>
          </w:p>
          <w:p w14:paraId="4985C1DD" w14:textId="6B6C1C6D" w:rsidR="00236039" w:rsidRPr="00A92F23" w:rsidRDefault="00236039" w:rsidP="00B06D52">
            <w:pPr>
              <w:pStyle w:val="GOSTTablenorm"/>
            </w:pPr>
            <w:r w:rsidRPr="00A92F23">
              <w:t>Возможные значения:</w:t>
            </w:r>
          </w:p>
          <w:p w14:paraId="2B6B11D4" w14:textId="73CE9567" w:rsidR="00236039" w:rsidRPr="00A92F23" w:rsidRDefault="00236039" w:rsidP="00B06D52">
            <w:pPr>
              <w:pStyle w:val="GOSTTableListMark1"/>
            </w:pPr>
            <w:r w:rsidRPr="00A92F23">
              <w:t>Поручение о перечислении на счет</w:t>
            </w:r>
            <w:r w:rsidR="009C3A11" w:rsidRPr="00A92F23">
              <w:t>, если «Тип_</w:t>
            </w:r>
            <w:r w:rsidR="009C3A11" w:rsidRPr="00A92F23">
              <w:rPr>
                <w:lang w:val="en-US"/>
              </w:rPr>
              <w:t>ED</w:t>
            </w:r>
            <w:r w:rsidR="009C3A11" w:rsidRPr="00A92F23">
              <w:t xml:space="preserve">» </w:t>
            </w:r>
            <w:r w:rsidR="00B06D52" w:rsidRPr="00A92F23">
              <w:t xml:space="preserve">– </w:t>
            </w:r>
            <w:r w:rsidR="009C3A11" w:rsidRPr="00A92F23">
              <w:t>«</w:t>
            </w:r>
            <w:r w:rsidR="009C3A11" w:rsidRPr="00A92F23">
              <w:rPr>
                <w:lang w:val="en-US"/>
              </w:rPr>
              <w:t>VD</w:t>
            </w:r>
            <w:r w:rsidR="009C3A11" w:rsidRPr="00A92F23">
              <w:t>101»</w:t>
            </w:r>
            <w:r w:rsidR="00B06D52">
              <w:t>;</w:t>
            </w:r>
          </w:p>
          <w:p w14:paraId="6F85AB0C" w14:textId="5746853B" w:rsidR="00236039" w:rsidRPr="00A92F23" w:rsidRDefault="00236039" w:rsidP="00B06D52">
            <w:pPr>
              <w:pStyle w:val="GOSTTableListMark1"/>
            </w:pPr>
            <w:r w:rsidRPr="00A92F23">
              <w:t>Требование получателя платежа</w:t>
            </w:r>
            <w:r w:rsidR="009C3A11" w:rsidRPr="00A92F23">
              <w:t xml:space="preserve"> если «Тип_</w:t>
            </w:r>
            <w:r w:rsidR="009C3A11" w:rsidRPr="00A92F23">
              <w:rPr>
                <w:lang w:val="en-US"/>
              </w:rPr>
              <w:t>ED</w:t>
            </w:r>
            <w:r w:rsidR="009C3A11" w:rsidRPr="00A92F23">
              <w:t xml:space="preserve">» </w:t>
            </w:r>
            <w:r w:rsidR="00B06D52" w:rsidRPr="00A92F23">
              <w:t xml:space="preserve">– </w:t>
            </w:r>
            <w:r w:rsidR="009C3A11" w:rsidRPr="00A92F23">
              <w:t>«</w:t>
            </w:r>
            <w:r w:rsidR="009C3A11" w:rsidRPr="00A92F23">
              <w:rPr>
                <w:lang w:val="en-US"/>
              </w:rPr>
              <w:t>VD</w:t>
            </w:r>
            <w:r w:rsidR="009C3A11" w:rsidRPr="00A92F23">
              <w:t>103»</w:t>
            </w:r>
          </w:p>
        </w:tc>
      </w:tr>
      <w:tr w:rsidR="00506A1D" w:rsidRPr="00A92F23" w14:paraId="462A7D07" w14:textId="77777777" w:rsidTr="00924BC6">
        <w:tc>
          <w:tcPr>
            <w:tcW w:w="3651" w:type="dxa"/>
          </w:tcPr>
          <w:p w14:paraId="01E1297E" w14:textId="5B197190" w:rsidR="00236039" w:rsidRPr="00A92F23" w:rsidRDefault="00236039" w:rsidP="00B06D52">
            <w:pPr>
              <w:pStyle w:val="GOSTTablenorm"/>
            </w:pPr>
            <w:r w:rsidRPr="00A92F23">
              <w:t>ОКТМО_КС_плательщика</w:t>
            </w:r>
          </w:p>
        </w:tc>
        <w:tc>
          <w:tcPr>
            <w:tcW w:w="1090" w:type="dxa"/>
          </w:tcPr>
          <w:p w14:paraId="36017F7F" w14:textId="3007DC4E" w:rsidR="00236039" w:rsidRPr="00A92F23" w:rsidRDefault="00236039" w:rsidP="00B06D52">
            <w:pPr>
              <w:pStyle w:val="GOSTTablenorm"/>
            </w:pPr>
            <w:r w:rsidRPr="00A92F23">
              <w:t>Да</w:t>
            </w:r>
          </w:p>
        </w:tc>
        <w:tc>
          <w:tcPr>
            <w:tcW w:w="3651" w:type="dxa"/>
          </w:tcPr>
          <w:p w14:paraId="7284F1DE" w14:textId="5CF74B5A" w:rsidR="00236039" w:rsidRPr="00A92F23" w:rsidRDefault="00236039" w:rsidP="00B06D52">
            <w:pPr>
              <w:pStyle w:val="GOSTTablenorm"/>
            </w:pPr>
            <w:r w:rsidRPr="00A92F23">
              <w:t>Код по ОКТМО публично-правового образования плательщика</w:t>
            </w:r>
          </w:p>
        </w:tc>
        <w:tc>
          <w:tcPr>
            <w:tcW w:w="3651" w:type="dxa"/>
          </w:tcPr>
          <w:p w14:paraId="713FD478" w14:textId="1612935D" w:rsidR="00236039" w:rsidRPr="00B06D52" w:rsidRDefault="00236039" w:rsidP="00B06D52">
            <w:pPr>
              <w:pStyle w:val="GOSTTablenorm"/>
            </w:pPr>
            <w:r w:rsidRPr="00B06D52">
              <w:t>sender:treasury_account</w:t>
            </w:r>
          </w:p>
        </w:tc>
        <w:tc>
          <w:tcPr>
            <w:tcW w:w="3651" w:type="dxa"/>
          </w:tcPr>
          <w:p w14:paraId="38C7057E" w14:textId="0B2DCE50" w:rsidR="00236039" w:rsidRPr="00A92F23" w:rsidRDefault="00236039" w:rsidP="00B06D52">
            <w:pPr>
              <w:pStyle w:val="GOSTTablenorm"/>
            </w:pPr>
            <w:r w:rsidRPr="00A92F23">
              <w:t>Указываются 9-16 разряды номера КС</w:t>
            </w:r>
            <w:r w:rsidR="009C3A11" w:rsidRPr="00A92F23">
              <w:t xml:space="preserve"> плательщика</w:t>
            </w:r>
          </w:p>
        </w:tc>
      </w:tr>
      <w:tr w:rsidR="00506A1D" w:rsidRPr="00A92F23" w14:paraId="7544751A" w14:textId="77777777" w:rsidTr="00924BC6">
        <w:tc>
          <w:tcPr>
            <w:tcW w:w="3651" w:type="dxa"/>
          </w:tcPr>
          <w:p w14:paraId="1173ED41" w14:textId="2D121CD9" w:rsidR="00236039" w:rsidRPr="00A92F23" w:rsidRDefault="00236039" w:rsidP="00B06D52">
            <w:pPr>
              <w:pStyle w:val="GOSTTablenorm"/>
            </w:pPr>
            <w:r w:rsidRPr="00A92F23">
              <w:t>ОКТМО_КС_получателя</w:t>
            </w:r>
          </w:p>
        </w:tc>
        <w:tc>
          <w:tcPr>
            <w:tcW w:w="1090" w:type="dxa"/>
          </w:tcPr>
          <w:p w14:paraId="27618A04" w14:textId="3E8C106A" w:rsidR="00236039" w:rsidRPr="00A92F23" w:rsidRDefault="00236039" w:rsidP="00B06D52">
            <w:pPr>
              <w:pStyle w:val="GOSTTablenorm"/>
            </w:pPr>
            <w:r w:rsidRPr="00A92F23">
              <w:t>Да</w:t>
            </w:r>
          </w:p>
        </w:tc>
        <w:tc>
          <w:tcPr>
            <w:tcW w:w="3651" w:type="dxa"/>
          </w:tcPr>
          <w:p w14:paraId="63F88628" w14:textId="2AE96C8D" w:rsidR="00236039" w:rsidRPr="00A92F23" w:rsidRDefault="00236039" w:rsidP="00B06D52">
            <w:pPr>
              <w:pStyle w:val="GOSTTablenorm"/>
            </w:pPr>
            <w:r w:rsidRPr="00A92F23">
              <w:t>Код по ОКТМО публично-правового образования получателя</w:t>
            </w:r>
          </w:p>
        </w:tc>
        <w:tc>
          <w:tcPr>
            <w:tcW w:w="3651" w:type="dxa"/>
          </w:tcPr>
          <w:p w14:paraId="503F8A0B" w14:textId="57F62E25" w:rsidR="00236039" w:rsidRPr="00B06D52" w:rsidRDefault="00236039" w:rsidP="00B06D52">
            <w:pPr>
              <w:pStyle w:val="GOSTTablenorm"/>
            </w:pPr>
            <w:r w:rsidRPr="00B06D52">
              <w:t>recipient:treasury_account</w:t>
            </w:r>
          </w:p>
        </w:tc>
        <w:tc>
          <w:tcPr>
            <w:tcW w:w="3651" w:type="dxa"/>
          </w:tcPr>
          <w:p w14:paraId="309F95D9" w14:textId="3D915319" w:rsidR="00236039" w:rsidRPr="00A92F23" w:rsidRDefault="00236039" w:rsidP="00B06D52">
            <w:pPr>
              <w:pStyle w:val="GOSTTablenorm"/>
            </w:pPr>
            <w:r w:rsidRPr="00A92F23">
              <w:t>Указываются 9-16 разряды номера КС</w:t>
            </w:r>
            <w:r w:rsidR="009C3A11" w:rsidRPr="00A92F23">
              <w:t xml:space="preserve"> получателя</w:t>
            </w:r>
          </w:p>
        </w:tc>
      </w:tr>
      <w:tr w:rsidR="00506A1D" w:rsidRPr="00A92F23" w14:paraId="6B3C1F44" w14:textId="77777777" w:rsidTr="00924BC6">
        <w:tc>
          <w:tcPr>
            <w:tcW w:w="3651" w:type="dxa"/>
          </w:tcPr>
          <w:p w14:paraId="057D2BCC" w14:textId="14B5DFEA" w:rsidR="006540F9" w:rsidRPr="00A92F23" w:rsidRDefault="006540F9" w:rsidP="00B06D52">
            <w:pPr>
              <w:pStyle w:val="GOSTTablenorm"/>
            </w:pPr>
            <w:r>
              <w:t>Код_ТОФК_учета</w:t>
            </w:r>
          </w:p>
        </w:tc>
        <w:tc>
          <w:tcPr>
            <w:tcW w:w="1090" w:type="dxa"/>
          </w:tcPr>
          <w:p w14:paraId="2E05F2D3" w14:textId="205BBE6B" w:rsidR="006540F9" w:rsidRPr="00A92F23" w:rsidRDefault="006540F9" w:rsidP="00B06D52">
            <w:pPr>
              <w:pStyle w:val="GOSTTablenorm"/>
            </w:pPr>
            <w:r>
              <w:t>Да</w:t>
            </w:r>
          </w:p>
        </w:tc>
        <w:tc>
          <w:tcPr>
            <w:tcW w:w="3651" w:type="dxa"/>
          </w:tcPr>
          <w:p w14:paraId="35414798" w14:textId="7AA4E15D" w:rsidR="006540F9" w:rsidRPr="00A92F23" w:rsidRDefault="006540F9" w:rsidP="00B06D52">
            <w:pPr>
              <w:pStyle w:val="GOSTTablenorm"/>
            </w:pPr>
            <w:r>
              <w:rPr>
                <w:lang w:eastAsia="en-US"/>
              </w:rPr>
              <w:t>2-х значный код субъекта учета</w:t>
            </w:r>
          </w:p>
        </w:tc>
        <w:tc>
          <w:tcPr>
            <w:tcW w:w="3651" w:type="dxa"/>
          </w:tcPr>
          <w:p w14:paraId="24645BE0" w14:textId="2266AC77" w:rsidR="006540F9" w:rsidRPr="00B06D52" w:rsidRDefault="006540F9" w:rsidP="00B06D52">
            <w:pPr>
              <w:pStyle w:val="GOSTTablenorm"/>
            </w:pPr>
            <w:r w:rsidRPr="00B06D52">
              <w:t>Subject</w:t>
            </w:r>
          </w:p>
        </w:tc>
        <w:tc>
          <w:tcPr>
            <w:tcW w:w="3651" w:type="dxa"/>
          </w:tcPr>
          <w:p w14:paraId="3925690E" w14:textId="57F3187C" w:rsidR="006540F9" w:rsidRPr="00A92F23" w:rsidRDefault="006540F9" w:rsidP="00B06D52">
            <w:pPr>
              <w:pStyle w:val="GOSTTablenorm"/>
            </w:pPr>
            <w:r>
              <w:t xml:space="preserve">Указывается 1-2 символы кода субъекта учета из атрибута </w:t>
            </w:r>
            <w:r w:rsidRPr="005D309A">
              <w:t>Субъект_учета</w:t>
            </w:r>
          </w:p>
        </w:tc>
      </w:tr>
      <w:tr w:rsidR="00506A1D" w:rsidRPr="00A92F23" w14:paraId="6DD95D02" w14:textId="77777777" w:rsidTr="00924BC6">
        <w:tc>
          <w:tcPr>
            <w:tcW w:w="3651" w:type="dxa"/>
          </w:tcPr>
          <w:p w14:paraId="25B1B1DE" w14:textId="3918A032" w:rsidR="006540F9" w:rsidRPr="00A92F23" w:rsidRDefault="006540F9" w:rsidP="00B06D52">
            <w:pPr>
              <w:pStyle w:val="GOSTTablenorm"/>
            </w:pPr>
            <w:r w:rsidRPr="00A92F23">
              <w:t>ТОФК_контрагента</w:t>
            </w:r>
          </w:p>
        </w:tc>
        <w:tc>
          <w:tcPr>
            <w:tcW w:w="1090" w:type="dxa"/>
          </w:tcPr>
          <w:p w14:paraId="2D014906" w14:textId="00C66546" w:rsidR="006540F9" w:rsidRPr="00A92F23" w:rsidRDefault="006540F9" w:rsidP="00B06D52">
            <w:pPr>
              <w:pStyle w:val="GOSTTablenorm"/>
            </w:pPr>
            <w:r w:rsidRPr="00A92F23">
              <w:t>Нет</w:t>
            </w:r>
          </w:p>
        </w:tc>
        <w:tc>
          <w:tcPr>
            <w:tcW w:w="3651" w:type="dxa"/>
          </w:tcPr>
          <w:p w14:paraId="255B2793" w14:textId="5627F05E" w:rsidR="006540F9" w:rsidRPr="00A92F23" w:rsidRDefault="006540F9" w:rsidP="00B06D52">
            <w:pPr>
              <w:pStyle w:val="GOSTTablenorm"/>
            </w:pPr>
            <w:r w:rsidRPr="00A92F23">
              <w:t>ТОФК по БС контрагента</w:t>
            </w:r>
          </w:p>
        </w:tc>
        <w:tc>
          <w:tcPr>
            <w:tcW w:w="3651" w:type="dxa"/>
          </w:tcPr>
          <w:p w14:paraId="3509F550" w14:textId="553D19FE" w:rsidR="006540F9" w:rsidRPr="00B06D52" w:rsidRDefault="006540F9" w:rsidP="00B06D52">
            <w:pPr>
              <w:pStyle w:val="GOSTTablenorm"/>
            </w:pPr>
            <w:r w:rsidRPr="00B06D52">
              <w:t>counterparty_tofk_code</w:t>
            </w:r>
          </w:p>
        </w:tc>
        <w:tc>
          <w:tcPr>
            <w:tcW w:w="3651" w:type="dxa"/>
          </w:tcPr>
          <w:p w14:paraId="5A14DFC5" w14:textId="241B1465" w:rsidR="006540F9" w:rsidRPr="00A92F23" w:rsidRDefault="006540F9" w:rsidP="00B06D52">
            <w:pPr>
              <w:pStyle w:val="GOSTTablenorm"/>
            </w:pPr>
            <w:r w:rsidRPr="00A92F23">
              <w:t>-</w:t>
            </w:r>
          </w:p>
        </w:tc>
      </w:tr>
      <w:tr w:rsidR="00506A1D" w:rsidRPr="00A92F23" w14:paraId="7969A5D0" w14:textId="77777777" w:rsidTr="00924BC6">
        <w:tc>
          <w:tcPr>
            <w:tcW w:w="3651" w:type="dxa"/>
          </w:tcPr>
          <w:p w14:paraId="0E4ED6C5" w14:textId="29EFDDC5" w:rsidR="006540F9" w:rsidRPr="00A92F23" w:rsidRDefault="006540F9" w:rsidP="00B06D52">
            <w:pPr>
              <w:pStyle w:val="GOSTTablenorm"/>
            </w:pPr>
            <w:r w:rsidRPr="00A92F23">
              <w:t>КС_получателя</w:t>
            </w:r>
          </w:p>
        </w:tc>
        <w:tc>
          <w:tcPr>
            <w:tcW w:w="1090" w:type="dxa"/>
          </w:tcPr>
          <w:p w14:paraId="0191FB18" w14:textId="721B8C01" w:rsidR="006540F9" w:rsidRPr="00A92F23" w:rsidRDefault="006540F9" w:rsidP="00B06D52">
            <w:pPr>
              <w:pStyle w:val="GOSTTablenorm"/>
            </w:pPr>
            <w:r w:rsidRPr="00A92F23">
              <w:t>Нет</w:t>
            </w:r>
          </w:p>
        </w:tc>
        <w:tc>
          <w:tcPr>
            <w:tcW w:w="3651" w:type="dxa"/>
          </w:tcPr>
          <w:p w14:paraId="585A6BAF" w14:textId="25D70078" w:rsidR="006540F9" w:rsidRPr="00A92F23" w:rsidRDefault="006540F9" w:rsidP="00B06D52">
            <w:pPr>
              <w:pStyle w:val="GOSTTablenorm"/>
            </w:pPr>
            <w:r w:rsidRPr="00A92F23">
              <w:rPr>
                <w:lang w:eastAsia="en-US"/>
              </w:rPr>
              <w:t>КС получателя</w:t>
            </w:r>
          </w:p>
        </w:tc>
        <w:tc>
          <w:tcPr>
            <w:tcW w:w="3651" w:type="dxa"/>
          </w:tcPr>
          <w:p w14:paraId="1FE1F99C" w14:textId="63F177D4" w:rsidR="006540F9" w:rsidRPr="00B06D52" w:rsidRDefault="006540F9" w:rsidP="00B06D52">
            <w:pPr>
              <w:pStyle w:val="GOSTTablenorm"/>
            </w:pPr>
            <w:r w:rsidRPr="00B06D52">
              <w:t>recipient:treasury_account</w:t>
            </w:r>
          </w:p>
        </w:tc>
        <w:tc>
          <w:tcPr>
            <w:tcW w:w="3651" w:type="dxa"/>
          </w:tcPr>
          <w:p w14:paraId="3B319D3B" w14:textId="7D1255EF" w:rsidR="006540F9" w:rsidRPr="00A92F23" w:rsidRDefault="006540F9" w:rsidP="00B06D52">
            <w:pPr>
              <w:pStyle w:val="GOSTTablenorm"/>
            </w:pPr>
            <w:r w:rsidRPr="00A92F23">
              <w:t>-</w:t>
            </w:r>
          </w:p>
        </w:tc>
      </w:tr>
      <w:tr w:rsidR="00506A1D" w:rsidRPr="00A92F23" w14:paraId="11455154" w14:textId="77777777" w:rsidTr="00924BC6">
        <w:tc>
          <w:tcPr>
            <w:tcW w:w="3651" w:type="dxa"/>
          </w:tcPr>
          <w:p w14:paraId="0D46185E" w14:textId="7808E8A7" w:rsidR="006540F9" w:rsidRPr="00A92F23" w:rsidRDefault="006540F9" w:rsidP="00B06D52">
            <w:pPr>
              <w:pStyle w:val="GOSTTablenorm"/>
            </w:pPr>
            <w:r w:rsidRPr="00A92F23">
              <w:t>ТОФК_КС_получателя</w:t>
            </w:r>
          </w:p>
        </w:tc>
        <w:tc>
          <w:tcPr>
            <w:tcW w:w="1090" w:type="dxa"/>
          </w:tcPr>
          <w:p w14:paraId="55217470" w14:textId="08D234A6" w:rsidR="006540F9" w:rsidRPr="00A92F23" w:rsidRDefault="006540F9" w:rsidP="00B06D52">
            <w:pPr>
              <w:pStyle w:val="GOSTTablenorm"/>
            </w:pPr>
            <w:r w:rsidRPr="00A92F23">
              <w:t>Да</w:t>
            </w:r>
          </w:p>
        </w:tc>
        <w:tc>
          <w:tcPr>
            <w:tcW w:w="3651" w:type="dxa"/>
          </w:tcPr>
          <w:p w14:paraId="7F7CBF8E" w14:textId="55BA95D9" w:rsidR="006540F9" w:rsidRPr="00A92F23" w:rsidRDefault="006540F9" w:rsidP="00B06D52">
            <w:pPr>
              <w:pStyle w:val="GOSTTablenorm"/>
            </w:pPr>
            <w:r w:rsidRPr="00A92F23">
              <w:t>ТОФК по КС получателя</w:t>
            </w:r>
          </w:p>
        </w:tc>
        <w:tc>
          <w:tcPr>
            <w:tcW w:w="3651" w:type="dxa"/>
          </w:tcPr>
          <w:p w14:paraId="6FCDA6BD" w14:textId="01BA4605" w:rsidR="006540F9" w:rsidRPr="00B06D52" w:rsidRDefault="006540F9" w:rsidP="00B06D52">
            <w:pPr>
              <w:pStyle w:val="GOSTTablenorm"/>
            </w:pPr>
            <w:r w:rsidRPr="00B06D52">
              <w:t>recipient:treasury_account</w:t>
            </w:r>
          </w:p>
        </w:tc>
        <w:tc>
          <w:tcPr>
            <w:tcW w:w="3651" w:type="dxa"/>
          </w:tcPr>
          <w:p w14:paraId="3F82A01D" w14:textId="3DD566E8" w:rsidR="006540F9" w:rsidRPr="00A92F23" w:rsidRDefault="006540F9" w:rsidP="00B06D52">
            <w:pPr>
              <w:pStyle w:val="GOSTTablenorm"/>
            </w:pPr>
            <w:r w:rsidRPr="00A92F23">
              <w:t>Указываются 17-18 разряды номера КС полу</w:t>
            </w:r>
            <w:r w:rsidR="00B06D52">
              <w:t>чателя</w:t>
            </w:r>
          </w:p>
        </w:tc>
      </w:tr>
      <w:tr w:rsidR="00506A1D" w:rsidRPr="00A92F23" w14:paraId="5CAD24F0" w14:textId="77777777" w:rsidTr="00924BC6">
        <w:tc>
          <w:tcPr>
            <w:tcW w:w="3651" w:type="dxa"/>
          </w:tcPr>
          <w:p w14:paraId="04107E88" w14:textId="721394F3" w:rsidR="006540F9" w:rsidRPr="00A92F23" w:rsidRDefault="006540F9" w:rsidP="00B06D52">
            <w:pPr>
              <w:pStyle w:val="GOSTTablenorm"/>
            </w:pPr>
            <w:r w:rsidRPr="00A92F23">
              <w:lastRenderedPageBreak/>
              <w:t>Порядк_номер_КС_получателя</w:t>
            </w:r>
          </w:p>
        </w:tc>
        <w:tc>
          <w:tcPr>
            <w:tcW w:w="1090" w:type="dxa"/>
          </w:tcPr>
          <w:p w14:paraId="07D2E96C" w14:textId="29420D18" w:rsidR="006540F9" w:rsidRPr="00A92F23" w:rsidRDefault="006540F9" w:rsidP="00B06D52">
            <w:pPr>
              <w:pStyle w:val="GOSTTablenorm"/>
            </w:pPr>
            <w:r w:rsidRPr="00A92F23">
              <w:t>Да</w:t>
            </w:r>
          </w:p>
        </w:tc>
        <w:tc>
          <w:tcPr>
            <w:tcW w:w="3651" w:type="dxa"/>
          </w:tcPr>
          <w:p w14:paraId="415188AF" w14:textId="35D39B2E" w:rsidR="006540F9" w:rsidRPr="00A92F23" w:rsidRDefault="006540F9" w:rsidP="00B06D52">
            <w:pPr>
              <w:pStyle w:val="GOSTTablenorm"/>
            </w:pPr>
            <w:r w:rsidRPr="00A92F23">
              <w:t>Порядковый номер КС получателя для отражения в аналитическом признаке по модели учета</w:t>
            </w:r>
          </w:p>
        </w:tc>
        <w:tc>
          <w:tcPr>
            <w:tcW w:w="3651" w:type="dxa"/>
          </w:tcPr>
          <w:p w14:paraId="6FF5811B" w14:textId="5C669F3A" w:rsidR="006540F9" w:rsidRPr="00B06D52" w:rsidRDefault="006540F9" w:rsidP="00B06D52">
            <w:pPr>
              <w:pStyle w:val="GOSTTablenorm"/>
            </w:pPr>
            <w:r w:rsidRPr="00B06D52">
              <w:t>recipient:treasury_account</w:t>
            </w:r>
          </w:p>
        </w:tc>
        <w:tc>
          <w:tcPr>
            <w:tcW w:w="3651" w:type="dxa"/>
          </w:tcPr>
          <w:p w14:paraId="3866D95A" w14:textId="3ED99890" w:rsidR="006540F9" w:rsidRPr="00A92F23" w:rsidRDefault="006540F9" w:rsidP="00B06D52">
            <w:pPr>
              <w:pStyle w:val="GOSTTablenorm"/>
            </w:pPr>
            <w:r w:rsidRPr="00A92F23">
              <w:t>Указываются 19-20 разряды номера КС получателя</w:t>
            </w:r>
          </w:p>
        </w:tc>
      </w:tr>
      <w:tr w:rsidR="00506A1D" w:rsidRPr="00A92F23" w14:paraId="4663F649" w14:textId="77777777" w:rsidTr="00924BC6">
        <w:tc>
          <w:tcPr>
            <w:tcW w:w="3651" w:type="dxa"/>
          </w:tcPr>
          <w:p w14:paraId="11687E6B" w14:textId="506C6A47" w:rsidR="006540F9" w:rsidRPr="00A92F23" w:rsidRDefault="006540F9" w:rsidP="00B06D52">
            <w:pPr>
              <w:pStyle w:val="GOSTTablenorm"/>
            </w:pPr>
            <w:r w:rsidRPr="00A92F23">
              <w:t>Номер_ЛС_получателя</w:t>
            </w:r>
          </w:p>
        </w:tc>
        <w:tc>
          <w:tcPr>
            <w:tcW w:w="1090" w:type="dxa"/>
          </w:tcPr>
          <w:p w14:paraId="70C68664" w14:textId="6A3609E5" w:rsidR="006540F9" w:rsidRPr="00A92F23" w:rsidRDefault="006540F9" w:rsidP="00B06D52">
            <w:pPr>
              <w:pStyle w:val="GOSTTablenorm"/>
            </w:pPr>
            <w:r w:rsidRPr="00A92F23">
              <w:t>Нет</w:t>
            </w:r>
          </w:p>
        </w:tc>
        <w:tc>
          <w:tcPr>
            <w:tcW w:w="3651" w:type="dxa"/>
          </w:tcPr>
          <w:p w14:paraId="0B1E9B06" w14:textId="362689CF" w:rsidR="006540F9" w:rsidRPr="00A92F23" w:rsidRDefault="006540F9" w:rsidP="00B06D52">
            <w:pPr>
              <w:pStyle w:val="GOSTTablenorm"/>
            </w:pPr>
            <w:r w:rsidRPr="00A92F23">
              <w:t>Лицевой счет получателя</w:t>
            </w:r>
          </w:p>
        </w:tc>
        <w:tc>
          <w:tcPr>
            <w:tcW w:w="3651" w:type="dxa"/>
          </w:tcPr>
          <w:p w14:paraId="302DEFDA" w14:textId="7F818816" w:rsidR="006540F9" w:rsidRPr="00B06D52" w:rsidRDefault="006540F9" w:rsidP="00B06D52">
            <w:pPr>
              <w:pStyle w:val="GOSTTablenorm"/>
            </w:pPr>
            <w:r w:rsidRPr="00B06D52">
              <w:t>recipient:account</w:t>
            </w:r>
          </w:p>
        </w:tc>
        <w:tc>
          <w:tcPr>
            <w:tcW w:w="3651" w:type="dxa"/>
          </w:tcPr>
          <w:p w14:paraId="6D573A49" w14:textId="274EB58C" w:rsidR="006540F9" w:rsidRPr="00A92F23" w:rsidRDefault="006540F9" w:rsidP="00B06D52">
            <w:pPr>
              <w:pStyle w:val="GOSTTablenorm"/>
            </w:pPr>
            <w:r w:rsidRPr="00A92F23">
              <w:t>-</w:t>
            </w:r>
          </w:p>
        </w:tc>
      </w:tr>
      <w:tr w:rsidR="00506A1D" w:rsidRPr="00A92F23" w14:paraId="366DEB54" w14:textId="77777777" w:rsidTr="00924BC6">
        <w:tc>
          <w:tcPr>
            <w:tcW w:w="3651" w:type="dxa"/>
          </w:tcPr>
          <w:p w14:paraId="0CF826DE" w14:textId="18885FD1" w:rsidR="006540F9" w:rsidRPr="00A92F23" w:rsidRDefault="006540F9" w:rsidP="00B06D52">
            <w:pPr>
              <w:pStyle w:val="GOSTTablenorm"/>
            </w:pPr>
            <w:r w:rsidRPr="00A92F23">
              <w:t>ТОФК_ЛС_получателя</w:t>
            </w:r>
          </w:p>
        </w:tc>
        <w:tc>
          <w:tcPr>
            <w:tcW w:w="1090" w:type="dxa"/>
          </w:tcPr>
          <w:p w14:paraId="26F7D0FE" w14:textId="42D093DE" w:rsidR="006540F9" w:rsidRPr="00A92F23" w:rsidRDefault="006540F9" w:rsidP="00B06D52">
            <w:pPr>
              <w:pStyle w:val="GOSTTablenorm"/>
            </w:pPr>
            <w:r w:rsidRPr="00A92F23">
              <w:t>Нет</w:t>
            </w:r>
          </w:p>
        </w:tc>
        <w:tc>
          <w:tcPr>
            <w:tcW w:w="3651" w:type="dxa"/>
          </w:tcPr>
          <w:p w14:paraId="0C19588C" w14:textId="56C5754D" w:rsidR="006540F9" w:rsidRPr="00A92F23" w:rsidRDefault="006540F9" w:rsidP="00B06D52">
            <w:pPr>
              <w:pStyle w:val="GOSTTablenorm"/>
            </w:pPr>
            <w:r w:rsidRPr="00A92F23">
              <w:t>ТОФК по ЛС получателя</w:t>
            </w:r>
          </w:p>
        </w:tc>
        <w:tc>
          <w:tcPr>
            <w:tcW w:w="3651" w:type="dxa"/>
          </w:tcPr>
          <w:p w14:paraId="4366B625" w14:textId="352812D2" w:rsidR="006540F9" w:rsidRPr="00B06D52" w:rsidRDefault="006540F9" w:rsidP="00B06D52">
            <w:pPr>
              <w:pStyle w:val="GOSTTablenorm"/>
            </w:pPr>
            <w:r w:rsidRPr="00B06D52">
              <w:t>recipient:account_tofk_code</w:t>
            </w:r>
          </w:p>
        </w:tc>
        <w:tc>
          <w:tcPr>
            <w:tcW w:w="3651" w:type="dxa"/>
          </w:tcPr>
          <w:p w14:paraId="566687A0" w14:textId="7BD552A4" w:rsidR="006540F9" w:rsidRPr="00A92F23" w:rsidRDefault="006540F9" w:rsidP="00B06D52">
            <w:pPr>
              <w:pStyle w:val="GOSTTablenorm"/>
            </w:pPr>
            <w:r w:rsidRPr="00A92F23">
              <w:t>-</w:t>
            </w:r>
          </w:p>
        </w:tc>
      </w:tr>
      <w:tr w:rsidR="00506A1D" w:rsidRPr="00A92F23" w14:paraId="255AA640" w14:textId="77777777" w:rsidTr="00924BC6">
        <w:tc>
          <w:tcPr>
            <w:tcW w:w="3651" w:type="dxa"/>
          </w:tcPr>
          <w:p w14:paraId="27D25DB9" w14:textId="414DD05E" w:rsidR="006540F9" w:rsidRPr="00A92F23" w:rsidRDefault="006540F9" w:rsidP="00B06D52">
            <w:pPr>
              <w:pStyle w:val="GOSTTablenorm"/>
            </w:pPr>
            <w:r w:rsidRPr="00A92F23">
              <w:t>КБК_получателя</w:t>
            </w:r>
          </w:p>
        </w:tc>
        <w:tc>
          <w:tcPr>
            <w:tcW w:w="1090" w:type="dxa"/>
          </w:tcPr>
          <w:p w14:paraId="4C625A66" w14:textId="613F8382" w:rsidR="006540F9" w:rsidRPr="00A92F23" w:rsidRDefault="006540F9" w:rsidP="00B06D52">
            <w:pPr>
              <w:pStyle w:val="GOSTTablenorm"/>
            </w:pPr>
            <w:r w:rsidRPr="00A92F23">
              <w:t>Нет</w:t>
            </w:r>
          </w:p>
        </w:tc>
        <w:tc>
          <w:tcPr>
            <w:tcW w:w="3651" w:type="dxa"/>
          </w:tcPr>
          <w:p w14:paraId="7432CCE0" w14:textId="5CA4F881" w:rsidR="006540F9" w:rsidRPr="00A92F23" w:rsidRDefault="006540F9" w:rsidP="00B06D52">
            <w:pPr>
              <w:pStyle w:val="GOSTTablenorm"/>
            </w:pPr>
            <w:r w:rsidRPr="00A92F23">
              <w:t>КБК получателя</w:t>
            </w:r>
          </w:p>
        </w:tc>
        <w:tc>
          <w:tcPr>
            <w:tcW w:w="3651" w:type="dxa"/>
          </w:tcPr>
          <w:p w14:paraId="5BEA94B3" w14:textId="13D5FD9E" w:rsidR="006540F9" w:rsidRPr="00B06D52" w:rsidRDefault="006540F9" w:rsidP="00B06D52">
            <w:pPr>
              <w:pStyle w:val="GOSTTablenorm"/>
            </w:pPr>
            <w:r w:rsidRPr="00B06D52">
              <w:t>recipient:bcc</w:t>
            </w:r>
          </w:p>
        </w:tc>
        <w:tc>
          <w:tcPr>
            <w:tcW w:w="3651" w:type="dxa"/>
          </w:tcPr>
          <w:p w14:paraId="51578373" w14:textId="2DBA2E31" w:rsidR="006540F9" w:rsidRPr="00A92F23" w:rsidRDefault="006540F9" w:rsidP="00B06D52">
            <w:pPr>
              <w:pStyle w:val="GOSTTablenorm"/>
            </w:pPr>
            <w:r w:rsidRPr="00A92F23">
              <w:t>-</w:t>
            </w:r>
          </w:p>
        </w:tc>
      </w:tr>
      <w:tr w:rsidR="00506A1D" w:rsidRPr="00A92F23" w14:paraId="546C553C" w14:textId="77777777" w:rsidTr="00924BC6">
        <w:tc>
          <w:tcPr>
            <w:tcW w:w="3651" w:type="dxa"/>
          </w:tcPr>
          <w:p w14:paraId="41444413" w14:textId="4CF21D12" w:rsidR="006540F9" w:rsidRPr="00A92F23" w:rsidRDefault="006540F9" w:rsidP="00B06D52">
            <w:pPr>
              <w:pStyle w:val="GOSTTablenorm"/>
            </w:pPr>
            <w:r w:rsidRPr="00A92F23">
              <w:t>Тип_КБК_получателя</w:t>
            </w:r>
          </w:p>
        </w:tc>
        <w:tc>
          <w:tcPr>
            <w:tcW w:w="1090" w:type="dxa"/>
          </w:tcPr>
          <w:p w14:paraId="72F46E28" w14:textId="7F522196" w:rsidR="006540F9" w:rsidRPr="00A92F23" w:rsidRDefault="006540F9" w:rsidP="00B06D52">
            <w:pPr>
              <w:pStyle w:val="GOSTTablenorm"/>
            </w:pPr>
            <w:r w:rsidRPr="00A92F23">
              <w:t>Нет</w:t>
            </w:r>
          </w:p>
        </w:tc>
        <w:tc>
          <w:tcPr>
            <w:tcW w:w="3651" w:type="dxa"/>
          </w:tcPr>
          <w:p w14:paraId="2632EBE5" w14:textId="0CDF86D5" w:rsidR="006540F9" w:rsidRPr="00A92F23" w:rsidRDefault="006540F9" w:rsidP="00B06D52">
            <w:pPr>
              <w:pStyle w:val="GOSTTablenorm"/>
            </w:pPr>
            <w:r w:rsidRPr="00A92F23">
              <w:t>Тип КБК получателя для формирования регистров учета в ПУИО</w:t>
            </w:r>
          </w:p>
        </w:tc>
        <w:tc>
          <w:tcPr>
            <w:tcW w:w="3651" w:type="dxa"/>
          </w:tcPr>
          <w:p w14:paraId="0A90714F" w14:textId="5D66CE0A" w:rsidR="006540F9" w:rsidRPr="00B06D52" w:rsidRDefault="006540F9" w:rsidP="00B06D52">
            <w:pPr>
              <w:pStyle w:val="GOSTTablenorm"/>
            </w:pPr>
            <w:r w:rsidRPr="00B06D52">
              <w:t>recipient:type_bcc</w:t>
            </w:r>
          </w:p>
        </w:tc>
        <w:tc>
          <w:tcPr>
            <w:tcW w:w="3651" w:type="dxa"/>
          </w:tcPr>
          <w:p w14:paraId="62579141" w14:textId="712F2900" w:rsidR="006540F9" w:rsidRPr="00A92F23" w:rsidRDefault="006540F9" w:rsidP="00B06D52">
            <w:pPr>
              <w:pStyle w:val="GOSTTablenorm"/>
            </w:pPr>
            <w:r w:rsidRPr="00A92F23">
              <w:t>-</w:t>
            </w:r>
          </w:p>
        </w:tc>
      </w:tr>
      <w:tr w:rsidR="00506A1D" w:rsidRPr="00A92F23" w14:paraId="26FE626A" w14:textId="77777777" w:rsidTr="00924BC6">
        <w:tc>
          <w:tcPr>
            <w:tcW w:w="3651" w:type="dxa"/>
          </w:tcPr>
          <w:p w14:paraId="20764F89" w14:textId="15CA70FE" w:rsidR="006540F9" w:rsidRPr="00A92F23" w:rsidRDefault="006540F9" w:rsidP="00B06D52">
            <w:pPr>
              <w:pStyle w:val="GOSTTablenorm"/>
            </w:pPr>
            <w:r w:rsidRPr="00A92F23">
              <w:t>ОКТМО_получателя</w:t>
            </w:r>
          </w:p>
        </w:tc>
        <w:tc>
          <w:tcPr>
            <w:tcW w:w="1090" w:type="dxa"/>
          </w:tcPr>
          <w:p w14:paraId="75D5F12A" w14:textId="125D7E51" w:rsidR="006540F9" w:rsidRPr="00A92F23" w:rsidRDefault="006540F9" w:rsidP="00B06D52">
            <w:pPr>
              <w:pStyle w:val="GOSTTablenorm"/>
            </w:pPr>
            <w:r w:rsidRPr="00A92F23">
              <w:t>Нет</w:t>
            </w:r>
          </w:p>
        </w:tc>
        <w:tc>
          <w:tcPr>
            <w:tcW w:w="3651" w:type="dxa"/>
          </w:tcPr>
          <w:p w14:paraId="2B91D384" w14:textId="27C3AC30" w:rsidR="006540F9" w:rsidRPr="00A92F23" w:rsidRDefault="006540F9" w:rsidP="00B06D52">
            <w:pPr>
              <w:pStyle w:val="GOSTTablenorm"/>
            </w:pPr>
            <w:r w:rsidRPr="00A92F23">
              <w:t>Код по ОКТМО ППО публично-правового образования получателя</w:t>
            </w:r>
          </w:p>
        </w:tc>
        <w:tc>
          <w:tcPr>
            <w:tcW w:w="3651" w:type="dxa"/>
          </w:tcPr>
          <w:p w14:paraId="146C4127" w14:textId="18B18136" w:rsidR="006540F9" w:rsidRPr="00B06D52" w:rsidRDefault="006540F9" w:rsidP="00B06D52">
            <w:pPr>
              <w:pStyle w:val="GOSTTablenorm"/>
            </w:pPr>
            <w:r w:rsidRPr="00B06D52">
              <w:t>recipient:oktmo</w:t>
            </w:r>
          </w:p>
        </w:tc>
        <w:tc>
          <w:tcPr>
            <w:tcW w:w="3651" w:type="dxa"/>
          </w:tcPr>
          <w:p w14:paraId="180C329D" w14:textId="6CB6AAF0" w:rsidR="006540F9" w:rsidRPr="00A92F23" w:rsidRDefault="006540F9" w:rsidP="00B06D52">
            <w:pPr>
              <w:pStyle w:val="GOSTTablenorm"/>
            </w:pPr>
            <w:r w:rsidRPr="00A92F23">
              <w:t>-</w:t>
            </w:r>
          </w:p>
        </w:tc>
      </w:tr>
      <w:tr w:rsidR="00506A1D" w:rsidRPr="00A92F23" w14:paraId="633E77B1" w14:textId="77777777" w:rsidTr="00924BC6">
        <w:tc>
          <w:tcPr>
            <w:tcW w:w="3651" w:type="dxa"/>
          </w:tcPr>
          <w:p w14:paraId="6F4E526E" w14:textId="6D263ABC" w:rsidR="006540F9" w:rsidRPr="00A92F23" w:rsidRDefault="006540F9" w:rsidP="00B06D52">
            <w:pPr>
              <w:pStyle w:val="GOSTTablenorm"/>
            </w:pPr>
            <w:r w:rsidRPr="00A92F23">
              <w:t>Доп_ЛС_получателя</w:t>
            </w:r>
          </w:p>
        </w:tc>
        <w:tc>
          <w:tcPr>
            <w:tcW w:w="1090" w:type="dxa"/>
          </w:tcPr>
          <w:p w14:paraId="2ABD4305" w14:textId="6EA81FA0" w:rsidR="006540F9" w:rsidRPr="00A92F23" w:rsidRDefault="006540F9" w:rsidP="00B06D52">
            <w:pPr>
              <w:pStyle w:val="GOSTTablenorm"/>
            </w:pPr>
            <w:r w:rsidRPr="00A92F23">
              <w:t>Нет</w:t>
            </w:r>
          </w:p>
        </w:tc>
        <w:tc>
          <w:tcPr>
            <w:tcW w:w="3651" w:type="dxa"/>
          </w:tcPr>
          <w:p w14:paraId="39C0D070" w14:textId="42D23B87" w:rsidR="006540F9" w:rsidRPr="00A92F23" w:rsidRDefault="006540F9" w:rsidP="00B06D52">
            <w:pPr>
              <w:pStyle w:val="GOSTTablenorm"/>
            </w:pPr>
            <w:r w:rsidRPr="00A92F23">
              <w:t>Лицевой счет получателя по дополнительному финансированию</w:t>
            </w:r>
          </w:p>
        </w:tc>
        <w:tc>
          <w:tcPr>
            <w:tcW w:w="3651" w:type="dxa"/>
          </w:tcPr>
          <w:p w14:paraId="35092650" w14:textId="3392F026" w:rsidR="006540F9" w:rsidRPr="00B06D52" w:rsidRDefault="006540F9" w:rsidP="00B06D52">
            <w:pPr>
              <w:pStyle w:val="GOSTTablenorm"/>
            </w:pPr>
            <w:r w:rsidRPr="00B06D52">
              <w:t>recipient:account_additional</w:t>
            </w:r>
          </w:p>
        </w:tc>
        <w:tc>
          <w:tcPr>
            <w:tcW w:w="3651" w:type="dxa"/>
          </w:tcPr>
          <w:p w14:paraId="3B0FABCC" w14:textId="141030A1" w:rsidR="006540F9" w:rsidRPr="00A92F23" w:rsidRDefault="006540F9" w:rsidP="00B06D52">
            <w:pPr>
              <w:pStyle w:val="GOSTTablenorm"/>
            </w:pPr>
            <w:r w:rsidRPr="00A92F23">
              <w:t>-</w:t>
            </w:r>
          </w:p>
        </w:tc>
      </w:tr>
      <w:tr w:rsidR="00506A1D" w:rsidRPr="00A92F23" w:rsidDel="008B4D22" w14:paraId="600F8FB0" w14:textId="77777777" w:rsidTr="00924BC6">
        <w:tc>
          <w:tcPr>
            <w:tcW w:w="3651" w:type="dxa"/>
          </w:tcPr>
          <w:p w14:paraId="20D74CB0" w14:textId="439C2A2A" w:rsidR="006540F9" w:rsidRPr="00A92F23" w:rsidDel="008B4D22" w:rsidRDefault="006540F9" w:rsidP="00B06D52">
            <w:pPr>
              <w:pStyle w:val="GOSTTablenorm"/>
              <w:rPr>
                <w:lang w:val="en-US"/>
              </w:rPr>
            </w:pPr>
            <w:r w:rsidRPr="00A92F23">
              <w:rPr>
                <w:lang w:val="en-US"/>
              </w:rPr>
              <w:t>GUID</w:t>
            </w:r>
            <w:r w:rsidRPr="00A92F23">
              <w:t>_НВС_ФБ_получателя</w:t>
            </w:r>
          </w:p>
        </w:tc>
        <w:tc>
          <w:tcPr>
            <w:tcW w:w="1090" w:type="dxa"/>
          </w:tcPr>
          <w:p w14:paraId="7EA5ACDD" w14:textId="590A5F9A" w:rsidR="006540F9" w:rsidRPr="00A92F23" w:rsidDel="008B4D22" w:rsidRDefault="006540F9" w:rsidP="00B06D52">
            <w:pPr>
              <w:pStyle w:val="GOSTTablenorm"/>
            </w:pPr>
            <w:r w:rsidRPr="00A92F23">
              <w:t>Нет</w:t>
            </w:r>
          </w:p>
        </w:tc>
        <w:tc>
          <w:tcPr>
            <w:tcW w:w="3651" w:type="dxa"/>
          </w:tcPr>
          <w:p w14:paraId="34E58B94" w14:textId="7E0288AF" w:rsidR="006540F9" w:rsidRPr="00A92F23" w:rsidDel="008B4D22" w:rsidRDefault="006540F9" w:rsidP="00B06D52">
            <w:pPr>
              <w:pStyle w:val="GOSTTablenorm"/>
            </w:pPr>
            <w:r w:rsidRPr="00A92F23">
              <w:t xml:space="preserve">Указывается </w:t>
            </w:r>
            <w:r w:rsidRPr="00A92F23">
              <w:rPr>
                <w:lang w:val="en-US"/>
              </w:rPr>
              <w:t>GUID</w:t>
            </w:r>
            <w:r w:rsidRPr="00A92F23">
              <w:t xml:space="preserve"> первичного документа по зачислению НВС ФБ</w:t>
            </w:r>
          </w:p>
        </w:tc>
        <w:tc>
          <w:tcPr>
            <w:tcW w:w="3651" w:type="dxa"/>
          </w:tcPr>
          <w:p w14:paraId="652878D1" w14:textId="42429770" w:rsidR="006540F9" w:rsidRPr="00B06D52" w:rsidDel="008B4D22" w:rsidRDefault="006540F9" w:rsidP="00B06D52">
            <w:pPr>
              <w:pStyle w:val="GOSTTablenorm"/>
            </w:pPr>
            <w:r w:rsidRPr="00B06D52">
              <w:t>recipient:doc_guid_nvs</w:t>
            </w:r>
          </w:p>
        </w:tc>
        <w:tc>
          <w:tcPr>
            <w:tcW w:w="3651" w:type="dxa"/>
          </w:tcPr>
          <w:p w14:paraId="5CAFD1C6" w14:textId="0FB872E4" w:rsidR="006540F9" w:rsidRPr="00A92F23" w:rsidDel="008B4D22" w:rsidRDefault="006540F9" w:rsidP="00B06D52">
            <w:pPr>
              <w:pStyle w:val="GOSTTablenorm"/>
            </w:pPr>
            <w:r w:rsidRPr="00A92F23">
              <w:t>-</w:t>
            </w:r>
          </w:p>
        </w:tc>
      </w:tr>
      <w:tr w:rsidR="00506A1D" w:rsidRPr="00A92F23" w14:paraId="359BD9C1" w14:textId="77777777" w:rsidTr="00924BC6">
        <w:tc>
          <w:tcPr>
            <w:tcW w:w="3651" w:type="dxa"/>
          </w:tcPr>
          <w:p w14:paraId="05267B3C" w14:textId="455ACC29" w:rsidR="006540F9" w:rsidRPr="00A92F23" w:rsidRDefault="00924BC6" w:rsidP="00B06D52">
            <w:pPr>
              <w:pStyle w:val="GOSTTablenorm"/>
            </w:pPr>
            <w:r>
              <w:t>Код_субсидии_получателя</w:t>
            </w:r>
          </w:p>
        </w:tc>
        <w:tc>
          <w:tcPr>
            <w:tcW w:w="1090" w:type="dxa"/>
          </w:tcPr>
          <w:p w14:paraId="30526F7C" w14:textId="7F8CF343" w:rsidR="006540F9" w:rsidRPr="00A92F23" w:rsidRDefault="006540F9" w:rsidP="00B06D52">
            <w:pPr>
              <w:pStyle w:val="GOSTTablenorm"/>
            </w:pPr>
            <w:r w:rsidRPr="00A92F23">
              <w:t>Нет</w:t>
            </w:r>
          </w:p>
        </w:tc>
        <w:tc>
          <w:tcPr>
            <w:tcW w:w="3651" w:type="dxa"/>
          </w:tcPr>
          <w:p w14:paraId="658BB4D9" w14:textId="4F95409C" w:rsidR="006540F9" w:rsidRPr="00A92F23" w:rsidRDefault="006540F9" w:rsidP="00B06D52">
            <w:pPr>
              <w:pStyle w:val="GOSTTablenorm"/>
            </w:pPr>
            <w:r w:rsidRPr="00A92F23">
              <w:t xml:space="preserve">Код субсидии получателя </w:t>
            </w:r>
          </w:p>
        </w:tc>
        <w:tc>
          <w:tcPr>
            <w:tcW w:w="3651" w:type="dxa"/>
          </w:tcPr>
          <w:p w14:paraId="3BA5C9A4" w14:textId="4349B83E" w:rsidR="006540F9" w:rsidRPr="00B06D52" w:rsidRDefault="006540F9" w:rsidP="00B06D52">
            <w:pPr>
              <w:pStyle w:val="GOSTTablenorm"/>
            </w:pPr>
            <w:r w:rsidRPr="00B06D52">
              <w:t>recipient:entries:analytical_group</w:t>
            </w:r>
          </w:p>
        </w:tc>
        <w:tc>
          <w:tcPr>
            <w:tcW w:w="3651" w:type="dxa"/>
          </w:tcPr>
          <w:p w14:paraId="62356621" w14:textId="5FD51657" w:rsidR="006540F9" w:rsidRPr="00A92F23" w:rsidRDefault="006540F9" w:rsidP="00B06D52">
            <w:pPr>
              <w:pStyle w:val="GOSTTablenorm"/>
            </w:pPr>
            <w:r w:rsidRPr="00A92F23">
              <w:t>-</w:t>
            </w:r>
          </w:p>
        </w:tc>
      </w:tr>
      <w:tr w:rsidR="00506A1D" w:rsidRPr="00A92F23" w14:paraId="164073E0" w14:textId="77777777" w:rsidTr="00924BC6">
        <w:tc>
          <w:tcPr>
            <w:tcW w:w="3651" w:type="dxa"/>
          </w:tcPr>
          <w:p w14:paraId="5181259A" w14:textId="1D6BF211" w:rsidR="006540F9" w:rsidRPr="00A92F23" w:rsidRDefault="006540F9" w:rsidP="00B06D52">
            <w:pPr>
              <w:pStyle w:val="GOSTTablenorm"/>
            </w:pPr>
            <w:r w:rsidRPr="00A92F23">
              <w:t>Сумма_валюта_операции</w:t>
            </w:r>
          </w:p>
        </w:tc>
        <w:tc>
          <w:tcPr>
            <w:tcW w:w="1090" w:type="dxa"/>
          </w:tcPr>
          <w:p w14:paraId="628C68BF" w14:textId="51322A40" w:rsidR="006540F9" w:rsidRPr="00A92F23" w:rsidRDefault="006540F9" w:rsidP="00B06D52">
            <w:pPr>
              <w:pStyle w:val="GOSTTablenorm"/>
            </w:pPr>
            <w:r w:rsidRPr="00A92F23">
              <w:t>Да</w:t>
            </w:r>
          </w:p>
        </w:tc>
        <w:tc>
          <w:tcPr>
            <w:tcW w:w="3651" w:type="dxa"/>
          </w:tcPr>
          <w:p w14:paraId="3F9B657E" w14:textId="0C8BBC4F" w:rsidR="006540F9" w:rsidRPr="00A92F23" w:rsidRDefault="006540F9" w:rsidP="00B06D52">
            <w:pPr>
              <w:pStyle w:val="GOSTTablenorm"/>
            </w:pPr>
            <w:r w:rsidRPr="00A92F23">
              <w:t>Сумма в валюте (по строке документа)</w:t>
            </w:r>
          </w:p>
        </w:tc>
        <w:tc>
          <w:tcPr>
            <w:tcW w:w="3651" w:type="dxa"/>
          </w:tcPr>
          <w:p w14:paraId="47916126" w14:textId="67C3DB1E" w:rsidR="006540F9" w:rsidRPr="00B06D52" w:rsidRDefault="006540F9" w:rsidP="00B06D52">
            <w:pPr>
              <w:pStyle w:val="GOSTTablenorm"/>
            </w:pPr>
            <w:r w:rsidRPr="00B06D52">
              <w:t>recipient:entries:currency_amount</w:t>
            </w:r>
          </w:p>
        </w:tc>
        <w:tc>
          <w:tcPr>
            <w:tcW w:w="3651" w:type="dxa"/>
          </w:tcPr>
          <w:p w14:paraId="5FBA057B" w14:textId="77777777" w:rsidR="006540F9" w:rsidRPr="00A92F23" w:rsidRDefault="006540F9" w:rsidP="00B06D52">
            <w:pPr>
              <w:pStyle w:val="GOSTTablenorm"/>
            </w:pPr>
            <w:r w:rsidRPr="00A92F23">
              <w:t>Указывается сумма в валюте операции.</w:t>
            </w:r>
          </w:p>
          <w:p w14:paraId="2F48C87F" w14:textId="4C867317" w:rsidR="006540F9" w:rsidRPr="00A92F23" w:rsidRDefault="006540F9" w:rsidP="009C6772">
            <w:pPr>
              <w:pStyle w:val="GOSTTablenorm"/>
            </w:pPr>
            <w:r w:rsidRPr="00A92F23">
              <w:t xml:space="preserve">Сумма передается в единицах валюты с точностью 2 знака после запятой </w:t>
            </w:r>
            <w:r w:rsidR="00B06D52" w:rsidRPr="00A92F23">
              <w:t xml:space="preserve">– </w:t>
            </w:r>
            <w:r w:rsidRPr="00A92F23">
              <w:t>необходимо конвертировать в минимальные единицы валюты (для данного т</w:t>
            </w:r>
            <w:r w:rsidR="00B06D52">
              <w:t>ипа документов умножить на 100)</w:t>
            </w:r>
          </w:p>
        </w:tc>
      </w:tr>
      <w:tr w:rsidR="00506A1D" w:rsidRPr="00A92F23" w14:paraId="1D256F37" w14:textId="77777777" w:rsidTr="00924BC6">
        <w:tc>
          <w:tcPr>
            <w:tcW w:w="3651" w:type="dxa"/>
          </w:tcPr>
          <w:p w14:paraId="33B08290" w14:textId="59173FDC" w:rsidR="006540F9" w:rsidRPr="00A92F23" w:rsidRDefault="006540F9" w:rsidP="00B06D52">
            <w:pPr>
              <w:pStyle w:val="GOSTTablenorm"/>
            </w:pPr>
            <w:r w:rsidRPr="00A92F23">
              <w:lastRenderedPageBreak/>
              <w:t>Сумма_валюта_учета_руб</w:t>
            </w:r>
          </w:p>
        </w:tc>
        <w:tc>
          <w:tcPr>
            <w:tcW w:w="1090" w:type="dxa"/>
          </w:tcPr>
          <w:p w14:paraId="158D8E87" w14:textId="6BF9CAF0" w:rsidR="006540F9" w:rsidRPr="00A92F23" w:rsidRDefault="006540F9" w:rsidP="00B06D52">
            <w:pPr>
              <w:pStyle w:val="GOSTTablenorm"/>
            </w:pPr>
            <w:r w:rsidRPr="00A92F23">
              <w:t>Да</w:t>
            </w:r>
          </w:p>
        </w:tc>
        <w:tc>
          <w:tcPr>
            <w:tcW w:w="3651" w:type="dxa"/>
          </w:tcPr>
          <w:p w14:paraId="72A19E11" w14:textId="68EB483B" w:rsidR="006540F9" w:rsidRPr="00A92F23" w:rsidRDefault="006540F9" w:rsidP="00B06D52">
            <w:pPr>
              <w:pStyle w:val="GOSTTablenorm"/>
            </w:pPr>
            <w:r w:rsidRPr="00A92F23">
              <w:t>Сумма в валюте учета (руб)</w:t>
            </w:r>
          </w:p>
        </w:tc>
        <w:tc>
          <w:tcPr>
            <w:tcW w:w="3651" w:type="dxa"/>
          </w:tcPr>
          <w:p w14:paraId="3D39E7E3" w14:textId="253EE0C4" w:rsidR="006540F9" w:rsidRPr="00B06D52" w:rsidRDefault="006540F9" w:rsidP="00B06D52">
            <w:pPr>
              <w:pStyle w:val="GOSTTablenorm"/>
            </w:pPr>
            <w:r w:rsidRPr="00B06D52">
              <w:t>recipient:entries:currency_amount</w:t>
            </w:r>
          </w:p>
        </w:tc>
        <w:tc>
          <w:tcPr>
            <w:tcW w:w="3651" w:type="dxa"/>
          </w:tcPr>
          <w:p w14:paraId="7181D717" w14:textId="3053131E" w:rsidR="006540F9" w:rsidRPr="00A92F23" w:rsidRDefault="006540F9" w:rsidP="00B06D52">
            <w:pPr>
              <w:pStyle w:val="GOSTTablenorm"/>
            </w:pPr>
            <w:r w:rsidRPr="00A92F23">
              <w:t xml:space="preserve">Указывается значение реквизита </w:t>
            </w:r>
            <w:r w:rsidRPr="00A92F23">
              <w:rPr>
                <w:lang w:val="en-US"/>
              </w:rPr>
              <w:t>r</w:t>
            </w:r>
            <w:r w:rsidRPr="00A92F23">
              <w:t>ecipient:</w:t>
            </w:r>
            <w:r w:rsidRPr="00A92F23">
              <w:rPr>
                <w:lang w:val="en-US"/>
              </w:rPr>
              <w:t>entries</w:t>
            </w:r>
            <w:r w:rsidRPr="00A92F23">
              <w:t>:currency_amount (по данному типу документа Сумма_валюта_уче</w:t>
            </w:r>
            <w:r w:rsidR="00C05CF0">
              <w:t>та_руб = Сумма_валюта_операции)</w:t>
            </w:r>
          </w:p>
        </w:tc>
      </w:tr>
      <w:tr w:rsidR="00506A1D" w:rsidRPr="00A92F23" w14:paraId="7F2E61A9" w14:textId="77777777" w:rsidTr="00924BC6">
        <w:tc>
          <w:tcPr>
            <w:tcW w:w="3651" w:type="dxa"/>
          </w:tcPr>
          <w:p w14:paraId="205A8542" w14:textId="51E21169" w:rsidR="006540F9" w:rsidRPr="00A92F23" w:rsidRDefault="006540F9" w:rsidP="00B06D52">
            <w:pPr>
              <w:pStyle w:val="GOSTTablenorm"/>
            </w:pPr>
            <w:r w:rsidRPr="00A92F23">
              <w:t>КС_плательщика</w:t>
            </w:r>
          </w:p>
        </w:tc>
        <w:tc>
          <w:tcPr>
            <w:tcW w:w="1090" w:type="dxa"/>
          </w:tcPr>
          <w:p w14:paraId="4BB70A9F" w14:textId="68C2BE39" w:rsidR="006540F9" w:rsidRPr="00A92F23" w:rsidRDefault="006540F9" w:rsidP="00B06D52">
            <w:pPr>
              <w:pStyle w:val="GOSTTablenorm"/>
            </w:pPr>
            <w:r w:rsidRPr="00A92F23">
              <w:t>Нет</w:t>
            </w:r>
          </w:p>
        </w:tc>
        <w:tc>
          <w:tcPr>
            <w:tcW w:w="3651" w:type="dxa"/>
          </w:tcPr>
          <w:p w14:paraId="481F40D7" w14:textId="12088766" w:rsidR="006540F9" w:rsidRPr="00A92F23" w:rsidRDefault="006540F9" w:rsidP="00B06D52">
            <w:pPr>
              <w:pStyle w:val="GOSTTablenorm"/>
            </w:pPr>
            <w:r w:rsidRPr="00A92F23">
              <w:rPr>
                <w:lang w:eastAsia="en-US"/>
              </w:rPr>
              <w:t>Казначейский счет плательщика</w:t>
            </w:r>
          </w:p>
        </w:tc>
        <w:tc>
          <w:tcPr>
            <w:tcW w:w="3651" w:type="dxa"/>
          </w:tcPr>
          <w:p w14:paraId="72075217" w14:textId="42F28C48" w:rsidR="006540F9" w:rsidRPr="00B06D52" w:rsidRDefault="006540F9" w:rsidP="00B06D52">
            <w:pPr>
              <w:pStyle w:val="GOSTTablenorm"/>
            </w:pPr>
            <w:r w:rsidRPr="00B06D52">
              <w:t>sender:treasury_account</w:t>
            </w:r>
          </w:p>
        </w:tc>
        <w:tc>
          <w:tcPr>
            <w:tcW w:w="3651" w:type="dxa"/>
          </w:tcPr>
          <w:p w14:paraId="1DE54254" w14:textId="50B7875D" w:rsidR="006540F9" w:rsidRPr="00A92F23" w:rsidRDefault="006540F9" w:rsidP="00B06D52">
            <w:pPr>
              <w:pStyle w:val="GOSTTablenorm"/>
            </w:pPr>
            <w:r w:rsidRPr="00A92F23">
              <w:t>-</w:t>
            </w:r>
          </w:p>
        </w:tc>
      </w:tr>
      <w:tr w:rsidR="00506A1D" w:rsidRPr="00A92F23" w14:paraId="2BBE6C82" w14:textId="77777777" w:rsidTr="00924BC6">
        <w:tc>
          <w:tcPr>
            <w:tcW w:w="3651" w:type="dxa"/>
          </w:tcPr>
          <w:p w14:paraId="2E817BB8" w14:textId="7E2DEFEC" w:rsidR="006540F9" w:rsidRPr="00A92F23" w:rsidRDefault="006540F9" w:rsidP="00B06D52">
            <w:pPr>
              <w:pStyle w:val="GOSTTablenorm"/>
            </w:pPr>
            <w:r w:rsidRPr="00A92F23">
              <w:t>ТОФК_КС_плательщика</w:t>
            </w:r>
          </w:p>
        </w:tc>
        <w:tc>
          <w:tcPr>
            <w:tcW w:w="1090" w:type="dxa"/>
          </w:tcPr>
          <w:p w14:paraId="3873FED6" w14:textId="29574F75" w:rsidR="006540F9" w:rsidRPr="00A92F23" w:rsidRDefault="006540F9" w:rsidP="00B06D52">
            <w:pPr>
              <w:pStyle w:val="GOSTTablenorm"/>
            </w:pPr>
            <w:r w:rsidRPr="00A92F23">
              <w:t>Да</w:t>
            </w:r>
          </w:p>
        </w:tc>
        <w:tc>
          <w:tcPr>
            <w:tcW w:w="3651" w:type="dxa"/>
          </w:tcPr>
          <w:p w14:paraId="55042C09" w14:textId="5CFA0901" w:rsidR="006540F9" w:rsidRPr="00A92F23" w:rsidRDefault="006540F9" w:rsidP="009C6772">
            <w:pPr>
              <w:pStyle w:val="GOSTTablenorm"/>
              <w:rPr>
                <w:lang w:eastAsia="en-US"/>
              </w:rPr>
            </w:pPr>
            <w:r w:rsidRPr="00A92F23">
              <w:t>ТОФК по КС плательщика</w:t>
            </w:r>
          </w:p>
        </w:tc>
        <w:tc>
          <w:tcPr>
            <w:tcW w:w="3651" w:type="dxa"/>
          </w:tcPr>
          <w:p w14:paraId="1C1A3C60" w14:textId="25980A32" w:rsidR="006540F9" w:rsidRPr="00B06D52" w:rsidRDefault="006540F9" w:rsidP="00B06D52">
            <w:pPr>
              <w:pStyle w:val="GOSTTablenorm"/>
            </w:pPr>
            <w:r w:rsidRPr="00B06D52">
              <w:t>sender:treasury_account</w:t>
            </w:r>
          </w:p>
        </w:tc>
        <w:tc>
          <w:tcPr>
            <w:tcW w:w="3651" w:type="dxa"/>
          </w:tcPr>
          <w:p w14:paraId="358ADFF4" w14:textId="771783B5" w:rsidR="006540F9" w:rsidRPr="00A92F23" w:rsidRDefault="006540F9" w:rsidP="00B06D52">
            <w:pPr>
              <w:pStyle w:val="GOSTTablenorm"/>
            </w:pPr>
            <w:r w:rsidRPr="00A92F23">
              <w:t>Указываются 17-1</w:t>
            </w:r>
            <w:r w:rsidR="00C05CF0">
              <w:t>8 разряды номера КС плательщика</w:t>
            </w:r>
          </w:p>
        </w:tc>
      </w:tr>
      <w:tr w:rsidR="00506A1D" w:rsidRPr="00A92F23" w14:paraId="3000CB18" w14:textId="77777777" w:rsidTr="00924BC6">
        <w:tc>
          <w:tcPr>
            <w:tcW w:w="3651" w:type="dxa"/>
          </w:tcPr>
          <w:p w14:paraId="539FC1DB" w14:textId="7366CFC1" w:rsidR="006540F9" w:rsidRPr="00A92F23" w:rsidRDefault="006540F9" w:rsidP="00B06D52">
            <w:pPr>
              <w:pStyle w:val="GOSTTablenorm"/>
            </w:pPr>
            <w:r w:rsidRPr="00A92F23">
              <w:t>Порядк_номер_КС_плательщика</w:t>
            </w:r>
          </w:p>
        </w:tc>
        <w:tc>
          <w:tcPr>
            <w:tcW w:w="1090" w:type="dxa"/>
          </w:tcPr>
          <w:p w14:paraId="32DCC3C1" w14:textId="2A7A45E8" w:rsidR="006540F9" w:rsidRPr="00A92F23" w:rsidRDefault="006540F9" w:rsidP="00B06D52">
            <w:pPr>
              <w:pStyle w:val="GOSTTablenorm"/>
            </w:pPr>
            <w:r w:rsidRPr="00A92F23">
              <w:t>Да</w:t>
            </w:r>
          </w:p>
        </w:tc>
        <w:tc>
          <w:tcPr>
            <w:tcW w:w="3651" w:type="dxa"/>
          </w:tcPr>
          <w:p w14:paraId="5A4E8ABE" w14:textId="03FF3A32" w:rsidR="006540F9" w:rsidRPr="00A92F23" w:rsidRDefault="006540F9" w:rsidP="00B06D52">
            <w:pPr>
              <w:pStyle w:val="GOSTTablenorm"/>
              <w:rPr>
                <w:lang w:eastAsia="en-US"/>
              </w:rPr>
            </w:pPr>
            <w:r w:rsidRPr="00A92F23">
              <w:t>Порядковый номер КС плательщика для отражения в аналитическом признаке по модели учета</w:t>
            </w:r>
          </w:p>
        </w:tc>
        <w:tc>
          <w:tcPr>
            <w:tcW w:w="3651" w:type="dxa"/>
          </w:tcPr>
          <w:p w14:paraId="122D8DBE" w14:textId="5EBFA718" w:rsidR="006540F9" w:rsidRPr="00B06D52" w:rsidRDefault="006540F9" w:rsidP="00B06D52">
            <w:pPr>
              <w:pStyle w:val="GOSTTablenorm"/>
            </w:pPr>
            <w:r w:rsidRPr="00B06D52">
              <w:t>sender:treasury_account</w:t>
            </w:r>
          </w:p>
        </w:tc>
        <w:tc>
          <w:tcPr>
            <w:tcW w:w="3651" w:type="dxa"/>
          </w:tcPr>
          <w:p w14:paraId="78A36905" w14:textId="5C24B65B" w:rsidR="006540F9" w:rsidRPr="00A92F23" w:rsidRDefault="006540F9" w:rsidP="00B06D52">
            <w:pPr>
              <w:pStyle w:val="GOSTTablenorm"/>
            </w:pPr>
            <w:r w:rsidRPr="00A92F23">
              <w:t>Указываются 19-20 разряды номера КС плательщика</w:t>
            </w:r>
          </w:p>
        </w:tc>
      </w:tr>
      <w:tr w:rsidR="00506A1D" w:rsidRPr="00A92F23" w14:paraId="5ED9E2D8" w14:textId="77777777" w:rsidTr="00924BC6">
        <w:tc>
          <w:tcPr>
            <w:tcW w:w="3651" w:type="dxa"/>
          </w:tcPr>
          <w:p w14:paraId="253CF9AE" w14:textId="4772D0B3" w:rsidR="006540F9" w:rsidRPr="00A92F23" w:rsidRDefault="006540F9" w:rsidP="00B06D52">
            <w:pPr>
              <w:pStyle w:val="GOSTTablenorm"/>
            </w:pPr>
            <w:r w:rsidRPr="00A92F23">
              <w:t>Участник_НПС_плательщика</w:t>
            </w:r>
          </w:p>
        </w:tc>
        <w:tc>
          <w:tcPr>
            <w:tcW w:w="1090" w:type="dxa"/>
          </w:tcPr>
          <w:p w14:paraId="2F43552A" w14:textId="1ABD4E8D" w:rsidR="006540F9" w:rsidRPr="00A92F23" w:rsidRDefault="006540F9" w:rsidP="00B06D52">
            <w:pPr>
              <w:pStyle w:val="GOSTTablenorm"/>
            </w:pPr>
            <w:r w:rsidRPr="00A92F23">
              <w:t>Нет</w:t>
            </w:r>
          </w:p>
        </w:tc>
        <w:tc>
          <w:tcPr>
            <w:tcW w:w="3651" w:type="dxa"/>
          </w:tcPr>
          <w:p w14:paraId="4526F4A3" w14:textId="73762D7A" w:rsidR="006540F9" w:rsidRPr="00A92F23" w:rsidRDefault="006540F9" w:rsidP="00B06D52">
            <w:pPr>
              <w:pStyle w:val="GOSTTablenorm"/>
            </w:pPr>
            <w:r w:rsidRPr="00A92F23">
              <w:rPr>
                <w:lang w:eastAsia="en-US"/>
              </w:rPr>
              <w:t>Признак перехода на учет по новому плану счетов. Значение реквизита равно 1 –участник НПС, 0- не участник НПС</w:t>
            </w:r>
          </w:p>
        </w:tc>
        <w:tc>
          <w:tcPr>
            <w:tcW w:w="3651" w:type="dxa"/>
          </w:tcPr>
          <w:p w14:paraId="0283FCE4" w14:textId="489EB900" w:rsidR="006540F9" w:rsidRPr="00B06D52" w:rsidRDefault="006540F9" w:rsidP="00B06D52">
            <w:pPr>
              <w:pStyle w:val="GOSTTablenorm"/>
            </w:pPr>
            <w:r w:rsidRPr="00B06D52">
              <w:t>sender:is_nps</w:t>
            </w:r>
          </w:p>
        </w:tc>
        <w:tc>
          <w:tcPr>
            <w:tcW w:w="3651" w:type="dxa"/>
          </w:tcPr>
          <w:p w14:paraId="1C896AFB" w14:textId="0295F630" w:rsidR="006540F9" w:rsidRPr="00A92F23" w:rsidRDefault="006540F9" w:rsidP="00B06D52">
            <w:pPr>
              <w:pStyle w:val="GOSTTablenorm"/>
            </w:pPr>
            <w:r w:rsidRPr="00A92F23">
              <w:t>-</w:t>
            </w:r>
          </w:p>
        </w:tc>
      </w:tr>
      <w:tr w:rsidR="00506A1D" w:rsidRPr="00A92F23" w14:paraId="24C356D2" w14:textId="77777777" w:rsidTr="00924BC6">
        <w:tc>
          <w:tcPr>
            <w:tcW w:w="3651" w:type="dxa"/>
          </w:tcPr>
          <w:p w14:paraId="00637833" w14:textId="2CBCF5A5" w:rsidR="006540F9" w:rsidRPr="00A92F23" w:rsidRDefault="006540F9" w:rsidP="00B06D52">
            <w:pPr>
              <w:pStyle w:val="GOSTTablenorm"/>
            </w:pPr>
            <w:r w:rsidRPr="00A92F23">
              <w:t>Номер_ЛС_плательщика</w:t>
            </w:r>
          </w:p>
        </w:tc>
        <w:tc>
          <w:tcPr>
            <w:tcW w:w="1090" w:type="dxa"/>
          </w:tcPr>
          <w:p w14:paraId="0306F5DA" w14:textId="68287D2D" w:rsidR="006540F9" w:rsidRPr="00A92F23" w:rsidRDefault="006540F9" w:rsidP="00B06D52">
            <w:pPr>
              <w:pStyle w:val="GOSTTablenorm"/>
            </w:pPr>
            <w:r w:rsidRPr="00A92F23">
              <w:t>Нет</w:t>
            </w:r>
          </w:p>
        </w:tc>
        <w:tc>
          <w:tcPr>
            <w:tcW w:w="3651" w:type="dxa"/>
          </w:tcPr>
          <w:p w14:paraId="3D125DF3" w14:textId="74571710" w:rsidR="006540F9" w:rsidRPr="00A92F23" w:rsidRDefault="006540F9" w:rsidP="00B06D52">
            <w:pPr>
              <w:pStyle w:val="GOSTTablenorm"/>
            </w:pPr>
            <w:r w:rsidRPr="00A92F23">
              <w:rPr>
                <w:lang w:eastAsia="en-US"/>
              </w:rPr>
              <w:t>Лицевой счет плательщика</w:t>
            </w:r>
          </w:p>
        </w:tc>
        <w:tc>
          <w:tcPr>
            <w:tcW w:w="3651" w:type="dxa"/>
          </w:tcPr>
          <w:p w14:paraId="04AB0C82" w14:textId="4C1CBA59" w:rsidR="006540F9" w:rsidRPr="00B06D52" w:rsidRDefault="006540F9" w:rsidP="00B06D52">
            <w:pPr>
              <w:pStyle w:val="GOSTTablenorm"/>
            </w:pPr>
            <w:r w:rsidRPr="00B06D52">
              <w:t>sender:account</w:t>
            </w:r>
          </w:p>
        </w:tc>
        <w:tc>
          <w:tcPr>
            <w:tcW w:w="3651" w:type="dxa"/>
          </w:tcPr>
          <w:p w14:paraId="310B9797" w14:textId="0525B3CA" w:rsidR="006540F9" w:rsidRPr="00A92F23" w:rsidRDefault="006540F9" w:rsidP="00B06D52">
            <w:pPr>
              <w:pStyle w:val="GOSTTablenorm"/>
            </w:pPr>
            <w:r w:rsidRPr="00A92F23">
              <w:t>-</w:t>
            </w:r>
          </w:p>
        </w:tc>
      </w:tr>
      <w:tr w:rsidR="00506A1D" w:rsidRPr="00A92F23" w14:paraId="00255C43" w14:textId="77777777" w:rsidTr="00924BC6">
        <w:tc>
          <w:tcPr>
            <w:tcW w:w="3651" w:type="dxa"/>
          </w:tcPr>
          <w:p w14:paraId="44F6BE05" w14:textId="17BBA4D2" w:rsidR="006540F9" w:rsidRPr="00A92F23" w:rsidRDefault="006540F9" w:rsidP="00B06D52">
            <w:pPr>
              <w:pStyle w:val="GOSTTablenorm"/>
            </w:pPr>
            <w:r w:rsidRPr="00A92F23">
              <w:t>ТОФК_ЛС_плательщика</w:t>
            </w:r>
          </w:p>
        </w:tc>
        <w:tc>
          <w:tcPr>
            <w:tcW w:w="1090" w:type="dxa"/>
          </w:tcPr>
          <w:p w14:paraId="48E4B203" w14:textId="14AEDDBD" w:rsidR="006540F9" w:rsidRPr="00A92F23" w:rsidRDefault="006540F9" w:rsidP="00B06D52">
            <w:pPr>
              <w:pStyle w:val="GOSTTablenorm"/>
            </w:pPr>
            <w:r w:rsidRPr="00A92F23">
              <w:t>Нет</w:t>
            </w:r>
          </w:p>
        </w:tc>
        <w:tc>
          <w:tcPr>
            <w:tcW w:w="3651" w:type="dxa"/>
          </w:tcPr>
          <w:p w14:paraId="088E0206" w14:textId="4BDE4608" w:rsidR="006540F9" w:rsidRPr="00A92F23" w:rsidRDefault="006540F9" w:rsidP="00B06D52">
            <w:pPr>
              <w:pStyle w:val="GOSTTablenorm"/>
            </w:pPr>
            <w:r w:rsidRPr="00A92F23">
              <w:rPr>
                <w:lang w:eastAsia="en-US"/>
              </w:rPr>
              <w:t>ТОФК по ЛС плательщика</w:t>
            </w:r>
          </w:p>
        </w:tc>
        <w:tc>
          <w:tcPr>
            <w:tcW w:w="3651" w:type="dxa"/>
          </w:tcPr>
          <w:p w14:paraId="4AF046FE" w14:textId="67F73D4F" w:rsidR="006540F9" w:rsidRPr="00B06D52" w:rsidRDefault="006540F9" w:rsidP="00B06D52">
            <w:pPr>
              <w:pStyle w:val="GOSTTablenorm"/>
            </w:pPr>
            <w:r w:rsidRPr="00B06D52">
              <w:t>sender:account_tofk_code</w:t>
            </w:r>
          </w:p>
        </w:tc>
        <w:tc>
          <w:tcPr>
            <w:tcW w:w="3651" w:type="dxa"/>
          </w:tcPr>
          <w:p w14:paraId="7EE05B8E" w14:textId="12F7F80A" w:rsidR="006540F9" w:rsidRPr="00A92F23" w:rsidRDefault="006540F9" w:rsidP="00B06D52">
            <w:pPr>
              <w:pStyle w:val="GOSTTablenorm"/>
            </w:pPr>
            <w:r w:rsidRPr="00A92F23">
              <w:t>-</w:t>
            </w:r>
          </w:p>
        </w:tc>
      </w:tr>
      <w:tr w:rsidR="00506A1D" w:rsidRPr="00A92F23" w14:paraId="352F1EF0" w14:textId="77777777" w:rsidTr="00924BC6">
        <w:tc>
          <w:tcPr>
            <w:tcW w:w="3651" w:type="dxa"/>
          </w:tcPr>
          <w:p w14:paraId="37D2EF98" w14:textId="4BC7F7E1" w:rsidR="006540F9" w:rsidRPr="00A92F23" w:rsidRDefault="006540F9" w:rsidP="00B06D52">
            <w:pPr>
              <w:pStyle w:val="GOSTTablenorm"/>
            </w:pPr>
            <w:r w:rsidRPr="00A92F23">
              <w:t>КБК_плательщика</w:t>
            </w:r>
          </w:p>
        </w:tc>
        <w:tc>
          <w:tcPr>
            <w:tcW w:w="1090" w:type="dxa"/>
          </w:tcPr>
          <w:p w14:paraId="323E5E54" w14:textId="517D5C76" w:rsidR="006540F9" w:rsidRPr="00A92F23" w:rsidRDefault="006540F9" w:rsidP="00B06D52">
            <w:pPr>
              <w:pStyle w:val="GOSTTablenorm"/>
            </w:pPr>
            <w:r w:rsidRPr="00A92F23">
              <w:t>Нет</w:t>
            </w:r>
          </w:p>
        </w:tc>
        <w:tc>
          <w:tcPr>
            <w:tcW w:w="3651" w:type="dxa"/>
          </w:tcPr>
          <w:p w14:paraId="1DB59AA1" w14:textId="51510005" w:rsidR="006540F9" w:rsidRPr="00A92F23" w:rsidRDefault="006540F9" w:rsidP="00B06D52">
            <w:pPr>
              <w:pStyle w:val="GOSTTablenorm"/>
            </w:pPr>
            <w:r w:rsidRPr="00A92F23">
              <w:t>КБК плательщика</w:t>
            </w:r>
          </w:p>
        </w:tc>
        <w:tc>
          <w:tcPr>
            <w:tcW w:w="3651" w:type="dxa"/>
          </w:tcPr>
          <w:p w14:paraId="5AF9CB5C" w14:textId="546C6E2D" w:rsidR="006540F9" w:rsidRPr="00B06D52" w:rsidRDefault="006540F9" w:rsidP="00B06D52">
            <w:pPr>
              <w:pStyle w:val="GOSTTablenorm"/>
            </w:pPr>
            <w:r w:rsidRPr="00B06D52">
              <w:t>sender:bcc</w:t>
            </w:r>
          </w:p>
        </w:tc>
        <w:tc>
          <w:tcPr>
            <w:tcW w:w="3651" w:type="dxa"/>
          </w:tcPr>
          <w:p w14:paraId="3BFB5D17" w14:textId="68E2FF27" w:rsidR="006540F9" w:rsidRPr="00A92F23" w:rsidRDefault="006540F9" w:rsidP="00B06D52">
            <w:pPr>
              <w:pStyle w:val="GOSTTablenorm"/>
            </w:pPr>
            <w:r w:rsidRPr="00A92F23">
              <w:t>-</w:t>
            </w:r>
          </w:p>
        </w:tc>
      </w:tr>
      <w:tr w:rsidR="00506A1D" w:rsidRPr="00A92F23" w14:paraId="3A15932D" w14:textId="77777777" w:rsidTr="00924BC6">
        <w:tc>
          <w:tcPr>
            <w:tcW w:w="3651" w:type="dxa"/>
          </w:tcPr>
          <w:p w14:paraId="477159C9" w14:textId="1AA1C57B" w:rsidR="006540F9" w:rsidRPr="00A92F23" w:rsidRDefault="006540F9" w:rsidP="00B06D52">
            <w:pPr>
              <w:pStyle w:val="GOSTTablenorm"/>
            </w:pPr>
            <w:r w:rsidRPr="00A92F23">
              <w:t>Тип_КБК_плательщика</w:t>
            </w:r>
          </w:p>
        </w:tc>
        <w:tc>
          <w:tcPr>
            <w:tcW w:w="1090" w:type="dxa"/>
          </w:tcPr>
          <w:p w14:paraId="628E3CC6" w14:textId="4B21B9C1" w:rsidR="006540F9" w:rsidRPr="00A92F23" w:rsidRDefault="006540F9" w:rsidP="00B06D52">
            <w:pPr>
              <w:pStyle w:val="GOSTTablenorm"/>
            </w:pPr>
            <w:r w:rsidRPr="00A92F23">
              <w:t>Нет</w:t>
            </w:r>
          </w:p>
        </w:tc>
        <w:tc>
          <w:tcPr>
            <w:tcW w:w="3651" w:type="dxa"/>
          </w:tcPr>
          <w:p w14:paraId="05BE6015" w14:textId="3C5DB48D" w:rsidR="006540F9" w:rsidRPr="00A92F23" w:rsidRDefault="006540F9" w:rsidP="00B06D52">
            <w:pPr>
              <w:pStyle w:val="GOSTTablenorm"/>
            </w:pPr>
            <w:r w:rsidRPr="00A92F23">
              <w:t xml:space="preserve">Тип КБК </w:t>
            </w:r>
            <w:r w:rsidRPr="00A92F23">
              <w:rPr>
                <w:lang w:eastAsia="en-US"/>
              </w:rPr>
              <w:t>плательщика</w:t>
            </w:r>
            <w:r w:rsidRPr="00A92F23">
              <w:t xml:space="preserve"> для формирования регистров учета в ПУИО</w:t>
            </w:r>
          </w:p>
        </w:tc>
        <w:tc>
          <w:tcPr>
            <w:tcW w:w="3651" w:type="dxa"/>
          </w:tcPr>
          <w:p w14:paraId="7378CB89" w14:textId="5ECB9394" w:rsidR="006540F9" w:rsidRPr="00B06D52" w:rsidRDefault="006540F9" w:rsidP="00B06D52">
            <w:pPr>
              <w:pStyle w:val="GOSTTablenorm"/>
            </w:pPr>
            <w:r w:rsidRPr="00B06D52">
              <w:t>sender:type_bcc</w:t>
            </w:r>
          </w:p>
        </w:tc>
        <w:tc>
          <w:tcPr>
            <w:tcW w:w="3651" w:type="dxa"/>
          </w:tcPr>
          <w:p w14:paraId="7C2532AA" w14:textId="52BD4BCA" w:rsidR="006540F9" w:rsidRPr="00A92F23" w:rsidRDefault="006540F9" w:rsidP="00B06D52">
            <w:pPr>
              <w:pStyle w:val="GOSTTablenorm"/>
            </w:pPr>
            <w:r w:rsidRPr="00A92F23">
              <w:t>-</w:t>
            </w:r>
          </w:p>
        </w:tc>
      </w:tr>
      <w:tr w:rsidR="00506A1D" w:rsidRPr="00A92F23" w14:paraId="1A16501F" w14:textId="77777777" w:rsidTr="00924BC6">
        <w:tc>
          <w:tcPr>
            <w:tcW w:w="3651" w:type="dxa"/>
          </w:tcPr>
          <w:p w14:paraId="6ABB8AC9" w14:textId="4E2F3104" w:rsidR="006540F9" w:rsidRPr="00A92F23" w:rsidRDefault="006540F9" w:rsidP="00B06D52">
            <w:pPr>
              <w:pStyle w:val="GOSTTablenorm"/>
            </w:pPr>
            <w:r w:rsidRPr="00A92F23">
              <w:t>ОКТМО_плательщика</w:t>
            </w:r>
          </w:p>
        </w:tc>
        <w:tc>
          <w:tcPr>
            <w:tcW w:w="1090" w:type="dxa"/>
          </w:tcPr>
          <w:p w14:paraId="37C83948" w14:textId="03783B63" w:rsidR="006540F9" w:rsidRPr="00A92F23" w:rsidRDefault="006540F9" w:rsidP="00B06D52">
            <w:pPr>
              <w:pStyle w:val="GOSTTablenorm"/>
            </w:pPr>
            <w:r w:rsidRPr="00A92F23">
              <w:t>Нет</w:t>
            </w:r>
          </w:p>
        </w:tc>
        <w:tc>
          <w:tcPr>
            <w:tcW w:w="3651" w:type="dxa"/>
          </w:tcPr>
          <w:p w14:paraId="174A4717" w14:textId="368B075A" w:rsidR="006540F9" w:rsidRPr="00A92F23" w:rsidRDefault="006540F9" w:rsidP="00B06D52">
            <w:pPr>
              <w:pStyle w:val="GOSTTablenorm"/>
            </w:pPr>
            <w:r w:rsidRPr="00A92F23">
              <w:t xml:space="preserve">Код по ОКТМО публично-правового образования </w:t>
            </w:r>
            <w:r w:rsidRPr="00A92F23">
              <w:rPr>
                <w:lang w:eastAsia="en-US"/>
              </w:rPr>
              <w:t>плательщика</w:t>
            </w:r>
          </w:p>
        </w:tc>
        <w:tc>
          <w:tcPr>
            <w:tcW w:w="3651" w:type="dxa"/>
          </w:tcPr>
          <w:p w14:paraId="1795FF38" w14:textId="0EA5DEFD" w:rsidR="006540F9" w:rsidRPr="00B06D52" w:rsidRDefault="006540F9" w:rsidP="00B06D52">
            <w:pPr>
              <w:pStyle w:val="GOSTTablenorm"/>
            </w:pPr>
            <w:r w:rsidRPr="00B06D52">
              <w:t>sender:oktmo</w:t>
            </w:r>
          </w:p>
        </w:tc>
        <w:tc>
          <w:tcPr>
            <w:tcW w:w="3651" w:type="dxa"/>
          </w:tcPr>
          <w:p w14:paraId="706CD438" w14:textId="0C685AD8" w:rsidR="006540F9" w:rsidRPr="00A92F23" w:rsidRDefault="006540F9" w:rsidP="00B06D52">
            <w:pPr>
              <w:pStyle w:val="GOSTTablenorm"/>
            </w:pPr>
            <w:r w:rsidRPr="00A92F23">
              <w:t>-</w:t>
            </w:r>
          </w:p>
        </w:tc>
      </w:tr>
      <w:tr w:rsidR="00506A1D" w:rsidRPr="00A92F23" w14:paraId="13720C79" w14:textId="77777777" w:rsidTr="00924BC6">
        <w:tc>
          <w:tcPr>
            <w:tcW w:w="3651" w:type="dxa"/>
          </w:tcPr>
          <w:p w14:paraId="33F4A96F" w14:textId="5CE0F800" w:rsidR="006540F9" w:rsidRPr="00A92F23" w:rsidRDefault="006540F9" w:rsidP="00B06D52">
            <w:pPr>
              <w:pStyle w:val="GOSTTablenorm"/>
            </w:pPr>
            <w:r w:rsidRPr="00A92F23">
              <w:t>Код_субсидии_плательщика</w:t>
            </w:r>
          </w:p>
        </w:tc>
        <w:tc>
          <w:tcPr>
            <w:tcW w:w="1090" w:type="dxa"/>
          </w:tcPr>
          <w:p w14:paraId="4C14E92E" w14:textId="3D97076B" w:rsidR="006540F9" w:rsidRPr="00A92F23" w:rsidRDefault="006540F9" w:rsidP="00B06D52">
            <w:pPr>
              <w:pStyle w:val="GOSTTablenorm"/>
            </w:pPr>
            <w:r w:rsidRPr="00A92F23">
              <w:t>Нет</w:t>
            </w:r>
          </w:p>
        </w:tc>
        <w:tc>
          <w:tcPr>
            <w:tcW w:w="3651" w:type="dxa"/>
          </w:tcPr>
          <w:p w14:paraId="59426C17" w14:textId="5520AE91" w:rsidR="006540F9" w:rsidRPr="00A92F23" w:rsidRDefault="006540F9" w:rsidP="00B06D52">
            <w:pPr>
              <w:pStyle w:val="GOSTTablenorm"/>
            </w:pPr>
            <w:r w:rsidRPr="00A92F23">
              <w:t xml:space="preserve">Код субсидии </w:t>
            </w:r>
            <w:r w:rsidRPr="00A92F23">
              <w:rPr>
                <w:lang w:eastAsia="en-US"/>
              </w:rPr>
              <w:t>плательщика</w:t>
            </w:r>
          </w:p>
        </w:tc>
        <w:tc>
          <w:tcPr>
            <w:tcW w:w="3651" w:type="dxa"/>
          </w:tcPr>
          <w:p w14:paraId="64399B26" w14:textId="25F54674" w:rsidR="006540F9" w:rsidRPr="00B06D52" w:rsidRDefault="006540F9" w:rsidP="00B06D52">
            <w:pPr>
              <w:pStyle w:val="GOSTTablenorm"/>
            </w:pPr>
            <w:r w:rsidRPr="00B06D52">
              <w:t>sender:analytical_group</w:t>
            </w:r>
          </w:p>
        </w:tc>
        <w:tc>
          <w:tcPr>
            <w:tcW w:w="3651" w:type="dxa"/>
          </w:tcPr>
          <w:p w14:paraId="1101F71F" w14:textId="61966590" w:rsidR="006540F9" w:rsidRPr="00A92F23" w:rsidRDefault="006540F9" w:rsidP="00B06D52">
            <w:pPr>
              <w:pStyle w:val="GOSTTablenorm"/>
            </w:pPr>
            <w:r w:rsidRPr="00A92F23">
              <w:t>-</w:t>
            </w:r>
          </w:p>
        </w:tc>
      </w:tr>
      <w:tr w:rsidR="00506A1D" w:rsidRPr="00A92F23" w14:paraId="3E8C96EE" w14:textId="77777777" w:rsidTr="00924BC6">
        <w:tc>
          <w:tcPr>
            <w:tcW w:w="3651" w:type="dxa"/>
          </w:tcPr>
          <w:p w14:paraId="1691C225" w14:textId="39DA3FAD" w:rsidR="006540F9" w:rsidRPr="00A92F23" w:rsidRDefault="006540F9" w:rsidP="00B06D52">
            <w:pPr>
              <w:pStyle w:val="GOSTTablenorm"/>
            </w:pPr>
            <w:r w:rsidRPr="00A92F23">
              <w:lastRenderedPageBreak/>
              <w:t>Доп_ЛС_плательщика</w:t>
            </w:r>
          </w:p>
        </w:tc>
        <w:tc>
          <w:tcPr>
            <w:tcW w:w="1090" w:type="dxa"/>
          </w:tcPr>
          <w:p w14:paraId="70D1BAA3" w14:textId="04C994C9" w:rsidR="006540F9" w:rsidRPr="00A92F23" w:rsidRDefault="006540F9" w:rsidP="00B06D52">
            <w:pPr>
              <w:pStyle w:val="GOSTTablenorm"/>
            </w:pPr>
            <w:r w:rsidRPr="00A92F23">
              <w:t>Нет</w:t>
            </w:r>
          </w:p>
        </w:tc>
        <w:tc>
          <w:tcPr>
            <w:tcW w:w="3651" w:type="dxa"/>
          </w:tcPr>
          <w:p w14:paraId="38F1FE12" w14:textId="445D9AB1" w:rsidR="006540F9" w:rsidRPr="00A92F23" w:rsidRDefault="006540F9" w:rsidP="00B06D52">
            <w:pPr>
              <w:pStyle w:val="GOSTTablenorm"/>
            </w:pPr>
            <w:r w:rsidRPr="00A92F23">
              <w:t>Лицевой счет плательщика по дополнительному финансированию</w:t>
            </w:r>
          </w:p>
        </w:tc>
        <w:tc>
          <w:tcPr>
            <w:tcW w:w="3651" w:type="dxa"/>
          </w:tcPr>
          <w:p w14:paraId="36ACBFF2" w14:textId="56045091" w:rsidR="006540F9" w:rsidRPr="00B06D52" w:rsidRDefault="006540F9" w:rsidP="00B06D52">
            <w:pPr>
              <w:pStyle w:val="GOSTTablenorm"/>
            </w:pPr>
            <w:r w:rsidRPr="00B06D52">
              <w:t>sender:account_additional</w:t>
            </w:r>
          </w:p>
        </w:tc>
        <w:tc>
          <w:tcPr>
            <w:tcW w:w="3651" w:type="dxa"/>
          </w:tcPr>
          <w:p w14:paraId="1C4C84BA" w14:textId="7E93A376" w:rsidR="006540F9" w:rsidRPr="00A92F23" w:rsidRDefault="006540F9" w:rsidP="00B06D52">
            <w:pPr>
              <w:pStyle w:val="GOSTTablenorm"/>
            </w:pPr>
            <w:r w:rsidRPr="00A92F23">
              <w:t>-</w:t>
            </w:r>
          </w:p>
        </w:tc>
      </w:tr>
      <w:tr w:rsidR="00506A1D" w:rsidRPr="00A92F23" w14:paraId="453C9C34" w14:textId="77777777" w:rsidTr="00924BC6">
        <w:tc>
          <w:tcPr>
            <w:tcW w:w="3651" w:type="dxa"/>
          </w:tcPr>
          <w:p w14:paraId="079A2CD3" w14:textId="45C37260" w:rsidR="006540F9" w:rsidRPr="00A92F23" w:rsidRDefault="006540F9" w:rsidP="00B06D52">
            <w:pPr>
              <w:pStyle w:val="GOSTTablenorm"/>
            </w:pPr>
            <w:r w:rsidRPr="00A92F23">
              <w:t>ППС_исх_</w:t>
            </w:r>
            <w:r w:rsidRPr="00A92F23">
              <w:rPr>
                <w:lang w:val="en-US"/>
              </w:rPr>
              <w:t>id</w:t>
            </w:r>
          </w:p>
        </w:tc>
        <w:tc>
          <w:tcPr>
            <w:tcW w:w="1090" w:type="dxa"/>
          </w:tcPr>
          <w:p w14:paraId="40B659D1" w14:textId="7607B672" w:rsidR="006540F9" w:rsidRPr="00A92F23" w:rsidRDefault="006540F9" w:rsidP="00B06D52">
            <w:pPr>
              <w:pStyle w:val="GOSTTablenorm"/>
            </w:pPr>
            <w:r w:rsidRPr="00A92F23">
              <w:t>Нет</w:t>
            </w:r>
          </w:p>
        </w:tc>
        <w:tc>
          <w:tcPr>
            <w:tcW w:w="3651" w:type="dxa"/>
          </w:tcPr>
          <w:p w14:paraId="2EA0857D" w14:textId="20EF30FF" w:rsidR="006540F9" w:rsidRPr="00A92F23" w:rsidRDefault="006540F9" w:rsidP="00B06D52">
            <w:pPr>
              <w:pStyle w:val="GOSTTablenorm"/>
            </w:pPr>
            <w:r w:rsidRPr="00A92F23">
              <w:t xml:space="preserve">Указывается </w:t>
            </w:r>
            <w:r w:rsidRPr="00A92F23">
              <w:rPr>
                <w:lang w:val="en-US"/>
              </w:rPr>
              <w:t>GUID</w:t>
            </w:r>
            <w:r w:rsidRPr="00A92F23">
              <w:t xml:space="preserve"> связанного Поручения о перечислении на счет (исходящий)</w:t>
            </w:r>
          </w:p>
        </w:tc>
        <w:tc>
          <w:tcPr>
            <w:tcW w:w="3651" w:type="dxa"/>
          </w:tcPr>
          <w:p w14:paraId="5F2DC8BA" w14:textId="13376A9A" w:rsidR="006540F9" w:rsidRPr="0047582C" w:rsidRDefault="006540F9" w:rsidP="00B06D52">
            <w:pPr>
              <w:pStyle w:val="GOSTTablenorm"/>
              <w:rPr>
                <w:lang w:val="en-US"/>
              </w:rPr>
            </w:pPr>
            <w:r w:rsidRPr="0047582C">
              <w:rPr>
                <w:lang w:val="en-US"/>
              </w:rPr>
              <w:t>outgoing_transfer_orders:document_id</w:t>
            </w:r>
          </w:p>
        </w:tc>
        <w:tc>
          <w:tcPr>
            <w:tcW w:w="3651" w:type="dxa"/>
          </w:tcPr>
          <w:p w14:paraId="7A7A69DF" w14:textId="50013FC1" w:rsidR="006540F9" w:rsidRPr="00A92F23" w:rsidRDefault="006540F9" w:rsidP="00B06D52">
            <w:pPr>
              <w:pStyle w:val="GOSTTablenorm"/>
            </w:pPr>
            <w:r w:rsidRPr="00A92F23">
              <w:t>-</w:t>
            </w:r>
          </w:p>
        </w:tc>
      </w:tr>
      <w:tr w:rsidR="00506A1D" w:rsidRPr="00A92F23" w14:paraId="1B44E760" w14:textId="77777777" w:rsidTr="00924BC6">
        <w:tc>
          <w:tcPr>
            <w:tcW w:w="3651" w:type="dxa"/>
          </w:tcPr>
          <w:p w14:paraId="05020076" w14:textId="2DEB87A9" w:rsidR="006540F9" w:rsidRPr="00A92F23" w:rsidRDefault="006540F9" w:rsidP="00B06D52">
            <w:pPr>
              <w:pStyle w:val="GOSTTablenorm"/>
            </w:pPr>
            <w:r w:rsidRPr="00A92F23">
              <w:rPr>
                <w:lang w:val="en-US"/>
              </w:rPr>
              <w:t>GUID</w:t>
            </w:r>
            <w:r w:rsidRPr="00A92F23">
              <w:t>_родит_документа</w:t>
            </w:r>
          </w:p>
        </w:tc>
        <w:tc>
          <w:tcPr>
            <w:tcW w:w="1090" w:type="dxa"/>
          </w:tcPr>
          <w:p w14:paraId="38D85348" w14:textId="3FC0377C" w:rsidR="006540F9" w:rsidRPr="00A92F23" w:rsidRDefault="006540F9" w:rsidP="00B06D52">
            <w:pPr>
              <w:pStyle w:val="GOSTTablenorm"/>
            </w:pPr>
            <w:r w:rsidRPr="00A92F23">
              <w:t>Нет</w:t>
            </w:r>
          </w:p>
        </w:tc>
        <w:tc>
          <w:tcPr>
            <w:tcW w:w="3651" w:type="dxa"/>
          </w:tcPr>
          <w:p w14:paraId="5DFFD5A2" w14:textId="4C1D68C3" w:rsidR="006540F9" w:rsidRPr="00A92F23" w:rsidRDefault="006540F9" w:rsidP="00B06D52">
            <w:pPr>
              <w:pStyle w:val="GOSTTablenorm"/>
            </w:pPr>
            <w:r w:rsidRPr="00A92F23">
              <w:t>Идентификатор родительского документа клиента</w:t>
            </w:r>
          </w:p>
        </w:tc>
        <w:tc>
          <w:tcPr>
            <w:tcW w:w="3651" w:type="dxa"/>
          </w:tcPr>
          <w:p w14:paraId="3AB397F2" w14:textId="1F48DD14" w:rsidR="006540F9" w:rsidRPr="00B9735F" w:rsidRDefault="006540F9" w:rsidP="004966EC">
            <w:pPr>
              <w:pStyle w:val="GOSTTablenorm"/>
              <w:rPr>
                <w:lang w:val="en-US"/>
              </w:rPr>
            </w:pPr>
            <w:r w:rsidRPr="00B9735F">
              <w:rPr>
                <w:lang w:val="en-US"/>
              </w:rPr>
              <w:t>outgoing_transfer_orders:parent:document_id</w:t>
            </w:r>
          </w:p>
        </w:tc>
        <w:tc>
          <w:tcPr>
            <w:tcW w:w="3651" w:type="dxa"/>
          </w:tcPr>
          <w:p w14:paraId="16D8EE91" w14:textId="495612BE" w:rsidR="006540F9" w:rsidRPr="00A92F23" w:rsidRDefault="006540F9" w:rsidP="00B06D52">
            <w:pPr>
              <w:pStyle w:val="GOSTTablenorm"/>
            </w:pPr>
            <w:r w:rsidRPr="00A92F23">
              <w:t>-</w:t>
            </w:r>
          </w:p>
        </w:tc>
      </w:tr>
      <w:tr w:rsidR="00506A1D" w:rsidRPr="00A92F23" w14:paraId="29D90AA9" w14:textId="77777777" w:rsidTr="00924BC6">
        <w:tc>
          <w:tcPr>
            <w:tcW w:w="3651" w:type="dxa"/>
          </w:tcPr>
          <w:p w14:paraId="2DF89F8E" w14:textId="0619F1FF" w:rsidR="006540F9" w:rsidRPr="00A92F23" w:rsidRDefault="006540F9" w:rsidP="00B06D52">
            <w:pPr>
              <w:pStyle w:val="GOSTTablenorm"/>
            </w:pPr>
            <w:r w:rsidRPr="00A92F23">
              <w:t xml:space="preserve">Номер_родит_документа </w:t>
            </w:r>
          </w:p>
        </w:tc>
        <w:tc>
          <w:tcPr>
            <w:tcW w:w="1090" w:type="dxa"/>
          </w:tcPr>
          <w:p w14:paraId="360DC58E" w14:textId="2C65777D" w:rsidR="006540F9" w:rsidRPr="00A92F23" w:rsidRDefault="006540F9" w:rsidP="00B06D52">
            <w:pPr>
              <w:pStyle w:val="GOSTTablenorm"/>
            </w:pPr>
            <w:r w:rsidRPr="00A92F23">
              <w:t>Нет</w:t>
            </w:r>
          </w:p>
        </w:tc>
        <w:tc>
          <w:tcPr>
            <w:tcW w:w="3651" w:type="dxa"/>
          </w:tcPr>
          <w:p w14:paraId="4960B08D" w14:textId="4BA5C48F" w:rsidR="006540F9" w:rsidRPr="00A92F23" w:rsidRDefault="006540F9" w:rsidP="00B06D52">
            <w:pPr>
              <w:pStyle w:val="GOSTTablenorm"/>
            </w:pPr>
            <w:r w:rsidRPr="00A92F23">
              <w:t xml:space="preserve">Номер родительского документа </w:t>
            </w:r>
          </w:p>
        </w:tc>
        <w:tc>
          <w:tcPr>
            <w:tcW w:w="3651" w:type="dxa"/>
          </w:tcPr>
          <w:p w14:paraId="1D61F481" w14:textId="31728D19" w:rsidR="006540F9" w:rsidRPr="00B9735F" w:rsidRDefault="006540F9" w:rsidP="004966EC">
            <w:pPr>
              <w:pStyle w:val="GOSTTablenorm"/>
              <w:rPr>
                <w:lang w:val="en-US"/>
              </w:rPr>
            </w:pPr>
            <w:r w:rsidRPr="00B9735F">
              <w:rPr>
                <w:lang w:val="en-US"/>
              </w:rPr>
              <w:t>outgoing_transfer_orders:parent:document_no</w:t>
            </w:r>
          </w:p>
        </w:tc>
        <w:tc>
          <w:tcPr>
            <w:tcW w:w="3651" w:type="dxa"/>
          </w:tcPr>
          <w:p w14:paraId="51EDC630" w14:textId="129BC82F" w:rsidR="006540F9" w:rsidRPr="00A92F23" w:rsidRDefault="006540F9" w:rsidP="00B06D52">
            <w:pPr>
              <w:pStyle w:val="GOSTTablenorm"/>
            </w:pPr>
            <w:r w:rsidRPr="00A92F23">
              <w:t>-</w:t>
            </w:r>
          </w:p>
        </w:tc>
      </w:tr>
      <w:tr w:rsidR="00506A1D" w:rsidRPr="00A92F23" w14:paraId="05D178FD" w14:textId="77777777" w:rsidTr="00924BC6">
        <w:tc>
          <w:tcPr>
            <w:tcW w:w="3651" w:type="dxa"/>
          </w:tcPr>
          <w:p w14:paraId="18CB1675" w14:textId="7D5B6D37" w:rsidR="006540F9" w:rsidRPr="00A92F23" w:rsidRDefault="006540F9" w:rsidP="00B06D52">
            <w:pPr>
              <w:pStyle w:val="GOSTTablenorm"/>
            </w:pPr>
            <w:r w:rsidRPr="00A92F23">
              <w:t>Дата_родит_документа</w:t>
            </w:r>
          </w:p>
        </w:tc>
        <w:tc>
          <w:tcPr>
            <w:tcW w:w="1090" w:type="dxa"/>
          </w:tcPr>
          <w:p w14:paraId="42293A0E" w14:textId="3779D563" w:rsidR="006540F9" w:rsidRPr="00A92F23" w:rsidRDefault="006540F9" w:rsidP="00B06D52">
            <w:pPr>
              <w:pStyle w:val="GOSTTablenorm"/>
            </w:pPr>
            <w:r w:rsidRPr="00A92F23">
              <w:t>Нет</w:t>
            </w:r>
          </w:p>
        </w:tc>
        <w:tc>
          <w:tcPr>
            <w:tcW w:w="3651" w:type="dxa"/>
          </w:tcPr>
          <w:p w14:paraId="42A503BA" w14:textId="57FBFAEC" w:rsidR="006540F9" w:rsidRPr="00A92F23" w:rsidRDefault="006540F9" w:rsidP="00B06D52">
            <w:pPr>
              <w:pStyle w:val="GOSTTablenorm"/>
            </w:pPr>
            <w:r w:rsidRPr="00A92F23">
              <w:t>Дата родительского документа</w:t>
            </w:r>
          </w:p>
        </w:tc>
        <w:tc>
          <w:tcPr>
            <w:tcW w:w="3651" w:type="dxa"/>
          </w:tcPr>
          <w:p w14:paraId="4F8CCBD7" w14:textId="78D62645" w:rsidR="006540F9" w:rsidRPr="00B9735F" w:rsidRDefault="006540F9" w:rsidP="004966EC">
            <w:pPr>
              <w:pStyle w:val="GOSTTablenorm"/>
              <w:rPr>
                <w:lang w:val="en-US"/>
              </w:rPr>
            </w:pPr>
            <w:r w:rsidRPr="00B9735F">
              <w:rPr>
                <w:lang w:val="en-US"/>
              </w:rPr>
              <w:t>outgoing_transfer_orders:parent:document_date</w:t>
            </w:r>
          </w:p>
        </w:tc>
        <w:tc>
          <w:tcPr>
            <w:tcW w:w="3651" w:type="dxa"/>
          </w:tcPr>
          <w:p w14:paraId="6774C5B4" w14:textId="4A870C8B" w:rsidR="006540F9" w:rsidRPr="00A92F23" w:rsidRDefault="006540F9" w:rsidP="00B06D52">
            <w:pPr>
              <w:pStyle w:val="GOSTTablenorm"/>
            </w:pPr>
            <w:r w:rsidRPr="00A92F23">
              <w:t>-</w:t>
            </w:r>
          </w:p>
        </w:tc>
      </w:tr>
      <w:tr w:rsidR="00506A1D" w:rsidRPr="00A92F23" w14:paraId="7A8AA44F" w14:textId="77777777" w:rsidTr="00924BC6">
        <w:tc>
          <w:tcPr>
            <w:tcW w:w="3651" w:type="dxa"/>
          </w:tcPr>
          <w:p w14:paraId="497BD468" w14:textId="39F9047E" w:rsidR="006540F9" w:rsidRPr="00A92F23" w:rsidRDefault="006540F9" w:rsidP="00B06D52">
            <w:pPr>
              <w:pStyle w:val="GOSTTablenorm"/>
            </w:pPr>
            <w:r w:rsidRPr="00A92F23">
              <w:t>Тип_родит_документа</w:t>
            </w:r>
          </w:p>
        </w:tc>
        <w:tc>
          <w:tcPr>
            <w:tcW w:w="1090" w:type="dxa"/>
          </w:tcPr>
          <w:p w14:paraId="2E906B14" w14:textId="212E2101" w:rsidR="006540F9" w:rsidRPr="00A92F23" w:rsidRDefault="006540F9" w:rsidP="00B06D52">
            <w:pPr>
              <w:pStyle w:val="GOSTTablenorm"/>
            </w:pPr>
            <w:r w:rsidRPr="00A92F23">
              <w:t>Нет</w:t>
            </w:r>
          </w:p>
        </w:tc>
        <w:tc>
          <w:tcPr>
            <w:tcW w:w="3651" w:type="dxa"/>
          </w:tcPr>
          <w:p w14:paraId="7568BB2C" w14:textId="01B4E4EE" w:rsidR="006540F9" w:rsidRPr="00A92F23" w:rsidRDefault="006540F9" w:rsidP="00B06D52">
            <w:pPr>
              <w:pStyle w:val="GOSTTablenorm"/>
            </w:pPr>
            <w:r w:rsidRPr="00A92F23">
              <w:t>Тип родительского документа</w:t>
            </w:r>
          </w:p>
        </w:tc>
        <w:tc>
          <w:tcPr>
            <w:tcW w:w="3651" w:type="dxa"/>
          </w:tcPr>
          <w:p w14:paraId="4DE1902D" w14:textId="13BF2F78" w:rsidR="006540F9" w:rsidRPr="00B9735F" w:rsidRDefault="006540F9" w:rsidP="004966EC">
            <w:pPr>
              <w:pStyle w:val="GOSTTablenorm"/>
              <w:rPr>
                <w:lang w:val="en-US"/>
              </w:rPr>
            </w:pPr>
            <w:r w:rsidRPr="00B9735F">
              <w:rPr>
                <w:lang w:val="en-US"/>
              </w:rPr>
              <w:t>outgoing_transfer_orders:parent:document_type</w:t>
            </w:r>
          </w:p>
        </w:tc>
        <w:tc>
          <w:tcPr>
            <w:tcW w:w="3651" w:type="dxa"/>
          </w:tcPr>
          <w:p w14:paraId="6164FEAA" w14:textId="288CBA22" w:rsidR="006540F9" w:rsidRPr="00A92F23" w:rsidRDefault="006540F9" w:rsidP="00B06D52">
            <w:pPr>
              <w:pStyle w:val="GOSTTablenorm"/>
            </w:pPr>
            <w:r w:rsidRPr="00A92F23">
              <w:t>-</w:t>
            </w:r>
          </w:p>
        </w:tc>
      </w:tr>
    </w:tbl>
    <w:p w14:paraId="3D6F90C9" w14:textId="5A8E2321" w:rsidR="00A96226" w:rsidRPr="00924BC6" w:rsidRDefault="004A61D1" w:rsidP="00A96226">
      <w:pPr>
        <w:pStyle w:val="GOSTNameTable"/>
      </w:pPr>
      <w:r>
        <w:rPr>
          <w:noProof/>
        </w:rPr>
        <w:fldChar w:fldCharType="begin"/>
      </w:r>
      <w:r>
        <w:rPr>
          <w:noProof/>
        </w:rPr>
        <w:instrText xml:space="preserve"> SEQ Таблица \* ARABIC </w:instrText>
      </w:r>
      <w:r>
        <w:rPr>
          <w:noProof/>
        </w:rPr>
        <w:fldChar w:fldCharType="separate"/>
      </w:r>
      <w:bookmarkStart w:id="820" w:name="_Toc226625626"/>
      <w:r w:rsidR="001C3732">
        <w:rPr>
          <w:noProof/>
        </w:rPr>
        <w:t>27</w:t>
      </w:r>
      <w:r>
        <w:rPr>
          <w:noProof/>
        </w:rPr>
        <w:fldChar w:fldCharType="end"/>
      </w:r>
      <w:ins w:id="821" w:author="Винокурова Т.В. REV-62983" w:date="2026-03-26T17:06:00Z">
        <w:r w:rsidR="00A96226" w:rsidRPr="00924BC6">
          <w:t>– Перечень атрибутов, соответствующих типу документа «</w:t>
        </w:r>
      </w:ins>
      <w:ins w:id="822" w:author="Винокурова Т.В. REV-59661" w:date="2026-03-26T17:07:00Z">
        <w:r w:rsidR="00A96226">
          <w:t>Распоряжение налогового органа (зачет)</w:t>
        </w:r>
      </w:ins>
      <w:ins w:id="823" w:author="Винокурова Т.В. REV-62983" w:date="2026-03-26T17:06:00Z">
        <w:r w:rsidR="00A96226" w:rsidRPr="00924BC6">
          <w:t xml:space="preserve">» </w:t>
        </w:r>
      </w:ins>
      <w:ins w:id="824" w:author="Винокурова Т.В. REV-59661" w:date="2026-03-26T17:08:00Z">
        <w:r w:rsidR="00A96226">
          <w:rPr>
            <w:lang w:val="en-US"/>
          </w:rPr>
          <w:t>BR</w:t>
        </w:r>
      </w:ins>
      <w:ins w:id="825" w:author="Винокурова Т.В. REV-62983" w:date="2026-03-26T17:06:00Z">
        <w:r w:rsidR="00A96226" w:rsidRPr="00924BC6">
          <w:t>A_DOC_D_00</w:t>
        </w:r>
      </w:ins>
      <w:ins w:id="826" w:author="Винокурова Т.В. REV-59661" w:date="2026-03-26T17:08:00Z">
        <w:r w:rsidR="00A96226" w:rsidRPr="00A96226">
          <w:t>6</w:t>
        </w:r>
      </w:ins>
      <w:r w:rsidR="00A96226" w:rsidRPr="00924BC6">
        <w:t xml:space="preserve"> в SVAP НПС</w:t>
      </w:r>
      <w:bookmarkEnd w:id="820"/>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A96226" w:rsidRPr="00A92F23" w14:paraId="71E44BC2" w14:textId="77777777" w:rsidTr="00A96226">
        <w:trPr>
          <w:cnfStyle w:val="100000000000" w:firstRow="1" w:lastRow="0" w:firstColumn="0" w:lastColumn="0" w:oddVBand="0" w:evenVBand="0" w:oddHBand="0" w:evenHBand="0" w:firstRowFirstColumn="0" w:firstRowLastColumn="0" w:lastRowFirstColumn="0" w:lastRowLastColumn="0"/>
        </w:trPr>
        <w:tc>
          <w:tcPr>
            <w:tcW w:w="3651" w:type="dxa"/>
            <w:hideMark/>
          </w:tcPr>
          <w:p w14:paraId="7C124256" w14:textId="77777777" w:rsidR="00A96226" w:rsidRPr="00924BC6" w:rsidRDefault="00A96226" w:rsidP="00A96226">
            <w:pPr>
              <w:pStyle w:val="GOSTTableHead"/>
            </w:pPr>
            <w:r w:rsidRPr="00924BC6">
              <w:t>Наименование атрибута</w:t>
            </w:r>
          </w:p>
        </w:tc>
        <w:tc>
          <w:tcPr>
            <w:tcW w:w="1090" w:type="dxa"/>
            <w:hideMark/>
          </w:tcPr>
          <w:p w14:paraId="6387DCD8" w14:textId="77777777" w:rsidR="00A96226" w:rsidRPr="00924BC6" w:rsidRDefault="00A96226" w:rsidP="00A96226">
            <w:pPr>
              <w:pStyle w:val="GOSTTableHead"/>
            </w:pPr>
            <w:r w:rsidRPr="00924BC6">
              <w:t>Вычисляемый атрибут</w:t>
            </w:r>
          </w:p>
        </w:tc>
        <w:tc>
          <w:tcPr>
            <w:tcW w:w="3651" w:type="dxa"/>
            <w:hideMark/>
          </w:tcPr>
          <w:p w14:paraId="6E303131" w14:textId="77777777" w:rsidR="00A96226" w:rsidRPr="00924BC6" w:rsidRDefault="00A96226" w:rsidP="00A96226">
            <w:pPr>
              <w:pStyle w:val="GOSTTableHead"/>
            </w:pPr>
            <w:r w:rsidRPr="00924BC6">
              <w:t>Описание атрибута</w:t>
            </w:r>
          </w:p>
        </w:tc>
        <w:tc>
          <w:tcPr>
            <w:tcW w:w="3651" w:type="dxa"/>
            <w:hideMark/>
          </w:tcPr>
          <w:p w14:paraId="49DC2620" w14:textId="77777777" w:rsidR="00A96226" w:rsidRPr="00924BC6" w:rsidRDefault="00A96226" w:rsidP="00A96226">
            <w:pPr>
              <w:pStyle w:val="GOSTTableHead"/>
            </w:pPr>
            <w:r w:rsidRPr="00924BC6">
              <w:t>Реквизит документа (наименование тега)</w:t>
            </w:r>
          </w:p>
        </w:tc>
        <w:tc>
          <w:tcPr>
            <w:tcW w:w="3651" w:type="dxa"/>
            <w:hideMark/>
          </w:tcPr>
          <w:p w14:paraId="1DAF873F" w14:textId="77777777" w:rsidR="00A96226" w:rsidRPr="00924BC6" w:rsidRDefault="00A96226" w:rsidP="00A96226">
            <w:pPr>
              <w:pStyle w:val="GOSTTableHead"/>
            </w:pPr>
            <w:r w:rsidRPr="00924BC6">
              <w:t>Алгоритм вычисления</w:t>
            </w:r>
          </w:p>
        </w:tc>
      </w:tr>
      <w:tr w:rsidR="00A96226" w:rsidRPr="00A92F23" w:rsidDel="00BB0693" w14:paraId="22972A88" w14:textId="77777777" w:rsidTr="00A96226">
        <w:tc>
          <w:tcPr>
            <w:tcW w:w="15694" w:type="dxa"/>
            <w:gridSpan w:val="5"/>
          </w:tcPr>
          <w:p w14:paraId="5E3B4371" w14:textId="2AC6D9E2" w:rsidR="00A96226" w:rsidRPr="00A92F23" w:rsidDel="00BB0693" w:rsidRDefault="005769D9" w:rsidP="005769D9">
            <w:pPr>
              <w:ind w:firstLine="0"/>
              <w:jc w:val="center"/>
              <w:rPr>
                <w:sz w:val="22"/>
                <w:szCs w:val="22"/>
              </w:rPr>
            </w:pPr>
            <w:ins w:id="827" w:author="Винокурова Т.В. REV-59661" w:date="2026-03-26T17:31:00Z">
              <w:r>
                <w:t xml:space="preserve">Распоряжение налогового органа (зачет) </w:t>
              </w:r>
              <w:r>
                <w:rPr>
                  <w:lang w:val="en-US"/>
                </w:rPr>
                <w:t>BR</w:t>
              </w:r>
              <w:r w:rsidRPr="00924BC6">
                <w:t>A_DOC_D_00</w:t>
              </w:r>
              <w:r w:rsidRPr="00A96226">
                <w:t>6</w:t>
              </w:r>
              <w:r w:rsidRPr="00924BC6">
                <w:t xml:space="preserve"> </w:t>
              </w:r>
            </w:ins>
            <w:r w:rsidR="00A96226" w:rsidRPr="00A92F23">
              <w:rPr>
                <w:b/>
                <w:sz w:val="22"/>
                <w:szCs w:val="22"/>
              </w:rPr>
              <w:t>(</w:t>
            </w:r>
            <w:r w:rsidR="00A96226" w:rsidRPr="00A92F23">
              <w:rPr>
                <w:b/>
                <w:sz w:val="22"/>
                <w:szCs w:val="22"/>
                <w:lang w:val="en-US"/>
              </w:rPr>
              <w:t>D</w:t>
            </w:r>
            <w:r w:rsidR="00A96226" w:rsidRPr="00A92F23">
              <w:rPr>
                <w:b/>
                <w:sz w:val="22"/>
                <w:szCs w:val="22"/>
              </w:rPr>
              <w:t>ocument)</w:t>
            </w:r>
          </w:p>
        </w:tc>
      </w:tr>
      <w:tr w:rsidR="00A96226" w:rsidRPr="00A92F23" w:rsidDel="00BB0693" w14:paraId="3A01CF3A" w14:textId="77777777" w:rsidTr="00A96226">
        <w:tc>
          <w:tcPr>
            <w:tcW w:w="3651" w:type="dxa"/>
          </w:tcPr>
          <w:p w14:paraId="1C476D23" w14:textId="77777777" w:rsidR="00A96226" w:rsidRPr="00A92F23" w:rsidDel="00BB0693" w:rsidRDefault="00A96226" w:rsidP="00A96226">
            <w:pPr>
              <w:pStyle w:val="GOSTTablenorm"/>
            </w:pPr>
            <w:r w:rsidRPr="00A92F23">
              <w:t>Номер_документа</w:t>
            </w:r>
          </w:p>
        </w:tc>
        <w:tc>
          <w:tcPr>
            <w:tcW w:w="1090" w:type="dxa"/>
          </w:tcPr>
          <w:p w14:paraId="7B32A75C" w14:textId="77777777" w:rsidR="00A96226" w:rsidRPr="00A92F23" w:rsidDel="00BB0693" w:rsidRDefault="00A96226" w:rsidP="00A96226">
            <w:pPr>
              <w:pStyle w:val="GOSTTablenorm"/>
            </w:pPr>
            <w:r w:rsidRPr="00A92F23">
              <w:t>Нет</w:t>
            </w:r>
          </w:p>
        </w:tc>
        <w:tc>
          <w:tcPr>
            <w:tcW w:w="3651" w:type="dxa"/>
          </w:tcPr>
          <w:p w14:paraId="614B77D8" w14:textId="77777777" w:rsidR="00A96226" w:rsidRPr="00A92F23" w:rsidDel="00BB0693" w:rsidRDefault="00A96226" w:rsidP="00A96226">
            <w:pPr>
              <w:pStyle w:val="GOSTTablenorm"/>
            </w:pPr>
            <w:r w:rsidRPr="00A92F23">
              <w:t>Номер документа</w:t>
            </w:r>
          </w:p>
        </w:tc>
        <w:tc>
          <w:tcPr>
            <w:tcW w:w="3651" w:type="dxa"/>
          </w:tcPr>
          <w:p w14:paraId="27418A63" w14:textId="77777777" w:rsidR="00A96226" w:rsidRPr="004966EC" w:rsidDel="00BB0693" w:rsidRDefault="00A96226" w:rsidP="00A96226">
            <w:pPr>
              <w:pStyle w:val="GOSTTablenorm"/>
            </w:pPr>
            <w:r>
              <w:t>document_no</w:t>
            </w:r>
          </w:p>
        </w:tc>
        <w:tc>
          <w:tcPr>
            <w:tcW w:w="3651" w:type="dxa"/>
          </w:tcPr>
          <w:p w14:paraId="1866C78B" w14:textId="64A8D98E" w:rsidR="00A96226" w:rsidRPr="00A96226" w:rsidDel="00BB0693" w:rsidRDefault="00A96226" w:rsidP="00A96226">
            <w:pPr>
              <w:pStyle w:val="GOSTTablenorm"/>
              <w:rPr>
                <w:lang w:val="en-US"/>
              </w:rPr>
            </w:pPr>
            <w:ins w:id="828" w:author="Винокурова Т.В. REV-59661" w:date="2026-03-26T17:09:00Z">
              <w:r>
                <w:rPr>
                  <w:lang w:val="en-US"/>
                </w:rPr>
                <w:t>-</w:t>
              </w:r>
            </w:ins>
          </w:p>
        </w:tc>
      </w:tr>
      <w:tr w:rsidR="00A96226" w:rsidRPr="00A92F23" w:rsidDel="00BB0693" w14:paraId="404D24EF" w14:textId="77777777" w:rsidTr="00A96226">
        <w:tc>
          <w:tcPr>
            <w:tcW w:w="3651" w:type="dxa"/>
          </w:tcPr>
          <w:p w14:paraId="7277B298" w14:textId="77777777" w:rsidR="00A96226" w:rsidRPr="00A92F23" w:rsidDel="00BB0693" w:rsidRDefault="00A96226" w:rsidP="00A96226">
            <w:pPr>
              <w:pStyle w:val="GOSTTablenorm"/>
            </w:pPr>
            <w:r w:rsidRPr="00A92F23">
              <w:t>Дата_документа</w:t>
            </w:r>
          </w:p>
        </w:tc>
        <w:tc>
          <w:tcPr>
            <w:tcW w:w="1090" w:type="dxa"/>
          </w:tcPr>
          <w:p w14:paraId="750B58D7" w14:textId="77777777" w:rsidR="00A96226" w:rsidRPr="00A92F23" w:rsidDel="00BB0693" w:rsidRDefault="00A96226" w:rsidP="00A96226">
            <w:pPr>
              <w:pStyle w:val="GOSTTablenorm"/>
            </w:pPr>
            <w:r w:rsidRPr="00A92F23">
              <w:t>Нет</w:t>
            </w:r>
          </w:p>
        </w:tc>
        <w:tc>
          <w:tcPr>
            <w:tcW w:w="3651" w:type="dxa"/>
          </w:tcPr>
          <w:p w14:paraId="4F5C3866" w14:textId="77777777" w:rsidR="00A96226" w:rsidRPr="00A92F23" w:rsidDel="00BB0693" w:rsidRDefault="00A96226" w:rsidP="00A96226">
            <w:pPr>
              <w:pStyle w:val="GOSTTablenorm"/>
            </w:pPr>
            <w:r w:rsidRPr="00A92F23">
              <w:t>Дата документа</w:t>
            </w:r>
          </w:p>
        </w:tc>
        <w:tc>
          <w:tcPr>
            <w:tcW w:w="3651" w:type="dxa"/>
          </w:tcPr>
          <w:p w14:paraId="1FEC8A7B" w14:textId="77777777" w:rsidR="00A96226" w:rsidRPr="004966EC" w:rsidDel="00BB0693" w:rsidRDefault="00A96226" w:rsidP="00A96226">
            <w:pPr>
              <w:pStyle w:val="GOSTTablenorm"/>
            </w:pPr>
            <w:r w:rsidRPr="004966EC">
              <w:t>document_date</w:t>
            </w:r>
          </w:p>
        </w:tc>
        <w:tc>
          <w:tcPr>
            <w:tcW w:w="3651" w:type="dxa"/>
          </w:tcPr>
          <w:p w14:paraId="508959F6" w14:textId="0B04E9F3" w:rsidR="00A96226" w:rsidRPr="00A92F23" w:rsidDel="00BB0693" w:rsidRDefault="005769D9" w:rsidP="00A96226">
            <w:pPr>
              <w:pStyle w:val="GOSTTablenorm"/>
            </w:pPr>
            <w:ins w:id="829" w:author="Винокурова Т.В. REV-59661" w:date="2026-03-26T17:31:00Z">
              <w:r>
                <w:t>-</w:t>
              </w:r>
            </w:ins>
          </w:p>
        </w:tc>
      </w:tr>
      <w:tr w:rsidR="00A96226" w:rsidRPr="00A92F23" w:rsidDel="00BB0693" w14:paraId="2619D02D" w14:textId="77777777" w:rsidTr="00A96226">
        <w:tc>
          <w:tcPr>
            <w:tcW w:w="3651" w:type="dxa"/>
          </w:tcPr>
          <w:p w14:paraId="6A8EB43F" w14:textId="77777777" w:rsidR="00A96226" w:rsidRPr="00A92F23" w:rsidRDefault="00A96226" w:rsidP="00A96226">
            <w:pPr>
              <w:pStyle w:val="GOSTTablenorm"/>
            </w:pPr>
            <w:r w:rsidRPr="00A92F23">
              <w:lastRenderedPageBreak/>
              <w:t>Наименование_документа</w:t>
            </w:r>
          </w:p>
        </w:tc>
        <w:tc>
          <w:tcPr>
            <w:tcW w:w="1090" w:type="dxa"/>
          </w:tcPr>
          <w:p w14:paraId="7FA5C367" w14:textId="77777777" w:rsidR="00A96226" w:rsidRPr="00A92F23" w:rsidRDefault="00A96226" w:rsidP="00A96226">
            <w:pPr>
              <w:pStyle w:val="GOSTTablenorm"/>
            </w:pPr>
            <w:r w:rsidRPr="00A92F23">
              <w:t>Да</w:t>
            </w:r>
          </w:p>
        </w:tc>
        <w:tc>
          <w:tcPr>
            <w:tcW w:w="3651" w:type="dxa"/>
          </w:tcPr>
          <w:p w14:paraId="1546438D" w14:textId="77777777" w:rsidR="00A96226" w:rsidRPr="00A92F23" w:rsidRDefault="00A96226" w:rsidP="00A96226">
            <w:pPr>
              <w:pStyle w:val="GOSTTablenorm"/>
            </w:pPr>
            <w:r w:rsidRPr="00A92F23">
              <w:t>Наименование документа</w:t>
            </w:r>
          </w:p>
        </w:tc>
        <w:tc>
          <w:tcPr>
            <w:tcW w:w="3651" w:type="dxa"/>
          </w:tcPr>
          <w:p w14:paraId="439A38E3" w14:textId="77777777" w:rsidR="00A96226" w:rsidRPr="004966EC" w:rsidRDefault="00A96226" w:rsidP="00A96226">
            <w:pPr>
              <w:pStyle w:val="GOSTTablenorm"/>
            </w:pPr>
            <w:r w:rsidRPr="004966EC">
              <w:t>TypeDoc</w:t>
            </w:r>
          </w:p>
        </w:tc>
        <w:tc>
          <w:tcPr>
            <w:tcW w:w="3651" w:type="dxa"/>
          </w:tcPr>
          <w:p w14:paraId="0E852CF1" w14:textId="77777777" w:rsidR="00A96226" w:rsidRPr="00A92F23" w:rsidRDefault="00A96226" w:rsidP="00A96226">
            <w:pPr>
              <w:pStyle w:val="GOSTTablenorm"/>
            </w:pPr>
            <w:r w:rsidRPr="00A92F23">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A96226" w:rsidRPr="00A92F23" w:rsidDel="00BB0693" w14:paraId="0185185A" w14:textId="77777777" w:rsidTr="00A96226">
        <w:tc>
          <w:tcPr>
            <w:tcW w:w="3651" w:type="dxa"/>
          </w:tcPr>
          <w:p w14:paraId="475411C8" w14:textId="77777777" w:rsidR="00A96226" w:rsidRPr="00A92F23" w:rsidDel="00BB0693" w:rsidRDefault="00A96226" w:rsidP="00A96226">
            <w:pPr>
              <w:pStyle w:val="GOSTTablenorm"/>
            </w:pPr>
            <w:r w:rsidRPr="00A92F23">
              <w:t>Вид_документа</w:t>
            </w:r>
          </w:p>
        </w:tc>
        <w:tc>
          <w:tcPr>
            <w:tcW w:w="1090" w:type="dxa"/>
          </w:tcPr>
          <w:p w14:paraId="7F3B11C6" w14:textId="77777777" w:rsidR="00A96226" w:rsidRPr="00A92F23" w:rsidDel="00BB0693" w:rsidRDefault="00A96226" w:rsidP="00A96226">
            <w:pPr>
              <w:pStyle w:val="GOSTTablenorm"/>
            </w:pPr>
            <w:r w:rsidRPr="00A92F23">
              <w:t>Нет</w:t>
            </w:r>
          </w:p>
        </w:tc>
        <w:tc>
          <w:tcPr>
            <w:tcW w:w="3651" w:type="dxa"/>
          </w:tcPr>
          <w:p w14:paraId="1825DD41" w14:textId="77777777" w:rsidR="00A96226" w:rsidRPr="00A92F23" w:rsidDel="00BB0693" w:rsidRDefault="00A96226" w:rsidP="00A96226">
            <w:pPr>
              <w:pStyle w:val="GOSTTablenorm"/>
            </w:pPr>
            <w:r w:rsidRPr="00A92F23">
              <w:t>Вид документа (3-х буквенный)</w:t>
            </w:r>
          </w:p>
        </w:tc>
        <w:tc>
          <w:tcPr>
            <w:tcW w:w="3651" w:type="dxa"/>
          </w:tcPr>
          <w:p w14:paraId="7FA5D80F" w14:textId="77777777" w:rsidR="00A96226" w:rsidRPr="004966EC" w:rsidDel="00BB0693" w:rsidRDefault="00A96226" w:rsidP="00A96226">
            <w:pPr>
              <w:pStyle w:val="GOSTTablenorm"/>
            </w:pPr>
            <w:r w:rsidRPr="004966EC">
              <w:t>document_type</w:t>
            </w:r>
          </w:p>
        </w:tc>
        <w:tc>
          <w:tcPr>
            <w:tcW w:w="3651" w:type="dxa"/>
          </w:tcPr>
          <w:p w14:paraId="185EA24D" w14:textId="38A1A175" w:rsidR="00A96226" w:rsidRPr="00A92F23" w:rsidDel="00BB0693" w:rsidRDefault="00A96226" w:rsidP="00A96226">
            <w:pPr>
              <w:pStyle w:val="GOSTTablenorm"/>
            </w:pPr>
            <w:r>
              <w:t>Указывается тип «ЕНП»</w:t>
            </w:r>
          </w:p>
        </w:tc>
      </w:tr>
      <w:tr w:rsidR="00A96226" w:rsidRPr="00A92F23" w:rsidDel="00BB0693" w14:paraId="0533B35B" w14:textId="77777777" w:rsidTr="00A96226">
        <w:tc>
          <w:tcPr>
            <w:tcW w:w="3651" w:type="dxa"/>
          </w:tcPr>
          <w:p w14:paraId="6A03E6E5" w14:textId="77777777" w:rsidR="00A96226" w:rsidRPr="00A92F23" w:rsidDel="00BB0693" w:rsidRDefault="00A96226" w:rsidP="00A96226">
            <w:pPr>
              <w:pStyle w:val="GOSTTablenorm"/>
            </w:pPr>
            <w:r w:rsidRPr="00A92F23">
              <w:t>Дата_ввода_в_действие</w:t>
            </w:r>
          </w:p>
        </w:tc>
        <w:tc>
          <w:tcPr>
            <w:tcW w:w="1090" w:type="dxa"/>
          </w:tcPr>
          <w:p w14:paraId="32BDD3DB" w14:textId="77777777" w:rsidR="00A96226" w:rsidRPr="00A92F23" w:rsidDel="00BB0693" w:rsidRDefault="00A96226" w:rsidP="00A96226">
            <w:pPr>
              <w:pStyle w:val="GOSTTablenorm"/>
            </w:pPr>
            <w:r w:rsidRPr="00A92F23">
              <w:t>Да</w:t>
            </w:r>
          </w:p>
        </w:tc>
        <w:tc>
          <w:tcPr>
            <w:tcW w:w="3651" w:type="dxa"/>
          </w:tcPr>
          <w:p w14:paraId="377556BF" w14:textId="77777777" w:rsidR="00A96226" w:rsidRPr="00A92F23" w:rsidDel="00BB0693" w:rsidRDefault="00A96226" w:rsidP="00A96226">
            <w:pPr>
              <w:pStyle w:val="GOSTTablenorm"/>
            </w:pPr>
            <w:r w:rsidRPr="00A92F23">
              <w:t>Дата ввода в действие</w:t>
            </w:r>
          </w:p>
        </w:tc>
        <w:tc>
          <w:tcPr>
            <w:tcW w:w="3651" w:type="dxa"/>
          </w:tcPr>
          <w:p w14:paraId="2B8D9D3A" w14:textId="77777777" w:rsidR="00A96226" w:rsidRPr="004966EC" w:rsidDel="00BB0693" w:rsidRDefault="00A96226" w:rsidP="00A96226">
            <w:pPr>
              <w:pStyle w:val="GOSTTablenorm"/>
            </w:pPr>
            <w:r w:rsidRPr="004966EC">
              <w:t>SettlementDate (из заголовка запроса)</w:t>
            </w:r>
          </w:p>
        </w:tc>
        <w:tc>
          <w:tcPr>
            <w:tcW w:w="3651" w:type="dxa"/>
          </w:tcPr>
          <w:p w14:paraId="72D58A9E" w14:textId="77777777" w:rsidR="00A96226" w:rsidRPr="00A92F23" w:rsidDel="00BB0693" w:rsidRDefault="00A96226" w:rsidP="00A96226">
            <w:pPr>
              <w:pStyle w:val="GOSTTablenorm"/>
            </w:pPr>
            <w:r w:rsidRPr="00A92F23">
              <w:t xml:space="preserve">Для данного типа документов Дата_ввода_в_действие </w:t>
            </w:r>
            <w:r>
              <w:t>= Дата_отражения_в_учете</w:t>
            </w:r>
          </w:p>
        </w:tc>
      </w:tr>
      <w:tr w:rsidR="00A96226" w:rsidRPr="00A92F23" w:rsidDel="00BB0693" w14:paraId="28CEF9DE" w14:textId="77777777" w:rsidTr="00A96226">
        <w:tc>
          <w:tcPr>
            <w:tcW w:w="3651" w:type="dxa"/>
          </w:tcPr>
          <w:p w14:paraId="2B746986" w14:textId="77777777" w:rsidR="00A96226" w:rsidRPr="00A92F23" w:rsidDel="00BB0693" w:rsidRDefault="00A96226" w:rsidP="00A96226">
            <w:pPr>
              <w:pStyle w:val="GOSTTablenorm"/>
            </w:pPr>
            <w:r w:rsidRPr="00A92F23">
              <w:t>Код_валюты</w:t>
            </w:r>
          </w:p>
        </w:tc>
        <w:tc>
          <w:tcPr>
            <w:tcW w:w="1090" w:type="dxa"/>
          </w:tcPr>
          <w:p w14:paraId="2C010DC0" w14:textId="77777777" w:rsidR="00A96226" w:rsidRPr="00A92F23" w:rsidDel="00BB0693" w:rsidRDefault="00A96226" w:rsidP="00A96226">
            <w:pPr>
              <w:pStyle w:val="GOSTTablenorm"/>
            </w:pPr>
            <w:r w:rsidRPr="00A92F23">
              <w:t>Да</w:t>
            </w:r>
          </w:p>
        </w:tc>
        <w:tc>
          <w:tcPr>
            <w:tcW w:w="3651" w:type="dxa"/>
          </w:tcPr>
          <w:p w14:paraId="3F7950F2" w14:textId="77777777" w:rsidR="00A96226" w:rsidRPr="00A92F23" w:rsidDel="00BB0693" w:rsidRDefault="00A96226" w:rsidP="00A96226">
            <w:pPr>
              <w:pStyle w:val="GOSTTablenorm"/>
            </w:pPr>
            <w:r w:rsidRPr="00A92F23">
              <w:t>Код валюты по ОКВ</w:t>
            </w:r>
          </w:p>
        </w:tc>
        <w:tc>
          <w:tcPr>
            <w:tcW w:w="3651" w:type="dxa"/>
          </w:tcPr>
          <w:p w14:paraId="2C2337B8" w14:textId="77777777" w:rsidR="00A96226" w:rsidRPr="004966EC" w:rsidDel="00BB0693" w:rsidRDefault="00A96226" w:rsidP="00A96226">
            <w:pPr>
              <w:pStyle w:val="GOSTTablenorm"/>
            </w:pPr>
            <w:r w:rsidRPr="004966EC">
              <w:t>-</w:t>
            </w:r>
          </w:p>
        </w:tc>
        <w:tc>
          <w:tcPr>
            <w:tcW w:w="3651" w:type="dxa"/>
          </w:tcPr>
          <w:p w14:paraId="5E1D6595" w14:textId="77777777" w:rsidR="00A96226" w:rsidRPr="00A92F23" w:rsidDel="00BB0693" w:rsidRDefault="00A96226" w:rsidP="00A96226">
            <w:pPr>
              <w:pStyle w:val="GOSTTablenorm"/>
            </w:pPr>
            <w:r w:rsidRPr="00A92F23">
              <w:t>Атрибут все</w:t>
            </w:r>
            <w:r>
              <w:t>гда заполняется значением «643»</w:t>
            </w:r>
          </w:p>
        </w:tc>
      </w:tr>
      <w:tr w:rsidR="00A96226" w:rsidRPr="00A92F23" w:rsidDel="00BB0693" w14:paraId="3C682FCE" w14:textId="77777777" w:rsidTr="00A96226">
        <w:tc>
          <w:tcPr>
            <w:tcW w:w="3651" w:type="dxa"/>
          </w:tcPr>
          <w:p w14:paraId="27549357" w14:textId="77777777" w:rsidR="00A96226" w:rsidRPr="00A92F23" w:rsidDel="00BB0693" w:rsidRDefault="00A96226" w:rsidP="00A96226">
            <w:pPr>
              <w:pStyle w:val="GOSTTablenorm"/>
            </w:pPr>
            <w:r w:rsidRPr="00A92F23">
              <w:t>Код_контура</w:t>
            </w:r>
          </w:p>
        </w:tc>
        <w:tc>
          <w:tcPr>
            <w:tcW w:w="1090" w:type="dxa"/>
          </w:tcPr>
          <w:p w14:paraId="72A53456" w14:textId="77777777" w:rsidR="00A96226" w:rsidRPr="00A92F23" w:rsidDel="00BB0693" w:rsidRDefault="00A96226" w:rsidP="00A96226">
            <w:pPr>
              <w:pStyle w:val="GOSTTablenorm"/>
            </w:pPr>
            <w:r w:rsidRPr="00A92F23">
              <w:t>Да</w:t>
            </w:r>
          </w:p>
        </w:tc>
        <w:tc>
          <w:tcPr>
            <w:tcW w:w="3651" w:type="dxa"/>
          </w:tcPr>
          <w:p w14:paraId="46D5CF3D" w14:textId="77777777" w:rsidR="00A96226" w:rsidRPr="00A92F23" w:rsidDel="00BB0693" w:rsidRDefault="00A96226" w:rsidP="00A96226">
            <w:pPr>
              <w:pStyle w:val="GOSTTablenorm"/>
            </w:pPr>
            <w:r w:rsidRPr="00A92F23">
              <w:t>Код контура</w:t>
            </w:r>
          </w:p>
        </w:tc>
        <w:tc>
          <w:tcPr>
            <w:tcW w:w="3651" w:type="dxa"/>
          </w:tcPr>
          <w:p w14:paraId="137C24B7" w14:textId="77777777" w:rsidR="00A96226" w:rsidRPr="004966EC" w:rsidDel="00BB0693" w:rsidRDefault="00A96226" w:rsidP="00A96226">
            <w:pPr>
              <w:pStyle w:val="GOSTTablenorm"/>
            </w:pPr>
            <w:r w:rsidRPr="004966EC">
              <w:t>-</w:t>
            </w:r>
          </w:p>
        </w:tc>
        <w:tc>
          <w:tcPr>
            <w:tcW w:w="3651" w:type="dxa"/>
          </w:tcPr>
          <w:p w14:paraId="1C9933E2" w14:textId="77777777" w:rsidR="00A96226" w:rsidRPr="00A92F23" w:rsidDel="00BB0693" w:rsidRDefault="00A96226" w:rsidP="00A96226">
            <w:pPr>
              <w:pStyle w:val="GOSTTablenorm"/>
            </w:pPr>
            <w:r w:rsidRPr="00A92F23">
              <w:t>Атрибут в</w:t>
            </w:r>
            <w:r>
              <w:t>сегда заполняется значением «1»</w:t>
            </w:r>
          </w:p>
        </w:tc>
      </w:tr>
      <w:tr w:rsidR="00A96226" w:rsidRPr="00A92F23" w:rsidDel="00BB0693" w14:paraId="65FA5E94" w14:textId="77777777" w:rsidTr="00A96226">
        <w:tc>
          <w:tcPr>
            <w:tcW w:w="3651" w:type="dxa"/>
          </w:tcPr>
          <w:p w14:paraId="03FECF5A" w14:textId="77777777" w:rsidR="00A96226" w:rsidRPr="00A92F23" w:rsidDel="00BB0693" w:rsidRDefault="00A96226" w:rsidP="00A96226">
            <w:pPr>
              <w:pStyle w:val="GOSTTablenorm"/>
            </w:pPr>
            <w:r w:rsidRPr="00A92F23">
              <w:t>Уровень</w:t>
            </w:r>
            <w:r>
              <w:t>_</w:t>
            </w:r>
            <w:r w:rsidRPr="00A92F23">
              <w:t>конфиденциальности</w:t>
            </w:r>
          </w:p>
        </w:tc>
        <w:tc>
          <w:tcPr>
            <w:tcW w:w="1090" w:type="dxa"/>
          </w:tcPr>
          <w:p w14:paraId="6165572E" w14:textId="77777777" w:rsidR="00A96226" w:rsidRPr="00A92F23" w:rsidDel="00BB0693" w:rsidRDefault="00A96226" w:rsidP="00A96226">
            <w:pPr>
              <w:pStyle w:val="GOSTTablenorm"/>
            </w:pPr>
            <w:r w:rsidRPr="00A92F23">
              <w:t>Да</w:t>
            </w:r>
          </w:p>
        </w:tc>
        <w:tc>
          <w:tcPr>
            <w:tcW w:w="3651" w:type="dxa"/>
          </w:tcPr>
          <w:p w14:paraId="07CE755A" w14:textId="77777777" w:rsidR="00A96226" w:rsidRPr="00A92F23" w:rsidDel="00BB0693" w:rsidRDefault="00A96226" w:rsidP="00A96226">
            <w:pPr>
              <w:pStyle w:val="GOSTTablenorm"/>
            </w:pPr>
            <w:r w:rsidRPr="00A92F23">
              <w:t>Уровень конфиденциальности</w:t>
            </w:r>
          </w:p>
        </w:tc>
        <w:tc>
          <w:tcPr>
            <w:tcW w:w="3651" w:type="dxa"/>
          </w:tcPr>
          <w:p w14:paraId="1678B7EB" w14:textId="77777777" w:rsidR="00A96226" w:rsidRPr="004966EC" w:rsidDel="00BB0693" w:rsidRDefault="00A96226" w:rsidP="00A96226">
            <w:pPr>
              <w:pStyle w:val="GOSTTablenorm"/>
            </w:pPr>
            <w:r w:rsidRPr="004966EC">
              <w:t>-</w:t>
            </w:r>
          </w:p>
        </w:tc>
        <w:tc>
          <w:tcPr>
            <w:tcW w:w="3651" w:type="dxa"/>
          </w:tcPr>
          <w:p w14:paraId="30346B05" w14:textId="77777777" w:rsidR="00A96226" w:rsidRPr="00A92F23" w:rsidDel="00BB0693" w:rsidRDefault="00A96226" w:rsidP="00A96226">
            <w:pPr>
              <w:pStyle w:val="GOSTTablenorm"/>
            </w:pPr>
            <w:r w:rsidRPr="00A92F23">
              <w:t xml:space="preserve">Атрибут заполняется значением </w:t>
            </w:r>
            <w:r>
              <w:t>«0»</w:t>
            </w:r>
          </w:p>
        </w:tc>
      </w:tr>
      <w:tr w:rsidR="004A61D1" w:rsidRPr="00A92F23" w14:paraId="62641AE6" w14:textId="73898A3F" w:rsidTr="00A96226">
        <w:tc>
          <w:tcPr>
            <w:tcW w:w="3651" w:type="dxa"/>
          </w:tcPr>
          <w:p w14:paraId="510B43B5" w14:textId="5A375F04" w:rsidR="004A61D1" w:rsidRPr="00A92F23" w:rsidRDefault="004A61D1" w:rsidP="004A61D1">
            <w:pPr>
              <w:pStyle w:val="GOSTTablenorm"/>
            </w:pPr>
            <w:ins w:id="830" w:author="Винокурова Т.В. REV-59661" w:date="2026-03-26T17:20:00Z">
              <w:r w:rsidRPr="00A92F23">
                <w:t>КС_плательщика</w:t>
              </w:r>
            </w:ins>
          </w:p>
        </w:tc>
        <w:tc>
          <w:tcPr>
            <w:tcW w:w="1090" w:type="dxa"/>
          </w:tcPr>
          <w:p w14:paraId="38315ED5" w14:textId="19450EDF" w:rsidR="004A61D1" w:rsidRPr="00A92F23" w:rsidRDefault="004A61D1" w:rsidP="004A61D1">
            <w:pPr>
              <w:pStyle w:val="GOSTTablenorm"/>
            </w:pPr>
            <w:ins w:id="831" w:author="Винокурова Т.В. REV-59661" w:date="2026-03-26T17:20:00Z">
              <w:r w:rsidRPr="00A92F23">
                <w:t>Нет</w:t>
              </w:r>
            </w:ins>
          </w:p>
        </w:tc>
        <w:tc>
          <w:tcPr>
            <w:tcW w:w="3651" w:type="dxa"/>
          </w:tcPr>
          <w:p w14:paraId="590FD051" w14:textId="09584281" w:rsidR="004A61D1" w:rsidRPr="00A92F23" w:rsidRDefault="004A61D1" w:rsidP="004A61D1">
            <w:pPr>
              <w:pStyle w:val="GOSTTablenorm"/>
            </w:pPr>
            <w:ins w:id="832" w:author="Винокурова Т.В. REV-59661" w:date="2026-03-26T17:20:00Z">
              <w:r w:rsidRPr="00A92F23">
                <w:rPr>
                  <w:lang w:eastAsia="en-US"/>
                </w:rPr>
                <w:t>КС плательщика</w:t>
              </w:r>
            </w:ins>
          </w:p>
        </w:tc>
        <w:tc>
          <w:tcPr>
            <w:tcW w:w="3651" w:type="dxa"/>
          </w:tcPr>
          <w:p w14:paraId="4EB7A371" w14:textId="19FBF8E7" w:rsidR="004A61D1" w:rsidRPr="004966EC" w:rsidRDefault="004A61D1" w:rsidP="004A61D1">
            <w:pPr>
              <w:pStyle w:val="GOSTTablenorm"/>
            </w:pPr>
            <w:ins w:id="833" w:author="Винокурова Т.В. REV-59661" w:date="2026-03-26T17:20:00Z">
              <w:r w:rsidRPr="004966EC">
                <w:t>treasury_account</w:t>
              </w:r>
            </w:ins>
          </w:p>
        </w:tc>
        <w:tc>
          <w:tcPr>
            <w:tcW w:w="3651" w:type="dxa"/>
          </w:tcPr>
          <w:p w14:paraId="76061517" w14:textId="72886592" w:rsidR="004A61D1" w:rsidRPr="00A92F23" w:rsidRDefault="004A61D1" w:rsidP="004A61D1">
            <w:pPr>
              <w:pStyle w:val="GOSTTablenorm"/>
            </w:pPr>
            <w:ins w:id="834" w:author="Винокурова Т.В. REV-59661" w:date="2026-03-26T17:20:00Z">
              <w:r w:rsidRPr="00A92F23">
                <w:t>-</w:t>
              </w:r>
            </w:ins>
          </w:p>
        </w:tc>
      </w:tr>
      <w:tr w:rsidR="004A61D1" w:rsidRPr="00A92F23" w:rsidDel="00BB0693" w14:paraId="1B25B2FF" w14:textId="77777777" w:rsidTr="00A96226">
        <w:tc>
          <w:tcPr>
            <w:tcW w:w="3651" w:type="dxa"/>
          </w:tcPr>
          <w:p w14:paraId="3568DA06" w14:textId="77777777" w:rsidR="004A61D1" w:rsidRPr="00A92F23" w:rsidRDefault="004A61D1" w:rsidP="004A61D1">
            <w:pPr>
              <w:pStyle w:val="GOSTTablenorm"/>
            </w:pPr>
            <w:r w:rsidRPr="00A92F23">
              <w:t>ОКТМО_КС_плательщика</w:t>
            </w:r>
          </w:p>
        </w:tc>
        <w:tc>
          <w:tcPr>
            <w:tcW w:w="1090" w:type="dxa"/>
          </w:tcPr>
          <w:p w14:paraId="1280E44F" w14:textId="77777777" w:rsidR="004A61D1" w:rsidRPr="00A92F23" w:rsidRDefault="004A61D1" w:rsidP="004A61D1">
            <w:pPr>
              <w:pStyle w:val="GOSTTablenorm"/>
            </w:pPr>
            <w:r w:rsidRPr="00A92F23">
              <w:t>Да</w:t>
            </w:r>
          </w:p>
        </w:tc>
        <w:tc>
          <w:tcPr>
            <w:tcW w:w="3651" w:type="dxa"/>
          </w:tcPr>
          <w:p w14:paraId="75C37327" w14:textId="77777777" w:rsidR="004A61D1" w:rsidRPr="00A92F23" w:rsidRDefault="004A61D1" w:rsidP="004A61D1">
            <w:pPr>
              <w:pStyle w:val="GOSTTablenorm"/>
              <w:rPr>
                <w:lang w:eastAsia="en-US"/>
              </w:rPr>
            </w:pPr>
            <w:r w:rsidRPr="00A92F23">
              <w:rPr>
                <w:lang w:eastAsia="en-US"/>
              </w:rPr>
              <w:t xml:space="preserve">Код по ОКТМО </w:t>
            </w:r>
            <w:r w:rsidRPr="00A92F23">
              <w:t>публично-правового образования</w:t>
            </w:r>
            <w:r w:rsidRPr="00A92F23">
              <w:rPr>
                <w:lang w:eastAsia="en-US"/>
              </w:rPr>
              <w:t xml:space="preserve"> плательщика</w:t>
            </w:r>
          </w:p>
        </w:tc>
        <w:tc>
          <w:tcPr>
            <w:tcW w:w="3651" w:type="dxa"/>
          </w:tcPr>
          <w:p w14:paraId="662591CE" w14:textId="77777777" w:rsidR="004A61D1" w:rsidRPr="004966EC" w:rsidRDefault="004A61D1" w:rsidP="004A61D1">
            <w:pPr>
              <w:pStyle w:val="GOSTTablenorm"/>
            </w:pPr>
            <w:r w:rsidRPr="004966EC">
              <w:t>treasury_account</w:t>
            </w:r>
          </w:p>
        </w:tc>
        <w:tc>
          <w:tcPr>
            <w:tcW w:w="3651" w:type="dxa"/>
          </w:tcPr>
          <w:p w14:paraId="4A5788BE" w14:textId="77777777" w:rsidR="004A61D1" w:rsidRPr="00A92F23" w:rsidRDefault="004A61D1" w:rsidP="004A61D1">
            <w:pPr>
              <w:pStyle w:val="GOSTTablenorm"/>
            </w:pPr>
            <w:r w:rsidRPr="00A92F23">
              <w:t xml:space="preserve">Атрибут заполняется символами 9-16 номера </w:t>
            </w:r>
            <w:r>
              <w:t>казначейского счета плательщика</w:t>
            </w:r>
          </w:p>
        </w:tc>
      </w:tr>
      <w:tr w:rsidR="004A61D1" w:rsidRPr="00A92F23" w:rsidDel="00BB0693" w14:paraId="3ED58227" w14:textId="77777777" w:rsidTr="00A96226">
        <w:tc>
          <w:tcPr>
            <w:tcW w:w="3651" w:type="dxa"/>
          </w:tcPr>
          <w:p w14:paraId="0135C40C" w14:textId="77777777" w:rsidR="004A61D1" w:rsidRPr="00A92F23" w:rsidDel="00BB0693" w:rsidRDefault="004A61D1" w:rsidP="004A61D1">
            <w:pPr>
              <w:pStyle w:val="GOSTTablenorm"/>
            </w:pPr>
            <w:r w:rsidRPr="00A92F23">
              <w:t>Порядк_номер_КС_плательщика</w:t>
            </w:r>
          </w:p>
        </w:tc>
        <w:tc>
          <w:tcPr>
            <w:tcW w:w="1090" w:type="dxa"/>
          </w:tcPr>
          <w:p w14:paraId="06AEAEE5" w14:textId="77777777" w:rsidR="004A61D1" w:rsidRPr="00A92F23" w:rsidDel="00BB0693" w:rsidRDefault="004A61D1" w:rsidP="004A61D1">
            <w:pPr>
              <w:pStyle w:val="GOSTTablenorm"/>
            </w:pPr>
            <w:r w:rsidRPr="00A92F23">
              <w:t>Да</w:t>
            </w:r>
          </w:p>
        </w:tc>
        <w:tc>
          <w:tcPr>
            <w:tcW w:w="3651" w:type="dxa"/>
          </w:tcPr>
          <w:p w14:paraId="767832F3" w14:textId="77777777" w:rsidR="004A61D1" w:rsidRPr="00A92F23" w:rsidDel="00BB0693" w:rsidRDefault="004A61D1" w:rsidP="004A61D1">
            <w:pPr>
              <w:pStyle w:val="GOSTTablenorm"/>
            </w:pPr>
            <w:r w:rsidRPr="00A92F23">
              <w:t>Порядковый номер КС плательщика для отражения в аналитическом признаке по модели учета</w:t>
            </w:r>
          </w:p>
        </w:tc>
        <w:tc>
          <w:tcPr>
            <w:tcW w:w="3651" w:type="dxa"/>
          </w:tcPr>
          <w:p w14:paraId="7C477C9D" w14:textId="77777777" w:rsidR="004A61D1" w:rsidRPr="004966EC" w:rsidDel="00BB0693" w:rsidRDefault="004A61D1" w:rsidP="004A61D1">
            <w:pPr>
              <w:pStyle w:val="GOSTTablenorm"/>
            </w:pPr>
            <w:r w:rsidRPr="004966EC">
              <w:t>treasury_account</w:t>
            </w:r>
          </w:p>
        </w:tc>
        <w:tc>
          <w:tcPr>
            <w:tcW w:w="3651" w:type="dxa"/>
          </w:tcPr>
          <w:p w14:paraId="5D847DA8" w14:textId="77777777" w:rsidR="004A61D1" w:rsidRPr="00A92F23" w:rsidDel="00BB0693" w:rsidRDefault="004A61D1" w:rsidP="004A61D1">
            <w:pPr>
              <w:pStyle w:val="GOSTTablenorm"/>
            </w:pPr>
            <w:r w:rsidRPr="00A92F23">
              <w:t>Указываются 19-2</w:t>
            </w:r>
            <w:r>
              <w:t>0 разряды номера КС плательщика</w:t>
            </w:r>
          </w:p>
        </w:tc>
      </w:tr>
      <w:tr w:rsidR="004A61D1" w:rsidRPr="00A92F23" w:rsidDel="00BB0693" w14:paraId="5C324ADC" w14:textId="77777777" w:rsidTr="00A96226">
        <w:tc>
          <w:tcPr>
            <w:tcW w:w="3651" w:type="dxa"/>
          </w:tcPr>
          <w:p w14:paraId="1FEEF021" w14:textId="77777777" w:rsidR="004A61D1" w:rsidRPr="00A92F23" w:rsidDel="00BB0693" w:rsidRDefault="004A61D1" w:rsidP="004A61D1">
            <w:pPr>
              <w:pStyle w:val="GOSTTablenorm"/>
            </w:pPr>
            <w:r w:rsidRPr="00A92F23">
              <w:t>ТОФК_КС_плательщика</w:t>
            </w:r>
          </w:p>
        </w:tc>
        <w:tc>
          <w:tcPr>
            <w:tcW w:w="1090" w:type="dxa"/>
          </w:tcPr>
          <w:p w14:paraId="2C7EF349" w14:textId="77777777" w:rsidR="004A61D1" w:rsidRPr="00A92F23" w:rsidDel="00BB0693" w:rsidRDefault="004A61D1" w:rsidP="004A61D1">
            <w:pPr>
              <w:pStyle w:val="GOSTTablenorm"/>
            </w:pPr>
            <w:r w:rsidRPr="00A92F23">
              <w:t>Да</w:t>
            </w:r>
          </w:p>
        </w:tc>
        <w:tc>
          <w:tcPr>
            <w:tcW w:w="3651" w:type="dxa"/>
          </w:tcPr>
          <w:p w14:paraId="1D48146F" w14:textId="77777777" w:rsidR="004A61D1" w:rsidRPr="00A92F23" w:rsidDel="00BB0693" w:rsidRDefault="004A61D1" w:rsidP="004A61D1">
            <w:pPr>
              <w:pStyle w:val="GOSTTablenorm"/>
            </w:pPr>
            <w:r w:rsidRPr="00A92F23">
              <w:t>ТОФК по КС учета плательщика</w:t>
            </w:r>
          </w:p>
        </w:tc>
        <w:tc>
          <w:tcPr>
            <w:tcW w:w="3651" w:type="dxa"/>
          </w:tcPr>
          <w:p w14:paraId="7144A2CA" w14:textId="77777777" w:rsidR="004A61D1" w:rsidRPr="004966EC" w:rsidDel="00BB0693" w:rsidRDefault="004A61D1" w:rsidP="004A61D1">
            <w:pPr>
              <w:pStyle w:val="GOSTTablenorm"/>
            </w:pPr>
            <w:r w:rsidRPr="004966EC">
              <w:t>treasury_account</w:t>
            </w:r>
          </w:p>
        </w:tc>
        <w:tc>
          <w:tcPr>
            <w:tcW w:w="3651" w:type="dxa"/>
          </w:tcPr>
          <w:p w14:paraId="71260F9F" w14:textId="77777777" w:rsidR="004A61D1" w:rsidRPr="00A92F23" w:rsidDel="00BB0693" w:rsidRDefault="004A61D1" w:rsidP="004A61D1">
            <w:pPr>
              <w:pStyle w:val="GOSTTablenorm"/>
            </w:pPr>
            <w:r w:rsidRPr="00A92F23">
              <w:t>Указываются 17-1</w:t>
            </w:r>
            <w:r>
              <w:t>8 разряды номера КС плательщика</w:t>
            </w:r>
          </w:p>
        </w:tc>
      </w:tr>
      <w:tr w:rsidR="004A61D1" w:rsidRPr="00A92F23" w:rsidDel="00BB0693" w14:paraId="60A8BBE4" w14:textId="77777777" w:rsidTr="00A96226">
        <w:tc>
          <w:tcPr>
            <w:tcW w:w="3651" w:type="dxa"/>
          </w:tcPr>
          <w:p w14:paraId="1CD5DFFB" w14:textId="77777777" w:rsidR="004A61D1" w:rsidRPr="00A92F23" w:rsidDel="00BB0693" w:rsidRDefault="004A61D1" w:rsidP="004A61D1">
            <w:pPr>
              <w:pStyle w:val="GOSTTablenorm"/>
            </w:pPr>
            <w:r w:rsidRPr="00A92F23">
              <w:t>Номер_ЛС_плательщика</w:t>
            </w:r>
          </w:p>
        </w:tc>
        <w:tc>
          <w:tcPr>
            <w:tcW w:w="1090" w:type="dxa"/>
          </w:tcPr>
          <w:p w14:paraId="53FE5FDF" w14:textId="77777777" w:rsidR="004A61D1" w:rsidRPr="00A92F23" w:rsidDel="00BB0693" w:rsidRDefault="004A61D1" w:rsidP="004A61D1">
            <w:pPr>
              <w:pStyle w:val="GOSTTablenorm"/>
            </w:pPr>
            <w:r w:rsidRPr="00A92F23">
              <w:t>Нет</w:t>
            </w:r>
          </w:p>
        </w:tc>
        <w:tc>
          <w:tcPr>
            <w:tcW w:w="3651" w:type="dxa"/>
          </w:tcPr>
          <w:p w14:paraId="60B0D6FC" w14:textId="77777777" w:rsidR="004A61D1" w:rsidRPr="00A92F23" w:rsidDel="00BB0693" w:rsidRDefault="004A61D1" w:rsidP="004A61D1">
            <w:pPr>
              <w:pStyle w:val="GOSTTablenorm"/>
            </w:pPr>
            <w:r w:rsidRPr="00A92F23">
              <w:rPr>
                <w:lang w:eastAsia="en-US"/>
              </w:rPr>
              <w:t>Лицевой счет плательщика</w:t>
            </w:r>
          </w:p>
        </w:tc>
        <w:tc>
          <w:tcPr>
            <w:tcW w:w="3651" w:type="dxa"/>
          </w:tcPr>
          <w:p w14:paraId="7B346DBD" w14:textId="136A47A4" w:rsidR="004A61D1" w:rsidRPr="004966EC" w:rsidDel="00BB0693" w:rsidRDefault="004A61D1" w:rsidP="004A61D1">
            <w:pPr>
              <w:pStyle w:val="GOSTTablenorm"/>
            </w:pPr>
            <w:ins w:id="835" w:author="Винокурова Т.В. REV-59661" w:date="2026-03-26T17:22:00Z">
              <w:r w:rsidRPr="00AC2368">
                <w:rPr>
                  <w:b/>
                </w:rPr>
                <w:t>sender</w:t>
              </w:r>
            </w:ins>
            <w:r w:rsidRPr="004966EC">
              <w:t>:account</w:t>
            </w:r>
          </w:p>
        </w:tc>
        <w:tc>
          <w:tcPr>
            <w:tcW w:w="3651" w:type="dxa"/>
          </w:tcPr>
          <w:p w14:paraId="2562F6F4" w14:textId="77777777" w:rsidR="004A61D1" w:rsidRPr="00A92F23" w:rsidDel="00BB0693" w:rsidRDefault="004A61D1" w:rsidP="004A61D1">
            <w:pPr>
              <w:pStyle w:val="GOSTTablenorm"/>
            </w:pPr>
            <w:r w:rsidRPr="00A92F23">
              <w:t>-</w:t>
            </w:r>
          </w:p>
        </w:tc>
      </w:tr>
      <w:tr w:rsidR="004A61D1" w:rsidRPr="00A92F23" w:rsidDel="00BB0693" w14:paraId="57C9B072" w14:textId="77777777" w:rsidTr="00A96226">
        <w:tc>
          <w:tcPr>
            <w:tcW w:w="3651" w:type="dxa"/>
          </w:tcPr>
          <w:p w14:paraId="7A26632C" w14:textId="77777777" w:rsidR="004A61D1" w:rsidRPr="00A92F23" w:rsidDel="00BB0693" w:rsidRDefault="004A61D1" w:rsidP="004A61D1">
            <w:pPr>
              <w:pStyle w:val="GOSTTablenorm"/>
            </w:pPr>
            <w:r w:rsidRPr="00A92F23">
              <w:lastRenderedPageBreak/>
              <w:t>КБК_плательщика</w:t>
            </w:r>
          </w:p>
        </w:tc>
        <w:tc>
          <w:tcPr>
            <w:tcW w:w="1090" w:type="dxa"/>
          </w:tcPr>
          <w:p w14:paraId="2DB78DD7" w14:textId="77777777" w:rsidR="004A61D1" w:rsidRPr="00A92F23" w:rsidDel="00BB0693" w:rsidRDefault="004A61D1" w:rsidP="004A61D1">
            <w:pPr>
              <w:pStyle w:val="GOSTTablenorm"/>
            </w:pPr>
            <w:r w:rsidRPr="00A92F23">
              <w:t>Нет</w:t>
            </w:r>
          </w:p>
        </w:tc>
        <w:tc>
          <w:tcPr>
            <w:tcW w:w="3651" w:type="dxa"/>
          </w:tcPr>
          <w:p w14:paraId="75C93882" w14:textId="77777777" w:rsidR="004A61D1" w:rsidRPr="00A92F23" w:rsidDel="00BB0693" w:rsidRDefault="004A61D1" w:rsidP="004A61D1">
            <w:pPr>
              <w:pStyle w:val="GOSTTablenorm"/>
            </w:pPr>
            <w:r w:rsidRPr="00A92F23">
              <w:t>КБК плательщика</w:t>
            </w:r>
          </w:p>
        </w:tc>
        <w:tc>
          <w:tcPr>
            <w:tcW w:w="3651" w:type="dxa"/>
          </w:tcPr>
          <w:p w14:paraId="4389D766" w14:textId="1EC57066" w:rsidR="004A61D1" w:rsidRPr="004966EC" w:rsidDel="00BB0693" w:rsidRDefault="004A61D1" w:rsidP="004A61D1">
            <w:pPr>
              <w:pStyle w:val="GOSTTablenorm"/>
            </w:pPr>
            <w:ins w:id="836" w:author="Винокурова Т.В. REV-59661" w:date="2026-03-26T17:23:00Z">
              <w:r w:rsidRPr="00AC2368">
                <w:rPr>
                  <w:b/>
                </w:rPr>
                <w:t>sender</w:t>
              </w:r>
            </w:ins>
            <w:r w:rsidRPr="004966EC">
              <w:t>:bcc</w:t>
            </w:r>
          </w:p>
        </w:tc>
        <w:tc>
          <w:tcPr>
            <w:tcW w:w="3651" w:type="dxa"/>
          </w:tcPr>
          <w:p w14:paraId="1A194DC8" w14:textId="77777777" w:rsidR="004A61D1" w:rsidRPr="00A92F23" w:rsidDel="00BB0693" w:rsidRDefault="004A61D1" w:rsidP="004A61D1">
            <w:pPr>
              <w:pStyle w:val="GOSTTablenorm"/>
            </w:pPr>
            <w:r w:rsidRPr="00A92F23">
              <w:t>-</w:t>
            </w:r>
          </w:p>
        </w:tc>
      </w:tr>
      <w:tr w:rsidR="004A61D1" w:rsidRPr="00A92F23" w:rsidDel="00BB0693" w14:paraId="10971FE4" w14:textId="77777777" w:rsidTr="00A96226">
        <w:tc>
          <w:tcPr>
            <w:tcW w:w="3651" w:type="dxa"/>
          </w:tcPr>
          <w:p w14:paraId="6F82E77E" w14:textId="77777777" w:rsidR="004A61D1" w:rsidRPr="00A92F23" w:rsidDel="00BB0693" w:rsidRDefault="004A61D1" w:rsidP="004A61D1">
            <w:pPr>
              <w:pStyle w:val="GOSTTablenorm"/>
            </w:pPr>
            <w:r w:rsidRPr="00A92F23">
              <w:t>Тип_КБК_плательщика</w:t>
            </w:r>
          </w:p>
        </w:tc>
        <w:tc>
          <w:tcPr>
            <w:tcW w:w="1090" w:type="dxa"/>
          </w:tcPr>
          <w:p w14:paraId="0BF7C410" w14:textId="77777777" w:rsidR="004A61D1" w:rsidRPr="00A92F23" w:rsidDel="00BB0693" w:rsidRDefault="004A61D1" w:rsidP="004A61D1">
            <w:pPr>
              <w:pStyle w:val="GOSTTablenorm"/>
            </w:pPr>
            <w:r w:rsidRPr="00A92F23">
              <w:t>Нет</w:t>
            </w:r>
          </w:p>
        </w:tc>
        <w:tc>
          <w:tcPr>
            <w:tcW w:w="3651" w:type="dxa"/>
          </w:tcPr>
          <w:p w14:paraId="3B2953E2" w14:textId="77777777" w:rsidR="004A61D1" w:rsidRPr="00A92F23" w:rsidDel="00BB0693" w:rsidRDefault="004A61D1" w:rsidP="004A61D1">
            <w:pPr>
              <w:pStyle w:val="GOSTTablenorm"/>
            </w:pPr>
            <w:r w:rsidRPr="00A92F23">
              <w:t>Тип КБК плательщика для формирования регистров учета в ПУИО</w:t>
            </w:r>
          </w:p>
        </w:tc>
        <w:tc>
          <w:tcPr>
            <w:tcW w:w="3651" w:type="dxa"/>
          </w:tcPr>
          <w:p w14:paraId="3B83D62D" w14:textId="7993ED6A" w:rsidR="004A61D1" w:rsidRPr="004966EC" w:rsidDel="00BB0693" w:rsidRDefault="004A61D1" w:rsidP="004A61D1">
            <w:pPr>
              <w:pStyle w:val="GOSTTablenorm"/>
            </w:pPr>
            <w:ins w:id="837" w:author="Винокурова Т.В. REV-59661" w:date="2026-03-26T17:23:00Z">
              <w:r w:rsidRPr="00AC2368">
                <w:rPr>
                  <w:b/>
                </w:rPr>
                <w:t>sender</w:t>
              </w:r>
            </w:ins>
            <w:r w:rsidRPr="004966EC">
              <w:t>:type_bcc</w:t>
            </w:r>
          </w:p>
        </w:tc>
        <w:tc>
          <w:tcPr>
            <w:tcW w:w="3651" w:type="dxa"/>
          </w:tcPr>
          <w:p w14:paraId="4BBC445A" w14:textId="77777777" w:rsidR="004A61D1" w:rsidRPr="00A92F23" w:rsidDel="00BB0693" w:rsidRDefault="004A61D1" w:rsidP="004A61D1">
            <w:pPr>
              <w:pStyle w:val="GOSTTablenorm"/>
            </w:pPr>
            <w:r w:rsidRPr="00A92F23">
              <w:t>-</w:t>
            </w:r>
          </w:p>
        </w:tc>
      </w:tr>
      <w:tr w:rsidR="004A61D1" w:rsidRPr="00A92F23" w:rsidDel="00BB0693" w14:paraId="2E694BA5" w14:textId="77777777" w:rsidTr="00A96226">
        <w:tc>
          <w:tcPr>
            <w:tcW w:w="3651" w:type="dxa"/>
          </w:tcPr>
          <w:p w14:paraId="10AF3696" w14:textId="77777777" w:rsidR="004A61D1" w:rsidRPr="00A92F23" w:rsidDel="00BB0693" w:rsidRDefault="004A61D1" w:rsidP="004A61D1">
            <w:pPr>
              <w:pStyle w:val="GOSTTablenorm"/>
            </w:pPr>
            <w:r w:rsidRPr="00A92F23">
              <w:t>ОКТМО_плательщика</w:t>
            </w:r>
          </w:p>
        </w:tc>
        <w:tc>
          <w:tcPr>
            <w:tcW w:w="1090" w:type="dxa"/>
          </w:tcPr>
          <w:p w14:paraId="2CCDDA48" w14:textId="77777777" w:rsidR="004A61D1" w:rsidRPr="00A92F23" w:rsidDel="00BB0693" w:rsidRDefault="004A61D1" w:rsidP="004A61D1">
            <w:pPr>
              <w:pStyle w:val="GOSTTablenorm"/>
            </w:pPr>
            <w:r w:rsidRPr="00A92F23">
              <w:t>Нет</w:t>
            </w:r>
          </w:p>
        </w:tc>
        <w:tc>
          <w:tcPr>
            <w:tcW w:w="3651" w:type="dxa"/>
          </w:tcPr>
          <w:p w14:paraId="703BC210" w14:textId="1DE272A7" w:rsidR="004A61D1" w:rsidRPr="00A92F23" w:rsidDel="00BB0693" w:rsidRDefault="004A61D1" w:rsidP="004A61D1">
            <w:pPr>
              <w:pStyle w:val="GOSTTablenorm"/>
            </w:pPr>
            <w:r w:rsidRPr="00A92F23">
              <w:t>Код по ОКТМО публично-правового образования</w:t>
            </w:r>
            <w:ins w:id="838" w:author="Винокурова Т.В. REV-59661" w:date="2026-03-26T17:29:00Z">
              <w:r>
                <w:t xml:space="preserve"> </w:t>
              </w:r>
            </w:ins>
            <w:r w:rsidRPr="00A92F23">
              <w:t>плательщика</w:t>
            </w:r>
          </w:p>
        </w:tc>
        <w:tc>
          <w:tcPr>
            <w:tcW w:w="3651" w:type="dxa"/>
          </w:tcPr>
          <w:p w14:paraId="3F90CBB6" w14:textId="6CEB02C7" w:rsidR="004A61D1" w:rsidRPr="004966EC" w:rsidDel="00BB0693" w:rsidRDefault="004A61D1" w:rsidP="004A61D1">
            <w:pPr>
              <w:pStyle w:val="GOSTTablenorm"/>
            </w:pPr>
            <w:ins w:id="839" w:author="Винокурова Т.В. REV-59661" w:date="2026-03-26T17:23:00Z">
              <w:r w:rsidRPr="00AC2368">
                <w:rPr>
                  <w:b/>
                </w:rPr>
                <w:t>sender</w:t>
              </w:r>
            </w:ins>
            <w:r w:rsidRPr="004966EC">
              <w:t>:oktmo</w:t>
            </w:r>
          </w:p>
        </w:tc>
        <w:tc>
          <w:tcPr>
            <w:tcW w:w="3651" w:type="dxa"/>
          </w:tcPr>
          <w:p w14:paraId="30E3CE2C" w14:textId="77777777" w:rsidR="004A61D1" w:rsidRPr="00A92F23" w:rsidDel="00BB0693" w:rsidRDefault="004A61D1" w:rsidP="004A61D1">
            <w:pPr>
              <w:pStyle w:val="GOSTTablenorm"/>
            </w:pPr>
            <w:r w:rsidRPr="00A92F23">
              <w:t>-</w:t>
            </w:r>
          </w:p>
        </w:tc>
      </w:tr>
      <w:tr w:rsidR="004A61D1" w:rsidRPr="00A92F23" w:rsidDel="00BB0693" w14:paraId="4B7F2701" w14:textId="77777777" w:rsidTr="00A96226">
        <w:tc>
          <w:tcPr>
            <w:tcW w:w="3651" w:type="dxa"/>
          </w:tcPr>
          <w:p w14:paraId="71DC0D78" w14:textId="77777777" w:rsidR="004A61D1" w:rsidRPr="00A92F23" w:rsidDel="00BB0693" w:rsidRDefault="004A61D1" w:rsidP="004A61D1">
            <w:pPr>
              <w:pStyle w:val="GOSTTablenorm"/>
            </w:pPr>
            <w:r w:rsidRPr="00A92F23">
              <w:t>Номер_ЛС_получателя</w:t>
            </w:r>
          </w:p>
        </w:tc>
        <w:tc>
          <w:tcPr>
            <w:tcW w:w="1090" w:type="dxa"/>
          </w:tcPr>
          <w:p w14:paraId="21FDA570" w14:textId="77777777" w:rsidR="004A61D1" w:rsidRPr="00A92F23" w:rsidDel="00BB0693" w:rsidRDefault="004A61D1" w:rsidP="004A61D1">
            <w:pPr>
              <w:pStyle w:val="GOSTTablenorm"/>
            </w:pPr>
            <w:r w:rsidRPr="00A92F23">
              <w:t>Нет</w:t>
            </w:r>
          </w:p>
        </w:tc>
        <w:tc>
          <w:tcPr>
            <w:tcW w:w="3651" w:type="dxa"/>
          </w:tcPr>
          <w:p w14:paraId="1AC08272" w14:textId="77777777" w:rsidR="004A61D1" w:rsidRPr="00A92F23" w:rsidDel="00BB0693" w:rsidRDefault="004A61D1" w:rsidP="004A61D1">
            <w:pPr>
              <w:pStyle w:val="GOSTTablenorm"/>
            </w:pPr>
            <w:r w:rsidRPr="00A92F23">
              <w:rPr>
                <w:lang w:eastAsia="en-US"/>
              </w:rPr>
              <w:t xml:space="preserve">Лицевой счет </w:t>
            </w:r>
            <w:r w:rsidRPr="00A92F23">
              <w:t>получателя</w:t>
            </w:r>
          </w:p>
        </w:tc>
        <w:tc>
          <w:tcPr>
            <w:tcW w:w="3651" w:type="dxa"/>
          </w:tcPr>
          <w:p w14:paraId="66591133" w14:textId="381F033C" w:rsidR="004A61D1" w:rsidRPr="00B9735F" w:rsidDel="00BB0693" w:rsidRDefault="004A61D1" w:rsidP="004A61D1">
            <w:pPr>
              <w:pStyle w:val="GOSTTablenorm"/>
              <w:rPr>
                <w:lang w:val="en-US"/>
              </w:rPr>
            </w:pPr>
            <w:ins w:id="840" w:author="Винокурова Т.В. REV-59661" w:date="2026-03-26T17:26:00Z">
              <w:r w:rsidRPr="00AC2368">
                <w:rPr>
                  <w:b/>
                </w:rPr>
                <w:t>recipient</w:t>
              </w:r>
            </w:ins>
            <w:r w:rsidRPr="00B9735F">
              <w:rPr>
                <w:lang w:val="en-US"/>
              </w:rPr>
              <w:t>:account</w:t>
            </w:r>
          </w:p>
        </w:tc>
        <w:tc>
          <w:tcPr>
            <w:tcW w:w="3651" w:type="dxa"/>
          </w:tcPr>
          <w:p w14:paraId="01F5BDCE" w14:textId="77777777" w:rsidR="004A61D1" w:rsidRPr="00A92F23" w:rsidDel="00BB0693" w:rsidRDefault="004A61D1" w:rsidP="004A61D1">
            <w:pPr>
              <w:pStyle w:val="GOSTTablenorm"/>
            </w:pPr>
            <w:r w:rsidRPr="00A92F23">
              <w:t>-</w:t>
            </w:r>
          </w:p>
        </w:tc>
      </w:tr>
      <w:tr w:rsidR="005769D9" w:rsidRPr="00916533" w:rsidDel="00BB0693" w14:paraId="3D415293" w14:textId="77777777" w:rsidTr="00A96226">
        <w:trPr>
          <w:ins w:id="841" w:author="Винокурова Т.В. REV-59661" w:date="2026-03-26T17:35:00Z"/>
        </w:trPr>
        <w:tc>
          <w:tcPr>
            <w:tcW w:w="3651" w:type="dxa"/>
          </w:tcPr>
          <w:p w14:paraId="1DBE45E9" w14:textId="62C969B7" w:rsidR="005769D9" w:rsidRPr="00A92F23" w:rsidRDefault="005769D9" w:rsidP="005769D9">
            <w:pPr>
              <w:pStyle w:val="GOSTTablenorm"/>
              <w:rPr>
                <w:ins w:id="842" w:author="Винокурова Т.В. REV-59661" w:date="2026-03-26T17:35:00Z"/>
              </w:rPr>
            </w:pPr>
            <w:ins w:id="843" w:author="Винокурова Т.В. REV-59661" w:date="2026-03-26T17:36:00Z">
              <w:r w:rsidRPr="00A92F23">
                <w:t>Номер_строки_получателя</w:t>
              </w:r>
            </w:ins>
          </w:p>
        </w:tc>
        <w:tc>
          <w:tcPr>
            <w:tcW w:w="1090" w:type="dxa"/>
          </w:tcPr>
          <w:p w14:paraId="278CB484" w14:textId="63E97416" w:rsidR="005769D9" w:rsidRPr="00A92F23" w:rsidRDefault="005769D9" w:rsidP="005769D9">
            <w:pPr>
              <w:pStyle w:val="GOSTTablenorm"/>
              <w:rPr>
                <w:ins w:id="844" w:author="Винокурова Т.В. REV-59661" w:date="2026-03-26T17:35:00Z"/>
              </w:rPr>
            </w:pPr>
            <w:ins w:id="845" w:author="Винокурова Т.В. REV-59661" w:date="2026-03-26T17:36:00Z">
              <w:r w:rsidRPr="00A92F23">
                <w:t>Нет</w:t>
              </w:r>
            </w:ins>
          </w:p>
        </w:tc>
        <w:tc>
          <w:tcPr>
            <w:tcW w:w="3651" w:type="dxa"/>
          </w:tcPr>
          <w:p w14:paraId="0E174B55" w14:textId="77777777" w:rsidR="005769D9" w:rsidRPr="00A92F23" w:rsidRDefault="005769D9" w:rsidP="005769D9">
            <w:pPr>
              <w:pStyle w:val="GOSTTablenorm"/>
              <w:rPr>
                <w:ins w:id="846" w:author="Винокурова Т.В. REV-59661" w:date="2026-03-26T17:36:00Z"/>
              </w:rPr>
            </w:pPr>
            <w:ins w:id="847" w:author="Винокурова Т.В. REV-59661" w:date="2026-03-26T17:36:00Z">
              <w:r w:rsidRPr="00A92F23">
                <w:t>Порядковый номер строки документа.</w:t>
              </w:r>
            </w:ins>
          </w:p>
          <w:p w14:paraId="5BF6009F" w14:textId="2126102E" w:rsidR="005769D9" w:rsidRPr="00A92F23" w:rsidRDefault="005769D9" w:rsidP="005769D9">
            <w:pPr>
              <w:pStyle w:val="GOSTTablenorm"/>
              <w:rPr>
                <w:ins w:id="848" w:author="Винокурова Т.В. REV-59661" w:date="2026-03-26T17:35:00Z"/>
                <w:lang w:eastAsia="en-US"/>
              </w:rPr>
            </w:pPr>
            <w:ins w:id="849" w:author="Винокурова Т.В. REV-59661" w:date="2026-03-26T17:36:00Z">
              <w:r w:rsidRPr="00A92F23">
                <w:t>Каждому номеру записи в блоке «Строки получателя» соответств</w:t>
              </w:r>
              <w:r>
                <w:t>ует одна строка</w:t>
              </w:r>
              <w:r w:rsidRPr="00A92F23">
                <w:t xml:space="preserve"> в блоке «Строки плательщика»</w:t>
              </w:r>
            </w:ins>
          </w:p>
        </w:tc>
        <w:tc>
          <w:tcPr>
            <w:tcW w:w="3651" w:type="dxa"/>
          </w:tcPr>
          <w:p w14:paraId="0782B758" w14:textId="0B1AA5AA" w:rsidR="005769D9" w:rsidRPr="005769D9" w:rsidRDefault="005769D9" w:rsidP="005769D9">
            <w:pPr>
              <w:pStyle w:val="GOSTTablenorm"/>
              <w:rPr>
                <w:ins w:id="850" w:author="Винокурова Т.В. REV-59661" w:date="2026-03-26T17:35:00Z"/>
                <w:b/>
                <w:lang w:val="en-US"/>
              </w:rPr>
            </w:pPr>
            <w:ins w:id="851" w:author="Винокурова Т.В. REV-59661" w:date="2026-03-26T17:37:00Z">
              <w:r w:rsidRPr="0018058F">
                <w:rPr>
                  <w:b/>
                  <w:lang w:val="en-US"/>
                </w:rPr>
                <w:t>recipient</w:t>
              </w:r>
            </w:ins>
            <w:ins w:id="852" w:author="Винокурова Т.В. REV-59661" w:date="2026-03-26T17:36:00Z">
              <w:r w:rsidRPr="00B9735F">
                <w:rPr>
                  <w:lang w:val="en-US"/>
                </w:rPr>
                <w:t>:updated_entries:line_no</w:t>
              </w:r>
            </w:ins>
          </w:p>
        </w:tc>
        <w:tc>
          <w:tcPr>
            <w:tcW w:w="3651" w:type="dxa"/>
          </w:tcPr>
          <w:p w14:paraId="3CC06DCE" w14:textId="77777777" w:rsidR="005769D9" w:rsidRPr="005769D9" w:rsidRDefault="005769D9" w:rsidP="005769D9">
            <w:pPr>
              <w:pStyle w:val="GOSTTablenorm"/>
              <w:rPr>
                <w:ins w:id="853" w:author="Винокурова Т.В. REV-59661" w:date="2026-03-26T17:35:00Z"/>
                <w:lang w:val="en-US"/>
              </w:rPr>
            </w:pPr>
          </w:p>
        </w:tc>
      </w:tr>
      <w:tr w:rsidR="005769D9" w:rsidRPr="00A92F23" w:rsidDel="00BB0693" w14:paraId="5F2CC5FF" w14:textId="77777777" w:rsidTr="00A96226">
        <w:tc>
          <w:tcPr>
            <w:tcW w:w="3651" w:type="dxa"/>
          </w:tcPr>
          <w:p w14:paraId="23B7E916" w14:textId="77777777" w:rsidR="005769D9" w:rsidRPr="00A92F23" w:rsidDel="00BB0693" w:rsidRDefault="005769D9" w:rsidP="005769D9">
            <w:pPr>
              <w:pStyle w:val="GOSTTablenorm"/>
            </w:pPr>
            <w:r w:rsidRPr="00A92F23">
              <w:t>КБК_получателя</w:t>
            </w:r>
          </w:p>
        </w:tc>
        <w:tc>
          <w:tcPr>
            <w:tcW w:w="1090" w:type="dxa"/>
          </w:tcPr>
          <w:p w14:paraId="6175BDF1" w14:textId="77777777" w:rsidR="005769D9" w:rsidRPr="00A92F23" w:rsidDel="00BB0693" w:rsidRDefault="005769D9" w:rsidP="005769D9">
            <w:pPr>
              <w:pStyle w:val="GOSTTablenorm"/>
            </w:pPr>
            <w:r w:rsidRPr="00A92F23">
              <w:t>Нет</w:t>
            </w:r>
          </w:p>
        </w:tc>
        <w:tc>
          <w:tcPr>
            <w:tcW w:w="3651" w:type="dxa"/>
          </w:tcPr>
          <w:p w14:paraId="7D04B54B" w14:textId="77777777" w:rsidR="005769D9" w:rsidRPr="00A92F23" w:rsidDel="00BB0693" w:rsidRDefault="005769D9" w:rsidP="005769D9">
            <w:pPr>
              <w:pStyle w:val="GOSTTablenorm"/>
            </w:pPr>
            <w:r w:rsidRPr="00A92F23">
              <w:t>КБК получателя</w:t>
            </w:r>
          </w:p>
        </w:tc>
        <w:tc>
          <w:tcPr>
            <w:tcW w:w="3651" w:type="dxa"/>
          </w:tcPr>
          <w:p w14:paraId="38ABE9EB" w14:textId="0A503E1F" w:rsidR="005769D9" w:rsidRPr="00B9735F" w:rsidDel="00BB0693" w:rsidRDefault="005769D9" w:rsidP="005769D9">
            <w:pPr>
              <w:pStyle w:val="GOSTTablenorm"/>
              <w:rPr>
                <w:lang w:val="en-US"/>
              </w:rPr>
            </w:pPr>
            <w:ins w:id="854" w:author="Винокурова Т.В. REV-59661" w:date="2026-03-26T17:26:00Z">
              <w:r w:rsidRPr="00AC2368">
                <w:rPr>
                  <w:b/>
                </w:rPr>
                <w:t>recipient</w:t>
              </w:r>
            </w:ins>
            <w:r w:rsidRPr="00B9735F">
              <w:rPr>
                <w:lang w:val="en-US"/>
              </w:rPr>
              <w:t>:updated_entries:bcc</w:t>
            </w:r>
          </w:p>
        </w:tc>
        <w:tc>
          <w:tcPr>
            <w:tcW w:w="3651" w:type="dxa"/>
          </w:tcPr>
          <w:p w14:paraId="3639B6F6" w14:textId="77777777" w:rsidR="005769D9" w:rsidRPr="00A92F23" w:rsidDel="00BB0693" w:rsidRDefault="005769D9" w:rsidP="005769D9">
            <w:pPr>
              <w:pStyle w:val="GOSTTablenorm"/>
            </w:pPr>
            <w:r w:rsidRPr="00A92F23">
              <w:t>-</w:t>
            </w:r>
          </w:p>
        </w:tc>
      </w:tr>
      <w:tr w:rsidR="005769D9" w:rsidRPr="00A92F23" w:rsidDel="00BB0693" w14:paraId="4B838B11" w14:textId="77777777" w:rsidTr="00A96226">
        <w:tc>
          <w:tcPr>
            <w:tcW w:w="3651" w:type="dxa"/>
          </w:tcPr>
          <w:p w14:paraId="53B49E2E" w14:textId="77777777" w:rsidR="005769D9" w:rsidRPr="00A92F23" w:rsidDel="00BB0693" w:rsidRDefault="005769D9" w:rsidP="005769D9">
            <w:pPr>
              <w:pStyle w:val="GOSTTablenorm"/>
            </w:pPr>
            <w:r w:rsidRPr="00A92F23">
              <w:t>Тип_КБК_получателя</w:t>
            </w:r>
          </w:p>
        </w:tc>
        <w:tc>
          <w:tcPr>
            <w:tcW w:w="1090" w:type="dxa"/>
          </w:tcPr>
          <w:p w14:paraId="53251CAF" w14:textId="77777777" w:rsidR="005769D9" w:rsidRPr="00A92F23" w:rsidDel="00BB0693" w:rsidRDefault="005769D9" w:rsidP="005769D9">
            <w:pPr>
              <w:pStyle w:val="GOSTTablenorm"/>
            </w:pPr>
            <w:r w:rsidRPr="00A92F23">
              <w:t>Нет</w:t>
            </w:r>
          </w:p>
        </w:tc>
        <w:tc>
          <w:tcPr>
            <w:tcW w:w="3651" w:type="dxa"/>
          </w:tcPr>
          <w:p w14:paraId="51CA3479" w14:textId="77777777" w:rsidR="005769D9" w:rsidRPr="00A92F23" w:rsidDel="00BB0693" w:rsidRDefault="005769D9" w:rsidP="005769D9">
            <w:pPr>
              <w:pStyle w:val="GOSTTablenorm"/>
            </w:pPr>
            <w:r w:rsidRPr="00A92F23">
              <w:t>Тип КБК получателя</w:t>
            </w:r>
          </w:p>
        </w:tc>
        <w:tc>
          <w:tcPr>
            <w:tcW w:w="3651" w:type="dxa"/>
          </w:tcPr>
          <w:p w14:paraId="554BEA0F" w14:textId="7FAF413E" w:rsidR="005769D9" w:rsidRPr="00B9735F" w:rsidDel="00BB0693" w:rsidRDefault="005769D9" w:rsidP="005769D9">
            <w:pPr>
              <w:pStyle w:val="GOSTTablenorm"/>
              <w:rPr>
                <w:lang w:val="en-US"/>
              </w:rPr>
            </w:pPr>
            <w:ins w:id="855" w:author="Винокурова Т.В. REV-59661" w:date="2026-03-26T17:26:00Z">
              <w:r w:rsidRPr="004A61D1">
                <w:rPr>
                  <w:b/>
                  <w:lang w:val="en-US"/>
                </w:rPr>
                <w:t>recipient</w:t>
              </w:r>
            </w:ins>
            <w:r w:rsidRPr="00B9735F">
              <w:rPr>
                <w:lang w:val="en-US"/>
              </w:rPr>
              <w:t>:updated_entries:type_bcc</w:t>
            </w:r>
          </w:p>
        </w:tc>
        <w:tc>
          <w:tcPr>
            <w:tcW w:w="3651" w:type="dxa"/>
          </w:tcPr>
          <w:p w14:paraId="5C5F3510" w14:textId="77777777" w:rsidR="005769D9" w:rsidRPr="00A92F23" w:rsidDel="00BB0693" w:rsidRDefault="005769D9" w:rsidP="005769D9">
            <w:pPr>
              <w:pStyle w:val="GOSTTablenorm"/>
            </w:pPr>
            <w:r w:rsidRPr="00A92F23">
              <w:t>-</w:t>
            </w:r>
          </w:p>
        </w:tc>
      </w:tr>
      <w:tr w:rsidR="005769D9" w:rsidRPr="00A92F23" w:rsidDel="00BB0693" w14:paraId="23399E07" w14:textId="77777777" w:rsidTr="00A96226">
        <w:tc>
          <w:tcPr>
            <w:tcW w:w="3651" w:type="dxa"/>
          </w:tcPr>
          <w:p w14:paraId="107AE65E" w14:textId="77777777" w:rsidR="005769D9" w:rsidRPr="00A92F23" w:rsidDel="00BB0693" w:rsidRDefault="005769D9" w:rsidP="005769D9">
            <w:pPr>
              <w:pStyle w:val="GOSTTablenorm"/>
            </w:pPr>
            <w:r w:rsidRPr="00A92F23">
              <w:t>ОКТМО_получателя</w:t>
            </w:r>
          </w:p>
        </w:tc>
        <w:tc>
          <w:tcPr>
            <w:tcW w:w="1090" w:type="dxa"/>
          </w:tcPr>
          <w:p w14:paraId="55E459CC" w14:textId="77777777" w:rsidR="005769D9" w:rsidRPr="00A92F23" w:rsidDel="00BB0693" w:rsidRDefault="005769D9" w:rsidP="005769D9">
            <w:pPr>
              <w:pStyle w:val="GOSTTablenorm"/>
            </w:pPr>
            <w:r w:rsidRPr="00A92F23">
              <w:t>Нет</w:t>
            </w:r>
          </w:p>
        </w:tc>
        <w:tc>
          <w:tcPr>
            <w:tcW w:w="3651" w:type="dxa"/>
          </w:tcPr>
          <w:p w14:paraId="3455C30C" w14:textId="77777777" w:rsidR="005769D9" w:rsidRPr="00A92F23" w:rsidDel="00BB0693" w:rsidRDefault="005769D9" w:rsidP="005769D9">
            <w:pPr>
              <w:pStyle w:val="GOSTTablenorm"/>
            </w:pPr>
            <w:r w:rsidRPr="00A92F23">
              <w:t>Код по ОКТМО публично-правового образования получателя</w:t>
            </w:r>
          </w:p>
        </w:tc>
        <w:tc>
          <w:tcPr>
            <w:tcW w:w="3651" w:type="dxa"/>
          </w:tcPr>
          <w:p w14:paraId="59287854" w14:textId="4B4247B4" w:rsidR="005769D9" w:rsidRPr="00B9735F" w:rsidDel="00BB0693" w:rsidRDefault="005769D9" w:rsidP="005769D9">
            <w:pPr>
              <w:pStyle w:val="GOSTTablenorm"/>
              <w:rPr>
                <w:lang w:val="en-US"/>
              </w:rPr>
            </w:pPr>
            <w:ins w:id="856" w:author="Винокурова Т.В. REV-59661" w:date="2026-03-26T17:27:00Z">
              <w:r w:rsidRPr="00AC2368">
                <w:rPr>
                  <w:b/>
                </w:rPr>
                <w:t>recipient</w:t>
              </w:r>
            </w:ins>
            <w:r w:rsidRPr="00B9735F">
              <w:rPr>
                <w:lang w:val="en-US"/>
              </w:rPr>
              <w:t>:updated_entries:oktmo</w:t>
            </w:r>
          </w:p>
        </w:tc>
        <w:tc>
          <w:tcPr>
            <w:tcW w:w="3651" w:type="dxa"/>
          </w:tcPr>
          <w:p w14:paraId="009D079C" w14:textId="77777777" w:rsidR="005769D9" w:rsidRPr="00A92F23" w:rsidDel="00BB0693" w:rsidRDefault="005769D9" w:rsidP="005769D9">
            <w:pPr>
              <w:pStyle w:val="GOSTTablenorm"/>
            </w:pPr>
            <w:r w:rsidRPr="00A92F23">
              <w:t>-</w:t>
            </w:r>
          </w:p>
        </w:tc>
      </w:tr>
      <w:tr w:rsidR="005769D9" w:rsidRPr="00A92F23" w:rsidDel="00BB0693" w14:paraId="79B33013" w14:textId="77777777" w:rsidTr="00A96226">
        <w:tc>
          <w:tcPr>
            <w:tcW w:w="3651" w:type="dxa"/>
          </w:tcPr>
          <w:p w14:paraId="02DFDE34" w14:textId="77777777" w:rsidR="005769D9" w:rsidRPr="00A92F23" w:rsidRDefault="005769D9" w:rsidP="005769D9">
            <w:pPr>
              <w:pStyle w:val="GOSTTablenorm"/>
            </w:pPr>
            <w:r w:rsidRPr="00A92F23">
              <w:t xml:space="preserve">Сумма_валюта_операции </w:t>
            </w:r>
          </w:p>
        </w:tc>
        <w:tc>
          <w:tcPr>
            <w:tcW w:w="1090" w:type="dxa"/>
          </w:tcPr>
          <w:p w14:paraId="615C3167" w14:textId="77777777" w:rsidR="005769D9" w:rsidRPr="00A92F23" w:rsidRDefault="005769D9" w:rsidP="005769D9">
            <w:pPr>
              <w:pStyle w:val="GOSTTablenorm"/>
            </w:pPr>
            <w:r w:rsidRPr="00A92F23">
              <w:t>Да</w:t>
            </w:r>
          </w:p>
        </w:tc>
        <w:tc>
          <w:tcPr>
            <w:tcW w:w="3651" w:type="dxa"/>
          </w:tcPr>
          <w:p w14:paraId="28E02552" w14:textId="77777777" w:rsidR="005769D9" w:rsidRPr="00A92F23" w:rsidRDefault="005769D9" w:rsidP="005769D9">
            <w:pPr>
              <w:pStyle w:val="GOSTTablenorm"/>
            </w:pPr>
            <w:r w:rsidRPr="00A92F23">
              <w:t>Сумма в валюте (по строке документа)</w:t>
            </w:r>
          </w:p>
        </w:tc>
        <w:tc>
          <w:tcPr>
            <w:tcW w:w="3651" w:type="dxa"/>
          </w:tcPr>
          <w:p w14:paraId="3A0490A8" w14:textId="4907E8A7" w:rsidR="005769D9" w:rsidRPr="004966EC" w:rsidRDefault="005769D9" w:rsidP="005769D9">
            <w:pPr>
              <w:pStyle w:val="GOSTTablenorm"/>
            </w:pPr>
            <w:ins w:id="857" w:author="Винокурова Т.В. REV-59661" w:date="2026-03-26T17:29:00Z">
              <w:r w:rsidRPr="00AC2368">
                <w:rPr>
                  <w:b/>
                </w:rPr>
                <w:t>recipient</w:t>
              </w:r>
              <w:r w:rsidRPr="00B9735F">
                <w:rPr>
                  <w:lang w:val="en-US"/>
                </w:rPr>
                <w:t>:</w:t>
              </w:r>
            </w:ins>
            <w:r w:rsidRPr="004966EC">
              <w:t>updated_entries:amount</w:t>
            </w:r>
          </w:p>
        </w:tc>
        <w:tc>
          <w:tcPr>
            <w:tcW w:w="3651" w:type="dxa"/>
          </w:tcPr>
          <w:p w14:paraId="5C2E5D03" w14:textId="77777777" w:rsidR="005769D9" w:rsidRPr="00A92F23" w:rsidRDefault="005769D9" w:rsidP="005769D9">
            <w:pPr>
              <w:pStyle w:val="GOSTTablenorm"/>
            </w:pPr>
            <w:r w:rsidRPr="00A92F23">
              <w:t xml:space="preserve">Сумма передается в единицах валюты с точностью 2 знака после запятой </w:t>
            </w:r>
            <w:r>
              <w:rPr>
                <w:szCs w:val="22"/>
              </w:rPr>
              <w:t>–</w:t>
            </w:r>
            <w:r w:rsidRPr="00A92F23">
              <w:t xml:space="preserve"> необходимо конвертировать в минимальные единицы валюты (для данного т</w:t>
            </w:r>
            <w:r>
              <w:t>ипа документов умножить на 100)</w:t>
            </w:r>
          </w:p>
        </w:tc>
      </w:tr>
      <w:tr w:rsidR="005769D9" w:rsidRPr="00A92F23" w:rsidDel="00BB0693" w14:paraId="4B3F2D8B" w14:textId="77777777" w:rsidTr="00A96226">
        <w:tc>
          <w:tcPr>
            <w:tcW w:w="3651" w:type="dxa"/>
          </w:tcPr>
          <w:p w14:paraId="6A484FFF" w14:textId="77777777" w:rsidR="005769D9" w:rsidRPr="00A92F23" w:rsidRDefault="005769D9" w:rsidP="005769D9">
            <w:pPr>
              <w:pStyle w:val="GOSTTablenorm"/>
            </w:pPr>
            <w:r w:rsidRPr="00A92F23">
              <w:t>Сумма_валюта_учета_руб</w:t>
            </w:r>
            <w:r w:rsidRPr="00A92F23" w:rsidDel="00947BB8">
              <w:t xml:space="preserve"> </w:t>
            </w:r>
          </w:p>
        </w:tc>
        <w:tc>
          <w:tcPr>
            <w:tcW w:w="1090" w:type="dxa"/>
          </w:tcPr>
          <w:p w14:paraId="7331D6A8" w14:textId="77777777" w:rsidR="005769D9" w:rsidRPr="00A92F23" w:rsidRDefault="005769D9" w:rsidP="005769D9">
            <w:pPr>
              <w:pStyle w:val="GOSTTablenorm"/>
            </w:pPr>
            <w:r w:rsidRPr="00A92F23">
              <w:t>Да</w:t>
            </w:r>
          </w:p>
        </w:tc>
        <w:tc>
          <w:tcPr>
            <w:tcW w:w="3651" w:type="dxa"/>
          </w:tcPr>
          <w:p w14:paraId="5A04CFE2" w14:textId="77777777" w:rsidR="005769D9" w:rsidRPr="00A92F23" w:rsidRDefault="005769D9" w:rsidP="005769D9">
            <w:pPr>
              <w:pStyle w:val="GOSTTablenorm"/>
            </w:pPr>
            <w:r w:rsidRPr="00A92F23">
              <w:t>Сумма в валюте учета (руб)</w:t>
            </w:r>
          </w:p>
        </w:tc>
        <w:tc>
          <w:tcPr>
            <w:tcW w:w="3651" w:type="dxa"/>
          </w:tcPr>
          <w:p w14:paraId="05A7FDD4" w14:textId="14B793F6" w:rsidR="005769D9" w:rsidRPr="004966EC" w:rsidRDefault="005769D9" w:rsidP="005769D9">
            <w:pPr>
              <w:pStyle w:val="GOSTTablenorm"/>
            </w:pPr>
            <w:ins w:id="858" w:author="Винокурова Т.В. REV-59661" w:date="2026-03-26T17:29:00Z">
              <w:r w:rsidRPr="00AC2368">
                <w:rPr>
                  <w:b/>
                </w:rPr>
                <w:t>recipient</w:t>
              </w:r>
              <w:r w:rsidRPr="00B9735F">
                <w:rPr>
                  <w:lang w:val="en-US"/>
                </w:rPr>
                <w:t>:</w:t>
              </w:r>
            </w:ins>
            <w:r w:rsidRPr="004966EC">
              <w:t>updated_entries:amount</w:t>
            </w:r>
          </w:p>
        </w:tc>
        <w:tc>
          <w:tcPr>
            <w:tcW w:w="3651" w:type="dxa"/>
          </w:tcPr>
          <w:p w14:paraId="18C150A3" w14:textId="77777777" w:rsidR="005769D9" w:rsidRPr="00A92F23" w:rsidRDefault="005769D9" w:rsidP="005769D9">
            <w:pPr>
              <w:pStyle w:val="GOSTTablenorm"/>
            </w:pPr>
            <w:r w:rsidRPr="00A92F23">
              <w:t xml:space="preserve">Указывается из реквизита </w:t>
            </w:r>
            <w:r w:rsidRPr="00A92F23">
              <w:rPr>
                <w:lang w:val="en-US"/>
              </w:rPr>
              <w:t>updated</w:t>
            </w:r>
            <w:r w:rsidRPr="00A92F23">
              <w:t>_</w:t>
            </w:r>
            <w:r w:rsidRPr="00A92F23">
              <w:rPr>
                <w:lang w:val="en-US"/>
              </w:rPr>
              <w:t>entries</w:t>
            </w:r>
            <w:r w:rsidRPr="00A92F23">
              <w:t>:</w:t>
            </w:r>
            <w:r w:rsidRPr="00A92F23">
              <w:rPr>
                <w:lang w:val="en-US"/>
              </w:rPr>
              <w:t>amount</w:t>
            </w:r>
            <w:r w:rsidRPr="00A92F23">
              <w:t xml:space="preserve"> (по данному </w:t>
            </w:r>
            <w:r w:rsidRPr="00A92F23">
              <w:lastRenderedPageBreak/>
              <w:t>типу документа Сумма_валюта_уч</w:t>
            </w:r>
            <w:r>
              <w:t>ета_руб = Сумма_валюта_операции</w:t>
            </w:r>
          </w:p>
        </w:tc>
      </w:tr>
    </w:tbl>
    <w:p w14:paraId="7859487D" w14:textId="579B9234" w:rsidR="00A96226" w:rsidRPr="00924BC6" w:rsidRDefault="005769D9" w:rsidP="00A96226">
      <w:pPr>
        <w:pStyle w:val="GOSTNameTable"/>
      </w:pPr>
      <w:r>
        <w:rPr>
          <w:noProof/>
        </w:rPr>
        <w:lastRenderedPageBreak/>
        <w:fldChar w:fldCharType="begin"/>
      </w:r>
      <w:r>
        <w:rPr>
          <w:noProof/>
        </w:rPr>
        <w:instrText xml:space="preserve"> SEQ Таблица \* ARABIC </w:instrText>
      </w:r>
      <w:r>
        <w:rPr>
          <w:noProof/>
        </w:rPr>
        <w:fldChar w:fldCharType="separate"/>
      </w:r>
      <w:bookmarkStart w:id="859" w:name="_Toc226625627"/>
      <w:r w:rsidR="001C3732">
        <w:rPr>
          <w:noProof/>
        </w:rPr>
        <w:t>28</w:t>
      </w:r>
      <w:r>
        <w:rPr>
          <w:noProof/>
        </w:rPr>
        <w:fldChar w:fldCharType="end"/>
      </w:r>
      <w:r>
        <w:rPr>
          <w:noProof/>
        </w:rPr>
        <w:t xml:space="preserve"> - </w:t>
      </w:r>
      <w:r w:rsidR="00A96226" w:rsidRPr="00924BC6">
        <w:t>Перечень атрибутов, соответствующих типу документа «</w:t>
      </w:r>
      <w:r w:rsidR="00A96226">
        <w:t>Распоряжение налогового органа (уточнение)</w:t>
      </w:r>
      <w:r w:rsidR="00A96226" w:rsidRPr="00924BC6">
        <w:t xml:space="preserve">» </w:t>
      </w:r>
      <w:r w:rsidR="00A96226">
        <w:rPr>
          <w:lang w:val="en-US"/>
        </w:rPr>
        <w:t>BR</w:t>
      </w:r>
      <w:r w:rsidR="00A96226" w:rsidRPr="00924BC6">
        <w:t>A_DOC_D_00</w:t>
      </w:r>
      <w:r w:rsidR="00A96226">
        <w:t>7</w:t>
      </w:r>
      <w:r w:rsidR="00A96226" w:rsidRPr="00924BC6">
        <w:t xml:space="preserve"> в SVAP НПС</w:t>
      </w:r>
      <w:bookmarkEnd w:id="859"/>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A96226" w:rsidRPr="00A92F23" w14:paraId="171C8546" w14:textId="77777777" w:rsidTr="00A96226">
        <w:trPr>
          <w:cnfStyle w:val="100000000000" w:firstRow="1" w:lastRow="0" w:firstColumn="0" w:lastColumn="0" w:oddVBand="0" w:evenVBand="0" w:oddHBand="0" w:evenHBand="0" w:firstRowFirstColumn="0" w:firstRowLastColumn="0" w:lastRowFirstColumn="0" w:lastRowLastColumn="0"/>
        </w:trPr>
        <w:tc>
          <w:tcPr>
            <w:tcW w:w="3651" w:type="dxa"/>
            <w:hideMark/>
          </w:tcPr>
          <w:p w14:paraId="143EDE5F" w14:textId="77777777" w:rsidR="00A96226" w:rsidRPr="00924BC6" w:rsidRDefault="00A96226" w:rsidP="00A96226">
            <w:pPr>
              <w:pStyle w:val="GOSTTableHead"/>
            </w:pPr>
            <w:r w:rsidRPr="00924BC6">
              <w:t>Наименование атрибута</w:t>
            </w:r>
          </w:p>
        </w:tc>
        <w:tc>
          <w:tcPr>
            <w:tcW w:w="1090" w:type="dxa"/>
            <w:hideMark/>
          </w:tcPr>
          <w:p w14:paraId="4AE598D6" w14:textId="77777777" w:rsidR="00A96226" w:rsidRPr="00924BC6" w:rsidRDefault="00A96226" w:rsidP="00A96226">
            <w:pPr>
              <w:pStyle w:val="GOSTTableHead"/>
            </w:pPr>
            <w:r w:rsidRPr="00924BC6">
              <w:t>Вычисляемый атрибут</w:t>
            </w:r>
          </w:p>
        </w:tc>
        <w:tc>
          <w:tcPr>
            <w:tcW w:w="3651" w:type="dxa"/>
            <w:hideMark/>
          </w:tcPr>
          <w:p w14:paraId="652517AA" w14:textId="77777777" w:rsidR="00A96226" w:rsidRPr="00924BC6" w:rsidRDefault="00A96226" w:rsidP="00A96226">
            <w:pPr>
              <w:pStyle w:val="GOSTTableHead"/>
            </w:pPr>
            <w:r w:rsidRPr="00924BC6">
              <w:t>Описание атрибута</w:t>
            </w:r>
          </w:p>
        </w:tc>
        <w:tc>
          <w:tcPr>
            <w:tcW w:w="3651" w:type="dxa"/>
            <w:hideMark/>
          </w:tcPr>
          <w:p w14:paraId="5B09D15D" w14:textId="77777777" w:rsidR="00A96226" w:rsidRPr="00924BC6" w:rsidRDefault="00A96226" w:rsidP="00A96226">
            <w:pPr>
              <w:pStyle w:val="GOSTTableHead"/>
            </w:pPr>
            <w:r w:rsidRPr="00924BC6">
              <w:t>Реквизит документа (наименование тега)</w:t>
            </w:r>
          </w:p>
        </w:tc>
        <w:tc>
          <w:tcPr>
            <w:tcW w:w="3651" w:type="dxa"/>
            <w:hideMark/>
          </w:tcPr>
          <w:p w14:paraId="22B1B940" w14:textId="77777777" w:rsidR="00A96226" w:rsidRPr="00924BC6" w:rsidRDefault="00A96226" w:rsidP="00A96226">
            <w:pPr>
              <w:pStyle w:val="GOSTTableHead"/>
            </w:pPr>
            <w:r w:rsidRPr="00924BC6">
              <w:t>Алгоритм вычисления</w:t>
            </w:r>
          </w:p>
        </w:tc>
      </w:tr>
      <w:tr w:rsidR="00A96226" w:rsidRPr="00A92F23" w:rsidDel="00BB0693" w14:paraId="53A1C3D2" w14:textId="77777777" w:rsidTr="00A96226">
        <w:tc>
          <w:tcPr>
            <w:tcW w:w="15694" w:type="dxa"/>
            <w:gridSpan w:val="5"/>
          </w:tcPr>
          <w:p w14:paraId="3C318AAC" w14:textId="16559898" w:rsidR="00A96226" w:rsidRPr="00A92F23" w:rsidDel="00BB0693" w:rsidRDefault="005769D9" w:rsidP="005769D9">
            <w:pPr>
              <w:ind w:firstLine="0"/>
              <w:jc w:val="center"/>
              <w:rPr>
                <w:sz w:val="22"/>
                <w:szCs w:val="22"/>
              </w:rPr>
            </w:pPr>
            <w:r w:rsidRPr="00924BC6">
              <w:t>«</w:t>
            </w:r>
            <w:r>
              <w:t>Распоряжение налогового органа (уточнение)</w:t>
            </w:r>
            <w:r w:rsidRPr="00924BC6">
              <w:t xml:space="preserve">» </w:t>
            </w:r>
            <w:r>
              <w:rPr>
                <w:lang w:val="en-US"/>
              </w:rPr>
              <w:t>BR</w:t>
            </w:r>
            <w:r w:rsidRPr="00924BC6">
              <w:t>A_DOC_D_00</w:t>
            </w:r>
            <w:r>
              <w:t>7</w:t>
            </w:r>
            <w:r w:rsidRPr="00924BC6">
              <w:t xml:space="preserve"> </w:t>
            </w:r>
            <w:del w:id="860" w:author="Винокурова Т.В. REV-59661" w:date="2026-03-26T17:32:00Z">
              <w:r w:rsidR="00A96226" w:rsidRPr="00A92F23" w:rsidDel="005769D9">
                <w:rPr>
                  <w:sz w:val="22"/>
                  <w:szCs w:val="22"/>
                </w:rPr>
                <w:delText xml:space="preserve"> </w:delText>
              </w:r>
            </w:del>
            <w:r w:rsidR="00A96226" w:rsidRPr="00A92F23">
              <w:rPr>
                <w:b/>
                <w:sz w:val="22"/>
                <w:szCs w:val="22"/>
              </w:rPr>
              <w:t>(</w:t>
            </w:r>
            <w:r w:rsidR="00A96226" w:rsidRPr="00A92F23">
              <w:rPr>
                <w:b/>
                <w:sz w:val="22"/>
                <w:szCs w:val="22"/>
                <w:lang w:val="en-US"/>
              </w:rPr>
              <w:t>D</w:t>
            </w:r>
            <w:r w:rsidR="00A96226" w:rsidRPr="00A92F23">
              <w:rPr>
                <w:b/>
                <w:sz w:val="22"/>
                <w:szCs w:val="22"/>
              </w:rPr>
              <w:t>ocument)</w:t>
            </w:r>
          </w:p>
        </w:tc>
      </w:tr>
      <w:tr w:rsidR="00A96226" w:rsidRPr="00A92F23" w:rsidDel="00BB0693" w14:paraId="7E8CC5A4" w14:textId="77777777" w:rsidTr="00A96226">
        <w:tc>
          <w:tcPr>
            <w:tcW w:w="3651" w:type="dxa"/>
          </w:tcPr>
          <w:p w14:paraId="7FE2393C" w14:textId="77777777" w:rsidR="00A96226" w:rsidRPr="00A92F23" w:rsidDel="00BB0693" w:rsidRDefault="00A96226" w:rsidP="00A96226">
            <w:pPr>
              <w:pStyle w:val="GOSTTablenorm"/>
            </w:pPr>
            <w:r w:rsidRPr="00A92F23">
              <w:t>Номер_документа</w:t>
            </w:r>
          </w:p>
        </w:tc>
        <w:tc>
          <w:tcPr>
            <w:tcW w:w="1090" w:type="dxa"/>
          </w:tcPr>
          <w:p w14:paraId="24BAACDB" w14:textId="77777777" w:rsidR="00A96226" w:rsidRPr="00A92F23" w:rsidDel="00BB0693" w:rsidRDefault="00A96226" w:rsidP="00A96226">
            <w:pPr>
              <w:pStyle w:val="GOSTTablenorm"/>
            </w:pPr>
            <w:r w:rsidRPr="00A92F23">
              <w:t>Нет</w:t>
            </w:r>
          </w:p>
        </w:tc>
        <w:tc>
          <w:tcPr>
            <w:tcW w:w="3651" w:type="dxa"/>
          </w:tcPr>
          <w:p w14:paraId="2886235A" w14:textId="77777777" w:rsidR="00A96226" w:rsidRPr="00A92F23" w:rsidDel="00BB0693" w:rsidRDefault="00A96226" w:rsidP="00A96226">
            <w:pPr>
              <w:pStyle w:val="GOSTTablenorm"/>
            </w:pPr>
            <w:r w:rsidRPr="00A92F23">
              <w:t>Номер документа</w:t>
            </w:r>
          </w:p>
        </w:tc>
        <w:tc>
          <w:tcPr>
            <w:tcW w:w="3651" w:type="dxa"/>
          </w:tcPr>
          <w:p w14:paraId="3D070CB6" w14:textId="77777777" w:rsidR="00A96226" w:rsidRPr="004966EC" w:rsidDel="00BB0693" w:rsidRDefault="00A96226" w:rsidP="00A96226">
            <w:pPr>
              <w:pStyle w:val="GOSTTablenorm"/>
            </w:pPr>
            <w:r>
              <w:t>document_no</w:t>
            </w:r>
          </w:p>
        </w:tc>
        <w:tc>
          <w:tcPr>
            <w:tcW w:w="3651" w:type="dxa"/>
          </w:tcPr>
          <w:p w14:paraId="527F73DD" w14:textId="77777777" w:rsidR="00A96226" w:rsidRPr="00A96226" w:rsidDel="00BB0693" w:rsidRDefault="00A96226" w:rsidP="00A96226">
            <w:pPr>
              <w:pStyle w:val="GOSTTablenorm"/>
              <w:rPr>
                <w:lang w:val="en-US"/>
              </w:rPr>
            </w:pPr>
            <w:r>
              <w:rPr>
                <w:lang w:val="en-US"/>
              </w:rPr>
              <w:t>-</w:t>
            </w:r>
          </w:p>
        </w:tc>
      </w:tr>
      <w:tr w:rsidR="00A96226" w:rsidRPr="00A92F23" w:rsidDel="00BB0693" w14:paraId="0C762762" w14:textId="77777777" w:rsidTr="00A96226">
        <w:tc>
          <w:tcPr>
            <w:tcW w:w="3651" w:type="dxa"/>
          </w:tcPr>
          <w:p w14:paraId="7987150B" w14:textId="77777777" w:rsidR="00A96226" w:rsidRPr="00A92F23" w:rsidDel="00BB0693" w:rsidRDefault="00A96226" w:rsidP="00A96226">
            <w:pPr>
              <w:pStyle w:val="GOSTTablenorm"/>
            </w:pPr>
            <w:r w:rsidRPr="00A92F23">
              <w:t>Дата_документа</w:t>
            </w:r>
          </w:p>
        </w:tc>
        <w:tc>
          <w:tcPr>
            <w:tcW w:w="1090" w:type="dxa"/>
          </w:tcPr>
          <w:p w14:paraId="4E3F3990" w14:textId="77777777" w:rsidR="00A96226" w:rsidRPr="00A92F23" w:rsidDel="00BB0693" w:rsidRDefault="00A96226" w:rsidP="00A96226">
            <w:pPr>
              <w:pStyle w:val="GOSTTablenorm"/>
            </w:pPr>
            <w:r w:rsidRPr="00A92F23">
              <w:t>Нет</w:t>
            </w:r>
          </w:p>
        </w:tc>
        <w:tc>
          <w:tcPr>
            <w:tcW w:w="3651" w:type="dxa"/>
          </w:tcPr>
          <w:p w14:paraId="6A9018CF" w14:textId="77777777" w:rsidR="00A96226" w:rsidRPr="00A92F23" w:rsidDel="00BB0693" w:rsidRDefault="00A96226" w:rsidP="00A96226">
            <w:pPr>
              <w:pStyle w:val="GOSTTablenorm"/>
            </w:pPr>
            <w:r w:rsidRPr="00A92F23">
              <w:t>Дата документа</w:t>
            </w:r>
          </w:p>
        </w:tc>
        <w:tc>
          <w:tcPr>
            <w:tcW w:w="3651" w:type="dxa"/>
          </w:tcPr>
          <w:p w14:paraId="3514B2B0" w14:textId="77777777" w:rsidR="00A96226" w:rsidRPr="004966EC" w:rsidDel="00BB0693" w:rsidRDefault="00A96226" w:rsidP="00A96226">
            <w:pPr>
              <w:pStyle w:val="GOSTTablenorm"/>
            </w:pPr>
            <w:r w:rsidRPr="004966EC">
              <w:t>document_date</w:t>
            </w:r>
          </w:p>
        </w:tc>
        <w:tc>
          <w:tcPr>
            <w:tcW w:w="3651" w:type="dxa"/>
          </w:tcPr>
          <w:p w14:paraId="7617DC95" w14:textId="77777777" w:rsidR="00A96226" w:rsidRPr="00A92F23" w:rsidDel="00BB0693" w:rsidRDefault="00A96226" w:rsidP="00A96226">
            <w:pPr>
              <w:pStyle w:val="GOSTTablenorm"/>
            </w:pPr>
            <w:r w:rsidRPr="00A92F23">
              <w:t>Указывается дата</w:t>
            </w:r>
            <w:r>
              <w:t xml:space="preserve"> документа в формате YYYY-MM-DD</w:t>
            </w:r>
          </w:p>
        </w:tc>
      </w:tr>
      <w:tr w:rsidR="00A96226" w:rsidRPr="00A92F23" w:rsidDel="00BB0693" w14:paraId="169BF301" w14:textId="77777777" w:rsidTr="00A96226">
        <w:tc>
          <w:tcPr>
            <w:tcW w:w="3651" w:type="dxa"/>
          </w:tcPr>
          <w:p w14:paraId="2BD199C5" w14:textId="77777777" w:rsidR="00A96226" w:rsidRPr="00A92F23" w:rsidRDefault="00A96226" w:rsidP="00A96226">
            <w:pPr>
              <w:pStyle w:val="GOSTTablenorm"/>
            </w:pPr>
            <w:r w:rsidRPr="00A92F23">
              <w:t>Наименование_документа</w:t>
            </w:r>
          </w:p>
        </w:tc>
        <w:tc>
          <w:tcPr>
            <w:tcW w:w="1090" w:type="dxa"/>
          </w:tcPr>
          <w:p w14:paraId="2304D2C4" w14:textId="77777777" w:rsidR="00A96226" w:rsidRPr="00A92F23" w:rsidRDefault="00A96226" w:rsidP="00A96226">
            <w:pPr>
              <w:pStyle w:val="GOSTTablenorm"/>
            </w:pPr>
            <w:r w:rsidRPr="00A92F23">
              <w:t>Да</w:t>
            </w:r>
          </w:p>
        </w:tc>
        <w:tc>
          <w:tcPr>
            <w:tcW w:w="3651" w:type="dxa"/>
          </w:tcPr>
          <w:p w14:paraId="0B166586" w14:textId="77777777" w:rsidR="00A96226" w:rsidRPr="00A92F23" w:rsidRDefault="00A96226" w:rsidP="00A96226">
            <w:pPr>
              <w:pStyle w:val="GOSTTablenorm"/>
            </w:pPr>
            <w:r w:rsidRPr="00A92F23">
              <w:t>Наименование документа</w:t>
            </w:r>
          </w:p>
        </w:tc>
        <w:tc>
          <w:tcPr>
            <w:tcW w:w="3651" w:type="dxa"/>
          </w:tcPr>
          <w:p w14:paraId="7541819F" w14:textId="77777777" w:rsidR="00A96226" w:rsidRPr="004966EC" w:rsidRDefault="00A96226" w:rsidP="00A96226">
            <w:pPr>
              <w:pStyle w:val="GOSTTablenorm"/>
            </w:pPr>
            <w:r w:rsidRPr="004966EC">
              <w:t>TypeDoc</w:t>
            </w:r>
          </w:p>
        </w:tc>
        <w:tc>
          <w:tcPr>
            <w:tcW w:w="3651" w:type="dxa"/>
          </w:tcPr>
          <w:p w14:paraId="7EC3B2B8" w14:textId="4B3BECC3" w:rsidR="00D05AED" w:rsidRDefault="00A96226" w:rsidP="00D05AED">
            <w:pPr>
              <w:pStyle w:val="GOSTTablenorm"/>
              <w:rPr>
                <w:ins w:id="861" w:author="Винокурова Т.В. REV-62892" w:date="2026-03-27T12:18:00Z"/>
              </w:rPr>
            </w:pPr>
            <w:r w:rsidRPr="00A92F23">
              <w:t xml:space="preserve">Наименование документа определяется </w:t>
            </w:r>
            <w:ins w:id="862" w:author="Винокурова Т.В. REV-59661" w:date="2026-03-26T17:55:00Z">
              <w:r w:rsidR="00EB7DB2">
                <w:t xml:space="preserve">в зависимости от </w:t>
              </w:r>
            </w:ins>
            <w:ins w:id="863" w:author="Винокурова Т.В. REV-62892" w:date="2026-03-27T12:14:00Z">
              <w:r w:rsidR="00D05AED">
                <w:t xml:space="preserve">заполнения </w:t>
              </w:r>
            </w:ins>
            <w:ins w:id="864" w:author="Винокурова Т.В. REV-62892" w:date="2026-03-27T12:17:00Z">
              <w:r w:rsidR="00D05AED">
                <w:t xml:space="preserve">и значения </w:t>
              </w:r>
            </w:ins>
            <w:ins w:id="865" w:author="Винокурова Т.В. REV-62892" w:date="2026-03-27T12:15:00Z">
              <w:r w:rsidR="00D05AED">
                <w:t>параметра</w:t>
              </w:r>
            </w:ins>
            <w:ins w:id="866" w:author="Винокурова Т.В. REV-62892" w:date="2026-03-27T12:14:00Z">
              <w:r w:rsidR="00D05AED">
                <w:t xml:space="preserve"> «</w:t>
              </w:r>
            </w:ins>
            <w:ins w:id="867" w:author="Винокурова Т.В. REV-62892" w:date="2026-03-27T12:15:00Z">
              <w:r w:rsidR="00D05AED" w:rsidRPr="00A92F23">
                <w:t>Тип</w:t>
              </w:r>
              <w:r w:rsidR="00D05AED">
                <w:t xml:space="preserve"> документа АДБ»</w:t>
              </w:r>
            </w:ins>
            <w:ins w:id="868" w:author="Винокурова Т.В. REV-62892" w:date="2026-03-27T12:17:00Z">
              <w:r w:rsidR="00D05AED">
                <w:t xml:space="preserve">. </w:t>
              </w:r>
            </w:ins>
            <w:ins w:id="869" w:author="Винокурова Т.В. REV-62892" w:date="2026-03-27T12:18:00Z">
              <w:r w:rsidR="00D05AED">
                <w:t>Если параметр отсутствует (</w:t>
              </w:r>
            </w:ins>
            <w:ins w:id="870" w:author="Винокурова Т.В. REV-62892" w:date="2026-03-27T12:20:00Z">
              <w:r w:rsidR="00D05AED">
                <w:t xml:space="preserve">не </w:t>
              </w:r>
              <w:r w:rsidR="00F9728E">
                <w:t>равен значению «ЕНП</w:t>
              </w:r>
            </w:ins>
            <w:ins w:id="871" w:author="Винокурова Т.В. REV-62892" w:date="2026-03-27T12:21:00Z">
              <w:r w:rsidR="00F9728E">
                <w:t>»)</w:t>
              </w:r>
            </w:ins>
            <w:ins w:id="872" w:author="Винокурова Т.В. REV-62892" w:date="2026-03-27T12:18:00Z">
              <w:r w:rsidR="00D05AED">
                <w:t xml:space="preserve">, то </w:t>
              </w:r>
            </w:ins>
            <w:ins w:id="873" w:author="Винокурова Т.В. REV-62892" w:date="2026-03-27T12:19:00Z">
              <w:r w:rsidR="00D05AED">
                <w:t>н</w:t>
              </w:r>
              <w:r w:rsidR="00D05AED" w:rsidRPr="00A92F23">
                <w:t xml:space="preserve">аименование документа определяется по справочнику «Типы документов» с помощью значения атрибута </w:t>
              </w:r>
              <w:r w:rsidR="00D05AED">
                <w:t>«</w:t>
              </w:r>
              <w:r w:rsidR="00D05AED" w:rsidRPr="00A92F23">
                <w:t>Тип_документа</w:t>
              </w:r>
              <w:r w:rsidR="00D05AED">
                <w:t>»</w:t>
              </w:r>
              <w:r w:rsidR="00D05AED" w:rsidRPr="00A92F23">
                <w:t xml:space="preserve"> (TypeDoc) из заголовка запроса</w:t>
              </w:r>
              <w:r w:rsidR="00D05AED">
                <w:t>.</w:t>
              </w:r>
            </w:ins>
          </w:p>
          <w:p w14:paraId="6D169696" w14:textId="2FF293A9" w:rsidR="00A96226" w:rsidRPr="00A92F23" w:rsidRDefault="00D05AED" w:rsidP="00D05AED">
            <w:pPr>
              <w:pStyle w:val="GOSTTablenorm"/>
            </w:pPr>
            <w:ins w:id="874" w:author="Винокурова Т.В. REV-62892" w:date="2026-03-27T12:17:00Z">
              <w:r>
                <w:t>Если</w:t>
              </w:r>
            </w:ins>
            <w:ins w:id="875" w:author="Винокурова Т.В. REV-62892" w:date="2026-03-27T12:15:00Z">
              <w:r>
                <w:t xml:space="preserve"> </w:t>
              </w:r>
            </w:ins>
            <w:ins w:id="876" w:author="Винокурова Т.В. REV-62892" w:date="2026-03-27T12:16:00Z">
              <w:r>
                <w:t>параметр</w:t>
              </w:r>
            </w:ins>
            <w:ins w:id="877" w:author="Винокурова Т.В. REV-63190" w:date="2026-04-17T11:48:00Z">
              <w:r w:rsidR="00710A0F">
                <w:t xml:space="preserve"> «</w:t>
              </w:r>
              <w:r w:rsidR="00710A0F" w:rsidRPr="00A92F23">
                <w:t>Тип</w:t>
              </w:r>
              <w:r w:rsidR="00710A0F">
                <w:t xml:space="preserve"> документа АДБ»</w:t>
              </w:r>
            </w:ins>
            <w:ins w:id="878" w:author="Винокурова Т.В. REV-62892" w:date="2026-03-27T12:16:00Z">
              <w:r>
                <w:t xml:space="preserve"> заполнен и равен значению «ЕНП», то передается наименование </w:t>
              </w:r>
              <w:r>
                <w:lastRenderedPageBreak/>
                <w:t>документа «</w:t>
              </w:r>
            </w:ins>
            <w:ins w:id="879" w:author="Винокурова Т.В. REV-62892" w:date="2026-03-27T12:17:00Z">
              <w:r>
                <w:t xml:space="preserve">Распоряжение налогового органа (зачет)». </w:t>
              </w:r>
            </w:ins>
          </w:p>
        </w:tc>
      </w:tr>
      <w:tr w:rsidR="00A96226" w:rsidRPr="00A92F23" w:rsidDel="00BB0693" w14:paraId="6C6EC933" w14:textId="77777777" w:rsidTr="00A96226">
        <w:tc>
          <w:tcPr>
            <w:tcW w:w="3651" w:type="dxa"/>
          </w:tcPr>
          <w:p w14:paraId="77C6203D" w14:textId="77777777" w:rsidR="00A96226" w:rsidRPr="00A92F23" w:rsidDel="00BB0693" w:rsidRDefault="00A96226" w:rsidP="00A96226">
            <w:pPr>
              <w:pStyle w:val="GOSTTablenorm"/>
            </w:pPr>
            <w:r w:rsidRPr="00A92F23">
              <w:lastRenderedPageBreak/>
              <w:t>Вид_документа</w:t>
            </w:r>
          </w:p>
        </w:tc>
        <w:tc>
          <w:tcPr>
            <w:tcW w:w="1090" w:type="dxa"/>
          </w:tcPr>
          <w:p w14:paraId="06CFAAD1" w14:textId="77777777" w:rsidR="00A96226" w:rsidRPr="00A92F23" w:rsidDel="00BB0693" w:rsidRDefault="00A96226" w:rsidP="00A96226">
            <w:pPr>
              <w:pStyle w:val="GOSTTablenorm"/>
            </w:pPr>
            <w:r w:rsidRPr="00A92F23">
              <w:t>Нет</w:t>
            </w:r>
          </w:p>
        </w:tc>
        <w:tc>
          <w:tcPr>
            <w:tcW w:w="3651" w:type="dxa"/>
          </w:tcPr>
          <w:p w14:paraId="67D8C1B4" w14:textId="77777777" w:rsidR="00A96226" w:rsidRPr="00A92F23" w:rsidDel="00BB0693" w:rsidRDefault="00A96226" w:rsidP="00A96226">
            <w:pPr>
              <w:pStyle w:val="GOSTTablenorm"/>
            </w:pPr>
            <w:r w:rsidRPr="00A92F23">
              <w:t>Вид документа (3-х буквенный)</w:t>
            </w:r>
          </w:p>
        </w:tc>
        <w:tc>
          <w:tcPr>
            <w:tcW w:w="3651" w:type="dxa"/>
          </w:tcPr>
          <w:p w14:paraId="018C15EC" w14:textId="77777777" w:rsidR="00A96226" w:rsidRPr="004966EC" w:rsidDel="00BB0693" w:rsidRDefault="00A96226" w:rsidP="00A96226">
            <w:pPr>
              <w:pStyle w:val="GOSTTablenorm"/>
            </w:pPr>
            <w:r w:rsidRPr="004966EC">
              <w:t>document_type</w:t>
            </w:r>
          </w:p>
        </w:tc>
        <w:tc>
          <w:tcPr>
            <w:tcW w:w="3651" w:type="dxa"/>
          </w:tcPr>
          <w:p w14:paraId="7631B80D" w14:textId="383869CA" w:rsidR="00A96226" w:rsidRPr="00A92F23" w:rsidDel="00BB0693" w:rsidRDefault="00A96226" w:rsidP="00F9728E">
            <w:pPr>
              <w:pStyle w:val="GOSTTablenorm"/>
            </w:pPr>
            <w:r>
              <w:t>Указывается тип «ПДЗ»</w:t>
            </w:r>
          </w:p>
        </w:tc>
      </w:tr>
      <w:tr w:rsidR="00A96226" w:rsidRPr="00A92F23" w:rsidDel="00BB0693" w14:paraId="193A8D01" w14:textId="77777777" w:rsidTr="00A96226">
        <w:tc>
          <w:tcPr>
            <w:tcW w:w="3651" w:type="dxa"/>
          </w:tcPr>
          <w:p w14:paraId="7129A648" w14:textId="77777777" w:rsidR="00A96226" w:rsidRPr="00A92F23" w:rsidDel="00BB0693" w:rsidRDefault="00A96226" w:rsidP="00A96226">
            <w:pPr>
              <w:pStyle w:val="GOSTTablenorm"/>
            </w:pPr>
            <w:r w:rsidRPr="00A92F23">
              <w:t>Дата_ввода_в_действие</w:t>
            </w:r>
          </w:p>
        </w:tc>
        <w:tc>
          <w:tcPr>
            <w:tcW w:w="1090" w:type="dxa"/>
          </w:tcPr>
          <w:p w14:paraId="65DD02A1" w14:textId="77777777" w:rsidR="00A96226" w:rsidRPr="00A92F23" w:rsidDel="00BB0693" w:rsidRDefault="00A96226" w:rsidP="00A96226">
            <w:pPr>
              <w:pStyle w:val="GOSTTablenorm"/>
            </w:pPr>
            <w:r w:rsidRPr="00A92F23">
              <w:t>Да</w:t>
            </w:r>
          </w:p>
        </w:tc>
        <w:tc>
          <w:tcPr>
            <w:tcW w:w="3651" w:type="dxa"/>
          </w:tcPr>
          <w:p w14:paraId="6ABAB8AC" w14:textId="77777777" w:rsidR="00A96226" w:rsidRPr="00A92F23" w:rsidDel="00BB0693" w:rsidRDefault="00A96226" w:rsidP="00A96226">
            <w:pPr>
              <w:pStyle w:val="GOSTTablenorm"/>
            </w:pPr>
            <w:r w:rsidRPr="00A92F23">
              <w:t>Дата ввода в действие</w:t>
            </w:r>
          </w:p>
        </w:tc>
        <w:tc>
          <w:tcPr>
            <w:tcW w:w="3651" w:type="dxa"/>
          </w:tcPr>
          <w:p w14:paraId="184B84B0" w14:textId="77777777" w:rsidR="00A96226" w:rsidRPr="004966EC" w:rsidDel="00BB0693" w:rsidRDefault="00A96226" w:rsidP="00A96226">
            <w:pPr>
              <w:pStyle w:val="GOSTTablenorm"/>
            </w:pPr>
            <w:r w:rsidRPr="004966EC">
              <w:t>SettlementDate (из заголовка запроса)</w:t>
            </w:r>
          </w:p>
        </w:tc>
        <w:tc>
          <w:tcPr>
            <w:tcW w:w="3651" w:type="dxa"/>
          </w:tcPr>
          <w:p w14:paraId="242E247D" w14:textId="77777777" w:rsidR="00A96226" w:rsidRPr="00A92F23" w:rsidDel="00BB0693" w:rsidRDefault="00A96226" w:rsidP="00A96226">
            <w:pPr>
              <w:pStyle w:val="GOSTTablenorm"/>
            </w:pPr>
            <w:r w:rsidRPr="00A92F23">
              <w:t xml:space="preserve">Для данного типа документов Дата_ввода_в_действие </w:t>
            </w:r>
            <w:r>
              <w:t>= Дата_отражения_в_учете</w:t>
            </w:r>
          </w:p>
        </w:tc>
      </w:tr>
      <w:tr w:rsidR="00A96226" w:rsidRPr="00A92F23" w:rsidDel="00BB0693" w14:paraId="78C29543" w14:textId="77777777" w:rsidTr="00A96226">
        <w:tc>
          <w:tcPr>
            <w:tcW w:w="3651" w:type="dxa"/>
          </w:tcPr>
          <w:p w14:paraId="76401EAD" w14:textId="77777777" w:rsidR="00A96226" w:rsidRPr="00A92F23" w:rsidDel="00BB0693" w:rsidRDefault="00A96226" w:rsidP="00A96226">
            <w:pPr>
              <w:pStyle w:val="GOSTTablenorm"/>
            </w:pPr>
            <w:r w:rsidRPr="00A92F23">
              <w:t>Код_валюты</w:t>
            </w:r>
          </w:p>
        </w:tc>
        <w:tc>
          <w:tcPr>
            <w:tcW w:w="1090" w:type="dxa"/>
          </w:tcPr>
          <w:p w14:paraId="14E5BF59" w14:textId="77777777" w:rsidR="00A96226" w:rsidRPr="00A92F23" w:rsidDel="00BB0693" w:rsidRDefault="00A96226" w:rsidP="00A96226">
            <w:pPr>
              <w:pStyle w:val="GOSTTablenorm"/>
            </w:pPr>
            <w:r w:rsidRPr="00A92F23">
              <w:t>Да</w:t>
            </w:r>
          </w:p>
        </w:tc>
        <w:tc>
          <w:tcPr>
            <w:tcW w:w="3651" w:type="dxa"/>
          </w:tcPr>
          <w:p w14:paraId="4CEA6D68" w14:textId="77777777" w:rsidR="00A96226" w:rsidRPr="00A92F23" w:rsidDel="00BB0693" w:rsidRDefault="00A96226" w:rsidP="00A96226">
            <w:pPr>
              <w:pStyle w:val="GOSTTablenorm"/>
            </w:pPr>
            <w:r w:rsidRPr="00A92F23">
              <w:t>Код валюты по ОКВ</w:t>
            </w:r>
          </w:p>
        </w:tc>
        <w:tc>
          <w:tcPr>
            <w:tcW w:w="3651" w:type="dxa"/>
          </w:tcPr>
          <w:p w14:paraId="587411D6" w14:textId="77777777" w:rsidR="00A96226" w:rsidRPr="004966EC" w:rsidDel="00BB0693" w:rsidRDefault="00A96226" w:rsidP="00A96226">
            <w:pPr>
              <w:pStyle w:val="GOSTTablenorm"/>
            </w:pPr>
            <w:r w:rsidRPr="004966EC">
              <w:t>-</w:t>
            </w:r>
          </w:p>
        </w:tc>
        <w:tc>
          <w:tcPr>
            <w:tcW w:w="3651" w:type="dxa"/>
          </w:tcPr>
          <w:p w14:paraId="77DD1D86" w14:textId="77777777" w:rsidR="00A96226" w:rsidRPr="00A92F23" w:rsidDel="00BB0693" w:rsidRDefault="00A96226" w:rsidP="00A96226">
            <w:pPr>
              <w:pStyle w:val="GOSTTablenorm"/>
            </w:pPr>
            <w:r w:rsidRPr="00A92F23">
              <w:t>Атрибут все</w:t>
            </w:r>
            <w:r>
              <w:t>гда заполняется значением «643»</w:t>
            </w:r>
          </w:p>
        </w:tc>
      </w:tr>
      <w:tr w:rsidR="00A96226" w:rsidRPr="00A92F23" w:rsidDel="00BB0693" w14:paraId="739224E0" w14:textId="77777777" w:rsidTr="00A96226">
        <w:tc>
          <w:tcPr>
            <w:tcW w:w="3651" w:type="dxa"/>
          </w:tcPr>
          <w:p w14:paraId="5BE527A5" w14:textId="77777777" w:rsidR="00A96226" w:rsidRPr="00A92F23" w:rsidDel="00BB0693" w:rsidRDefault="00A96226" w:rsidP="00A96226">
            <w:pPr>
              <w:pStyle w:val="GOSTTablenorm"/>
            </w:pPr>
            <w:r w:rsidRPr="00A92F23">
              <w:t>Код_контура</w:t>
            </w:r>
          </w:p>
        </w:tc>
        <w:tc>
          <w:tcPr>
            <w:tcW w:w="1090" w:type="dxa"/>
          </w:tcPr>
          <w:p w14:paraId="012ECBF9" w14:textId="77777777" w:rsidR="00A96226" w:rsidRPr="00A92F23" w:rsidDel="00BB0693" w:rsidRDefault="00A96226" w:rsidP="00A96226">
            <w:pPr>
              <w:pStyle w:val="GOSTTablenorm"/>
            </w:pPr>
            <w:r w:rsidRPr="00A92F23">
              <w:t>Да</w:t>
            </w:r>
          </w:p>
        </w:tc>
        <w:tc>
          <w:tcPr>
            <w:tcW w:w="3651" w:type="dxa"/>
          </w:tcPr>
          <w:p w14:paraId="7B53B990" w14:textId="77777777" w:rsidR="00A96226" w:rsidRPr="00A92F23" w:rsidDel="00BB0693" w:rsidRDefault="00A96226" w:rsidP="00A96226">
            <w:pPr>
              <w:pStyle w:val="GOSTTablenorm"/>
            </w:pPr>
            <w:r w:rsidRPr="00A92F23">
              <w:t>Код контура</w:t>
            </w:r>
          </w:p>
        </w:tc>
        <w:tc>
          <w:tcPr>
            <w:tcW w:w="3651" w:type="dxa"/>
          </w:tcPr>
          <w:p w14:paraId="5602CCA9" w14:textId="77777777" w:rsidR="00A96226" w:rsidRPr="004966EC" w:rsidDel="00BB0693" w:rsidRDefault="00A96226" w:rsidP="00A96226">
            <w:pPr>
              <w:pStyle w:val="GOSTTablenorm"/>
            </w:pPr>
            <w:r w:rsidRPr="004966EC">
              <w:t>-</w:t>
            </w:r>
          </w:p>
        </w:tc>
        <w:tc>
          <w:tcPr>
            <w:tcW w:w="3651" w:type="dxa"/>
          </w:tcPr>
          <w:p w14:paraId="447264CF" w14:textId="77777777" w:rsidR="00A96226" w:rsidRPr="00A92F23" w:rsidDel="00BB0693" w:rsidRDefault="00A96226" w:rsidP="00A96226">
            <w:pPr>
              <w:pStyle w:val="GOSTTablenorm"/>
            </w:pPr>
            <w:r w:rsidRPr="00A92F23">
              <w:t>Атрибут в</w:t>
            </w:r>
            <w:r>
              <w:t>сегда заполняется значением «1»</w:t>
            </w:r>
          </w:p>
        </w:tc>
      </w:tr>
      <w:tr w:rsidR="00A96226" w:rsidRPr="00A92F23" w:rsidDel="00BB0693" w14:paraId="63131E66" w14:textId="77777777" w:rsidTr="00A96226">
        <w:tc>
          <w:tcPr>
            <w:tcW w:w="3651" w:type="dxa"/>
          </w:tcPr>
          <w:p w14:paraId="489D90BF" w14:textId="77777777" w:rsidR="00A96226" w:rsidRPr="00A92F23" w:rsidDel="00BB0693" w:rsidRDefault="00A96226" w:rsidP="00A96226">
            <w:pPr>
              <w:pStyle w:val="GOSTTablenorm"/>
            </w:pPr>
            <w:r w:rsidRPr="00A92F23">
              <w:t>Уровень</w:t>
            </w:r>
            <w:r>
              <w:t>_</w:t>
            </w:r>
            <w:r w:rsidRPr="00A92F23">
              <w:t>конфиденциальности</w:t>
            </w:r>
          </w:p>
        </w:tc>
        <w:tc>
          <w:tcPr>
            <w:tcW w:w="1090" w:type="dxa"/>
          </w:tcPr>
          <w:p w14:paraId="5FC6D477" w14:textId="77777777" w:rsidR="00A96226" w:rsidRPr="00A92F23" w:rsidDel="00BB0693" w:rsidRDefault="00A96226" w:rsidP="00A96226">
            <w:pPr>
              <w:pStyle w:val="GOSTTablenorm"/>
            </w:pPr>
            <w:r w:rsidRPr="00A92F23">
              <w:t>Да</w:t>
            </w:r>
          </w:p>
        </w:tc>
        <w:tc>
          <w:tcPr>
            <w:tcW w:w="3651" w:type="dxa"/>
          </w:tcPr>
          <w:p w14:paraId="69D1B457" w14:textId="77777777" w:rsidR="00A96226" w:rsidRPr="00A92F23" w:rsidDel="00BB0693" w:rsidRDefault="00A96226" w:rsidP="00A96226">
            <w:pPr>
              <w:pStyle w:val="GOSTTablenorm"/>
            </w:pPr>
            <w:r w:rsidRPr="00A92F23">
              <w:t>Уровень конфиденциальности</w:t>
            </w:r>
          </w:p>
        </w:tc>
        <w:tc>
          <w:tcPr>
            <w:tcW w:w="3651" w:type="dxa"/>
          </w:tcPr>
          <w:p w14:paraId="2D006904" w14:textId="77777777" w:rsidR="00A96226" w:rsidRPr="004966EC" w:rsidDel="00BB0693" w:rsidRDefault="00A96226" w:rsidP="00A96226">
            <w:pPr>
              <w:pStyle w:val="GOSTTablenorm"/>
            </w:pPr>
            <w:r w:rsidRPr="004966EC">
              <w:t>-</w:t>
            </w:r>
          </w:p>
        </w:tc>
        <w:tc>
          <w:tcPr>
            <w:tcW w:w="3651" w:type="dxa"/>
          </w:tcPr>
          <w:p w14:paraId="03C97827" w14:textId="77777777" w:rsidR="00A96226" w:rsidRPr="00A92F23" w:rsidDel="00BB0693" w:rsidRDefault="00A96226" w:rsidP="00A96226">
            <w:pPr>
              <w:pStyle w:val="GOSTTablenorm"/>
            </w:pPr>
            <w:r w:rsidRPr="00A92F23">
              <w:t xml:space="preserve">Атрибут заполняется значением </w:t>
            </w:r>
            <w:r>
              <w:t>«0»</w:t>
            </w:r>
          </w:p>
        </w:tc>
      </w:tr>
      <w:tr w:rsidR="005769D9" w:rsidRPr="00A92F23" w:rsidDel="00BB0693" w14:paraId="186D0821" w14:textId="77777777" w:rsidTr="00A96226">
        <w:trPr>
          <w:ins w:id="880" w:author="Винокурова Т.В. REV-59661" w:date="2026-03-26T17:33:00Z"/>
        </w:trPr>
        <w:tc>
          <w:tcPr>
            <w:tcW w:w="3651" w:type="dxa"/>
          </w:tcPr>
          <w:p w14:paraId="391BC96E" w14:textId="7B5E8C45" w:rsidR="005769D9" w:rsidRPr="00A92F23" w:rsidRDefault="005769D9" w:rsidP="005769D9">
            <w:pPr>
              <w:pStyle w:val="GOSTTablenorm"/>
              <w:rPr>
                <w:ins w:id="881" w:author="Винокурова Т.В. REV-59661" w:date="2026-03-26T17:33:00Z"/>
              </w:rPr>
            </w:pPr>
            <w:ins w:id="882" w:author="Винокурова Т.В. REV-59661" w:date="2026-03-26T17:34:00Z">
              <w:r w:rsidRPr="00A92F23">
                <w:t>КС_плательщика</w:t>
              </w:r>
            </w:ins>
          </w:p>
        </w:tc>
        <w:tc>
          <w:tcPr>
            <w:tcW w:w="1090" w:type="dxa"/>
          </w:tcPr>
          <w:p w14:paraId="7A0B5D7F" w14:textId="7538234E" w:rsidR="005769D9" w:rsidRPr="00A92F23" w:rsidRDefault="005769D9" w:rsidP="005769D9">
            <w:pPr>
              <w:pStyle w:val="GOSTTablenorm"/>
              <w:rPr>
                <w:ins w:id="883" w:author="Винокурова Т.В. REV-59661" w:date="2026-03-26T17:33:00Z"/>
              </w:rPr>
            </w:pPr>
            <w:ins w:id="884" w:author="Винокурова Т.В. REV-59661" w:date="2026-03-26T17:34:00Z">
              <w:r w:rsidRPr="00A92F23">
                <w:t>Нет</w:t>
              </w:r>
            </w:ins>
          </w:p>
        </w:tc>
        <w:tc>
          <w:tcPr>
            <w:tcW w:w="3651" w:type="dxa"/>
          </w:tcPr>
          <w:p w14:paraId="210EB77E" w14:textId="05AF6B70" w:rsidR="005769D9" w:rsidRPr="00A92F23" w:rsidRDefault="005769D9" w:rsidP="005769D9">
            <w:pPr>
              <w:pStyle w:val="GOSTTablenorm"/>
              <w:rPr>
                <w:ins w:id="885" w:author="Винокурова Т.В. REV-59661" w:date="2026-03-26T17:33:00Z"/>
                <w:lang w:eastAsia="en-US"/>
              </w:rPr>
            </w:pPr>
            <w:ins w:id="886" w:author="Винокурова Т.В. REV-59661" w:date="2026-03-26T17:34:00Z">
              <w:r w:rsidRPr="00A92F23">
                <w:rPr>
                  <w:lang w:eastAsia="en-US"/>
                </w:rPr>
                <w:t>КС плательщика</w:t>
              </w:r>
            </w:ins>
          </w:p>
        </w:tc>
        <w:tc>
          <w:tcPr>
            <w:tcW w:w="3651" w:type="dxa"/>
          </w:tcPr>
          <w:p w14:paraId="4CA2150B" w14:textId="35B96428" w:rsidR="005769D9" w:rsidRPr="004966EC" w:rsidRDefault="005769D9" w:rsidP="005769D9">
            <w:pPr>
              <w:pStyle w:val="GOSTTablenorm"/>
              <w:rPr>
                <w:ins w:id="887" w:author="Винокурова Т.В. REV-59661" w:date="2026-03-26T17:33:00Z"/>
              </w:rPr>
            </w:pPr>
            <w:ins w:id="888" w:author="Винокурова Т.В. REV-59661" w:date="2026-03-26T17:34:00Z">
              <w:r w:rsidRPr="004966EC">
                <w:t>treasury_account</w:t>
              </w:r>
            </w:ins>
          </w:p>
        </w:tc>
        <w:tc>
          <w:tcPr>
            <w:tcW w:w="3651" w:type="dxa"/>
          </w:tcPr>
          <w:p w14:paraId="010E30A6" w14:textId="24441C6A" w:rsidR="005769D9" w:rsidRPr="00A92F23" w:rsidRDefault="005769D9" w:rsidP="005769D9">
            <w:pPr>
              <w:pStyle w:val="GOSTTablenorm"/>
              <w:rPr>
                <w:ins w:id="889" w:author="Винокурова Т.В. REV-59661" w:date="2026-03-26T17:33:00Z"/>
              </w:rPr>
            </w:pPr>
            <w:ins w:id="890" w:author="Винокурова Т.В. REV-59661" w:date="2026-03-26T17:34:00Z">
              <w:r w:rsidRPr="00A92F23">
                <w:t>-</w:t>
              </w:r>
            </w:ins>
          </w:p>
        </w:tc>
      </w:tr>
      <w:tr w:rsidR="005769D9" w:rsidRPr="00A92F23" w:rsidDel="00BB0693" w14:paraId="3049A283" w14:textId="77777777" w:rsidTr="00A96226">
        <w:tc>
          <w:tcPr>
            <w:tcW w:w="3651" w:type="dxa"/>
          </w:tcPr>
          <w:p w14:paraId="6F820BAA" w14:textId="77777777" w:rsidR="005769D9" w:rsidRPr="00A92F23" w:rsidRDefault="005769D9" w:rsidP="005769D9">
            <w:pPr>
              <w:pStyle w:val="GOSTTablenorm"/>
            </w:pPr>
            <w:r w:rsidRPr="00A92F23">
              <w:t>ОКТМО_КС_плательщика</w:t>
            </w:r>
          </w:p>
        </w:tc>
        <w:tc>
          <w:tcPr>
            <w:tcW w:w="1090" w:type="dxa"/>
          </w:tcPr>
          <w:p w14:paraId="6B066613" w14:textId="77777777" w:rsidR="005769D9" w:rsidRPr="00A92F23" w:rsidRDefault="005769D9" w:rsidP="005769D9">
            <w:pPr>
              <w:pStyle w:val="GOSTTablenorm"/>
            </w:pPr>
            <w:r w:rsidRPr="00A92F23">
              <w:t>Да</w:t>
            </w:r>
          </w:p>
        </w:tc>
        <w:tc>
          <w:tcPr>
            <w:tcW w:w="3651" w:type="dxa"/>
          </w:tcPr>
          <w:p w14:paraId="6F86E7B4" w14:textId="77777777" w:rsidR="005769D9" w:rsidRPr="00A92F23" w:rsidRDefault="005769D9" w:rsidP="005769D9">
            <w:pPr>
              <w:pStyle w:val="GOSTTablenorm"/>
              <w:rPr>
                <w:lang w:eastAsia="en-US"/>
              </w:rPr>
            </w:pPr>
            <w:r w:rsidRPr="00A92F23">
              <w:rPr>
                <w:lang w:eastAsia="en-US"/>
              </w:rPr>
              <w:t xml:space="preserve">Код по ОКТМО </w:t>
            </w:r>
            <w:r w:rsidRPr="00A92F23">
              <w:t>публично-правового образования</w:t>
            </w:r>
            <w:r w:rsidRPr="00A92F23">
              <w:rPr>
                <w:lang w:eastAsia="en-US"/>
              </w:rPr>
              <w:t xml:space="preserve"> плательщика</w:t>
            </w:r>
          </w:p>
        </w:tc>
        <w:tc>
          <w:tcPr>
            <w:tcW w:w="3651" w:type="dxa"/>
          </w:tcPr>
          <w:p w14:paraId="2573C786" w14:textId="77777777" w:rsidR="005769D9" w:rsidRPr="004966EC" w:rsidRDefault="005769D9" w:rsidP="005769D9">
            <w:pPr>
              <w:pStyle w:val="GOSTTablenorm"/>
            </w:pPr>
            <w:r w:rsidRPr="004966EC">
              <w:t>treasury_account</w:t>
            </w:r>
          </w:p>
        </w:tc>
        <w:tc>
          <w:tcPr>
            <w:tcW w:w="3651" w:type="dxa"/>
          </w:tcPr>
          <w:p w14:paraId="65BA1F24" w14:textId="77777777" w:rsidR="005769D9" w:rsidRPr="00A92F23" w:rsidRDefault="005769D9" w:rsidP="005769D9">
            <w:pPr>
              <w:pStyle w:val="GOSTTablenorm"/>
            </w:pPr>
            <w:r w:rsidRPr="00A92F23">
              <w:t xml:space="preserve">Атрибут заполняется символами 9-16 номера </w:t>
            </w:r>
            <w:r>
              <w:t>казначейского счета плательщика</w:t>
            </w:r>
          </w:p>
        </w:tc>
      </w:tr>
      <w:tr w:rsidR="005769D9" w:rsidRPr="00A92F23" w:rsidDel="00BB0693" w14:paraId="7837558E" w14:textId="77777777" w:rsidTr="00A96226">
        <w:tc>
          <w:tcPr>
            <w:tcW w:w="3651" w:type="dxa"/>
          </w:tcPr>
          <w:p w14:paraId="267E8070" w14:textId="77777777" w:rsidR="005769D9" w:rsidRPr="00A92F23" w:rsidDel="00BB0693" w:rsidRDefault="005769D9" w:rsidP="005769D9">
            <w:pPr>
              <w:pStyle w:val="GOSTTablenorm"/>
            </w:pPr>
            <w:r w:rsidRPr="00A92F23">
              <w:t>Порядк_номер_КС_плательщика</w:t>
            </w:r>
          </w:p>
        </w:tc>
        <w:tc>
          <w:tcPr>
            <w:tcW w:w="1090" w:type="dxa"/>
          </w:tcPr>
          <w:p w14:paraId="5E1212A4" w14:textId="77777777" w:rsidR="005769D9" w:rsidRPr="00A92F23" w:rsidDel="00BB0693" w:rsidRDefault="005769D9" w:rsidP="005769D9">
            <w:pPr>
              <w:pStyle w:val="GOSTTablenorm"/>
            </w:pPr>
            <w:r w:rsidRPr="00A92F23">
              <w:t>Да</w:t>
            </w:r>
          </w:p>
        </w:tc>
        <w:tc>
          <w:tcPr>
            <w:tcW w:w="3651" w:type="dxa"/>
          </w:tcPr>
          <w:p w14:paraId="76620221" w14:textId="77777777" w:rsidR="005769D9" w:rsidRPr="00A92F23" w:rsidDel="00BB0693" w:rsidRDefault="005769D9" w:rsidP="005769D9">
            <w:pPr>
              <w:pStyle w:val="GOSTTablenorm"/>
            </w:pPr>
            <w:r w:rsidRPr="00A92F23">
              <w:t>Порядковый номер КС плательщика для отражения в аналитическом признаке по модели учета</w:t>
            </w:r>
          </w:p>
        </w:tc>
        <w:tc>
          <w:tcPr>
            <w:tcW w:w="3651" w:type="dxa"/>
          </w:tcPr>
          <w:p w14:paraId="28F8A30D" w14:textId="77777777" w:rsidR="005769D9" w:rsidRPr="004966EC" w:rsidDel="00BB0693" w:rsidRDefault="005769D9" w:rsidP="005769D9">
            <w:pPr>
              <w:pStyle w:val="GOSTTablenorm"/>
            </w:pPr>
            <w:r w:rsidRPr="004966EC">
              <w:t>treasury_account</w:t>
            </w:r>
          </w:p>
        </w:tc>
        <w:tc>
          <w:tcPr>
            <w:tcW w:w="3651" w:type="dxa"/>
          </w:tcPr>
          <w:p w14:paraId="6593F553" w14:textId="77777777" w:rsidR="005769D9" w:rsidRPr="00A92F23" w:rsidDel="00BB0693" w:rsidRDefault="005769D9" w:rsidP="005769D9">
            <w:pPr>
              <w:pStyle w:val="GOSTTablenorm"/>
            </w:pPr>
            <w:r w:rsidRPr="00A92F23">
              <w:t>Указываются 19-2</w:t>
            </w:r>
            <w:r>
              <w:t>0 разряды номера КС плательщика</w:t>
            </w:r>
          </w:p>
        </w:tc>
      </w:tr>
      <w:tr w:rsidR="005769D9" w:rsidRPr="00A92F23" w:rsidDel="00BB0693" w14:paraId="0878B867" w14:textId="77777777" w:rsidTr="00A96226">
        <w:tc>
          <w:tcPr>
            <w:tcW w:w="3651" w:type="dxa"/>
          </w:tcPr>
          <w:p w14:paraId="7DDA11B5" w14:textId="77777777" w:rsidR="005769D9" w:rsidRPr="00A92F23" w:rsidDel="00BB0693" w:rsidRDefault="005769D9" w:rsidP="005769D9">
            <w:pPr>
              <w:pStyle w:val="GOSTTablenorm"/>
            </w:pPr>
            <w:r w:rsidRPr="00A92F23">
              <w:t>ТОФК_КС_плательщика</w:t>
            </w:r>
          </w:p>
        </w:tc>
        <w:tc>
          <w:tcPr>
            <w:tcW w:w="1090" w:type="dxa"/>
          </w:tcPr>
          <w:p w14:paraId="31E646F7" w14:textId="77777777" w:rsidR="005769D9" w:rsidRPr="00A92F23" w:rsidDel="00BB0693" w:rsidRDefault="005769D9" w:rsidP="005769D9">
            <w:pPr>
              <w:pStyle w:val="GOSTTablenorm"/>
            </w:pPr>
            <w:r w:rsidRPr="00A92F23">
              <w:t>Да</w:t>
            </w:r>
          </w:p>
        </w:tc>
        <w:tc>
          <w:tcPr>
            <w:tcW w:w="3651" w:type="dxa"/>
          </w:tcPr>
          <w:p w14:paraId="6A3D2F18" w14:textId="77777777" w:rsidR="005769D9" w:rsidRPr="00A92F23" w:rsidDel="00BB0693" w:rsidRDefault="005769D9" w:rsidP="005769D9">
            <w:pPr>
              <w:pStyle w:val="GOSTTablenorm"/>
            </w:pPr>
            <w:r w:rsidRPr="00A92F23">
              <w:t>ТОФК по КС учета плательщика</w:t>
            </w:r>
          </w:p>
        </w:tc>
        <w:tc>
          <w:tcPr>
            <w:tcW w:w="3651" w:type="dxa"/>
          </w:tcPr>
          <w:p w14:paraId="4844A2DB" w14:textId="77777777" w:rsidR="005769D9" w:rsidRPr="004966EC" w:rsidDel="00BB0693" w:rsidRDefault="005769D9" w:rsidP="005769D9">
            <w:pPr>
              <w:pStyle w:val="GOSTTablenorm"/>
            </w:pPr>
            <w:r w:rsidRPr="004966EC">
              <w:t>treasury_account</w:t>
            </w:r>
          </w:p>
        </w:tc>
        <w:tc>
          <w:tcPr>
            <w:tcW w:w="3651" w:type="dxa"/>
          </w:tcPr>
          <w:p w14:paraId="0C287E0F" w14:textId="77777777" w:rsidR="005769D9" w:rsidRPr="00A92F23" w:rsidDel="00BB0693" w:rsidRDefault="005769D9" w:rsidP="005769D9">
            <w:pPr>
              <w:pStyle w:val="GOSTTablenorm"/>
            </w:pPr>
            <w:r w:rsidRPr="00A92F23">
              <w:t>Указываются 17-1</w:t>
            </w:r>
            <w:r>
              <w:t>8 разряды номера КС плательщика</w:t>
            </w:r>
          </w:p>
        </w:tc>
      </w:tr>
      <w:tr w:rsidR="005769D9" w:rsidRPr="006D642E" w:rsidDel="00BB0693" w14:paraId="276D6650" w14:textId="77777777" w:rsidTr="00A96226">
        <w:tc>
          <w:tcPr>
            <w:tcW w:w="3651" w:type="dxa"/>
          </w:tcPr>
          <w:p w14:paraId="1A470EAD" w14:textId="77777777" w:rsidR="005769D9" w:rsidRPr="00A92F23" w:rsidDel="00BB0693" w:rsidRDefault="005769D9" w:rsidP="005769D9">
            <w:pPr>
              <w:pStyle w:val="GOSTTablenorm"/>
            </w:pPr>
            <w:r w:rsidRPr="00A92F23">
              <w:rPr>
                <w:lang w:val="en-US"/>
              </w:rPr>
              <w:t>GUID</w:t>
            </w:r>
            <w:r w:rsidRPr="00A92F23">
              <w:t>_родит_документа</w:t>
            </w:r>
          </w:p>
        </w:tc>
        <w:tc>
          <w:tcPr>
            <w:tcW w:w="1090" w:type="dxa"/>
          </w:tcPr>
          <w:p w14:paraId="330AD2B9" w14:textId="77777777" w:rsidR="005769D9" w:rsidRPr="00A92F23" w:rsidDel="00BB0693" w:rsidRDefault="005769D9" w:rsidP="005769D9">
            <w:pPr>
              <w:pStyle w:val="GOSTTablenorm"/>
            </w:pPr>
            <w:r w:rsidRPr="00A92F23">
              <w:t>Нет</w:t>
            </w:r>
          </w:p>
        </w:tc>
        <w:tc>
          <w:tcPr>
            <w:tcW w:w="3651" w:type="dxa"/>
          </w:tcPr>
          <w:p w14:paraId="4142CECF" w14:textId="77777777" w:rsidR="005769D9" w:rsidRPr="00A92F23" w:rsidDel="00BB0693" w:rsidRDefault="005769D9" w:rsidP="005769D9">
            <w:pPr>
              <w:pStyle w:val="GOSTTablenorm"/>
            </w:pPr>
            <w:r w:rsidRPr="00A92F23">
              <w:t>Идентификатор родительского документа клиента</w:t>
            </w:r>
          </w:p>
        </w:tc>
        <w:tc>
          <w:tcPr>
            <w:tcW w:w="3651" w:type="dxa"/>
          </w:tcPr>
          <w:p w14:paraId="3B04BF9B" w14:textId="77777777" w:rsidR="005769D9" w:rsidRPr="004966EC" w:rsidDel="00BB0693" w:rsidRDefault="005769D9" w:rsidP="005769D9">
            <w:pPr>
              <w:pStyle w:val="GOSTTablenorm"/>
            </w:pPr>
            <w:r w:rsidRPr="004966EC">
              <w:t>parent:document_id</w:t>
            </w:r>
          </w:p>
        </w:tc>
        <w:tc>
          <w:tcPr>
            <w:tcW w:w="3651" w:type="dxa"/>
          </w:tcPr>
          <w:p w14:paraId="40376012" w14:textId="77777777" w:rsidR="005769D9" w:rsidRPr="00A54EE3" w:rsidDel="00BB0693" w:rsidRDefault="005769D9" w:rsidP="005769D9">
            <w:pPr>
              <w:pStyle w:val="GOSTTablenorm"/>
              <w:rPr>
                <w:lang w:val="en-US"/>
              </w:rPr>
            </w:pPr>
          </w:p>
        </w:tc>
      </w:tr>
      <w:tr w:rsidR="005769D9" w:rsidRPr="006D642E" w:rsidDel="00BB0693" w14:paraId="04AEEAF9" w14:textId="77777777" w:rsidTr="00A96226">
        <w:tc>
          <w:tcPr>
            <w:tcW w:w="3651" w:type="dxa"/>
          </w:tcPr>
          <w:p w14:paraId="2AFAC163" w14:textId="77777777" w:rsidR="005769D9" w:rsidRPr="00A92F23" w:rsidDel="00BB0693" w:rsidRDefault="005769D9" w:rsidP="005769D9">
            <w:pPr>
              <w:pStyle w:val="GOSTTablenorm"/>
            </w:pPr>
            <w:r w:rsidRPr="00A92F23">
              <w:t xml:space="preserve">Номер_родит_документа </w:t>
            </w:r>
          </w:p>
        </w:tc>
        <w:tc>
          <w:tcPr>
            <w:tcW w:w="1090" w:type="dxa"/>
          </w:tcPr>
          <w:p w14:paraId="70D9C0E3" w14:textId="77777777" w:rsidR="005769D9" w:rsidRPr="00A92F23" w:rsidDel="00BB0693" w:rsidRDefault="005769D9" w:rsidP="005769D9">
            <w:pPr>
              <w:pStyle w:val="GOSTTablenorm"/>
            </w:pPr>
            <w:r w:rsidRPr="00A92F23">
              <w:t>Нет</w:t>
            </w:r>
          </w:p>
        </w:tc>
        <w:tc>
          <w:tcPr>
            <w:tcW w:w="3651" w:type="dxa"/>
          </w:tcPr>
          <w:p w14:paraId="6CC9C111" w14:textId="77777777" w:rsidR="005769D9" w:rsidRPr="00A92F23" w:rsidDel="00BB0693" w:rsidRDefault="005769D9" w:rsidP="005769D9">
            <w:pPr>
              <w:pStyle w:val="GOSTTablenorm"/>
            </w:pPr>
            <w:r w:rsidRPr="00A92F23">
              <w:t xml:space="preserve">Номер родительского документа </w:t>
            </w:r>
          </w:p>
        </w:tc>
        <w:tc>
          <w:tcPr>
            <w:tcW w:w="3651" w:type="dxa"/>
          </w:tcPr>
          <w:p w14:paraId="1300AC14" w14:textId="77777777" w:rsidR="005769D9" w:rsidRPr="004966EC" w:rsidDel="00BB0693" w:rsidRDefault="005769D9" w:rsidP="005769D9">
            <w:pPr>
              <w:pStyle w:val="GOSTTablenorm"/>
            </w:pPr>
            <w:r w:rsidRPr="004966EC">
              <w:t>parent:document_no</w:t>
            </w:r>
          </w:p>
        </w:tc>
        <w:tc>
          <w:tcPr>
            <w:tcW w:w="3651" w:type="dxa"/>
          </w:tcPr>
          <w:p w14:paraId="1BD63B55" w14:textId="77777777" w:rsidR="005769D9" w:rsidRPr="00A54EE3" w:rsidDel="00BB0693" w:rsidRDefault="005769D9" w:rsidP="005769D9">
            <w:pPr>
              <w:pStyle w:val="GOSTTablenorm"/>
              <w:rPr>
                <w:lang w:val="en-US"/>
              </w:rPr>
            </w:pPr>
          </w:p>
        </w:tc>
      </w:tr>
      <w:tr w:rsidR="005769D9" w:rsidRPr="006D642E" w:rsidDel="00BB0693" w14:paraId="4A382026" w14:textId="77777777" w:rsidTr="00A96226">
        <w:tc>
          <w:tcPr>
            <w:tcW w:w="3651" w:type="dxa"/>
          </w:tcPr>
          <w:p w14:paraId="457903AF" w14:textId="77777777" w:rsidR="005769D9" w:rsidRPr="00A54EE3" w:rsidDel="00BB0693" w:rsidRDefault="005769D9" w:rsidP="005769D9">
            <w:pPr>
              <w:pStyle w:val="GOSTTablenorm"/>
              <w:rPr>
                <w:lang w:val="en-US"/>
              </w:rPr>
            </w:pPr>
            <w:r w:rsidRPr="00A92F23">
              <w:lastRenderedPageBreak/>
              <w:t>Дата_родит_документа</w:t>
            </w:r>
          </w:p>
        </w:tc>
        <w:tc>
          <w:tcPr>
            <w:tcW w:w="1090" w:type="dxa"/>
          </w:tcPr>
          <w:p w14:paraId="4E8F3760" w14:textId="77777777" w:rsidR="005769D9" w:rsidRPr="00A54EE3" w:rsidDel="00BB0693" w:rsidRDefault="005769D9" w:rsidP="005769D9">
            <w:pPr>
              <w:pStyle w:val="GOSTTablenorm"/>
              <w:rPr>
                <w:lang w:val="en-US"/>
              </w:rPr>
            </w:pPr>
            <w:r w:rsidRPr="00A92F23">
              <w:t>Нет</w:t>
            </w:r>
          </w:p>
        </w:tc>
        <w:tc>
          <w:tcPr>
            <w:tcW w:w="3651" w:type="dxa"/>
          </w:tcPr>
          <w:p w14:paraId="674C3FCE" w14:textId="77777777" w:rsidR="005769D9" w:rsidRPr="00A54EE3" w:rsidDel="00BB0693" w:rsidRDefault="005769D9" w:rsidP="005769D9">
            <w:pPr>
              <w:pStyle w:val="GOSTTablenorm"/>
              <w:rPr>
                <w:lang w:val="en-US"/>
              </w:rPr>
            </w:pPr>
            <w:r w:rsidRPr="00A92F23">
              <w:t>Дата родительского документа</w:t>
            </w:r>
          </w:p>
        </w:tc>
        <w:tc>
          <w:tcPr>
            <w:tcW w:w="3651" w:type="dxa"/>
          </w:tcPr>
          <w:p w14:paraId="7338AB2F" w14:textId="77777777" w:rsidR="005769D9" w:rsidRPr="004966EC" w:rsidDel="00BB0693" w:rsidRDefault="005769D9" w:rsidP="005769D9">
            <w:pPr>
              <w:pStyle w:val="GOSTTablenorm"/>
            </w:pPr>
            <w:r w:rsidRPr="004966EC">
              <w:t>parent:document_date</w:t>
            </w:r>
          </w:p>
        </w:tc>
        <w:tc>
          <w:tcPr>
            <w:tcW w:w="3651" w:type="dxa"/>
          </w:tcPr>
          <w:p w14:paraId="600C12BF" w14:textId="77777777" w:rsidR="005769D9" w:rsidRPr="00A54EE3" w:rsidDel="00BB0693" w:rsidRDefault="005769D9" w:rsidP="005769D9">
            <w:pPr>
              <w:pStyle w:val="GOSTTablenorm"/>
              <w:rPr>
                <w:lang w:val="en-US"/>
              </w:rPr>
            </w:pPr>
          </w:p>
        </w:tc>
      </w:tr>
      <w:tr w:rsidR="005769D9" w:rsidRPr="006D642E" w:rsidDel="00BB0693" w14:paraId="68563487" w14:textId="77777777" w:rsidTr="00A96226">
        <w:tc>
          <w:tcPr>
            <w:tcW w:w="3651" w:type="dxa"/>
          </w:tcPr>
          <w:p w14:paraId="663627D2" w14:textId="77777777" w:rsidR="005769D9" w:rsidRPr="00A92F23" w:rsidDel="006D642E" w:rsidRDefault="005769D9" w:rsidP="005769D9">
            <w:pPr>
              <w:pStyle w:val="GOSTTablenorm"/>
              <w:rPr>
                <w:lang w:val="en-US"/>
              </w:rPr>
            </w:pPr>
            <w:r w:rsidRPr="00A92F23">
              <w:t>Тип_родит_документа</w:t>
            </w:r>
          </w:p>
        </w:tc>
        <w:tc>
          <w:tcPr>
            <w:tcW w:w="1090" w:type="dxa"/>
          </w:tcPr>
          <w:p w14:paraId="46A29135" w14:textId="77777777" w:rsidR="005769D9" w:rsidRPr="00A54EE3" w:rsidDel="006D642E" w:rsidRDefault="005769D9" w:rsidP="005769D9">
            <w:pPr>
              <w:pStyle w:val="GOSTTablenorm"/>
              <w:rPr>
                <w:lang w:val="en-US"/>
              </w:rPr>
            </w:pPr>
            <w:r w:rsidRPr="00A92F23">
              <w:t>Нет</w:t>
            </w:r>
          </w:p>
        </w:tc>
        <w:tc>
          <w:tcPr>
            <w:tcW w:w="3651" w:type="dxa"/>
          </w:tcPr>
          <w:p w14:paraId="65A98A00" w14:textId="77777777" w:rsidR="005769D9" w:rsidRPr="00A54EE3" w:rsidDel="006D642E" w:rsidRDefault="005769D9" w:rsidP="005769D9">
            <w:pPr>
              <w:pStyle w:val="GOSTTablenorm"/>
              <w:rPr>
                <w:lang w:val="en-US"/>
              </w:rPr>
            </w:pPr>
            <w:r w:rsidRPr="00A92F23">
              <w:t>Тип родительского документа</w:t>
            </w:r>
          </w:p>
        </w:tc>
        <w:tc>
          <w:tcPr>
            <w:tcW w:w="3651" w:type="dxa"/>
          </w:tcPr>
          <w:p w14:paraId="3420037C" w14:textId="77777777" w:rsidR="005769D9" w:rsidRPr="004966EC" w:rsidDel="006D642E" w:rsidRDefault="005769D9" w:rsidP="005769D9">
            <w:pPr>
              <w:pStyle w:val="GOSTTablenorm"/>
            </w:pPr>
            <w:r w:rsidRPr="004966EC">
              <w:t>parent:document_type</w:t>
            </w:r>
          </w:p>
        </w:tc>
        <w:tc>
          <w:tcPr>
            <w:tcW w:w="3651" w:type="dxa"/>
          </w:tcPr>
          <w:p w14:paraId="4B326B96" w14:textId="77777777" w:rsidR="005769D9" w:rsidRPr="00A54EE3" w:rsidDel="006D642E" w:rsidRDefault="005769D9" w:rsidP="005769D9">
            <w:pPr>
              <w:pStyle w:val="GOSTTablenorm"/>
              <w:rPr>
                <w:lang w:val="en-US"/>
              </w:rPr>
            </w:pPr>
          </w:p>
        </w:tc>
      </w:tr>
      <w:tr w:rsidR="005769D9" w:rsidRPr="00A92F23" w:rsidDel="0018058F" w14:paraId="7B5A2CE3" w14:textId="49BFA1B6" w:rsidTr="00A96226">
        <w:trPr>
          <w:del w:id="891" w:author="Винокурова Т.В. REV-63190" w:date="2026-04-17T11:44:00Z"/>
        </w:trPr>
        <w:tc>
          <w:tcPr>
            <w:tcW w:w="3651" w:type="dxa"/>
          </w:tcPr>
          <w:p w14:paraId="4E2A137B" w14:textId="47E66810" w:rsidR="005769D9" w:rsidRPr="00A92F23" w:rsidDel="0018058F" w:rsidRDefault="005769D9" w:rsidP="005769D9">
            <w:pPr>
              <w:pStyle w:val="GOSTTablenorm"/>
              <w:rPr>
                <w:del w:id="892" w:author="Винокурова Т.В. REV-63190" w:date="2026-04-17T11:44:00Z"/>
              </w:rPr>
            </w:pPr>
            <w:del w:id="893" w:author="Винокурова Т.В. REV-63190" w:date="2026-04-17T11:44:00Z">
              <w:r w:rsidRPr="00A92F23" w:rsidDel="0018058F">
                <w:delText>Номер_строки_плательщика</w:delText>
              </w:r>
            </w:del>
          </w:p>
        </w:tc>
        <w:tc>
          <w:tcPr>
            <w:tcW w:w="1090" w:type="dxa"/>
          </w:tcPr>
          <w:p w14:paraId="3F3A39DD" w14:textId="5BE70A40" w:rsidR="005769D9" w:rsidRPr="00A92F23" w:rsidDel="0018058F" w:rsidRDefault="005769D9" w:rsidP="005769D9">
            <w:pPr>
              <w:pStyle w:val="GOSTTablenorm"/>
              <w:rPr>
                <w:del w:id="894" w:author="Винокурова Т.В. REV-63190" w:date="2026-04-17T11:44:00Z"/>
              </w:rPr>
            </w:pPr>
            <w:del w:id="895" w:author="Винокурова Т.В. REV-63190" w:date="2026-04-17T11:44:00Z">
              <w:r w:rsidRPr="00A92F23" w:rsidDel="0018058F">
                <w:delText>Нет</w:delText>
              </w:r>
            </w:del>
          </w:p>
        </w:tc>
        <w:tc>
          <w:tcPr>
            <w:tcW w:w="3651" w:type="dxa"/>
          </w:tcPr>
          <w:p w14:paraId="37CAA781" w14:textId="78A0A132" w:rsidR="005769D9" w:rsidRPr="00A92F23" w:rsidDel="0018058F" w:rsidRDefault="005769D9" w:rsidP="005769D9">
            <w:pPr>
              <w:pStyle w:val="GOSTTablenorm"/>
              <w:rPr>
                <w:del w:id="896" w:author="Винокурова Т.В. REV-63190" w:date="2026-04-17T11:44:00Z"/>
              </w:rPr>
            </w:pPr>
            <w:del w:id="897" w:author="Винокурова Т.В. REV-63190" w:date="2026-04-17T11:44:00Z">
              <w:r w:rsidRPr="00A92F23" w:rsidDel="0018058F">
                <w:delText>Порядковый номер строки документа плательщика.</w:delText>
              </w:r>
            </w:del>
          </w:p>
          <w:p w14:paraId="7488DFFE" w14:textId="1F85F564" w:rsidR="005769D9" w:rsidRPr="00A92F23" w:rsidDel="0018058F" w:rsidRDefault="005769D9" w:rsidP="005769D9">
            <w:pPr>
              <w:pStyle w:val="GOSTTablenorm"/>
              <w:rPr>
                <w:del w:id="898" w:author="Винокурова Т.В. REV-63190" w:date="2026-04-17T11:44:00Z"/>
              </w:rPr>
            </w:pPr>
            <w:del w:id="899" w:author="Винокурова Т.В. REV-63190" w:date="2026-04-17T11:44:00Z">
              <w:r w:rsidRPr="00A92F23" w:rsidDel="0018058F">
                <w:delText>Каждому номеру записи в блоке «Строки плательщика» должен соответствовать такой же номер (номера) записи в блоке «Строки получателя»</w:delText>
              </w:r>
            </w:del>
          </w:p>
        </w:tc>
        <w:tc>
          <w:tcPr>
            <w:tcW w:w="3651" w:type="dxa"/>
          </w:tcPr>
          <w:p w14:paraId="42061533" w14:textId="0052692D" w:rsidR="005769D9" w:rsidRPr="004966EC" w:rsidDel="0018058F" w:rsidRDefault="00737415" w:rsidP="005769D9">
            <w:pPr>
              <w:pStyle w:val="GOSTTablenorm"/>
              <w:rPr>
                <w:del w:id="900" w:author="Винокурова Т.В. REV-63190" w:date="2026-04-17T11:44:00Z"/>
              </w:rPr>
            </w:pPr>
            <w:commentRangeStart w:id="901"/>
            <w:ins w:id="902" w:author="Винокурова Т.В. REV-59661" w:date="2026-03-26T17:41:00Z">
              <w:del w:id="903" w:author="Винокурова Т.В. REV-63190" w:date="2026-04-17T11:44:00Z">
                <w:r w:rsidRPr="00AC2368" w:rsidDel="0018058F">
                  <w:rPr>
                    <w:b/>
                  </w:rPr>
                  <w:delText>sender</w:delText>
                </w:r>
              </w:del>
            </w:ins>
            <w:del w:id="904" w:author="Винокурова Т.В. REV-63190" w:date="2026-04-17T11:44:00Z">
              <w:r w:rsidR="005769D9" w:rsidRPr="004966EC" w:rsidDel="0018058F">
                <w:delText>:line_no</w:delText>
              </w:r>
              <w:commentRangeEnd w:id="901"/>
              <w:r w:rsidR="00FA225A" w:rsidDel="0018058F">
                <w:rPr>
                  <w:rStyle w:val="affa"/>
                </w:rPr>
                <w:commentReference w:id="901"/>
              </w:r>
            </w:del>
          </w:p>
        </w:tc>
        <w:tc>
          <w:tcPr>
            <w:tcW w:w="3651" w:type="dxa"/>
          </w:tcPr>
          <w:p w14:paraId="7E681E2A" w14:textId="4341AE11" w:rsidR="005769D9" w:rsidRPr="00A92F23" w:rsidDel="0018058F" w:rsidRDefault="005769D9" w:rsidP="005769D9">
            <w:pPr>
              <w:pStyle w:val="GOSTTablenorm"/>
              <w:rPr>
                <w:del w:id="905" w:author="Винокурова Т.В. REV-63190" w:date="2026-04-17T11:44:00Z"/>
              </w:rPr>
            </w:pPr>
            <w:del w:id="906" w:author="Винокурова Т.В. REV-63190" w:date="2026-04-17T11:44:00Z">
              <w:r w:rsidRPr="00A92F23" w:rsidDel="0018058F">
                <w:delText>-</w:delText>
              </w:r>
            </w:del>
          </w:p>
        </w:tc>
      </w:tr>
      <w:tr w:rsidR="005769D9" w:rsidRPr="00A92F23" w:rsidDel="00BB0693" w14:paraId="7D9B5087" w14:textId="77777777" w:rsidTr="00A96226">
        <w:tc>
          <w:tcPr>
            <w:tcW w:w="3651" w:type="dxa"/>
          </w:tcPr>
          <w:p w14:paraId="4D78F594" w14:textId="77777777" w:rsidR="005769D9" w:rsidRPr="00A92F23" w:rsidDel="00BB0693" w:rsidRDefault="005769D9" w:rsidP="005769D9">
            <w:pPr>
              <w:pStyle w:val="GOSTTablenorm"/>
            </w:pPr>
            <w:r w:rsidRPr="00A92F23">
              <w:t>Номер_ЛС_плательщика</w:t>
            </w:r>
          </w:p>
        </w:tc>
        <w:tc>
          <w:tcPr>
            <w:tcW w:w="1090" w:type="dxa"/>
          </w:tcPr>
          <w:p w14:paraId="34720502" w14:textId="77777777" w:rsidR="005769D9" w:rsidRPr="00A92F23" w:rsidDel="00BB0693" w:rsidRDefault="005769D9" w:rsidP="005769D9">
            <w:pPr>
              <w:pStyle w:val="GOSTTablenorm"/>
            </w:pPr>
            <w:r w:rsidRPr="00A92F23">
              <w:t>Нет</w:t>
            </w:r>
          </w:p>
        </w:tc>
        <w:tc>
          <w:tcPr>
            <w:tcW w:w="3651" w:type="dxa"/>
          </w:tcPr>
          <w:p w14:paraId="1536FA31" w14:textId="77777777" w:rsidR="005769D9" w:rsidRPr="00A92F23" w:rsidDel="00BB0693" w:rsidRDefault="005769D9" w:rsidP="005769D9">
            <w:pPr>
              <w:pStyle w:val="GOSTTablenorm"/>
            </w:pPr>
            <w:r w:rsidRPr="00A92F23">
              <w:rPr>
                <w:lang w:eastAsia="en-US"/>
              </w:rPr>
              <w:t>Лицевой счет плательщика</w:t>
            </w:r>
          </w:p>
        </w:tc>
        <w:tc>
          <w:tcPr>
            <w:tcW w:w="3651" w:type="dxa"/>
          </w:tcPr>
          <w:p w14:paraId="7928E2D1" w14:textId="61F2CEFD" w:rsidR="005769D9" w:rsidRPr="004966EC" w:rsidDel="00BB0693" w:rsidRDefault="00737415" w:rsidP="005769D9">
            <w:pPr>
              <w:pStyle w:val="GOSTTablenorm"/>
            </w:pPr>
            <w:ins w:id="907" w:author="Винокурова Т.В. REV-59661" w:date="2026-03-26T17:42:00Z">
              <w:r w:rsidRPr="00AC2368">
                <w:rPr>
                  <w:b/>
                </w:rPr>
                <w:t>sender</w:t>
              </w:r>
            </w:ins>
            <w:r w:rsidR="005769D9" w:rsidRPr="004966EC">
              <w:t>:account</w:t>
            </w:r>
          </w:p>
        </w:tc>
        <w:tc>
          <w:tcPr>
            <w:tcW w:w="3651" w:type="dxa"/>
          </w:tcPr>
          <w:p w14:paraId="309274E5" w14:textId="77777777" w:rsidR="005769D9" w:rsidRPr="00A92F23" w:rsidDel="00BB0693" w:rsidRDefault="005769D9" w:rsidP="005769D9">
            <w:pPr>
              <w:pStyle w:val="GOSTTablenorm"/>
            </w:pPr>
            <w:r w:rsidRPr="00A92F23">
              <w:t>-</w:t>
            </w:r>
          </w:p>
        </w:tc>
      </w:tr>
      <w:tr w:rsidR="00737415" w:rsidRPr="00A92F23" w:rsidDel="00BB0693" w14:paraId="0392262D" w14:textId="77777777" w:rsidTr="00A96226">
        <w:trPr>
          <w:ins w:id="908" w:author="Винокурова Т.В. REV-59661" w:date="2026-03-26T17:48:00Z"/>
        </w:trPr>
        <w:tc>
          <w:tcPr>
            <w:tcW w:w="3651" w:type="dxa"/>
          </w:tcPr>
          <w:p w14:paraId="31CB50D4" w14:textId="625502BE" w:rsidR="00737415" w:rsidRPr="00A92F23" w:rsidRDefault="00737415" w:rsidP="00737415">
            <w:pPr>
              <w:pStyle w:val="GOSTTablenorm"/>
              <w:rPr>
                <w:ins w:id="909" w:author="Винокурова Т.В. REV-59661" w:date="2026-03-26T17:48:00Z"/>
              </w:rPr>
            </w:pPr>
            <w:ins w:id="910" w:author="Винокурова Т.В. REV-59661" w:date="2026-03-26T17:49:00Z">
              <w:r w:rsidRPr="00A92F23">
                <w:rPr>
                  <w:lang w:val="en-US"/>
                </w:rPr>
                <w:t>GUID</w:t>
              </w:r>
              <w:r w:rsidRPr="00A92F23">
                <w:t>_НВС_ФБ_плательщика</w:t>
              </w:r>
            </w:ins>
          </w:p>
        </w:tc>
        <w:tc>
          <w:tcPr>
            <w:tcW w:w="1090" w:type="dxa"/>
          </w:tcPr>
          <w:p w14:paraId="5FE8AC88" w14:textId="7257297B" w:rsidR="00737415" w:rsidRPr="00A92F23" w:rsidRDefault="00737415" w:rsidP="00737415">
            <w:pPr>
              <w:pStyle w:val="GOSTTablenorm"/>
              <w:rPr>
                <w:ins w:id="911" w:author="Винокурова Т.В. REV-59661" w:date="2026-03-26T17:48:00Z"/>
              </w:rPr>
            </w:pPr>
            <w:ins w:id="912" w:author="Винокурова Т.В. REV-59661" w:date="2026-03-26T17:49:00Z">
              <w:r w:rsidRPr="00A92F23">
                <w:t>Нет</w:t>
              </w:r>
            </w:ins>
          </w:p>
        </w:tc>
        <w:tc>
          <w:tcPr>
            <w:tcW w:w="3651" w:type="dxa"/>
          </w:tcPr>
          <w:p w14:paraId="7C2FD43D" w14:textId="14DF5A8F" w:rsidR="00737415" w:rsidRPr="00A92F23" w:rsidRDefault="00737415" w:rsidP="00737415">
            <w:pPr>
              <w:pStyle w:val="GOSTTablenorm"/>
              <w:rPr>
                <w:ins w:id="913" w:author="Винокурова Т.В. REV-59661" w:date="2026-03-26T17:48:00Z"/>
                <w:lang w:eastAsia="en-US"/>
              </w:rPr>
            </w:pPr>
            <w:ins w:id="914" w:author="Винокурова Т.В. REV-59661" w:date="2026-03-26T17:49:00Z">
              <w:r w:rsidRPr="00A92F23">
                <w:t>Указывается значение ГУИД первичного документа по зачислению НВС ФБ</w:t>
              </w:r>
            </w:ins>
          </w:p>
        </w:tc>
        <w:tc>
          <w:tcPr>
            <w:tcW w:w="3651" w:type="dxa"/>
          </w:tcPr>
          <w:p w14:paraId="51EE2B82" w14:textId="57A1D1A0" w:rsidR="00737415" w:rsidRPr="00AC2368" w:rsidRDefault="00737415" w:rsidP="00737415">
            <w:pPr>
              <w:pStyle w:val="GOSTTablenorm"/>
              <w:rPr>
                <w:ins w:id="915" w:author="Винокурова Т.В. REV-59661" w:date="2026-03-26T17:48:00Z"/>
                <w:b/>
              </w:rPr>
            </w:pPr>
            <w:ins w:id="916" w:author="Винокурова Т.В. REV-59661" w:date="2026-03-26T17:49:00Z">
              <w:r w:rsidRPr="00AC2368">
                <w:rPr>
                  <w:b/>
                </w:rPr>
                <w:t>sender</w:t>
              </w:r>
              <w:r w:rsidRPr="00B9735F">
                <w:rPr>
                  <w:lang w:val="en-US"/>
                </w:rPr>
                <w:t>:doc_guid_nvs</w:t>
              </w:r>
            </w:ins>
          </w:p>
        </w:tc>
        <w:tc>
          <w:tcPr>
            <w:tcW w:w="3651" w:type="dxa"/>
          </w:tcPr>
          <w:p w14:paraId="3908041A" w14:textId="75F3D15F" w:rsidR="00737415" w:rsidRPr="00A92F23" w:rsidRDefault="00737415" w:rsidP="00737415">
            <w:pPr>
              <w:pStyle w:val="GOSTTablenorm"/>
              <w:rPr>
                <w:ins w:id="917" w:author="Винокурова Т.В. REV-59661" w:date="2026-03-26T17:48:00Z"/>
              </w:rPr>
            </w:pPr>
            <w:ins w:id="918" w:author="Винокурова Т.В. REV-59661" w:date="2026-03-26T17:49:00Z">
              <w:r>
                <w:t>-</w:t>
              </w:r>
            </w:ins>
          </w:p>
        </w:tc>
      </w:tr>
      <w:tr w:rsidR="00737415" w:rsidRPr="00A92F23" w:rsidDel="00BB0693" w14:paraId="3E9F66F8" w14:textId="77777777" w:rsidTr="00A96226">
        <w:trPr>
          <w:ins w:id="919" w:author="Винокурова Т.В. REV-59661" w:date="2026-03-26T17:49:00Z"/>
        </w:trPr>
        <w:tc>
          <w:tcPr>
            <w:tcW w:w="3651" w:type="dxa"/>
          </w:tcPr>
          <w:p w14:paraId="517CE90B" w14:textId="25B41915" w:rsidR="00737415" w:rsidRPr="00A92F23" w:rsidRDefault="00737415" w:rsidP="00737415">
            <w:pPr>
              <w:pStyle w:val="GOSTTablenorm"/>
              <w:rPr>
                <w:ins w:id="920" w:author="Винокурова Т.В. REV-59661" w:date="2026-03-26T17:49:00Z"/>
              </w:rPr>
            </w:pPr>
            <w:ins w:id="921" w:author="Винокурова Т.В. REV-59661" w:date="2026-03-26T17:49:00Z">
              <w:r w:rsidRPr="00A92F23">
                <w:t>Период</w:t>
              </w:r>
            </w:ins>
          </w:p>
        </w:tc>
        <w:tc>
          <w:tcPr>
            <w:tcW w:w="1090" w:type="dxa"/>
          </w:tcPr>
          <w:p w14:paraId="40052283" w14:textId="0932FFF1" w:rsidR="00737415" w:rsidRPr="00A92F23" w:rsidRDefault="00737415" w:rsidP="00737415">
            <w:pPr>
              <w:pStyle w:val="GOSTTablenorm"/>
              <w:rPr>
                <w:ins w:id="922" w:author="Винокурова Т.В. REV-59661" w:date="2026-03-26T17:49:00Z"/>
              </w:rPr>
            </w:pPr>
            <w:ins w:id="923" w:author="Винокурова Т.В. REV-59661" w:date="2026-03-26T17:49:00Z">
              <w:r w:rsidRPr="00A92F23">
                <w:t>Нет</w:t>
              </w:r>
            </w:ins>
          </w:p>
        </w:tc>
        <w:tc>
          <w:tcPr>
            <w:tcW w:w="3651" w:type="dxa"/>
          </w:tcPr>
          <w:p w14:paraId="2009DB6D" w14:textId="049174B4" w:rsidR="00737415" w:rsidRPr="00A92F23" w:rsidRDefault="00737415" w:rsidP="00737415">
            <w:pPr>
              <w:pStyle w:val="GOSTTablenorm"/>
              <w:rPr>
                <w:ins w:id="924" w:author="Винокурова Т.В. REV-59661" w:date="2026-03-26T17:49:00Z"/>
                <w:lang w:eastAsia="en-US"/>
              </w:rPr>
            </w:pPr>
            <w:ins w:id="925" w:author="Винокурова Т.В. REV-59661" w:date="2026-03-26T17:49:00Z">
              <w:r w:rsidRPr="00A92F23">
                <w:t>Период для учета невыясненных платежей прошлых лет</w:t>
              </w:r>
            </w:ins>
          </w:p>
        </w:tc>
        <w:tc>
          <w:tcPr>
            <w:tcW w:w="3651" w:type="dxa"/>
          </w:tcPr>
          <w:p w14:paraId="3533A44A" w14:textId="5B36E10D" w:rsidR="00737415" w:rsidRPr="00AC2368" w:rsidRDefault="00737415" w:rsidP="00737415">
            <w:pPr>
              <w:pStyle w:val="GOSTTablenorm"/>
              <w:rPr>
                <w:ins w:id="926" w:author="Винокурова Т.В. REV-59661" w:date="2026-03-26T17:49:00Z"/>
                <w:b/>
              </w:rPr>
            </w:pPr>
            <w:ins w:id="927" w:author="Винокурова Т.В. REV-59661" w:date="2026-03-26T17:49:00Z">
              <w:r w:rsidRPr="00AC2368">
                <w:rPr>
                  <w:b/>
                </w:rPr>
                <w:t>sender</w:t>
              </w:r>
              <w:r w:rsidRPr="004966EC">
                <w:t>:period</w:t>
              </w:r>
            </w:ins>
          </w:p>
        </w:tc>
        <w:tc>
          <w:tcPr>
            <w:tcW w:w="3651" w:type="dxa"/>
          </w:tcPr>
          <w:p w14:paraId="19326D7F" w14:textId="63648A62" w:rsidR="00737415" w:rsidRPr="00A92F23" w:rsidRDefault="00737415" w:rsidP="00737415">
            <w:pPr>
              <w:pStyle w:val="GOSTTablenorm"/>
              <w:rPr>
                <w:ins w:id="928" w:author="Винокурова Т.В. REV-59661" w:date="2026-03-26T17:49:00Z"/>
              </w:rPr>
            </w:pPr>
            <w:ins w:id="929" w:author="Винокурова Т.В. REV-59661" w:date="2026-03-26T17:49:00Z">
              <w:r>
                <w:t>-</w:t>
              </w:r>
            </w:ins>
          </w:p>
        </w:tc>
      </w:tr>
      <w:tr w:rsidR="00737415" w:rsidRPr="00A92F23" w:rsidDel="00BB0693" w14:paraId="064F8B3E" w14:textId="77777777" w:rsidTr="00A96226">
        <w:tc>
          <w:tcPr>
            <w:tcW w:w="3651" w:type="dxa"/>
          </w:tcPr>
          <w:p w14:paraId="4F172956" w14:textId="77777777" w:rsidR="00737415" w:rsidRPr="00A92F23" w:rsidDel="00BB0693" w:rsidRDefault="00737415" w:rsidP="00737415">
            <w:pPr>
              <w:pStyle w:val="GOSTTablenorm"/>
            </w:pPr>
            <w:r w:rsidRPr="00A92F23">
              <w:t>КБК_плательщика</w:t>
            </w:r>
          </w:p>
        </w:tc>
        <w:tc>
          <w:tcPr>
            <w:tcW w:w="1090" w:type="dxa"/>
          </w:tcPr>
          <w:p w14:paraId="4699ACB9" w14:textId="77777777" w:rsidR="00737415" w:rsidRPr="00A92F23" w:rsidDel="00BB0693" w:rsidRDefault="00737415" w:rsidP="00737415">
            <w:pPr>
              <w:pStyle w:val="GOSTTablenorm"/>
            </w:pPr>
            <w:r w:rsidRPr="00A92F23">
              <w:t>Нет</w:t>
            </w:r>
          </w:p>
        </w:tc>
        <w:tc>
          <w:tcPr>
            <w:tcW w:w="3651" w:type="dxa"/>
          </w:tcPr>
          <w:p w14:paraId="1083FEF1" w14:textId="77777777" w:rsidR="00737415" w:rsidRPr="00A92F23" w:rsidDel="00BB0693" w:rsidRDefault="00737415" w:rsidP="00737415">
            <w:pPr>
              <w:pStyle w:val="GOSTTablenorm"/>
            </w:pPr>
            <w:r w:rsidRPr="00A92F23">
              <w:t>КБК плательщика</w:t>
            </w:r>
          </w:p>
        </w:tc>
        <w:tc>
          <w:tcPr>
            <w:tcW w:w="3651" w:type="dxa"/>
          </w:tcPr>
          <w:p w14:paraId="32D80CD6" w14:textId="400AA881" w:rsidR="00737415" w:rsidRPr="004966EC" w:rsidDel="00BB0693" w:rsidRDefault="00737415" w:rsidP="00737415">
            <w:pPr>
              <w:pStyle w:val="GOSTTablenorm"/>
            </w:pPr>
            <w:ins w:id="930" w:author="Винокурова Т.В. REV-59661" w:date="2026-03-26T17:42:00Z">
              <w:r w:rsidRPr="00AC2368">
                <w:rPr>
                  <w:b/>
                </w:rPr>
                <w:t>sender</w:t>
              </w:r>
            </w:ins>
            <w:r w:rsidRPr="004966EC">
              <w:t>:bcc</w:t>
            </w:r>
          </w:p>
        </w:tc>
        <w:tc>
          <w:tcPr>
            <w:tcW w:w="3651" w:type="dxa"/>
          </w:tcPr>
          <w:p w14:paraId="25714ACE" w14:textId="77777777" w:rsidR="00737415" w:rsidRPr="00A92F23" w:rsidDel="00BB0693" w:rsidRDefault="00737415" w:rsidP="00737415">
            <w:pPr>
              <w:pStyle w:val="GOSTTablenorm"/>
            </w:pPr>
            <w:r w:rsidRPr="00A92F23">
              <w:t>-</w:t>
            </w:r>
          </w:p>
        </w:tc>
      </w:tr>
      <w:tr w:rsidR="00737415" w:rsidRPr="00A92F23" w:rsidDel="00BB0693" w14:paraId="24741353" w14:textId="77777777" w:rsidTr="00A96226">
        <w:tc>
          <w:tcPr>
            <w:tcW w:w="3651" w:type="dxa"/>
          </w:tcPr>
          <w:p w14:paraId="349D8B29" w14:textId="77777777" w:rsidR="00737415" w:rsidRPr="00A92F23" w:rsidDel="00BB0693" w:rsidRDefault="00737415" w:rsidP="00737415">
            <w:pPr>
              <w:pStyle w:val="GOSTTablenorm"/>
            </w:pPr>
            <w:r w:rsidRPr="00A92F23">
              <w:t>Тип_КБК_плательщика</w:t>
            </w:r>
          </w:p>
        </w:tc>
        <w:tc>
          <w:tcPr>
            <w:tcW w:w="1090" w:type="dxa"/>
          </w:tcPr>
          <w:p w14:paraId="1AF0823B" w14:textId="77777777" w:rsidR="00737415" w:rsidRPr="00A92F23" w:rsidDel="00BB0693" w:rsidRDefault="00737415" w:rsidP="00737415">
            <w:pPr>
              <w:pStyle w:val="GOSTTablenorm"/>
            </w:pPr>
            <w:r w:rsidRPr="00A92F23">
              <w:t>Нет</w:t>
            </w:r>
          </w:p>
        </w:tc>
        <w:tc>
          <w:tcPr>
            <w:tcW w:w="3651" w:type="dxa"/>
          </w:tcPr>
          <w:p w14:paraId="17C0DF36" w14:textId="77777777" w:rsidR="00737415" w:rsidRPr="00A92F23" w:rsidDel="00BB0693" w:rsidRDefault="00737415" w:rsidP="00737415">
            <w:pPr>
              <w:pStyle w:val="GOSTTablenorm"/>
            </w:pPr>
            <w:r w:rsidRPr="00A92F23">
              <w:t>Тип КБК плательщика для формирования регистров учета в ПУИО</w:t>
            </w:r>
          </w:p>
        </w:tc>
        <w:tc>
          <w:tcPr>
            <w:tcW w:w="3651" w:type="dxa"/>
          </w:tcPr>
          <w:p w14:paraId="5D3FE2EC" w14:textId="5535C33E" w:rsidR="00737415" w:rsidRPr="004966EC" w:rsidDel="00BB0693" w:rsidRDefault="00737415" w:rsidP="00737415">
            <w:pPr>
              <w:pStyle w:val="GOSTTablenorm"/>
            </w:pPr>
            <w:ins w:id="931" w:author="Винокурова Т.В. REV-59661" w:date="2026-03-26T17:42:00Z">
              <w:r w:rsidRPr="00AC2368">
                <w:rPr>
                  <w:b/>
                </w:rPr>
                <w:t>sender</w:t>
              </w:r>
            </w:ins>
            <w:r w:rsidRPr="004966EC">
              <w:t>:type_bcc</w:t>
            </w:r>
          </w:p>
        </w:tc>
        <w:tc>
          <w:tcPr>
            <w:tcW w:w="3651" w:type="dxa"/>
          </w:tcPr>
          <w:p w14:paraId="76F15C6F" w14:textId="77777777" w:rsidR="00737415" w:rsidRPr="00A92F23" w:rsidDel="00BB0693" w:rsidRDefault="00737415" w:rsidP="00737415">
            <w:pPr>
              <w:pStyle w:val="GOSTTablenorm"/>
            </w:pPr>
            <w:r w:rsidRPr="00A92F23">
              <w:t>-</w:t>
            </w:r>
          </w:p>
        </w:tc>
      </w:tr>
      <w:tr w:rsidR="00737415" w:rsidRPr="00A92F23" w:rsidDel="00BB0693" w14:paraId="34AF704C" w14:textId="77777777" w:rsidTr="00A96226">
        <w:tc>
          <w:tcPr>
            <w:tcW w:w="3651" w:type="dxa"/>
          </w:tcPr>
          <w:p w14:paraId="14161A84" w14:textId="77777777" w:rsidR="00737415" w:rsidRPr="00A92F23" w:rsidDel="00BB0693" w:rsidRDefault="00737415" w:rsidP="00737415">
            <w:pPr>
              <w:pStyle w:val="GOSTTablenorm"/>
            </w:pPr>
            <w:r w:rsidRPr="00A92F23">
              <w:t>ОКТМО_плательщика</w:t>
            </w:r>
          </w:p>
        </w:tc>
        <w:tc>
          <w:tcPr>
            <w:tcW w:w="1090" w:type="dxa"/>
          </w:tcPr>
          <w:p w14:paraId="2F03F8BF" w14:textId="77777777" w:rsidR="00737415" w:rsidRPr="00A92F23" w:rsidDel="00BB0693" w:rsidRDefault="00737415" w:rsidP="00737415">
            <w:pPr>
              <w:pStyle w:val="GOSTTablenorm"/>
            </w:pPr>
            <w:r w:rsidRPr="00A92F23">
              <w:t>Нет</w:t>
            </w:r>
          </w:p>
        </w:tc>
        <w:tc>
          <w:tcPr>
            <w:tcW w:w="3651" w:type="dxa"/>
          </w:tcPr>
          <w:p w14:paraId="466A731B" w14:textId="77777777" w:rsidR="00737415" w:rsidRPr="00A92F23" w:rsidDel="00BB0693" w:rsidRDefault="00737415" w:rsidP="00737415">
            <w:pPr>
              <w:pStyle w:val="GOSTTablenorm"/>
            </w:pPr>
            <w:r w:rsidRPr="00A92F23">
              <w:t>Код по ОКТМО публично-правового образованияплательщика</w:t>
            </w:r>
          </w:p>
        </w:tc>
        <w:tc>
          <w:tcPr>
            <w:tcW w:w="3651" w:type="dxa"/>
          </w:tcPr>
          <w:p w14:paraId="7CCEA3BA" w14:textId="60DECEE9" w:rsidR="00737415" w:rsidRPr="004966EC" w:rsidDel="00BB0693" w:rsidRDefault="00737415" w:rsidP="00737415">
            <w:pPr>
              <w:pStyle w:val="GOSTTablenorm"/>
            </w:pPr>
            <w:ins w:id="932" w:author="Винокурова Т.В. REV-59661" w:date="2026-03-26T17:42:00Z">
              <w:r w:rsidRPr="00AC2368">
                <w:rPr>
                  <w:b/>
                </w:rPr>
                <w:t>sender</w:t>
              </w:r>
            </w:ins>
            <w:r w:rsidRPr="004966EC">
              <w:t>:oktmo</w:t>
            </w:r>
          </w:p>
        </w:tc>
        <w:tc>
          <w:tcPr>
            <w:tcW w:w="3651" w:type="dxa"/>
          </w:tcPr>
          <w:p w14:paraId="1E6C1D5E" w14:textId="77777777" w:rsidR="00737415" w:rsidRPr="00A92F23" w:rsidDel="00BB0693" w:rsidRDefault="00737415" w:rsidP="00737415">
            <w:pPr>
              <w:pStyle w:val="GOSTTablenorm"/>
            </w:pPr>
            <w:r w:rsidRPr="00A92F23">
              <w:t>-</w:t>
            </w:r>
          </w:p>
        </w:tc>
      </w:tr>
      <w:tr w:rsidR="00737415" w:rsidRPr="00A92F23" w:rsidDel="00BB0693" w14:paraId="5F126359" w14:textId="77777777" w:rsidTr="00A96226">
        <w:tc>
          <w:tcPr>
            <w:tcW w:w="3651" w:type="dxa"/>
          </w:tcPr>
          <w:p w14:paraId="047462FC" w14:textId="77777777" w:rsidR="00737415" w:rsidRPr="00A92F23" w:rsidDel="00BB0693" w:rsidRDefault="00737415" w:rsidP="00737415">
            <w:pPr>
              <w:pStyle w:val="GOSTTablenorm"/>
            </w:pPr>
            <w:r w:rsidRPr="00A92F23">
              <w:t>Номер_ЛС_получателя</w:t>
            </w:r>
          </w:p>
        </w:tc>
        <w:tc>
          <w:tcPr>
            <w:tcW w:w="1090" w:type="dxa"/>
          </w:tcPr>
          <w:p w14:paraId="00061FB6" w14:textId="77777777" w:rsidR="00737415" w:rsidRPr="00A92F23" w:rsidDel="00BB0693" w:rsidRDefault="00737415" w:rsidP="00737415">
            <w:pPr>
              <w:pStyle w:val="GOSTTablenorm"/>
            </w:pPr>
            <w:r w:rsidRPr="00A92F23">
              <w:t>Нет</w:t>
            </w:r>
          </w:p>
        </w:tc>
        <w:tc>
          <w:tcPr>
            <w:tcW w:w="3651" w:type="dxa"/>
          </w:tcPr>
          <w:p w14:paraId="05FB4B82" w14:textId="77777777" w:rsidR="00737415" w:rsidRPr="00A92F23" w:rsidDel="00BB0693" w:rsidRDefault="00737415" w:rsidP="00737415">
            <w:pPr>
              <w:pStyle w:val="GOSTTablenorm"/>
            </w:pPr>
            <w:r w:rsidRPr="00A92F23">
              <w:rPr>
                <w:lang w:eastAsia="en-US"/>
              </w:rPr>
              <w:t xml:space="preserve">Лицевой счет </w:t>
            </w:r>
            <w:r w:rsidRPr="00A92F23">
              <w:t>получателя</w:t>
            </w:r>
          </w:p>
        </w:tc>
        <w:tc>
          <w:tcPr>
            <w:tcW w:w="3651" w:type="dxa"/>
          </w:tcPr>
          <w:p w14:paraId="148C6B29" w14:textId="05FAB564" w:rsidR="00737415" w:rsidRPr="00B9735F" w:rsidDel="00BB0693" w:rsidRDefault="00FA225A" w:rsidP="00737415">
            <w:pPr>
              <w:pStyle w:val="GOSTTablenorm"/>
              <w:rPr>
                <w:lang w:val="en-US"/>
              </w:rPr>
            </w:pPr>
            <w:ins w:id="933" w:author="Винокурова Т.В. REV-59661" w:date="2026-03-26T17:43:00Z">
              <w:r w:rsidRPr="00AC2368">
                <w:rPr>
                  <w:b/>
                </w:rPr>
                <w:t>R</w:t>
              </w:r>
              <w:r w:rsidR="00737415" w:rsidRPr="00AC2368">
                <w:rPr>
                  <w:b/>
                </w:rPr>
                <w:t>ecipient</w:t>
              </w:r>
            </w:ins>
            <w:ins w:id="934" w:author="Гилязова Екатерина Викторовна" w:date="2026-04-09T18:07:00Z">
              <w:r>
                <w:rPr>
                  <w:lang w:val="en-US"/>
                </w:rPr>
                <w:t>:</w:t>
              </w:r>
              <w:r w:rsidRPr="00AC2368">
                <w:t>account</w:t>
              </w:r>
            </w:ins>
          </w:p>
        </w:tc>
        <w:tc>
          <w:tcPr>
            <w:tcW w:w="3651" w:type="dxa"/>
          </w:tcPr>
          <w:p w14:paraId="69F7B61D" w14:textId="77777777" w:rsidR="00737415" w:rsidRPr="00A92F23" w:rsidDel="00BB0693" w:rsidRDefault="00737415" w:rsidP="00737415">
            <w:pPr>
              <w:pStyle w:val="GOSTTablenorm"/>
            </w:pPr>
            <w:r w:rsidRPr="00A92F23">
              <w:t>-</w:t>
            </w:r>
          </w:p>
        </w:tc>
      </w:tr>
      <w:tr w:rsidR="00737415" w:rsidRPr="00A92F23" w14:paraId="07F86804" w14:textId="1F7CD495" w:rsidTr="00A96226">
        <w:tc>
          <w:tcPr>
            <w:tcW w:w="3651" w:type="dxa"/>
          </w:tcPr>
          <w:p w14:paraId="5F7A3BC6" w14:textId="35319B37" w:rsidR="00737415" w:rsidRPr="00A92F23" w:rsidRDefault="00737415" w:rsidP="00737415">
            <w:pPr>
              <w:pStyle w:val="GOSTTablenorm"/>
            </w:pPr>
            <w:ins w:id="935" w:author="Винокурова Т.В. REV-59661" w:date="2026-03-26T17:44:00Z">
              <w:r w:rsidRPr="00A92F23">
                <w:rPr>
                  <w:lang w:val="en-US"/>
                </w:rPr>
                <w:t>GUID</w:t>
              </w:r>
              <w:r w:rsidRPr="00A92F23">
                <w:t>_НВС_ФБ_получателя</w:t>
              </w:r>
            </w:ins>
          </w:p>
        </w:tc>
        <w:tc>
          <w:tcPr>
            <w:tcW w:w="1090" w:type="dxa"/>
          </w:tcPr>
          <w:p w14:paraId="6F541117" w14:textId="4B1C65C5" w:rsidR="00737415" w:rsidRPr="00A92F23" w:rsidRDefault="00737415" w:rsidP="00737415">
            <w:pPr>
              <w:pStyle w:val="GOSTTablenorm"/>
            </w:pPr>
            <w:ins w:id="936" w:author="Винокурова Т.В. REV-59661" w:date="2026-03-26T17:44:00Z">
              <w:r w:rsidRPr="00A92F23">
                <w:t>Нет</w:t>
              </w:r>
            </w:ins>
          </w:p>
        </w:tc>
        <w:tc>
          <w:tcPr>
            <w:tcW w:w="3651" w:type="dxa"/>
          </w:tcPr>
          <w:p w14:paraId="07208A5B" w14:textId="1B7919C6" w:rsidR="00737415" w:rsidRPr="00A92F23" w:rsidRDefault="00737415" w:rsidP="00737415">
            <w:pPr>
              <w:pStyle w:val="GOSTTablenorm"/>
            </w:pPr>
            <w:ins w:id="937" w:author="Винокурова Т.В. REV-59661" w:date="2026-03-26T17:44:00Z">
              <w:r w:rsidRPr="00A92F23">
                <w:t>Указывается значение ГУИД первичного документа по зачислению НВС ФБ</w:t>
              </w:r>
            </w:ins>
          </w:p>
        </w:tc>
        <w:tc>
          <w:tcPr>
            <w:tcW w:w="3651" w:type="dxa"/>
          </w:tcPr>
          <w:p w14:paraId="06688739" w14:textId="0FDE874A" w:rsidR="00737415" w:rsidRPr="00B9735F" w:rsidRDefault="00737415" w:rsidP="00737415">
            <w:pPr>
              <w:pStyle w:val="GOSTTablenorm"/>
              <w:rPr>
                <w:lang w:val="en-US"/>
              </w:rPr>
            </w:pPr>
            <w:ins w:id="938" w:author="Винокурова Т.В. REV-59661" w:date="2026-03-26T17:44:00Z">
              <w:r w:rsidRPr="00AC2368">
                <w:rPr>
                  <w:b/>
                </w:rPr>
                <w:t>recipient</w:t>
              </w:r>
              <w:r w:rsidRPr="00B9735F">
                <w:rPr>
                  <w:lang w:val="en-US"/>
                </w:rPr>
                <w:t>:doc_guid_nvs</w:t>
              </w:r>
            </w:ins>
          </w:p>
        </w:tc>
        <w:tc>
          <w:tcPr>
            <w:tcW w:w="3651" w:type="dxa"/>
          </w:tcPr>
          <w:p w14:paraId="73185817" w14:textId="7656F6F9" w:rsidR="00737415" w:rsidRPr="00A92F23" w:rsidRDefault="00737415" w:rsidP="00737415">
            <w:pPr>
              <w:pStyle w:val="GOSTTablenorm"/>
            </w:pPr>
            <w:ins w:id="939" w:author="Винокурова Т.В. REV-59661" w:date="2026-03-26T17:44:00Z">
              <w:r w:rsidRPr="00A92F23">
                <w:t>-</w:t>
              </w:r>
            </w:ins>
            <w:del w:id="940" w:author="Винокурова Т.В. REV-59661" w:date="2026-03-26T17:44:00Z">
              <w:r w:rsidRPr="00A92F23" w:rsidDel="00DE620C">
                <w:delText>-</w:delText>
              </w:r>
            </w:del>
          </w:p>
        </w:tc>
      </w:tr>
      <w:tr w:rsidR="00737415" w:rsidRPr="00A92F23" w:rsidDel="00BB0693" w14:paraId="09995DDE" w14:textId="77777777" w:rsidTr="00A96226">
        <w:tc>
          <w:tcPr>
            <w:tcW w:w="3651" w:type="dxa"/>
          </w:tcPr>
          <w:p w14:paraId="5FBB0617" w14:textId="77777777" w:rsidR="00737415" w:rsidRPr="00A92F23" w:rsidDel="00BB0693" w:rsidRDefault="00737415" w:rsidP="00737415">
            <w:pPr>
              <w:pStyle w:val="GOSTTablenorm"/>
            </w:pPr>
            <w:r w:rsidRPr="00A92F23">
              <w:t>КБК_получателя</w:t>
            </w:r>
          </w:p>
        </w:tc>
        <w:tc>
          <w:tcPr>
            <w:tcW w:w="1090" w:type="dxa"/>
          </w:tcPr>
          <w:p w14:paraId="24E599BE" w14:textId="77777777" w:rsidR="00737415" w:rsidRPr="00A92F23" w:rsidDel="00BB0693" w:rsidRDefault="00737415" w:rsidP="00737415">
            <w:pPr>
              <w:pStyle w:val="GOSTTablenorm"/>
            </w:pPr>
            <w:r w:rsidRPr="00A92F23">
              <w:t>Нет</w:t>
            </w:r>
          </w:p>
        </w:tc>
        <w:tc>
          <w:tcPr>
            <w:tcW w:w="3651" w:type="dxa"/>
          </w:tcPr>
          <w:p w14:paraId="1747CB64" w14:textId="77777777" w:rsidR="00737415" w:rsidRPr="00A92F23" w:rsidDel="00BB0693" w:rsidRDefault="00737415" w:rsidP="00737415">
            <w:pPr>
              <w:pStyle w:val="GOSTTablenorm"/>
            </w:pPr>
            <w:r w:rsidRPr="00A92F23">
              <w:t>КБК получателя</w:t>
            </w:r>
          </w:p>
        </w:tc>
        <w:tc>
          <w:tcPr>
            <w:tcW w:w="3651" w:type="dxa"/>
          </w:tcPr>
          <w:p w14:paraId="38528C1A" w14:textId="35C6B557" w:rsidR="00737415" w:rsidRPr="00B9735F" w:rsidDel="00BB0693" w:rsidRDefault="00737415" w:rsidP="00737415">
            <w:pPr>
              <w:pStyle w:val="GOSTTablenorm"/>
              <w:rPr>
                <w:lang w:val="en-US"/>
              </w:rPr>
            </w:pPr>
            <w:ins w:id="941" w:author="Винокурова Т.В. REV-59661" w:date="2026-03-26T17:50:00Z">
              <w:r w:rsidRPr="00AC2368">
                <w:rPr>
                  <w:b/>
                </w:rPr>
                <w:t>recipient</w:t>
              </w:r>
            </w:ins>
            <w:r w:rsidRPr="00B9735F">
              <w:rPr>
                <w:lang w:val="en-US"/>
              </w:rPr>
              <w:t>:bcc</w:t>
            </w:r>
          </w:p>
        </w:tc>
        <w:tc>
          <w:tcPr>
            <w:tcW w:w="3651" w:type="dxa"/>
          </w:tcPr>
          <w:p w14:paraId="51D593F1" w14:textId="77777777" w:rsidR="00737415" w:rsidRPr="00A92F23" w:rsidDel="00BB0693" w:rsidRDefault="00737415" w:rsidP="00737415">
            <w:pPr>
              <w:pStyle w:val="GOSTTablenorm"/>
            </w:pPr>
            <w:r w:rsidRPr="00A92F23">
              <w:t>-</w:t>
            </w:r>
          </w:p>
        </w:tc>
      </w:tr>
      <w:tr w:rsidR="00737415" w:rsidRPr="00A92F23" w:rsidDel="00BB0693" w14:paraId="0327A8D3" w14:textId="77777777" w:rsidTr="00A96226">
        <w:tc>
          <w:tcPr>
            <w:tcW w:w="3651" w:type="dxa"/>
          </w:tcPr>
          <w:p w14:paraId="5BB2D4E7" w14:textId="77777777" w:rsidR="00737415" w:rsidRPr="00A92F23" w:rsidDel="00BB0693" w:rsidRDefault="00737415" w:rsidP="00737415">
            <w:pPr>
              <w:pStyle w:val="GOSTTablenorm"/>
            </w:pPr>
            <w:r w:rsidRPr="00A92F23">
              <w:lastRenderedPageBreak/>
              <w:t>Тип_КБК_получателя</w:t>
            </w:r>
          </w:p>
        </w:tc>
        <w:tc>
          <w:tcPr>
            <w:tcW w:w="1090" w:type="dxa"/>
          </w:tcPr>
          <w:p w14:paraId="769E9827" w14:textId="77777777" w:rsidR="00737415" w:rsidRPr="00A92F23" w:rsidDel="00BB0693" w:rsidRDefault="00737415" w:rsidP="00737415">
            <w:pPr>
              <w:pStyle w:val="GOSTTablenorm"/>
            </w:pPr>
            <w:r w:rsidRPr="00A92F23">
              <w:t>Нет</w:t>
            </w:r>
          </w:p>
        </w:tc>
        <w:tc>
          <w:tcPr>
            <w:tcW w:w="3651" w:type="dxa"/>
          </w:tcPr>
          <w:p w14:paraId="3D400222" w14:textId="77777777" w:rsidR="00737415" w:rsidRPr="00A92F23" w:rsidDel="00BB0693" w:rsidRDefault="00737415" w:rsidP="00737415">
            <w:pPr>
              <w:pStyle w:val="GOSTTablenorm"/>
            </w:pPr>
            <w:r w:rsidRPr="00A92F23">
              <w:t>Тип КБК получателя</w:t>
            </w:r>
          </w:p>
        </w:tc>
        <w:tc>
          <w:tcPr>
            <w:tcW w:w="3651" w:type="dxa"/>
          </w:tcPr>
          <w:p w14:paraId="5B9EB6D4" w14:textId="3564297B" w:rsidR="00737415" w:rsidRPr="00B9735F" w:rsidDel="00BB0693" w:rsidRDefault="00737415" w:rsidP="00737415">
            <w:pPr>
              <w:pStyle w:val="GOSTTablenorm"/>
              <w:rPr>
                <w:lang w:val="en-US"/>
              </w:rPr>
            </w:pPr>
            <w:ins w:id="942" w:author="Винокурова Т.В. REV-59661" w:date="2026-03-26T17:50:00Z">
              <w:r w:rsidRPr="00AC2368">
                <w:rPr>
                  <w:b/>
                </w:rPr>
                <w:t>recipient</w:t>
              </w:r>
            </w:ins>
            <w:r w:rsidRPr="00B9735F">
              <w:rPr>
                <w:lang w:val="en-US"/>
              </w:rPr>
              <w:t>:type_bcc</w:t>
            </w:r>
          </w:p>
        </w:tc>
        <w:tc>
          <w:tcPr>
            <w:tcW w:w="3651" w:type="dxa"/>
          </w:tcPr>
          <w:p w14:paraId="72D8D31B" w14:textId="77777777" w:rsidR="00737415" w:rsidRPr="00A92F23" w:rsidDel="00BB0693" w:rsidRDefault="00737415" w:rsidP="00737415">
            <w:pPr>
              <w:pStyle w:val="GOSTTablenorm"/>
            </w:pPr>
            <w:r w:rsidRPr="00A92F23">
              <w:t>-</w:t>
            </w:r>
          </w:p>
        </w:tc>
      </w:tr>
      <w:tr w:rsidR="00737415" w:rsidRPr="00A92F23" w:rsidDel="00BB0693" w14:paraId="7A994FAF" w14:textId="77777777" w:rsidTr="00A96226">
        <w:tc>
          <w:tcPr>
            <w:tcW w:w="3651" w:type="dxa"/>
          </w:tcPr>
          <w:p w14:paraId="23845D6D" w14:textId="77777777" w:rsidR="00737415" w:rsidRPr="00A92F23" w:rsidDel="00BB0693" w:rsidRDefault="00737415" w:rsidP="00737415">
            <w:pPr>
              <w:pStyle w:val="GOSTTablenorm"/>
            </w:pPr>
            <w:r w:rsidRPr="00A92F23">
              <w:t>ОКТМО_получателя</w:t>
            </w:r>
          </w:p>
        </w:tc>
        <w:tc>
          <w:tcPr>
            <w:tcW w:w="1090" w:type="dxa"/>
          </w:tcPr>
          <w:p w14:paraId="2800EFF9" w14:textId="77777777" w:rsidR="00737415" w:rsidRPr="00A92F23" w:rsidDel="00BB0693" w:rsidRDefault="00737415" w:rsidP="00737415">
            <w:pPr>
              <w:pStyle w:val="GOSTTablenorm"/>
            </w:pPr>
            <w:r w:rsidRPr="00A92F23">
              <w:t>Нет</w:t>
            </w:r>
          </w:p>
        </w:tc>
        <w:tc>
          <w:tcPr>
            <w:tcW w:w="3651" w:type="dxa"/>
          </w:tcPr>
          <w:p w14:paraId="4702F7FA" w14:textId="77777777" w:rsidR="00737415" w:rsidRPr="00A92F23" w:rsidDel="00BB0693" w:rsidRDefault="00737415" w:rsidP="00737415">
            <w:pPr>
              <w:pStyle w:val="GOSTTablenorm"/>
            </w:pPr>
            <w:r w:rsidRPr="00A92F23">
              <w:t>Код по ОКТМО публично-правового образования получателя</w:t>
            </w:r>
          </w:p>
        </w:tc>
        <w:tc>
          <w:tcPr>
            <w:tcW w:w="3651" w:type="dxa"/>
          </w:tcPr>
          <w:p w14:paraId="57F00776" w14:textId="1AE9DC75" w:rsidR="00737415" w:rsidRPr="00B9735F" w:rsidDel="00BB0693" w:rsidRDefault="00737415" w:rsidP="00737415">
            <w:pPr>
              <w:pStyle w:val="GOSTTablenorm"/>
              <w:rPr>
                <w:lang w:val="en-US"/>
              </w:rPr>
            </w:pPr>
            <w:ins w:id="943" w:author="Винокурова Т.В. REV-59661" w:date="2026-03-26T17:50:00Z">
              <w:r w:rsidRPr="00AC2368">
                <w:rPr>
                  <w:b/>
                </w:rPr>
                <w:t>recipient</w:t>
              </w:r>
            </w:ins>
            <w:r w:rsidRPr="00B9735F">
              <w:rPr>
                <w:lang w:val="en-US"/>
              </w:rPr>
              <w:t>:oktmo</w:t>
            </w:r>
          </w:p>
        </w:tc>
        <w:tc>
          <w:tcPr>
            <w:tcW w:w="3651" w:type="dxa"/>
          </w:tcPr>
          <w:p w14:paraId="2E5B2B4F" w14:textId="77777777" w:rsidR="00737415" w:rsidRPr="00A92F23" w:rsidDel="00BB0693" w:rsidRDefault="00737415" w:rsidP="00737415">
            <w:pPr>
              <w:pStyle w:val="GOSTTablenorm"/>
            </w:pPr>
            <w:r w:rsidRPr="00A92F23">
              <w:t>-</w:t>
            </w:r>
          </w:p>
        </w:tc>
      </w:tr>
      <w:tr w:rsidR="00737415" w:rsidRPr="00A92F23" w:rsidDel="00BB0693" w14:paraId="79E3F23A" w14:textId="77777777" w:rsidTr="00A96226">
        <w:tc>
          <w:tcPr>
            <w:tcW w:w="3651" w:type="dxa"/>
          </w:tcPr>
          <w:p w14:paraId="0E7D0D3E" w14:textId="77777777" w:rsidR="00737415" w:rsidRPr="00A92F23" w:rsidRDefault="00737415" w:rsidP="00737415">
            <w:pPr>
              <w:pStyle w:val="GOSTTablenorm"/>
            </w:pPr>
            <w:r w:rsidRPr="00A92F23">
              <w:t xml:space="preserve">Сумма_валюта_операции </w:t>
            </w:r>
          </w:p>
        </w:tc>
        <w:tc>
          <w:tcPr>
            <w:tcW w:w="1090" w:type="dxa"/>
          </w:tcPr>
          <w:p w14:paraId="6E71AA55" w14:textId="77777777" w:rsidR="00737415" w:rsidRPr="00A92F23" w:rsidRDefault="00737415" w:rsidP="00737415">
            <w:pPr>
              <w:pStyle w:val="GOSTTablenorm"/>
            </w:pPr>
            <w:r w:rsidRPr="00A92F23">
              <w:t>Да</w:t>
            </w:r>
          </w:p>
        </w:tc>
        <w:tc>
          <w:tcPr>
            <w:tcW w:w="3651" w:type="dxa"/>
          </w:tcPr>
          <w:p w14:paraId="19A08288" w14:textId="77777777" w:rsidR="00737415" w:rsidRPr="00A92F23" w:rsidRDefault="00737415" w:rsidP="00737415">
            <w:pPr>
              <w:pStyle w:val="GOSTTablenorm"/>
            </w:pPr>
            <w:r w:rsidRPr="00A92F23">
              <w:t>Сумма в валюте (по строке документа)</w:t>
            </w:r>
          </w:p>
        </w:tc>
        <w:tc>
          <w:tcPr>
            <w:tcW w:w="3651" w:type="dxa"/>
          </w:tcPr>
          <w:p w14:paraId="3DBC546D" w14:textId="1A6F8DEC" w:rsidR="00737415" w:rsidRPr="004966EC" w:rsidRDefault="00737415" w:rsidP="00737415">
            <w:pPr>
              <w:pStyle w:val="GOSTTablenorm"/>
            </w:pPr>
            <w:ins w:id="944" w:author="Винокурова Т.В. REV-59661" w:date="2026-03-26T17:51:00Z">
              <w:r w:rsidRPr="00AC2368">
                <w:rPr>
                  <w:b/>
                </w:rPr>
                <w:t>recipient</w:t>
              </w:r>
            </w:ins>
            <w:r w:rsidRPr="004966EC">
              <w:t>:amount</w:t>
            </w:r>
          </w:p>
        </w:tc>
        <w:tc>
          <w:tcPr>
            <w:tcW w:w="3651" w:type="dxa"/>
          </w:tcPr>
          <w:p w14:paraId="7CFFBC33" w14:textId="77777777" w:rsidR="00737415" w:rsidRPr="00A92F23" w:rsidRDefault="00737415" w:rsidP="00737415">
            <w:pPr>
              <w:pStyle w:val="GOSTTablenorm"/>
            </w:pPr>
            <w:r w:rsidRPr="00A92F23">
              <w:t xml:space="preserve">Сумма передается в единицах валюты с точностью 2 знака после запятой </w:t>
            </w:r>
            <w:r>
              <w:rPr>
                <w:szCs w:val="22"/>
              </w:rPr>
              <w:t>–</w:t>
            </w:r>
            <w:r w:rsidRPr="00A92F23">
              <w:t xml:space="preserve"> необходимо конвертировать в минимальные единицы валюты (для данного т</w:t>
            </w:r>
            <w:r>
              <w:t>ипа документов умножить на 100)</w:t>
            </w:r>
          </w:p>
        </w:tc>
      </w:tr>
      <w:tr w:rsidR="00737415" w:rsidRPr="00A92F23" w:rsidDel="00BB0693" w14:paraId="487A97DF" w14:textId="77777777" w:rsidTr="00A96226">
        <w:tc>
          <w:tcPr>
            <w:tcW w:w="3651" w:type="dxa"/>
          </w:tcPr>
          <w:p w14:paraId="38D08518" w14:textId="77777777" w:rsidR="00737415" w:rsidRPr="00A92F23" w:rsidRDefault="00737415" w:rsidP="00737415">
            <w:pPr>
              <w:pStyle w:val="GOSTTablenorm"/>
            </w:pPr>
            <w:r w:rsidRPr="00A92F23">
              <w:t>Сумма_валюта_учета_руб</w:t>
            </w:r>
            <w:r w:rsidRPr="00A92F23" w:rsidDel="00947BB8">
              <w:t xml:space="preserve"> </w:t>
            </w:r>
          </w:p>
        </w:tc>
        <w:tc>
          <w:tcPr>
            <w:tcW w:w="1090" w:type="dxa"/>
          </w:tcPr>
          <w:p w14:paraId="328EC475" w14:textId="77777777" w:rsidR="00737415" w:rsidRPr="00A92F23" w:rsidRDefault="00737415" w:rsidP="00737415">
            <w:pPr>
              <w:pStyle w:val="GOSTTablenorm"/>
            </w:pPr>
            <w:r w:rsidRPr="00A92F23">
              <w:t>Да</w:t>
            </w:r>
          </w:p>
        </w:tc>
        <w:tc>
          <w:tcPr>
            <w:tcW w:w="3651" w:type="dxa"/>
          </w:tcPr>
          <w:p w14:paraId="2A139512" w14:textId="77777777" w:rsidR="00737415" w:rsidRPr="00A92F23" w:rsidRDefault="00737415" w:rsidP="00737415">
            <w:pPr>
              <w:pStyle w:val="GOSTTablenorm"/>
            </w:pPr>
            <w:r w:rsidRPr="00A92F23">
              <w:t>Сумма в валюте учета (руб)</w:t>
            </w:r>
          </w:p>
        </w:tc>
        <w:tc>
          <w:tcPr>
            <w:tcW w:w="3651" w:type="dxa"/>
          </w:tcPr>
          <w:p w14:paraId="4C4AA1D7" w14:textId="1A6698F7" w:rsidR="00737415" w:rsidRPr="004966EC" w:rsidRDefault="00422864" w:rsidP="00737415">
            <w:pPr>
              <w:pStyle w:val="GOSTTablenorm"/>
            </w:pPr>
            <w:ins w:id="945" w:author="Винокурова Т.В. REV-59661" w:date="2026-03-26T17:51:00Z">
              <w:r w:rsidRPr="00AC2368">
                <w:rPr>
                  <w:b/>
                </w:rPr>
                <w:t>recipient</w:t>
              </w:r>
            </w:ins>
            <w:r w:rsidR="00737415" w:rsidRPr="004966EC">
              <w:t>:amount</w:t>
            </w:r>
          </w:p>
        </w:tc>
        <w:tc>
          <w:tcPr>
            <w:tcW w:w="3651" w:type="dxa"/>
          </w:tcPr>
          <w:p w14:paraId="662F87D3" w14:textId="77777777" w:rsidR="00737415" w:rsidRPr="00A92F23" w:rsidRDefault="00737415" w:rsidP="00737415">
            <w:pPr>
              <w:pStyle w:val="GOSTTablenorm"/>
            </w:pPr>
            <w:r w:rsidRPr="00A92F23">
              <w:t xml:space="preserve">Указывается из реквизита </w:t>
            </w:r>
            <w:r w:rsidRPr="00A92F23">
              <w:rPr>
                <w:lang w:val="en-US"/>
              </w:rPr>
              <w:t>updated</w:t>
            </w:r>
            <w:r w:rsidRPr="00A92F23">
              <w:t>_</w:t>
            </w:r>
            <w:r w:rsidRPr="00A92F23">
              <w:rPr>
                <w:lang w:val="en-US"/>
              </w:rPr>
              <w:t>entries</w:t>
            </w:r>
            <w:r w:rsidRPr="00A92F23">
              <w:t>:</w:t>
            </w:r>
            <w:r w:rsidRPr="00A92F23">
              <w:rPr>
                <w:lang w:val="en-US"/>
              </w:rPr>
              <w:t>amount</w:t>
            </w:r>
            <w:r w:rsidRPr="00A92F23">
              <w:t xml:space="preserve"> (по данному типу документа Сумма_валюта_уч</w:t>
            </w:r>
            <w:r>
              <w:t>ета_руб = Сумма_валюта_операции</w:t>
            </w:r>
          </w:p>
        </w:tc>
      </w:tr>
    </w:tbl>
    <w:p w14:paraId="5D959338" w14:textId="3D6D52DB" w:rsidR="00A96226" w:rsidDel="00A96226" w:rsidRDefault="00A96226" w:rsidP="00A96226">
      <w:pPr>
        <w:pStyle w:val="GOSTNameTable"/>
        <w:numPr>
          <w:ilvl w:val="0"/>
          <w:numId w:val="0"/>
        </w:numPr>
        <w:ind w:left="567"/>
        <w:rPr>
          <w:ins w:id="946" w:author="Винокурова Т.В. REV-62983" w:date="2026-03-26T17:05:00Z"/>
          <w:del w:id="947" w:author="Винокурова Т.В. REV-59661" w:date="2026-03-26T17:17:00Z"/>
        </w:rPr>
      </w:pPr>
    </w:p>
    <w:p w14:paraId="5A8ADAB3" w14:textId="58AABF0E" w:rsidR="004966EC" w:rsidRPr="00924BC6" w:rsidRDefault="00D471C2" w:rsidP="00924BC6">
      <w:pPr>
        <w:pStyle w:val="GOSTNameTable"/>
      </w:pPr>
      <w:r>
        <w:rPr>
          <w:noProof/>
        </w:rPr>
        <w:fldChar w:fldCharType="begin"/>
      </w:r>
      <w:r>
        <w:rPr>
          <w:noProof/>
        </w:rPr>
        <w:instrText xml:space="preserve"> SEQ Таблица \* ARABIC </w:instrText>
      </w:r>
      <w:r>
        <w:rPr>
          <w:noProof/>
        </w:rPr>
        <w:fldChar w:fldCharType="separate"/>
      </w:r>
      <w:bookmarkStart w:id="948" w:name="_Toc226625628"/>
      <w:r w:rsidR="001C3732">
        <w:rPr>
          <w:noProof/>
        </w:rPr>
        <w:t>29</w:t>
      </w:r>
      <w:r>
        <w:rPr>
          <w:noProof/>
        </w:rPr>
        <w:fldChar w:fldCharType="end"/>
      </w:r>
      <w:r w:rsidR="004966EC" w:rsidRPr="00924BC6">
        <w:t xml:space="preserve"> – Перечень атрибутов, соответствующих типу документа «Казначейская справка» RCA_DOC_D_009 в SVAP НПС</w:t>
      </w:r>
      <w:bookmarkEnd w:id="948"/>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101125D7"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0874F4B3" w14:textId="77777777" w:rsidR="00B50025" w:rsidRPr="00924BC6" w:rsidRDefault="00B50025" w:rsidP="00924BC6">
            <w:pPr>
              <w:pStyle w:val="GOSTTableHead"/>
            </w:pPr>
            <w:r w:rsidRPr="00924BC6">
              <w:t>Наименование атрибута</w:t>
            </w:r>
          </w:p>
        </w:tc>
        <w:tc>
          <w:tcPr>
            <w:tcW w:w="1090" w:type="dxa"/>
            <w:hideMark/>
          </w:tcPr>
          <w:p w14:paraId="09DC2809" w14:textId="77777777" w:rsidR="00B50025" w:rsidRPr="00924BC6" w:rsidRDefault="00B50025" w:rsidP="00924BC6">
            <w:pPr>
              <w:pStyle w:val="GOSTTableHead"/>
            </w:pPr>
            <w:r w:rsidRPr="00924BC6">
              <w:t>Вычисляемый атрибут</w:t>
            </w:r>
          </w:p>
        </w:tc>
        <w:tc>
          <w:tcPr>
            <w:tcW w:w="3651" w:type="dxa"/>
            <w:hideMark/>
          </w:tcPr>
          <w:p w14:paraId="5DF88CCD" w14:textId="77777777" w:rsidR="00B50025" w:rsidRPr="00924BC6" w:rsidRDefault="00B50025" w:rsidP="00924BC6">
            <w:pPr>
              <w:pStyle w:val="GOSTTableHead"/>
            </w:pPr>
            <w:r w:rsidRPr="00924BC6">
              <w:t>Описание атрибута</w:t>
            </w:r>
          </w:p>
        </w:tc>
        <w:tc>
          <w:tcPr>
            <w:tcW w:w="3651" w:type="dxa"/>
            <w:hideMark/>
          </w:tcPr>
          <w:p w14:paraId="233E82C5" w14:textId="77777777" w:rsidR="00B50025" w:rsidRPr="00924BC6" w:rsidRDefault="00B50025" w:rsidP="00924BC6">
            <w:pPr>
              <w:pStyle w:val="GOSTTableHead"/>
            </w:pPr>
            <w:r w:rsidRPr="00924BC6">
              <w:t>Реквизит документа (наименование тега)</w:t>
            </w:r>
          </w:p>
        </w:tc>
        <w:tc>
          <w:tcPr>
            <w:tcW w:w="3651" w:type="dxa"/>
            <w:hideMark/>
          </w:tcPr>
          <w:p w14:paraId="302B816E" w14:textId="77777777" w:rsidR="00B50025" w:rsidRPr="00924BC6" w:rsidRDefault="00B50025" w:rsidP="00924BC6">
            <w:pPr>
              <w:pStyle w:val="GOSTTableHead"/>
            </w:pPr>
            <w:r w:rsidRPr="00924BC6">
              <w:t>Алгоритм вычисления</w:t>
            </w:r>
          </w:p>
        </w:tc>
      </w:tr>
      <w:tr w:rsidR="006540F9" w:rsidRPr="00A92F23" w:rsidDel="00BB0693" w14:paraId="74B18077" w14:textId="77777777" w:rsidTr="00924BC6">
        <w:tc>
          <w:tcPr>
            <w:tcW w:w="15694" w:type="dxa"/>
            <w:gridSpan w:val="5"/>
          </w:tcPr>
          <w:p w14:paraId="7E82A2EE" w14:textId="36FF288A" w:rsidR="006540F9" w:rsidRPr="00A92F23" w:rsidDel="00BB0693" w:rsidRDefault="006540F9" w:rsidP="006540F9">
            <w:pPr>
              <w:ind w:firstLine="0"/>
              <w:jc w:val="center"/>
              <w:rPr>
                <w:sz w:val="22"/>
                <w:szCs w:val="22"/>
              </w:rPr>
            </w:pPr>
            <w:r w:rsidRPr="00A92F23">
              <w:rPr>
                <w:b/>
                <w:sz w:val="22"/>
                <w:szCs w:val="22"/>
              </w:rPr>
              <w:t xml:space="preserve">Казначейская справка </w:t>
            </w:r>
            <w:r w:rsidRPr="00A92F23">
              <w:rPr>
                <w:b/>
                <w:sz w:val="22"/>
                <w:szCs w:val="22"/>
                <w:lang w:val="en-US"/>
              </w:rPr>
              <w:t>RCA</w:t>
            </w:r>
            <w:r w:rsidRPr="00A92F23">
              <w:rPr>
                <w:b/>
                <w:sz w:val="22"/>
                <w:szCs w:val="22"/>
              </w:rPr>
              <w:t>_DOC_D_009</w:t>
            </w:r>
            <w:r w:rsidRPr="00A92F23">
              <w:rPr>
                <w:sz w:val="22"/>
                <w:szCs w:val="22"/>
              </w:rPr>
              <w:t xml:space="preserve"> </w:t>
            </w:r>
            <w:r w:rsidRPr="00A92F23">
              <w:rPr>
                <w:b/>
                <w:sz w:val="22"/>
                <w:szCs w:val="22"/>
              </w:rPr>
              <w:t>(</w:t>
            </w:r>
            <w:r w:rsidRPr="00A92F23">
              <w:rPr>
                <w:b/>
                <w:sz w:val="22"/>
                <w:szCs w:val="22"/>
                <w:lang w:val="en-US"/>
              </w:rPr>
              <w:t>D</w:t>
            </w:r>
            <w:r w:rsidRPr="00A92F23">
              <w:rPr>
                <w:b/>
                <w:sz w:val="22"/>
                <w:szCs w:val="22"/>
              </w:rPr>
              <w:t>ocument)</w:t>
            </w:r>
          </w:p>
        </w:tc>
      </w:tr>
      <w:tr w:rsidR="00506A1D" w:rsidRPr="00A92F23" w:rsidDel="00BB0693" w14:paraId="190983F4" w14:textId="77777777" w:rsidTr="00924BC6">
        <w:tc>
          <w:tcPr>
            <w:tcW w:w="3651" w:type="dxa"/>
          </w:tcPr>
          <w:p w14:paraId="402B07F1" w14:textId="053CE0D6" w:rsidR="006540F9" w:rsidRPr="00A92F23" w:rsidDel="00BB0693" w:rsidRDefault="006540F9" w:rsidP="00C05CF0">
            <w:pPr>
              <w:pStyle w:val="GOSTTablenorm"/>
            </w:pPr>
            <w:r w:rsidRPr="00A92F23">
              <w:t>Номер_документа</w:t>
            </w:r>
          </w:p>
        </w:tc>
        <w:tc>
          <w:tcPr>
            <w:tcW w:w="1090" w:type="dxa"/>
          </w:tcPr>
          <w:p w14:paraId="4DDC792C" w14:textId="0B8A3123" w:rsidR="006540F9" w:rsidRPr="00A92F23" w:rsidDel="00BB0693" w:rsidRDefault="006540F9" w:rsidP="00C05CF0">
            <w:pPr>
              <w:pStyle w:val="GOSTTablenorm"/>
            </w:pPr>
            <w:r w:rsidRPr="00A92F23">
              <w:t>Нет</w:t>
            </w:r>
          </w:p>
        </w:tc>
        <w:tc>
          <w:tcPr>
            <w:tcW w:w="3651" w:type="dxa"/>
          </w:tcPr>
          <w:p w14:paraId="1E2177E9" w14:textId="4F8BB274" w:rsidR="006540F9" w:rsidRPr="00A92F23" w:rsidDel="00BB0693" w:rsidRDefault="006540F9" w:rsidP="00C05CF0">
            <w:pPr>
              <w:pStyle w:val="GOSTTablenorm"/>
            </w:pPr>
            <w:r w:rsidRPr="00A92F23">
              <w:t>Номер документа</w:t>
            </w:r>
          </w:p>
        </w:tc>
        <w:tc>
          <w:tcPr>
            <w:tcW w:w="3651" w:type="dxa"/>
          </w:tcPr>
          <w:p w14:paraId="0501E0D8" w14:textId="6939867B" w:rsidR="006540F9" w:rsidRPr="004966EC" w:rsidDel="00BB0693" w:rsidRDefault="004966EC" w:rsidP="004966EC">
            <w:pPr>
              <w:pStyle w:val="GOSTTablenorm"/>
            </w:pPr>
            <w:r>
              <w:t>document_no</w:t>
            </w:r>
          </w:p>
        </w:tc>
        <w:tc>
          <w:tcPr>
            <w:tcW w:w="3651" w:type="dxa"/>
          </w:tcPr>
          <w:p w14:paraId="341B5E9D" w14:textId="77777777" w:rsidR="006540F9" w:rsidRPr="00A92F23" w:rsidDel="00BB0693" w:rsidRDefault="006540F9" w:rsidP="00C05CF0">
            <w:pPr>
              <w:pStyle w:val="GOSTTablenorm"/>
            </w:pPr>
          </w:p>
        </w:tc>
      </w:tr>
      <w:tr w:rsidR="00506A1D" w:rsidRPr="00A92F23" w:rsidDel="00BB0693" w14:paraId="4D61C5A9" w14:textId="77777777" w:rsidTr="00924BC6">
        <w:tc>
          <w:tcPr>
            <w:tcW w:w="3651" w:type="dxa"/>
          </w:tcPr>
          <w:p w14:paraId="46D57653" w14:textId="568185EF" w:rsidR="006540F9" w:rsidRPr="00A92F23" w:rsidDel="00BB0693" w:rsidRDefault="006540F9" w:rsidP="00C05CF0">
            <w:pPr>
              <w:pStyle w:val="GOSTTablenorm"/>
            </w:pPr>
            <w:r w:rsidRPr="00A92F23">
              <w:t>Дата_документа</w:t>
            </w:r>
          </w:p>
        </w:tc>
        <w:tc>
          <w:tcPr>
            <w:tcW w:w="1090" w:type="dxa"/>
          </w:tcPr>
          <w:p w14:paraId="06291BC8" w14:textId="41FBFD16" w:rsidR="006540F9" w:rsidRPr="00A92F23" w:rsidDel="00BB0693" w:rsidRDefault="006540F9" w:rsidP="00C05CF0">
            <w:pPr>
              <w:pStyle w:val="GOSTTablenorm"/>
            </w:pPr>
            <w:r w:rsidRPr="00A92F23">
              <w:t>Нет</w:t>
            </w:r>
          </w:p>
        </w:tc>
        <w:tc>
          <w:tcPr>
            <w:tcW w:w="3651" w:type="dxa"/>
          </w:tcPr>
          <w:p w14:paraId="721B8206" w14:textId="7B2917F8" w:rsidR="006540F9" w:rsidRPr="00A92F23" w:rsidDel="00BB0693" w:rsidRDefault="006540F9" w:rsidP="00C05CF0">
            <w:pPr>
              <w:pStyle w:val="GOSTTablenorm"/>
            </w:pPr>
            <w:r w:rsidRPr="00A92F23">
              <w:t>Дата документа</w:t>
            </w:r>
          </w:p>
        </w:tc>
        <w:tc>
          <w:tcPr>
            <w:tcW w:w="3651" w:type="dxa"/>
          </w:tcPr>
          <w:p w14:paraId="24580D21" w14:textId="72898345" w:rsidR="006540F9" w:rsidRPr="004966EC" w:rsidDel="00BB0693" w:rsidRDefault="006540F9" w:rsidP="004966EC">
            <w:pPr>
              <w:pStyle w:val="GOSTTablenorm"/>
            </w:pPr>
            <w:r w:rsidRPr="004966EC">
              <w:t>document_date</w:t>
            </w:r>
          </w:p>
        </w:tc>
        <w:tc>
          <w:tcPr>
            <w:tcW w:w="3651" w:type="dxa"/>
          </w:tcPr>
          <w:p w14:paraId="60FC62A9" w14:textId="45A36A7E" w:rsidR="006540F9" w:rsidRPr="00A92F23" w:rsidDel="00BB0693" w:rsidRDefault="006540F9" w:rsidP="00C05CF0">
            <w:pPr>
              <w:pStyle w:val="GOSTTablenorm"/>
            </w:pPr>
            <w:r w:rsidRPr="00A92F23">
              <w:t>Указывается дата</w:t>
            </w:r>
            <w:r w:rsidR="00C05CF0">
              <w:t xml:space="preserve"> документа в формате YYYY-MM-DD</w:t>
            </w:r>
          </w:p>
        </w:tc>
      </w:tr>
      <w:tr w:rsidR="00506A1D" w:rsidRPr="00A92F23" w:rsidDel="00BB0693" w14:paraId="28005802" w14:textId="77777777" w:rsidTr="00924BC6">
        <w:tc>
          <w:tcPr>
            <w:tcW w:w="3651" w:type="dxa"/>
          </w:tcPr>
          <w:p w14:paraId="4E610838" w14:textId="29C6FB5D" w:rsidR="006540F9" w:rsidRPr="00A92F23" w:rsidRDefault="006540F9" w:rsidP="00C05CF0">
            <w:pPr>
              <w:pStyle w:val="GOSTTablenorm"/>
            </w:pPr>
            <w:r w:rsidRPr="00A92F23">
              <w:lastRenderedPageBreak/>
              <w:t>Наименование_документа</w:t>
            </w:r>
          </w:p>
        </w:tc>
        <w:tc>
          <w:tcPr>
            <w:tcW w:w="1090" w:type="dxa"/>
          </w:tcPr>
          <w:p w14:paraId="7B8525BB" w14:textId="00379B6B" w:rsidR="006540F9" w:rsidRPr="00A92F23" w:rsidRDefault="006540F9" w:rsidP="00C05CF0">
            <w:pPr>
              <w:pStyle w:val="GOSTTablenorm"/>
            </w:pPr>
            <w:r w:rsidRPr="00A92F23">
              <w:t>Да</w:t>
            </w:r>
          </w:p>
        </w:tc>
        <w:tc>
          <w:tcPr>
            <w:tcW w:w="3651" w:type="dxa"/>
          </w:tcPr>
          <w:p w14:paraId="3E056B86" w14:textId="1EEC74E0" w:rsidR="006540F9" w:rsidRPr="00A92F23" w:rsidRDefault="006540F9" w:rsidP="00C05CF0">
            <w:pPr>
              <w:pStyle w:val="GOSTTablenorm"/>
            </w:pPr>
            <w:r w:rsidRPr="00A92F23">
              <w:t>Наименование документа</w:t>
            </w:r>
          </w:p>
        </w:tc>
        <w:tc>
          <w:tcPr>
            <w:tcW w:w="3651" w:type="dxa"/>
          </w:tcPr>
          <w:p w14:paraId="70FABF6E" w14:textId="09DCA86E" w:rsidR="006540F9" w:rsidRPr="004966EC" w:rsidRDefault="006540F9" w:rsidP="004966EC">
            <w:pPr>
              <w:pStyle w:val="GOSTTablenorm"/>
            </w:pPr>
            <w:r w:rsidRPr="004966EC">
              <w:t>TypeDoc</w:t>
            </w:r>
          </w:p>
        </w:tc>
        <w:tc>
          <w:tcPr>
            <w:tcW w:w="3651" w:type="dxa"/>
          </w:tcPr>
          <w:p w14:paraId="5E8ED14D" w14:textId="305F0EE9" w:rsidR="006540F9" w:rsidRPr="00A92F23" w:rsidRDefault="006540F9" w:rsidP="00C05CF0">
            <w:pPr>
              <w:pStyle w:val="GOSTTablenorm"/>
            </w:pPr>
            <w:r w:rsidRPr="00A92F23">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506A1D" w:rsidRPr="00A92F23" w:rsidDel="00BB0693" w14:paraId="0624BED1" w14:textId="77777777" w:rsidTr="00924BC6">
        <w:tc>
          <w:tcPr>
            <w:tcW w:w="3651" w:type="dxa"/>
          </w:tcPr>
          <w:p w14:paraId="307255C7" w14:textId="705BCAAA" w:rsidR="006540F9" w:rsidRPr="00A92F23" w:rsidDel="00BB0693" w:rsidRDefault="006540F9" w:rsidP="00C05CF0">
            <w:pPr>
              <w:pStyle w:val="GOSTTablenorm"/>
            </w:pPr>
            <w:r w:rsidRPr="00A92F23">
              <w:t>Вид_документа</w:t>
            </w:r>
          </w:p>
        </w:tc>
        <w:tc>
          <w:tcPr>
            <w:tcW w:w="1090" w:type="dxa"/>
          </w:tcPr>
          <w:p w14:paraId="2D517DC6" w14:textId="179AA07C" w:rsidR="006540F9" w:rsidRPr="00A92F23" w:rsidDel="00BB0693" w:rsidRDefault="006540F9" w:rsidP="00C05CF0">
            <w:pPr>
              <w:pStyle w:val="GOSTTablenorm"/>
            </w:pPr>
            <w:r w:rsidRPr="00A92F23">
              <w:t>Нет</w:t>
            </w:r>
          </w:p>
        </w:tc>
        <w:tc>
          <w:tcPr>
            <w:tcW w:w="3651" w:type="dxa"/>
          </w:tcPr>
          <w:p w14:paraId="2A52DD89" w14:textId="0C7ACBEE" w:rsidR="006540F9" w:rsidRPr="00A92F23" w:rsidDel="00BB0693" w:rsidRDefault="006540F9" w:rsidP="00C05CF0">
            <w:pPr>
              <w:pStyle w:val="GOSTTablenorm"/>
            </w:pPr>
            <w:r w:rsidRPr="00A92F23">
              <w:t>Вид документа (3-х буквенный)</w:t>
            </w:r>
          </w:p>
        </w:tc>
        <w:tc>
          <w:tcPr>
            <w:tcW w:w="3651" w:type="dxa"/>
          </w:tcPr>
          <w:p w14:paraId="4809AAFC" w14:textId="2ABB6E18" w:rsidR="006540F9" w:rsidRPr="004966EC" w:rsidDel="00BB0693" w:rsidRDefault="006540F9" w:rsidP="004966EC">
            <w:pPr>
              <w:pStyle w:val="GOSTTablenorm"/>
            </w:pPr>
            <w:r w:rsidRPr="004966EC">
              <w:t>document_type</w:t>
            </w:r>
          </w:p>
        </w:tc>
        <w:tc>
          <w:tcPr>
            <w:tcW w:w="3651" w:type="dxa"/>
          </w:tcPr>
          <w:p w14:paraId="35F153B3" w14:textId="2AC36D27" w:rsidR="006540F9" w:rsidRPr="00A92F23" w:rsidDel="00BB0693" w:rsidRDefault="006540F9" w:rsidP="00C05CF0">
            <w:pPr>
              <w:pStyle w:val="GOSTTablenorm"/>
            </w:pPr>
          </w:p>
        </w:tc>
      </w:tr>
      <w:tr w:rsidR="00506A1D" w:rsidRPr="00A92F23" w:rsidDel="00BB0693" w14:paraId="69029D9A" w14:textId="77777777" w:rsidTr="00924BC6">
        <w:tc>
          <w:tcPr>
            <w:tcW w:w="3651" w:type="dxa"/>
          </w:tcPr>
          <w:p w14:paraId="408A023E" w14:textId="5F19969F" w:rsidR="006540F9" w:rsidRPr="00A92F23" w:rsidDel="00BB0693" w:rsidRDefault="006540F9" w:rsidP="00C05CF0">
            <w:pPr>
              <w:pStyle w:val="GOSTTablenorm"/>
            </w:pPr>
            <w:r w:rsidRPr="00A92F23">
              <w:t>Дата_ввода_в_действие</w:t>
            </w:r>
          </w:p>
        </w:tc>
        <w:tc>
          <w:tcPr>
            <w:tcW w:w="1090" w:type="dxa"/>
          </w:tcPr>
          <w:p w14:paraId="0984E988" w14:textId="09E5F661" w:rsidR="006540F9" w:rsidRPr="00A92F23" w:rsidDel="00BB0693" w:rsidRDefault="006540F9" w:rsidP="00C05CF0">
            <w:pPr>
              <w:pStyle w:val="GOSTTablenorm"/>
            </w:pPr>
            <w:r w:rsidRPr="00A92F23">
              <w:t>Да</w:t>
            </w:r>
          </w:p>
        </w:tc>
        <w:tc>
          <w:tcPr>
            <w:tcW w:w="3651" w:type="dxa"/>
          </w:tcPr>
          <w:p w14:paraId="4AFFB430" w14:textId="6494669D" w:rsidR="006540F9" w:rsidRPr="00A92F23" w:rsidDel="00BB0693" w:rsidRDefault="006540F9" w:rsidP="00C05CF0">
            <w:pPr>
              <w:pStyle w:val="GOSTTablenorm"/>
            </w:pPr>
            <w:r w:rsidRPr="00A92F23">
              <w:t>Дата ввода в действие</w:t>
            </w:r>
          </w:p>
        </w:tc>
        <w:tc>
          <w:tcPr>
            <w:tcW w:w="3651" w:type="dxa"/>
          </w:tcPr>
          <w:p w14:paraId="4EB06E9A" w14:textId="2C317193" w:rsidR="006540F9" w:rsidRPr="004966EC" w:rsidDel="00BB0693" w:rsidRDefault="006540F9" w:rsidP="004966EC">
            <w:pPr>
              <w:pStyle w:val="GOSTTablenorm"/>
            </w:pPr>
            <w:r w:rsidRPr="004966EC">
              <w:t>SettlementDate (из заголовка запроса)</w:t>
            </w:r>
          </w:p>
        </w:tc>
        <w:tc>
          <w:tcPr>
            <w:tcW w:w="3651" w:type="dxa"/>
          </w:tcPr>
          <w:p w14:paraId="618FE9A1" w14:textId="555923B2" w:rsidR="006540F9" w:rsidRPr="00A92F23" w:rsidDel="00BB0693" w:rsidRDefault="006540F9" w:rsidP="00C05CF0">
            <w:pPr>
              <w:pStyle w:val="GOSTTablenorm"/>
            </w:pPr>
            <w:r w:rsidRPr="00A92F23">
              <w:t xml:space="preserve">Для данного типа документов Дата_ввода_в_действие </w:t>
            </w:r>
            <w:r w:rsidR="00C05CF0">
              <w:t>= Дата_отражения_в_учете</w:t>
            </w:r>
          </w:p>
        </w:tc>
      </w:tr>
      <w:tr w:rsidR="00506A1D" w:rsidRPr="00A92F23" w:rsidDel="00BB0693" w14:paraId="5B4B542B" w14:textId="77777777" w:rsidTr="00924BC6">
        <w:tc>
          <w:tcPr>
            <w:tcW w:w="3651" w:type="dxa"/>
          </w:tcPr>
          <w:p w14:paraId="39C056F2" w14:textId="2286DED1" w:rsidR="006540F9" w:rsidRPr="00A92F23" w:rsidDel="00BB0693" w:rsidRDefault="006540F9" w:rsidP="00C05CF0">
            <w:pPr>
              <w:pStyle w:val="GOSTTablenorm"/>
            </w:pPr>
            <w:r w:rsidRPr="00A92F23">
              <w:t>Код_валюты</w:t>
            </w:r>
          </w:p>
        </w:tc>
        <w:tc>
          <w:tcPr>
            <w:tcW w:w="1090" w:type="dxa"/>
          </w:tcPr>
          <w:p w14:paraId="22D45CF4" w14:textId="2B1EAD5A" w:rsidR="006540F9" w:rsidRPr="00A92F23" w:rsidDel="00BB0693" w:rsidRDefault="006540F9" w:rsidP="00C05CF0">
            <w:pPr>
              <w:pStyle w:val="GOSTTablenorm"/>
            </w:pPr>
            <w:r w:rsidRPr="00A92F23">
              <w:t>Да</w:t>
            </w:r>
          </w:p>
        </w:tc>
        <w:tc>
          <w:tcPr>
            <w:tcW w:w="3651" w:type="dxa"/>
          </w:tcPr>
          <w:p w14:paraId="47FECAB7" w14:textId="52ED1CBA" w:rsidR="006540F9" w:rsidRPr="00A92F23" w:rsidDel="00BB0693" w:rsidRDefault="006540F9" w:rsidP="00C05CF0">
            <w:pPr>
              <w:pStyle w:val="GOSTTablenorm"/>
            </w:pPr>
            <w:r w:rsidRPr="00A92F23">
              <w:t>Код валюты по ОКВ</w:t>
            </w:r>
          </w:p>
        </w:tc>
        <w:tc>
          <w:tcPr>
            <w:tcW w:w="3651" w:type="dxa"/>
          </w:tcPr>
          <w:p w14:paraId="14B3B2AA" w14:textId="6D73ECE6" w:rsidR="006540F9" w:rsidRPr="004966EC" w:rsidDel="00BB0693" w:rsidRDefault="006540F9" w:rsidP="004966EC">
            <w:pPr>
              <w:pStyle w:val="GOSTTablenorm"/>
            </w:pPr>
            <w:r w:rsidRPr="004966EC">
              <w:t>-</w:t>
            </w:r>
          </w:p>
        </w:tc>
        <w:tc>
          <w:tcPr>
            <w:tcW w:w="3651" w:type="dxa"/>
          </w:tcPr>
          <w:p w14:paraId="4CD9D19D" w14:textId="0B7A14DD" w:rsidR="006540F9" w:rsidRPr="00A92F23" w:rsidDel="00BB0693" w:rsidRDefault="006540F9" w:rsidP="00C05CF0">
            <w:pPr>
              <w:pStyle w:val="GOSTTablenorm"/>
            </w:pPr>
            <w:r w:rsidRPr="00A92F23">
              <w:t>Атрибут все</w:t>
            </w:r>
            <w:r w:rsidR="00C05CF0">
              <w:t>гда заполняется значением «643»</w:t>
            </w:r>
          </w:p>
        </w:tc>
      </w:tr>
      <w:tr w:rsidR="00506A1D" w:rsidRPr="00A92F23" w:rsidDel="00BB0693" w14:paraId="7F158E1C" w14:textId="77777777" w:rsidTr="00924BC6">
        <w:tc>
          <w:tcPr>
            <w:tcW w:w="3651" w:type="dxa"/>
          </w:tcPr>
          <w:p w14:paraId="4E655FD4" w14:textId="200A8E89" w:rsidR="006540F9" w:rsidRPr="00A92F23" w:rsidDel="00BB0693" w:rsidRDefault="006540F9" w:rsidP="00C05CF0">
            <w:pPr>
              <w:pStyle w:val="GOSTTablenorm"/>
            </w:pPr>
            <w:r w:rsidRPr="00A92F23">
              <w:t>Код_контура</w:t>
            </w:r>
          </w:p>
        </w:tc>
        <w:tc>
          <w:tcPr>
            <w:tcW w:w="1090" w:type="dxa"/>
          </w:tcPr>
          <w:p w14:paraId="221A2E5F" w14:textId="500AD2AB" w:rsidR="006540F9" w:rsidRPr="00A92F23" w:rsidDel="00BB0693" w:rsidRDefault="006540F9" w:rsidP="00C05CF0">
            <w:pPr>
              <w:pStyle w:val="GOSTTablenorm"/>
            </w:pPr>
            <w:r w:rsidRPr="00A92F23">
              <w:t>Да</w:t>
            </w:r>
          </w:p>
        </w:tc>
        <w:tc>
          <w:tcPr>
            <w:tcW w:w="3651" w:type="dxa"/>
          </w:tcPr>
          <w:p w14:paraId="6171AAA2" w14:textId="4A40CD1A" w:rsidR="006540F9" w:rsidRPr="00A92F23" w:rsidDel="00BB0693" w:rsidRDefault="006540F9" w:rsidP="00C05CF0">
            <w:pPr>
              <w:pStyle w:val="GOSTTablenorm"/>
            </w:pPr>
            <w:r w:rsidRPr="00A92F23">
              <w:t>Код контура</w:t>
            </w:r>
          </w:p>
        </w:tc>
        <w:tc>
          <w:tcPr>
            <w:tcW w:w="3651" w:type="dxa"/>
          </w:tcPr>
          <w:p w14:paraId="60ABE490" w14:textId="33093643" w:rsidR="006540F9" w:rsidRPr="004966EC" w:rsidDel="00BB0693" w:rsidRDefault="006540F9" w:rsidP="004966EC">
            <w:pPr>
              <w:pStyle w:val="GOSTTablenorm"/>
            </w:pPr>
            <w:r w:rsidRPr="004966EC">
              <w:t>-</w:t>
            </w:r>
          </w:p>
        </w:tc>
        <w:tc>
          <w:tcPr>
            <w:tcW w:w="3651" w:type="dxa"/>
          </w:tcPr>
          <w:p w14:paraId="3D6C4EBD" w14:textId="7895F664" w:rsidR="006540F9" w:rsidRPr="00A92F23" w:rsidDel="00BB0693" w:rsidRDefault="006540F9" w:rsidP="00C05CF0">
            <w:pPr>
              <w:pStyle w:val="GOSTTablenorm"/>
            </w:pPr>
            <w:r w:rsidRPr="00A92F23">
              <w:t>Атрибут в</w:t>
            </w:r>
            <w:r w:rsidR="00C05CF0">
              <w:t>сегда заполняется значением «1»</w:t>
            </w:r>
          </w:p>
        </w:tc>
      </w:tr>
      <w:tr w:rsidR="00506A1D" w:rsidRPr="00A92F23" w:rsidDel="00BB0693" w14:paraId="279B9DBB" w14:textId="77777777" w:rsidTr="00924BC6">
        <w:tc>
          <w:tcPr>
            <w:tcW w:w="3651" w:type="dxa"/>
          </w:tcPr>
          <w:p w14:paraId="5D1A130A" w14:textId="71ED1526" w:rsidR="006540F9" w:rsidRPr="00A92F23" w:rsidDel="00BB0693" w:rsidRDefault="006540F9" w:rsidP="00C05CF0">
            <w:pPr>
              <w:pStyle w:val="GOSTTablenorm"/>
            </w:pPr>
            <w:r w:rsidRPr="00A92F23">
              <w:t>Уровень</w:t>
            </w:r>
            <w:r w:rsidR="00B06B0E">
              <w:t>_</w:t>
            </w:r>
            <w:r w:rsidRPr="00A92F23">
              <w:t>конфиденциальности</w:t>
            </w:r>
          </w:p>
        </w:tc>
        <w:tc>
          <w:tcPr>
            <w:tcW w:w="1090" w:type="dxa"/>
          </w:tcPr>
          <w:p w14:paraId="4C59597F" w14:textId="0072E78E" w:rsidR="006540F9" w:rsidRPr="00A92F23" w:rsidDel="00BB0693" w:rsidRDefault="006540F9" w:rsidP="00C05CF0">
            <w:pPr>
              <w:pStyle w:val="GOSTTablenorm"/>
            </w:pPr>
            <w:r w:rsidRPr="00A92F23">
              <w:t>Да</w:t>
            </w:r>
          </w:p>
        </w:tc>
        <w:tc>
          <w:tcPr>
            <w:tcW w:w="3651" w:type="dxa"/>
          </w:tcPr>
          <w:p w14:paraId="1ACB4870" w14:textId="5329EA55" w:rsidR="006540F9" w:rsidRPr="00A92F23" w:rsidDel="00BB0693" w:rsidRDefault="006540F9" w:rsidP="00C05CF0">
            <w:pPr>
              <w:pStyle w:val="GOSTTablenorm"/>
            </w:pPr>
            <w:r w:rsidRPr="00A92F23">
              <w:t>Уровень конфиденциальности</w:t>
            </w:r>
          </w:p>
        </w:tc>
        <w:tc>
          <w:tcPr>
            <w:tcW w:w="3651" w:type="dxa"/>
          </w:tcPr>
          <w:p w14:paraId="03A6A85D" w14:textId="0A0FA99E" w:rsidR="006540F9" w:rsidRPr="004966EC" w:rsidDel="00BB0693" w:rsidRDefault="006540F9" w:rsidP="004966EC">
            <w:pPr>
              <w:pStyle w:val="GOSTTablenorm"/>
            </w:pPr>
            <w:r w:rsidRPr="004966EC">
              <w:t>-</w:t>
            </w:r>
          </w:p>
        </w:tc>
        <w:tc>
          <w:tcPr>
            <w:tcW w:w="3651" w:type="dxa"/>
          </w:tcPr>
          <w:p w14:paraId="2B95A9B0" w14:textId="2F51593A" w:rsidR="006540F9" w:rsidRPr="00A92F23" w:rsidDel="00BB0693" w:rsidRDefault="007D4104" w:rsidP="00C05CF0">
            <w:pPr>
              <w:pStyle w:val="GOSTTablenorm"/>
            </w:pPr>
            <w:r w:rsidRPr="00A92F23">
              <w:t xml:space="preserve">Атрибут заполняется значением </w:t>
            </w:r>
            <w:r>
              <w:t>«0»</w:t>
            </w:r>
          </w:p>
        </w:tc>
      </w:tr>
      <w:tr w:rsidR="00506A1D" w:rsidRPr="00A92F23" w:rsidDel="00BB0693" w14:paraId="5FE3A5DA" w14:textId="77777777" w:rsidTr="00924BC6">
        <w:tc>
          <w:tcPr>
            <w:tcW w:w="3651" w:type="dxa"/>
          </w:tcPr>
          <w:p w14:paraId="3D95F0E6" w14:textId="5ED8DAD0" w:rsidR="006540F9" w:rsidRPr="00A92F23" w:rsidDel="00BB0693" w:rsidRDefault="006540F9" w:rsidP="00C05CF0">
            <w:pPr>
              <w:pStyle w:val="GOSTTablenorm"/>
            </w:pPr>
          </w:p>
        </w:tc>
        <w:tc>
          <w:tcPr>
            <w:tcW w:w="1090" w:type="dxa"/>
          </w:tcPr>
          <w:p w14:paraId="3C4789DC" w14:textId="404F481C" w:rsidR="006540F9" w:rsidRPr="00A92F23" w:rsidDel="00BB0693" w:rsidRDefault="006540F9" w:rsidP="00C05CF0">
            <w:pPr>
              <w:pStyle w:val="GOSTTablenorm"/>
            </w:pPr>
          </w:p>
        </w:tc>
        <w:tc>
          <w:tcPr>
            <w:tcW w:w="3651" w:type="dxa"/>
          </w:tcPr>
          <w:p w14:paraId="1F80A2C0" w14:textId="5860A5D4" w:rsidR="006540F9" w:rsidRPr="00A92F23" w:rsidDel="00BB0693" w:rsidRDefault="006540F9" w:rsidP="00C05CF0">
            <w:pPr>
              <w:pStyle w:val="GOSTTablenorm"/>
            </w:pPr>
          </w:p>
        </w:tc>
        <w:tc>
          <w:tcPr>
            <w:tcW w:w="3651" w:type="dxa"/>
          </w:tcPr>
          <w:p w14:paraId="24F073D2" w14:textId="0EC69614" w:rsidR="006540F9" w:rsidRPr="004966EC" w:rsidDel="00BB0693" w:rsidRDefault="006540F9" w:rsidP="004966EC">
            <w:pPr>
              <w:pStyle w:val="GOSTTablenorm"/>
            </w:pPr>
          </w:p>
        </w:tc>
        <w:tc>
          <w:tcPr>
            <w:tcW w:w="3651" w:type="dxa"/>
          </w:tcPr>
          <w:p w14:paraId="3798117C" w14:textId="73782B7E" w:rsidR="006540F9" w:rsidRPr="00A92F23" w:rsidDel="00BB0693" w:rsidRDefault="006540F9" w:rsidP="00C05CF0">
            <w:pPr>
              <w:pStyle w:val="GOSTTablenorm"/>
            </w:pPr>
          </w:p>
        </w:tc>
      </w:tr>
      <w:tr w:rsidR="00506A1D" w:rsidRPr="00A92F23" w:rsidDel="00BB0693" w14:paraId="132B157C" w14:textId="77777777" w:rsidTr="00924BC6">
        <w:tc>
          <w:tcPr>
            <w:tcW w:w="3651" w:type="dxa"/>
          </w:tcPr>
          <w:p w14:paraId="5B03CED7" w14:textId="43F1DA9E" w:rsidR="006540F9" w:rsidRPr="00A92F23" w:rsidRDefault="006540F9" w:rsidP="00C05CF0">
            <w:pPr>
              <w:pStyle w:val="GOSTTablenorm"/>
            </w:pPr>
            <w:r w:rsidRPr="00A92F23">
              <w:t>ОКТМО_КС_плательщика</w:t>
            </w:r>
          </w:p>
        </w:tc>
        <w:tc>
          <w:tcPr>
            <w:tcW w:w="1090" w:type="dxa"/>
          </w:tcPr>
          <w:p w14:paraId="3C22E865" w14:textId="54116711" w:rsidR="006540F9" w:rsidRPr="00A92F23" w:rsidRDefault="006540F9" w:rsidP="00C05CF0">
            <w:pPr>
              <w:pStyle w:val="GOSTTablenorm"/>
            </w:pPr>
            <w:r w:rsidRPr="00A92F23">
              <w:t>Да</w:t>
            </w:r>
          </w:p>
        </w:tc>
        <w:tc>
          <w:tcPr>
            <w:tcW w:w="3651" w:type="dxa"/>
          </w:tcPr>
          <w:p w14:paraId="223A3FD0" w14:textId="3C77FD86" w:rsidR="006540F9" w:rsidRPr="00A92F23" w:rsidRDefault="006540F9" w:rsidP="00C05CF0">
            <w:pPr>
              <w:pStyle w:val="GOSTTablenorm"/>
              <w:rPr>
                <w:lang w:eastAsia="en-US"/>
              </w:rPr>
            </w:pPr>
            <w:r w:rsidRPr="00A92F23">
              <w:rPr>
                <w:lang w:eastAsia="en-US"/>
              </w:rPr>
              <w:t xml:space="preserve">Код по ОКТМО </w:t>
            </w:r>
            <w:r w:rsidRPr="00A92F23">
              <w:t>публично-правового образования</w:t>
            </w:r>
            <w:r w:rsidRPr="00A92F23">
              <w:rPr>
                <w:lang w:eastAsia="en-US"/>
              </w:rPr>
              <w:t xml:space="preserve"> плательщика</w:t>
            </w:r>
          </w:p>
        </w:tc>
        <w:tc>
          <w:tcPr>
            <w:tcW w:w="3651" w:type="dxa"/>
          </w:tcPr>
          <w:p w14:paraId="2FAECF3A" w14:textId="642983BF" w:rsidR="006540F9" w:rsidRPr="004966EC" w:rsidRDefault="006540F9" w:rsidP="004966EC">
            <w:pPr>
              <w:pStyle w:val="GOSTTablenorm"/>
            </w:pPr>
            <w:r w:rsidRPr="004966EC">
              <w:t>treasury_account</w:t>
            </w:r>
          </w:p>
        </w:tc>
        <w:tc>
          <w:tcPr>
            <w:tcW w:w="3651" w:type="dxa"/>
          </w:tcPr>
          <w:p w14:paraId="6050B48B" w14:textId="0297C241" w:rsidR="006540F9" w:rsidRPr="00A92F23" w:rsidRDefault="006540F9" w:rsidP="00C05CF0">
            <w:pPr>
              <w:pStyle w:val="GOSTTablenorm"/>
            </w:pPr>
            <w:r w:rsidRPr="00A92F23">
              <w:t xml:space="preserve">Атрибут заполняется символами 9-16 номера </w:t>
            </w:r>
            <w:r w:rsidR="00C05CF0">
              <w:t>казначейского счета плательщика</w:t>
            </w:r>
          </w:p>
        </w:tc>
      </w:tr>
      <w:tr w:rsidR="00506A1D" w:rsidRPr="00A92F23" w:rsidDel="00BB0693" w14:paraId="3A3B54E3" w14:textId="77777777" w:rsidTr="00924BC6">
        <w:tc>
          <w:tcPr>
            <w:tcW w:w="3651" w:type="dxa"/>
          </w:tcPr>
          <w:p w14:paraId="317FBF46" w14:textId="382BE2AE" w:rsidR="006540F9" w:rsidRPr="00A92F23" w:rsidDel="00BB0693" w:rsidRDefault="006540F9" w:rsidP="00C05CF0">
            <w:pPr>
              <w:pStyle w:val="GOSTTablenorm"/>
            </w:pPr>
            <w:r w:rsidRPr="00A92F23">
              <w:t>КС_плательщика</w:t>
            </w:r>
          </w:p>
        </w:tc>
        <w:tc>
          <w:tcPr>
            <w:tcW w:w="1090" w:type="dxa"/>
          </w:tcPr>
          <w:p w14:paraId="0CD9BC12" w14:textId="06A3F91E" w:rsidR="006540F9" w:rsidRPr="00A92F23" w:rsidDel="00BB0693" w:rsidRDefault="006540F9" w:rsidP="00C05CF0">
            <w:pPr>
              <w:pStyle w:val="GOSTTablenorm"/>
            </w:pPr>
            <w:r w:rsidRPr="00A92F23">
              <w:t>Нет</w:t>
            </w:r>
          </w:p>
        </w:tc>
        <w:tc>
          <w:tcPr>
            <w:tcW w:w="3651" w:type="dxa"/>
          </w:tcPr>
          <w:p w14:paraId="1810B7A3" w14:textId="5B98A773" w:rsidR="006540F9" w:rsidRPr="00A92F23" w:rsidDel="00BB0693" w:rsidRDefault="006540F9" w:rsidP="00C05CF0">
            <w:pPr>
              <w:pStyle w:val="GOSTTablenorm"/>
            </w:pPr>
            <w:r w:rsidRPr="00A92F23">
              <w:rPr>
                <w:lang w:eastAsia="en-US"/>
              </w:rPr>
              <w:t>КС плательщика</w:t>
            </w:r>
          </w:p>
        </w:tc>
        <w:tc>
          <w:tcPr>
            <w:tcW w:w="3651" w:type="dxa"/>
          </w:tcPr>
          <w:p w14:paraId="5461AB6D" w14:textId="27B023B5" w:rsidR="006540F9" w:rsidRPr="004966EC" w:rsidDel="00BB0693" w:rsidRDefault="006540F9" w:rsidP="004966EC">
            <w:pPr>
              <w:pStyle w:val="GOSTTablenorm"/>
            </w:pPr>
            <w:r w:rsidRPr="004966EC">
              <w:t>treasury_account</w:t>
            </w:r>
          </w:p>
        </w:tc>
        <w:tc>
          <w:tcPr>
            <w:tcW w:w="3651" w:type="dxa"/>
          </w:tcPr>
          <w:p w14:paraId="41FA4BD0" w14:textId="1AABA0CA" w:rsidR="006540F9" w:rsidRPr="00A92F23" w:rsidDel="00BB0693" w:rsidRDefault="006540F9" w:rsidP="00C05CF0">
            <w:pPr>
              <w:pStyle w:val="GOSTTablenorm"/>
            </w:pPr>
            <w:r w:rsidRPr="00A92F23">
              <w:t>-</w:t>
            </w:r>
          </w:p>
        </w:tc>
      </w:tr>
      <w:tr w:rsidR="00506A1D" w:rsidRPr="00A92F23" w:rsidDel="00BB0693" w14:paraId="45467F4B" w14:textId="77777777" w:rsidTr="00924BC6">
        <w:tc>
          <w:tcPr>
            <w:tcW w:w="3651" w:type="dxa"/>
          </w:tcPr>
          <w:p w14:paraId="1E7FDA4A" w14:textId="6245CD8D" w:rsidR="006540F9" w:rsidRPr="00A92F23" w:rsidDel="00BB0693" w:rsidRDefault="006540F9" w:rsidP="00C05CF0">
            <w:pPr>
              <w:pStyle w:val="GOSTTablenorm"/>
            </w:pPr>
            <w:r w:rsidRPr="00A92F23">
              <w:t>Порядк_номер_КС_плательщика</w:t>
            </w:r>
          </w:p>
        </w:tc>
        <w:tc>
          <w:tcPr>
            <w:tcW w:w="1090" w:type="dxa"/>
          </w:tcPr>
          <w:p w14:paraId="29E60534" w14:textId="5A57D0AD" w:rsidR="006540F9" w:rsidRPr="00A92F23" w:rsidDel="00BB0693" w:rsidRDefault="006540F9" w:rsidP="00C05CF0">
            <w:pPr>
              <w:pStyle w:val="GOSTTablenorm"/>
            </w:pPr>
            <w:r w:rsidRPr="00A92F23">
              <w:t>Да</w:t>
            </w:r>
          </w:p>
        </w:tc>
        <w:tc>
          <w:tcPr>
            <w:tcW w:w="3651" w:type="dxa"/>
          </w:tcPr>
          <w:p w14:paraId="786257D5" w14:textId="7F54A80D" w:rsidR="006540F9" w:rsidRPr="00A92F23" w:rsidDel="00BB0693" w:rsidRDefault="006540F9" w:rsidP="00C05CF0">
            <w:pPr>
              <w:pStyle w:val="GOSTTablenorm"/>
            </w:pPr>
            <w:r w:rsidRPr="00A92F23">
              <w:t>Порядковый номер КС плательщика для отражения в аналитическом признаке по модели учета</w:t>
            </w:r>
          </w:p>
        </w:tc>
        <w:tc>
          <w:tcPr>
            <w:tcW w:w="3651" w:type="dxa"/>
          </w:tcPr>
          <w:p w14:paraId="6FD06C34" w14:textId="2B56B11E" w:rsidR="006540F9" w:rsidRPr="004966EC" w:rsidDel="00BB0693" w:rsidRDefault="006540F9" w:rsidP="004966EC">
            <w:pPr>
              <w:pStyle w:val="GOSTTablenorm"/>
            </w:pPr>
            <w:r w:rsidRPr="004966EC">
              <w:t>treasury_account</w:t>
            </w:r>
          </w:p>
        </w:tc>
        <w:tc>
          <w:tcPr>
            <w:tcW w:w="3651" w:type="dxa"/>
          </w:tcPr>
          <w:p w14:paraId="29D40166" w14:textId="13543D67" w:rsidR="006540F9" w:rsidRPr="00A92F23" w:rsidDel="00BB0693" w:rsidRDefault="006540F9" w:rsidP="00C05CF0">
            <w:pPr>
              <w:pStyle w:val="GOSTTablenorm"/>
            </w:pPr>
            <w:r w:rsidRPr="00A92F23">
              <w:t>Указываются 19-2</w:t>
            </w:r>
            <w:r w:rsidR="00C05CF0">
              <w:t>0 разряды номера КС плательщика</w:t>
            </w:r>
          </w:p>
        </w:tc>
      </w:tr>
      <w:tr w:rsidR="00506A1D" w:rsidRPr="00A92F23" w:rsidDel="00BB0693" w14:paraId="0FBD6033" w14:textId="77777777" w:rsidTr="00924BC6">
        <w:tc>
          <w:tcPr>
            <w:tcW w:w="3651" w:type="dxa"/>
          </w:tcPr>
          <w:p w14:paraId="221FF4A5" w14:textId="542F1513" w:rsidR="006540F9" w:rsidRPr="00A92F23" w:rsidDel="00BB0693" w:rsidRDefault="006540F9" w:rsidP="00C05CF0">
            <w:pPr>
              <w:pStyle w:val="GOSTTablenorm"/>
            </w:pPr>
            <w:r w:rsidRPr="00A92F23">
              <w:t>ТОФК_КС_плательщика</w:t>
            </w:r>
          </w:p>
        </w:tc>
        <w:tc>
          <w:tcPr>
            <w:tcW w:w="1090" w:type="dxa"/>
          </w:tcPr>
          <w:p w14:paraId="3EF923ED" w14:textId="2D48577D" w:rsidR="006540F9" w:rsidRPr="00A92F23" w:rsidDel="00BB0693" w:rsidRDefault="006540F9" w:rsidP="00C05CF0">
            <w:pPr>
              <w:pStyle w:val="GOSTTablenorm"/>
            </w:pPr>
            <w:r w:rsidRPr="00A92F23">
              <w:t>Да</w:t>
            </w:r>
          </w:p>
        </w:tc>
        <w:tc>
          <w:tcPr>
            <w:tcW w:w="3651" w:type="dxa"/>
          </w:tcPr>
          <w:p w14:paraId="76E40799" w14:textId="26D4D926" w:rsidR="006540F9" w:rsidRPr="00A92F23" w:rsidDel="00BB0693" w:rsidRDefault="006540F9" w:rsidP="00C05CF0">
            <w:pPr>
              <w:pStyle w:val="GOSTTablenorm"/>
            </w:pPr>
            <w:r w:rsidRPr="00A92F23">
              <w:t>ТОФК по КС учета плательщика</w:t>
            </w:r>
          </w:p>
        </w:tc>
        <w:tc>
          <w:tcPr>
            <w:tcW w:w="3651" w:type="dxa"/>
          </w:tcPr>
          <w:p w14:paraId="250463E2" w14:textId="37D5A7FC" w:rsidR="006540F9" w:rsidRPr="004966EC" w:rsidDel="00BB0693" w:rsidRDefault="006540F9" w:rsidP="004966EC">
            <w:pPr>
              <w:pStyle w:val="GOSTTablenorm"/>
            </w:pPr>
            <w:r w:rsidRPr="004966EC">
              <w:t>treasury_account</w:t>
            </w:r>
          </w:p>
        </w:tc>
        <w:tc>
          <w:tcPr>
            <w:tcW w:w="3651" w:type="dxa"/>
          </w:tcPr>
          <w:p w14:paraId="34788CC6" w14:textId="5ACDF589" w:rsidR="006540F9" w:rsidRPr="00A92F23" w:rsidDel="00BB0693" w:rsidRDefault="006540F9" w:rsidP="00C05CF0">
            <w:pPr>
              <w:pStyle w:val="GOSTTablenorm"/>
            </w:pPr>
            <w:r w:rsidRPr="00A92F23">
              <w:t>Указываются 17-1</w:t>
            </w:r>
            <w:r w:rsidR="00C05CF0">
              <w:t>8 разряды номера КС плательщика</w:t>
            </w:r>
          </w:p>
        </w:tc>
      </w:tr>
      <w:tr w:rsidR="006D642E" w:rsidRPr="006D642E" w:rsidDel="00BB0693" w14:paraId="746BF65E" w14:textId="77777777" w:rsidTr="00924BC6">
        <w:tc>
          <w:tcPr>
            <w:tcW w:w="3651" w:type="dxa"/>
          </w:tcPr>
          <w:p w14:paraId="1B8BDD41" w14:textId="2D339FFD" w:rsidR="006D642E" w:rsidRPr="00A92F23" w:rsidDel="00BB0693" w:rsidRDefault="006D642E" w:rsidP="00C05CF0">
            <w:pPr>
              <w:pStyle w:val="GOSTTablenorm"/>
            </w:pPr>
            <w:r w:rsidRPr="00A92F23">
              <w:rPr>
                <w:lang w:val="en-US"/>
              </w:rPr>
              <w:lastRenderedPageBreak/>
              <w:t>GUID</w:t>
            </w:r>
            <w:r w:rsidRPr="00A92F23">
              <w:t>_родит_документа</w:t>
            </w:r>
          </w:p>
        </w:tc>
        <w:tc>
          <w:tcPr>
            <w:tcW w:w="1090" w:type="dxa"/>
          </w:tcPr>
          <w:p w14:paraId="5FB3B9DD" w14:textId="308D8660" w:rsidR="006D642E" w:rsidRPr="00A92F23" w:rsidDel="00BB0693" w:rsidRDefault="006D642E" w:rsidP="00C05CF0">
            <w:pPr>
              <w:pStyle w:val="GOSTTablenorm"/>
            </w:pPr>
            <w:r w:rsidRPr="00A92F23">
              <w:t>Нет</w:t>
            </w:r>
          </w:p>
        </w:tc>
        <w:tc>
          <w:tcPr>
            <w:tcW w:w="3651" w:type="dxa"/>
          </w:tcPr>
          <w:p w14:paraId="0CEE366B" w14:textId="134F082C" w:rsidR="006D642E" w:rsidRPr="00A92F23" w:rsidDel="00BB0693" w:rsidRDefault="006D642E" w:rsidP="00C05CF0">
            <w:pPr>
              <w:pStyle w:val="GOSTTablenorm"/>
            </w:pPr>
            <w:r w:rsidRPr="00A92F23">
              <w:t>Идентификатор родительского документа клиента</w:t>
            </w:r>
          </w:p>
        </w:tc>
        <w:tc>
          <w:tcPr>
            <w:tcW w:w="3651" w:type="dxa"/>
          </w:tcPr>
          <w:p w14:paraId="29AA6643" w14:textId="59F94C56" w:rsidR="006D642E" w:rsidRPr="004966EC" w:rsidDel="00BB0693" w:rsidRDefault="006D642E" w:rsidP="004966EC">
            <w:pPr>
              <w:pStyle w:val="GOSTTablenorm"/>
            </w:pPr>
            <w:r w:rsidRPr="004966EC">
              <w:t>parent:document_id</w:t>
            </w:r>
          </w:p>
        </w:tc>
        <w:tc>
          <w:tcPr>
            <w:tcW w:w="3651" w:type="dxa"/>
          </w:tcPr>
          <w:p w14:paraId="0921E572" w14:textId="4BF25C9A" w:rsidR="006D642E" w:rsidRPr="00A54EE3" w:rsidDel="00BB0693" w:rsidRDefault="006D642E" w:rsidP="00C05CF0">
            <w:pPr>
              <w:pStyle w:val="GOSTTablenorm"/>
              <w:rPr>
                <w:lang w:val="en-US"/>
              </w:rPr>
            </w:pPr>
          </w:p>
        </w:tc>
      </w:tr>
      <w:tr w:rsidR="006D642E" w:rsidRPr="006D642E" w:rsidDel="00BB0693" w14:paraId="68DA5287" w14:textId="77777777" w:rsidTr="00924BC6">
        <w:tc>
          <w:tcPr>
            <w:tcW w:w="3651" w:type="dxa"/>
          </w:tcPr>
          <w:p w14:paraId="4A5C372B" w14:textId="2BD76639" w:rsidR="006D642E" w:rsidRPr="00A92F23" w:rsidDel="00BB0693" w:rsidRDefault="006D642E" w:rsidP="00C05CF0">
            <w:pPr>
              <w:pStyle w:val="GOSTTablenorm"/>
            </w:pPr>
            <w:r w:rsidRPr="00A92F23">
              <w:t xml:space="preserve">Номер_родит_документа </w:t>
            </w:r>
          </w:p>
        </w:tc>
        <w:tc>
          <w:tcPr>
            <w:tcW w:w="1090" w:type="dxa"/>
          </w:tcPr>
          <w:p w14:paraId="4EBD3B98" w14:textId="0179703A" w:rsidR="006D642E" w:rsidRPr="00A92F23" w:rsidDel="00BB0693" w:rsidRDefault="006D642E" w:rsidP="00C05CF0">
            <w:pPr>
              <w:pStyle w:val="GOSTTablenorm"/>
            </w:pPr>
            <w:r w:rsidRPr="00A92F23">
              <w:t>Нет</w:t>
            </w:r>
          </w:p>
        </w:tc>
        <w:tc>
          <w:tcPr>
            <w:tcW w:w="3651" w:type="dxa"/>
          </w:tcPr>
          <w:p w14:paraId="4CA4214A" w14:textId="2AD31A8B" w:rsidR="006D642E" w:rsidRPr="00A92F23" w:rsidDel="00BB0693" w:rsidRDefault="006D642E" w:rsidP="00C05CF0">
            <w:pPr>
              <w:pStyle w:val="GOSTTablenorm"/>
            </w:pPr>
            <w:r w:rsidRPr="00A92F23">
              <w:t xml:space="preserve">Номер родительского документа </w:t>
            </w:r>
          </w:p>
        </w:tc>
        <w:tc>
          <w:tcPr>
            <w:tcW w:w="3651" w:type="dxa"/>
          </w:tcPr>
          <w:p w14:paraId="4F9E0360" w14:textId="7FAE062F" w:rsidR="006D642E" w:rsidRPr="004966EC" w:rsidDel="00BB0693" w:rsidRDefault="006D642E" w:rsidP="004966EC">
            <w:pPr>
              <w:pStyle w:val="GOSTTablenorm"/>
            </w:pPr>
            <w:r w:rsidRPr="004966EC">
              <w:t>parent:document_no</w:t>
            </w:r>
          </w:p>
        </w:tc>
        <w:tc>
          <w:tcPr>
            <w:tcW w:w="3651" w:type="dxa"/>
          </w:tcPr>
          <w:p w14:paraId="7BF45E80" w14:textId="7AE4A5A1" w:rsidR="006D642E" w:rsidRPr="00A54EE3" w:rsidDel="00BB0693" w:rsidRDefault="006D642E" w:rsidP="00C05CF0">
            <w:pPr>
              <w:pStyle w:val="GOSTTablenorm"/>
              <w:rPr>
                <w:lang w:val="en-US"/>
              </w:rPr>
            </w:pPr>
          </w:p>
        </w:tc>
      </w:tr>
      <w:tr w:rsidR="006D642E" w:rsidRPr="006D642E" w:rsidDel="00BB0693" w14:paraId="5C01AC86" w14:textId="77777777" w:rsidTr="00924BC6">
        <w:tc>
          <w:tcPr>
            <w:tcW w:w="3651" w:type="dxa"/>
          </w:tcPr>
          <w:p w14:paraId="2D4DAC72" w14:textId="655F3C5D" w:rsidR="006D642E" w:rsidRPr="00A54EE3" w:rsidDel="00BB0693" w:rsidRDefault="006D642E" w:rsidP="004966EC">
            <w:pPr>
              <w:pStyle w:val="GOSTTablenorm"/>
              <w:rPr>
                <w:lang w:val="en-US"/>
              </w:rPr>
            </w:pPr>
            <w:r w:rsidRPr="00A92F23">
              <w:t>Дата_родит_документа</w:t>
            </w:r>
          </w:p>
        </w:tc>
        <w:tc>
          <w:tcPr>
            <w:tcW w:w="1090" w:type="dxa"/>
          </w:tcPr>
          <w:p w14:paraId="17DD6E41" w14:textId="119BB300" w:rsidR="006D642E" w:rsidRPr="00A54EE3" w:rsidDel="00BB0693" w:rsidRDefault="006D642E" w:rsidP="00C05CF0">
            <w:pPr>
              <w:pStyle w:val="GOSTTablenorm"/>
              <w:rPr>
                <w:lang w:val="en-US"/>
              </w:rPr>
            </w:pPr>
            <w:r w:rsidRPr="00A92F23">
              <w:t>Нет</w:t>
            </w:r>
          </w:p>
        </w:tc>
        <w:tc>
          <w:tcPr>
            <w:tcW w:w="3651" w:type="dxa"/>
          </w:tcPr>
          <w:p w14:paraId="24DB691D" w14:textId="05133F19" w:rsidR="006D642E" w:rsidRPr="00A54EE3" w:rsidDel="00BB0693" w:rsidRDefault="006D642E" w:rsidP="00C05CF0">
            <w:pPr>
              <w:pStyle w:val="GOSTTablenorm"/>
              <w:rPr>
                <w:lang w:val="en-US"/>
              </w:rPr>
            </w:pPr>
            <w:r w:rsidRPr="00A92F23">
              <w:t>Дата родительского документа</w:t>
            </w:r>
          </w:p>
        </w:tc>
        <w:tc>
          <w:tcPr>
            <w:tcW w:w="3651" w:type="dxa"/>
          </w:tcPr>
          <w:p w14:paraId="105C4B8A" w14:textId="4E68429A" w:rsidR="006D642E" w:rsidRPr="004966EC" w:rsidDel="00BB0693" w:rsidRDefault="006D642E" w:rsidP="004966EC">
            <w:pPr>
              <w:pStyle w:val="GOSTTablenorm"/>
            </w:pPr>
            <w:r w:rsidRPr="004966EC">
              <w:t>parent:document_date</w:t>
            </w:r>
          </w:p>
        </w:tc>
        <w:tc>
          <w:tcPr>
            <w:tcW w:w="3651" w:type="dxa"/>
          </w:tcPr>
          <w:p w14:paraId="3FCAA3FB" w14:textId="10CFE158" w:rsidR="006D642E" w:rsidRPr="00A54EE3" w:rsidDel="00BB0693" w:rsidRDefault="006D642E" w:rsidP="00C05CF0">
            <w:pPr>
              <w:pStyle w:val="GOSTTablenorm"/>
              <w:rPr>
                <w:lang w:val="en-US"/>
              </w:rPr>
            </w:pPr>
          </w:p>
        </w:tc>
      </w:tr>
      <w:tr w:rsidR="006D642E" w:rsidRPr="006D642E" w:rsidDel="00BB0693" w14:paraId="1F0A1EC7" w14:textId="77777777" w:rsidTr="00924BC6">
        <w:tc>
          <w:tcPr>
            <w:tcW w:w="3651" w:type="dxa"/>
          </w:tcPr>
          <w:p w14:paraId="15D77ADD" w14:textId="650A1034" w:rsidR="006D642E" w:rsidRPr="00A92F23" w:rsidDel="006D642E" w:rsidRDefault="006D642E" w:rsidP="00C05CF0">
            <w:pPr>
              <w:pStyle w:val="GOSTTablenorm"/>
              <w:rPr>
                <w:lang w:val="en-US"/>
              </w:rPr>
            </w:pPr>
            <w:r w:rsidRPr="00A92F23">
              <w:t>Тип_родит_документа</w:t>
            </w:r>
          </w:p>
        </w:tc>
        <w:tc>
          <w:tcPr>
            <w:tcW w:w="1090" w:type="dxa"/>
          </w:tcPr>
          <w:p w14:paraId="06912869" w14:textId="4E1C9386" w:rsidR="006D642E" w:rsidRPr="00A54EE3" w:rsidDel="006D642E" w:rsidRDefault="006D642E" w:rsidP="00C05CF0">
            <w:pPr>
              <w:pStyle w:val="GOSTTablenorm"/>
              <w:rPr>
                <w:lang w:val="en-US"/>
              </w:rPr>
            </w:pPr>
            <w:r w:rsidRPr="00A92F23">
              <w:t>Нет</w:t>
            </w:r>
          </w:p>
        </w:tc>
        <w:tc>
          <w:tcPr>
            <w:tcW w:w="3651" w:type="dxa"/>
          </w:tcPr>
          <w:p w14:paraId="09C7F97F" w14:textId="39546674" w:rsidR="006D642E" w:rsidRPr="00A54EE3" w:rsidDel="006D642E" w:rsidRDefault="006D642E" w:rsidP="00C05CF0">
            <w:pPr>
              <w:pStyle w:val="GOSTTablenorm"/>
              <w:rPr>
                <w:lang w:val="en-US"/>
              </w:rPr>
            </w:pPr>
            <w:r w:rsidRPr="00A92F23">
              <w:t>Тип родительского документа</w:t>
            </w:r>
          </w:p>
        </w:tc>
        <w:tc>
          <w:tcPr>
            <w:tcW w:w="3651" w:type="dxa"/>
          </w:tcPr>
          <w:p w14:paraId="57BB3D33" w14:textId="5FC7EFD5" w:rsidR="006D642E" w:rsidRPr="004966EC" w:rsidDel="006D642E" w:rsidRDefault="006D642E" w:rsidP="004966EC">
            <w:pPr>
              <w:pStyle w:val="GOSTTablenorm"/>
            </w:pPr>
            <w:r w:rsidRPr="004966EC">
              <w:t>parent:document_type</w:t>
            </w:r>
          </w:p>
        </w:tc>
        <w:tc>
          <w:tcPr>
            <w:tcW w:w="3651" w:type="dxa"/>
          </w:tcPr>
          <w:p w14:paraId="4527B2FB" w14:textId="77777777" w:rsidR="006D642E" w:rsidRPr="00A54EE3" w:rsidDel="006D642E" w:rsidRDefault="006D642E" w:rsidP="00C05CF0">
            <w:pPr>
              <w:pStyle w:val="GOSTTablenorm"/>
              <w:rPr>
                <w:lang w:val="en-US"/>
              </w:rPr>
            </w:pPr>
          </w:p>
        </w:tc>
      </w:tr>
      <w:tr w:rsidR="006D642E" w:rsidRPr="00A92F23" w:rsidDel="00BB0693" w14:paraId="3759345B" w14:textId="77777777" w:rsidTr="00924BC6">
        <w:tc>
          <w:tcPr>
            <w:tcW w:w="3651" w:type="dxa"/>
          </w:tcPr>
          <w:p w14:paraId="5F6FCAFF" w14:textId="00C90814" w:rsidR="006D642E" w:rsidRPr="00A92F23" w:rsidDel="00BB0693" w:rsidRDefault="006D642E" w:rsidP="00C05CF0">
            <w:pPr>
              <w:pStyle w:val="GOSTTablenorm"/>
            </w:pPr>
            <w:r w:rsidRPr="00A92F23">
              <w:t>Номер_строки_плательщика</w:t>
            </w:r>
          </w:p>
        </w:tc>
        <w:tc>
          <w:tcPr>
            <w:tcW w:w="1090" w:type="dxa"/>
          </w:tcPr>
          <w:p w14:paraId="5ECB7DA3" w14:textId="27DB9068" w:rsidR="006D642E" w:rsidRPr="00A92F23" w:rsidDel="00BB0693" w:rsidRDefault="006D642E" w:rsidP="00C05CF0">
            <w:pPr>
              <w:pStyle w:val="GOSTTablenorm"/>
            </w:pPr>
            <w:r w:rsidRPr="00A92F23">
              <w:t>Нет</w:t>
            </w:r>
          </w:p>
        </w:tc>
        <w:tc>
          <w:tcPr>
            <w:tcW w:w="3651" w:type="dxa"/>
          </w:tcPr>
          <w:p w14:paraId="2D3FA8EB" w14:textId="584949E3" w:rsidR="006D642E" w:rsidRPr="00A92F23" w:rsidRDefault="006D642E" w:rsidP="00C05CF0">
            <w:pPr>
              <w:pStyle w:val="GOSTTablenorm"/>
            </w:pPr>
            <w:r w:rsidRPr="00A92F23">
              <w:t>Порядковый номер строки документа плательщика.</w:t>
            </w:r>
          </w:p>
          <w:p w14:paraId="3F9FD0B9" w14:textId="12603A4B" w:rsidR="006D642E" w:rsidRPr="00A92F23" w:rsidDel="00BB0693" w:rsidRDefault="006D642E" w:rsidP="00C05CF0">
            <w:pPr>
              <w:pStyle w:val="GOSTTablenorm"/>
            </w:pPr>
            <w:r w:rsidRPr="00A92F23">
              <w:t>Каждому номеру записи в блоке «Строки плательщика» должен соответствовать такой же номер (номера) записи в блоке «Строки получателя»</w:t>
            </w:r>
          </w:p>
        </w:tc>
        <w:tc>
          <w:tcPr>
            <w:tcW w:w="3651" w:type="dxa"/>
          </w:tcPr>
          <w:p w14:paraId="7117225E" w14:textId="5FE47947" w:rsidR="006D642E" w:rsidRPr="004966EC" w:rsidDel="00BB0693" w:rsidRDefault="006D642E" w:rsidP="004966EC">
            <w:pPr>
              <w:pStyle w:val="GOSTTablenorm"/>
            </w:pPr>
            <w:r w:rsidRPr="004966EC">
              <w:t>specified_entries:line_no</w:t>
            </w:r>
          </w:p>
        </w:tc>
        <w:tc>
          <w:tcPr>
            <w:tcW w:w="3651" w:type="dxa"/>
          </w:tcPr>
          <w:p w14:paraId="1F8E7633" w14:textId="02DA446C" w:rsidR="006D642E" w:rsidRPr="00A92F23" w:rsidDel="00BB0693" w:rsidRDefault="006D642E" w:rsidP="00C05CF0">
            <w:pPr>
              <w:pStyle w:val="GOSTTablenorm"/>
            </w:pPr>
            <w:r w:rsidRPr="00A92F23">
              <w:t>-</w:t>
            </w:r>
          </w:p>
        </w:tc>
      </w:tr>
      <w:tr w:rsidR="006D642E" w:rsidRPr="00A92F23" w:rsidDel="00BB0693" w14:paraId="52AD904B" w14:textId="77777777" w:rsidTr="00924BC6">
        <w:tc>
          <w:tcPr>
            <w:tcW w:w="3651" w:type="dxa"/>
          </w:tcPr>
          <w:p w14:paraId="4380D17E" w14:textId="0A7F8F85" w:rsidR="006D642E" w:rsidRPr="00A92F23" w:rsidDel="00BB0693" w:rsidRDefault="006D642E" w:rsidP="00C05CF0">
            <w:pPr>
              <w:pStyle w:val="GOSTTablenorm"/>
            </w:pPr>
            <w:r w:rsidRPr="00A92F23">
              <w:t>Номер_ЛС_плательщика</w:t>
            </w:r>
          </w:p>
        </w:tc>
        <w:tc>
          <w:tcPr>
            <w:tcW w:w="1090" w:type="dxa"/>
          </w:tcPr>
          <w:p w14:paraId="3FF1B61A" w14:textId="5AB1A235" w:rsidR="006D642E" w:rsidRPr="00A92F23" w:rsidDel="00BB0693" w:rsidRDefault="006D642E" w:rsidP="00C05CF0">
            <w:pPr>
              <w:pStyle w:val="GOSTTablenorm"/>
            </w:pPr>
            <w:r w:rsidRPr="00A92F23">
              <w:t>Нет</w:t>
            </w:r>
          </w:p>
        </w:tc>
        <w:tc>
          <w:tcPr>
            <w:tcW w:w="3651" w:type="dxa"/>
          </w:tcPr>
          <w:p w14:paraId="36E3C96E" w14:textId="6BA8A143" w:rsidR="006D642E" w:rsidRPr="00A92F23" w:rsidDel="00BB0693" w:rsidRDefault="006D642E" w:rsidP="00C05CF0">
            <w:pPr>
              <w:pStyle w:val="GOSTTablenorm"/>
            </w:pPr>
            <w:r w:rsidRPr="00A92F23">
              <w:rPr>
                <w:lang w:eastAsia="en-US"/>
              </w:rPr>
              <w:t>Лицевой счет плательщика</w:t>
            </w:r>
          </w:p>
        </w:tc>
        <w:tc>
          <w:tcPr>
            <w:tcW w:w="3651" w:type="dxa"/>
          </w:tcPr>
          <w:p w14:paraId="5BB34D76" w14:textId="5B0D90C0" w:rsidR="006D642E" w:rsidRPr="004966EC" w:rsidDel="00BB0693" w:rsidRDefault="006D642E" w:rsidP="004966EC">
            <w:pPr>
              <w:pStyle w:val="GOSTTablenorm"/>
            </w:pPr>
            <w:r w:rsidRPr="004966EC">
              <w:t>specified_entries:account</w:t>
            </w:r>
          </w:p>
        </w:tc>
        <w:tc>
          <w:tcPr>
            <w:tcW w:w="3651" w:type="dxa"/>
          </w:tcPr>
          <w:p w14:paraId="08AF932B" w14:textId="1182BC0B" w:rsidR="006D642E" w:rsidRPr="00A92F23" w:rsidDel="00BB0693" w:rsidRDefault="006D642E" w:rsidP="00C05CF0">
            <w:pPr>
              <w:pStyle w:val="GOSTTablenorm"/>
            </w:pPr>
            <w:r w:rsidRPr="00A92F23">
              <w:t>-</w:t>
            </w:r>
          </w:p>
        </w:tc>
      </w:tr>
      <w:tr w:rsidR="006D642E" w:rsidRPr="00A92F23" w:rsidDel="00BB0693" w14:paraId="1C76C88E" w14:textId="77777777" w:rsidTr="00924BC6">
        <w:tc>
          <w:tcPr>
            <w:tcW w:w="3651" w:type="dxa"/>
          </w:tcPr>
          <w:p w14:paraId="13BF2B76" w14:textId="7E37EB2D" w:rsidR="006D642E" w:rsidRPr="00A92F23" w:rsidDel="00BB0693" w:rsidRDefault="006D642E" w:rsidP="00C05CF0">
            <w:pPr>
              <w:pStyle w:val="GOSTTablenorm"/>
            </w:pPr>
            <w:r w:rsidRPr="00A92F23">
              <w:t>ТОФК_ЛС_плательщика</w:t>
            </w:r>
          </w:p>
        </w:tc>
        <w:tc>
          <w:tcPr>
            <w:tcW w:w="1090" w:type="dxa"/>
          </w:tcPr>
          <w:p w14:paraId="27F31713" w14:textId="424628DD" w:rsidR="006D642E" w:rsidRPr="00A92F23" w:rsidDel="00BB0693" w:rsidRDefault="006D642E" w:rsidP="00C05CF0">
            <w:pPr>
              <w:pStyle w:val="GOSTTablenorm"/>
            </w:pPr>
            <w:r w:rsidRPr="00A92F23">
              <w:t>Нет</w:t>
            </w:r>
          </w:p>
        </w:tc>
        <w:tc>
          <w:tcPr>
            <w:tcW w:w="3651" w:type="dxa"/>
          </w:tcPr>
          <w:p w14:paraId="33C8F923" w14:textId="189A8885" w:rsidR="006D642E" w:rsidRPr="00A92F23" w:rsidDel="00BB0693" w:rsidRDefault="006D642E" w:rsidP="00C05CF0">
            <w:pPr>
              <w:pStyle w:val="GOSTTablenorm"/>
            </w:pPr>
            <w:r w:rsidRPr="00A92F23">
              <w:t>ТОФК по ЛС плательщика</w:t>
            </w:r>
          </w:p>
        </w:tc>
        <w:tc>
          <w:tcPr>
            <w:tcW w:w="3651" w:type="dxa"/>
          </w:tcPr>
          <w:p w14:paraId="400A8743" w14:textId="32770E89" w:rsidR="006D642E" w:rsidRPr="00B9735F" w:rsidDel="00BB0693" w:rsidRDefault="006D642E" w:rsidP="004966EC">
            <w:pPr>
              <w:pStyle w:val="GOSTTablenorm"/>
              <w:rPr>
                <w:lang w:val="en-US"/>
              </w:rPr>
            </w:pPr>
            <w:r w:rsidRPr="00B9735F">
              <w:rPr>
                <w:lang w:val="en-US"/>
              </w:rPr>
              <w:t>specified_entries:account_tofk_code</w:t>
            </w:r>
          </w:p>
        </w:tc>
        <w:tc>
          <w:tcPr>
            <w:tcW w:w="3651" w:type="dxa"/>
          </w:tcPr>
          <w:p w14:paraId="6EF3DD1E" w14:textId="2E6919C1" w:rsidR="006D642E" w:rsidRPr="00A92F23" w:rsidDel="00BB0693" w:rsidRDefault="006D642E" w:rsidP="00C05CF0">
            <w:pPr>
              <w:pStyle w:val="GOSTTablenorm"/>
            </w:pPr>
            <w:r w:rsidRPr="00A92F23">
              <w:t>-</w:t>
            </w:r>
          </w:p>
        </w:tc>
      </w:tr>
      <w:tr w:rsidR="006D642E" w:rsidRPr="00A92F23" w:rsidDel="00BB0693" w14:paraId="477ECF8F" w14:textId="77777777" w:rsidTr="00924BC6">
        <w:tc>
          <w:tcPr>
            <w:tcW w:w="3651" w:type="dxa"/>
          </w:tcPr>
          <w:p w14:paraId="7E445FB2" w14:textId="110DD303" w:rsidR="006D642E" w:rsidRPr="00A92F23" w:rsidDel="00BB0693" w:rsidRDefault="006D642E" w:rsidP="00C05CF0">
            <w:pPr>
              <w:pStyle w:val="GOSTTablenorm"/>
            </w:pPr>
            <w:r w:rsidRPr="00A92F23">
              <w:t>КБК_плательщика</w:t>
            </w:r>
          </w:p>
        </w:tc>
        <w:tc>
          <w:tcPr>
            <w:tcW w:w="1090" w:type="dxa"/>
          </w:tcPr>
          <w:p w14:paraId="20182155" w14:textId="5A64E205" w:rsidR="006D642E" w:rsidRPr="00A92F23" w:rsidDel="00BB0693" w:rsidRDefault="006D642E" w:rsidP="00C05CF0">
            <w:pPr>
              <w:pStyle w:val="GOSTTablenorm"/>
            </w:pPr>
            <w:r w:rsidRPr="00A92F23">
              <w:t>Нет</w:t>
            </w:r>
          </w:p>
        </w:tc>
        <w:tc>
          <w:tcPr>
            <w:tcW w:w="3651" w:type="dxa"/>
          </w:tcPr>
          <w:p w14:paraId="58C3827C" w14:textId="6B3FC20A" w:rsidR="006D642E" w:rsidRPr="00A92F23" w:rsidDel="00BB0693" w:rsidRDefault="006D642E" w:rsidP="00C05CF0">
            <w:pPr>
              <w:pStyle w:val="GOSTTablenorm"/>
            </w:pPr>
            <w:r w:rsidRPr="00A92F23">
              <w:t>КБК плательщика</w:t>
            </w:r>
          </w:p>
        </w:tc>
        <w:tc>
          <w:tcPr>
            <w:tcW w:w="3651" w:type="dxa"/>
          </w:tcPr>
          <w:p w14:paraId="5F71A942" w14:textId="1C75701E" w:rsidR="006D642E" w:rsidRPr="004966EC" w:rsidDel="00BB0693" w:rsidRDefault="006D642E" w:rsidP="004966EC">
            <w:pPr>
              <w:pStyle w:val="GOSTTablenorm"/>
            </w:pPr>
            <w:r w:rsidRPr="004966EC">
              <w:t>specified_entries:bcc</w:t>
            </w:r>
          </w:p>
        </w:tc>
        <w:tc>
          <w:tcPr>
            <w:tcW w:w="3651" w:type="dxa"/>
          </w:tcPr>
          <w:p w14:paraId="26773D7E" w14:textId="19A30EF1" w:rsidR="006D642E" w:rsidRPr="00A92F23" w:rsidDel="00BB0693" w:rsidRDefault="006D642E" w:rsidP="00C05CF0">
            <w:pPr>
              <w:pStyle w:val="GOSTTablenorm"/>
            </w:pPr>
            <w:r w:rsidRPr="00A92F23">
              <w:t>-</w:t>
            </w:r>
          </w:p>
        </w:tc>
      </w:tr>
      <w:tr w:rsidR="006D642E" w:rsidRPr="00A92F23" w:rsidDel="00BB0693" w14:paraId="5C7C4E58" w14:textId="77777777" w:rsidTr="00924BC6">
        <w:tc>
          <w:tcPr>
            <w:tcW w:w="3651" w:type="dxa"/>
          </w:tcPr>
          <w:p w14:paraId="06950099" w14:textId="1F80E48E" w:rsidR="006D642E" w:rsidRPr="00A92F23" w:rsidDel="00BB0693" w:rsidRDefault="006D642E" w:rsidP="00C05CF0">
            <w:pPr>
              <w:pStyle w:val="GOSTTablenorm"/>
            </w:pPr>
            <w:r w:rsidRPr="00A92F23">
              <w:t>Тип_КБК_плательщика</w:t>
            </w:r>
          </w:p>
        </w:tc>
        <w:tc>
          <w:tcPr>
            <w:tcW w:w="1090" w:type="dxa"/>
          </w:tcPr>
          <w:p w14:paraId="1D449765" w14:textId="2ECCED7C" w:rsidR="006D642E" w:rsidRPr="00A92F23" w:rsidDel="00BB0693" w:rsidRDefault="006D642E" w:rsidP="00C05CF0">
            <w:pPr>
              <w:pStyle w:val="GOSTTablenorm"/>
            </w:pPr>
            <w:r w:rsidRPr="00A92F23">
              <w:t>Нет</w:t>
            </w:r>
          </w:p>
        </w:tc>
        <w:tc>
          <w:tcPr>
            <w:tcW w:w="3651" w:type="dxa"/>
          </w:tcPr>
          <w:p w14:paraId="6B70BECD" w14:textId="06BF75FB" w:rsidR="006D642E" w:rsidRPr="00A92F23" w:rsidDel="00BB0693" w:rsidRDefault="006D642E" w:rsidP="00C05CF0">
            <w:pPr>
              <w:pStyle w:val="GOSTTablenorm"/>
            </w:pPr>
            <w:r w:rsidRPr="00A92F23">
              <w:t>Тип КБК плательщика для формирования регистров учета в ПУИО</w:t>
            </w:r>
          </w:p>
        </w:tc>
        <w:tc>
          <w:tcPr>
            <w:tcW w:w="3651" w:type="dxa"/>
          </w:tcPr>
          <w:p w14:paraId="5F54B8C1" w14:textId="605AFA46" w:rsidR="006D642E" w:rsidRPr="004966EC" w:rsidDel="00BB0693" w:rsidRDefault="006D642E" w:rsidP="004966EC">
            <w:pPr>
              <w:pStyle w:val="GOSTTablenorm"/>
            </w:pPr>
            <w:r w:rsidRPr="004966EC">
              <w:t>specified_entries:type_bcc</w:t>
            </w:r>
          </w:p>
        </w:tc>
        <w:tc>
          <w:tcPr>
            <w:tcW w:w="3651" w:type="dxa"/>
          </w:tcPr>
          <w:p w14:paraId="5040AEBC" w14:textId="6728F93C" w:rsidR="006D642E" w:rsidRPr="00A92F23" w:rsidDel="00BB0693" w:rsidRDefault="006D642E" w:rsidP="00C05CF0">
            <w:pPr>
              <w:pStyle w:val="GOSTTablenorm"/>
            </w:pPr>
            <w:r w:rsidRPr="00A92F23">
              <w:t>-</w:t>
            </w:r>
          </w:p>
        </w:tc>
      </w:tr>
      <w:tr w:rsidR="006D642E" w:rsidRPr="00A92F23" w:rsidDel="00BB0693" w14:paraId="6D051A56" w14:textId="77777777" w:rsidTr="00924BC6">
        <w:tc>
          <w:tcPr>
            <w:tcW w:w="3651" w:type="dxa"/>
          </w:tcPr>
          <w:p w14:paraId="0A7DAD21" w14:textId="29EE5AB9" w:rsidR="006D642E" w:rsidRPr="00A92F23" w:rsidDel="00BB0693" w:rsidRDefault="006D642E" w:rsidP="00C05CF0">
            <w:pPr>
              <w:pStyle w:val="GOSTTablenorm"/>
            </w:pPr>
            <w:r w:rsidRPr="00A92F23">
              <w:t>ОКТМО_плательщика</w:t>
            </w:r>
          </w:p>
        </w:tc>
        <w:tc>
          <w:tcPr>
            <w:tcW w:w="1090" w:type="dxa"/>
          </w:tcPr>
          <w:p w14:paraId="12678E34" w14:textId="381B4293" w:rsidR="006D642E" w:rsidRPr="00A92F23" w:rsidDel="00BB0693" w:rsidRDefault="006D642E" w:rsidP="00C05CF0">
            <w:pPr>
              <w:pStyle w:val="GOSTTablenorm"/>
            </w:pPr>
            <w:r w:rsidRPr="00A92F23">
              <w:t>Нет</w:t>
            </w:r>
          </w:p>
        </w:tc>
        <w:tc>
          <w:tcPr>
            <w:tcW w:w="3651" w:type="dxa"/>
          </w:tcPr>
          <w:p w14:paraId="29C711BF" w14:textId="1D40454B" w:rsidR="006D642E" w:rsidRPr="00A92F23" w:rsidDel="00BB0693" w:rsidRDefault="006D642E" w:rsidP="00C05CF0">
            <w:pPr>
              <w:pStyle w:val="GOSTTablenorm"/>
            </w:pPr>
            <w:r w:rsidRPr="00A92F23">
              <w:t>Код по ОКТМО публично-правового образованияплательщика</w:t>
            </w:r>
          </w:p>
        </w:tc>
        <w:tc>
          <w:tcPr>
            <w:tcW w:w="3651" w:type="dxa"/>
          </w:tcPr>
          <w:p w14:paraId="55009059" w14:textId="45AF1D5F" w:rsidR="006D642E" w:rsidRPr="004966EC" w:rsidDel="00BB0693" w:rsidRDefault="006D642E" w:rsidP="004966EC">
            <w:pPr>
              <w:pStyle w:val="GOSTTablenorm"/>
            </w:pPr>
            <w:r w:rsidRPr="004966EC">
              <w:t>specified_entries:oktmo</w:t>
            </w:r>
          </w:p>
        </w:tc>
        <w:tc>
          <w:tcPr>
            <w:tcW w:w="3651" w:type="dxa"/>
          </w:tcPr>
          <w:p w14:paraId="11AE7682" w14:textId="48B49E25" w:rsidR="006D642E" w:rsidRPr="00A92F23" w:rsidDel="00BB0693" w:rsidRDefault="006D642E" w:rsidP="00C05CF0">
            <w:pPr>
              <w:pStyle w:val="GOSTTablenorm"/>
            </w:pPr>
            <w:r w:rsidRPr="00A92F23">
              <w:t>-</w:t>
            </w:r>
          </w:p>
        </w:tc>
      </w:tr>
      <w:tr w:rsidR="006D642E" w:rsidRPr="00A92F23" w:rsidDel="00BB0693" w14:paraId="23C3748C" w14:textId="77777777" w:rsidTr="00924BC6">
        <w:tc>
          <w:tcPr>
            <w:tcW w:w="3651" w:type="dxa"/>
          </w:tcPr>
          <w:p w14:paraId="46AE8EBF" w14:textId="5423BE51" w:rsidR="006D642E" w:rsidRPr="00A92F23" w:rsidDel="00BB0693" w:rsidRDefault="006D642E" w:rsidP="00C05CF0">
            <w:pPr>
              <w:pStyle w:val="GOSTTablenorm"/>
            </w:pPr>
            <w:r w:rsidRPr="00A92F23">
              <w:t>Код_субсидии_плательщика</w:t>
            </w:r>
          </w:p>
        </w:tc>
        <w:tc>
          <w:tcPr>
            <w:tcW w:w="1090" w:type="dxa"/>
          </w:tcPr>
          <w:p w14:paraId="31A7076F" w14:textId="7A491133" w:rsidR="006D642E" w:rsidRPr="00A92F23" w:rsidDel="00BB0693" w:rsidRDefault="006D642E" w:rsidP="00C05CF0">
            <w:pPr>
              <w:pStyle w:val="GOSTTablenorm"/>
            </w:pPr>
            <w:r w:rsidRPr="00A92F23">
              <w:t>Нет</w:t>
            </w:r>
          </w:p>
        </w:tc>
        <w:tc>
          <w:tcPr>
            <w:tcW w:w="3651" w:type="dxa"/>
          </w:tcPr>
          <w:p w14:paraId="6FD50330" w14:textId="53FBE0F9" w:rsidR="006D642E" w:rsidRPr="00A92F23" w:rsidDel="00BB0693" w:rsidRDefault="006D642E" w:rsidP="00C05CF0">
            <w:pPr>
              <w:pStyle w:val="GOSTTablenorm"/>
            </w:pPr>
            <w:r w:rsidRPr="00A92F23">
              <w:t>Код субсидии плательщика</w:t>
            </w:r>
          </w:p>
        </w:tc>
        <w:tc>
          <w:tcPr>
            <w:tcW w:w="3651" w:type="dxa"/>
          </w:tcPr>
          <w:p w14:paraId="59E84EC8" w14:textId="6A069828" w:rsidR="006D642E" w:rsidRPr="004966EC" w:rsidDel="00BB0693" w:rsidRDefault="006D642E" w:rsidP="004966EC">
            <w:pPr>
              <w:pStyle w:val="GOSTTablenorm"/>
            </w:pPr>
            <w:r w:rsidRPr="004966EC">
              <w:t>specified_entries:analytical_group</w:t>
            </w:r>
          </w:p>
        </w:tc>
        <w:tc>
          <w:tcPr>
            <w:tcW w:w="3651" w:type="dxa"/>
          </w:tcPr>
          <w:p w14:paraId="402342B8" w14:textId="0AA5B1A5" w:rsidR="006D642E" w:rsidRPr="00A92F23" w:rsidDel="00BB0693" w:rsidRDefault="006D642E" w:rsidP="00C05CF0">
            <w:pPr>
              <w:pStyle w:val="GOSTTablenorm"/>
            </w:pPr>
            <w:r w:rsidRPr="00A92F23">
              <w:t>-</w:t>
            </w:r>
          </w:p>
        </w:tc>
      </w:tr>
      <w:tr w:rsidR="006D642E" w:rsidRPr="00A92F23" w:rsidDel="00BB0693" w14:paraId="2ED5D1FF" w14:textId="77777777" w:rsidTr="00924BC6">
        <w:tc>
          <w:tcPr>
            <w:tcW w:w="3651" w:type="dxa"/>
          </w:tcPr>
          <w:p w14:paraId="3115FDF2" w14:textId="119CCFDA" w:rsidR="006D642E" w:rsidRPr="00A92F23" w:rsidDel="00BB0693" w:rsidRDefault="006D642E" w:rsidP="00C05CF0">
            <w:pPr>
              <w:pStyle w:val="GOSTTablenorm"/>
            </w:pPr>
            <w:r w:rsidRPr="00A92F23">
              <w:t>Доп_ЛС_плательщика</w:t>
            </w:r>
          </w:p>
        </w:tc>
        <w:tc>
          <w:tcPr>
            <w:tcW w:w="1090" w:type="dxa"/>
          </w:tcPr>
          <w:p w14:paraId="33BBFDA6" w14:textId="47DE878E" w:rsidR="006D642E" w:rsidRPr="00A92F23" w:rsidDel="00BB0693" w:rsidRDefault="006D642E" w:rsidP="00C05CF0">
            <w:pPr>
              <w:pStyle w:val="GOSTTablenorm"/>
            </w:pPr>
            <w:r w:rsidRPr="00A92F23">
              <w:t>Нет</w:t>
            </w:r>
          </w:p>
        </w:tc>
        <w:tc>
          <w:tcPr>
            <w:tcW w:w="3651" w:type="dxa"/>
          </w:tcPr>
          <w:p w14:paraId="4DFEAB7F" w14:textId="3F03369E" w:rsidR="006D642E" w:rsidRPr="00A92F23" w:rsidDel="00BB0693" w:rsidRDefault="006D642E" w:rsidP="00C05CF0">
            <w:pPr>
              <w:pStyle w:val="GOSTTablenorm"/>
            </w:pPr>
            <w:r w:rsidRPr="00A92F23">
              <w:t>Лицевой счет по дополнительному финансированию</w:t>
            </w:r>
          </w:p>
        </w:tc>
        <w:tc>
          <w:tcPr>
            <w:tcW w:w="3651" w:type="dxa"/>
          </w:tcPr>
          <w:p w14:paraId="3E0615B2" w14:textId="1A081DC9" w:rsidR="006D642E" w:rsidRPr="004966EC" w:rsidDel="00BB0693" w:rsidRDefault="006D642E" w:rsidP="004966EC">
            <w:pPr>
              <w:pStyle w:val="GOSTTablenorm"/>
            </w:pPr>
            <w:r w:rsidRPr="004966EC">
              <w:t>specified_entries:account_additional</w:t>
            </w:r>
          </w:p>
        </w:tc>
        <w:tc>
          <w:tcPr>
            <w:tcW w:w="3651" w:type="dxa"/>
          </w:tcPr>
          <w:p w14:paraId="0A7B14B3" w14:textId="02DA2897" w:rsidR="006D642E" w:rsidRPr="00A92F23" w:rsidDel="00BB0693" w:rsidRDefault="006D642E" w:rsidP="00C05CF0">
            <w:pPr>
              <w:pStyle w:val="GOSTTablenorm"/>
            </w:pPr>
            <w:r w:rsidRPr="00A92F23">
              <w:t>-</w:t>
            </w:r>
          </w:p>
        </w:tc>
      </w:tr>
      <w:tr w:rsidR="006D642E" w:rsidRPr="00A92F23" w:rsidDel="00BB0693" w14:paraId="44DF5F75" w14:textId="77777777" w:rsidTr="00924BC6">
        <w:tc>
          <w:tcPr>
            <w:tcW w:w="3651" w:type="dxa"/>
          </w:tcPr>
          <w:p w14:paraId="7C5410BF" w14:textId="0333018E" w:rsidR="006D642E" w:rsidRPr="00A92F23" w:rsidRDefault="006D642E" w:rsidP="00C05CF0">
            <w:pPr>
              <w:pStyle w:val="GOSTTablenorm"/>
            </w:pPr>
            <w:r w:rsidRPr="00A92F23">
              <w:rPr>
                <w:lang w:val="en-US"/>
              </w:rPr>
              <w:lastRenderedPageBreak/>
              <w:t>GUID</w:t>
            </w:r>
            <w:r w:rsidRPr="00A92F23">
              <w:t>_НВС_ФБ_плательщика</w:t>
            </w:r>
          </w:p>
        </w:tc>
        <w:tc>
          <w:tcPr>
            <w:tcW w:w="1090" w:type="dxa"/>
          </w:tcPr>
          <w:p w14:paraId="4013573D" w14:textId="56CF5BF5" w:rsidR="006D642E" w:rsidRPr="00A92F23" w:rsidRDefault="006D642E" w:rsidP="00C05CF0">
            <w:pPr>
              <w:pStyle w:val="GOSTTablenorm"/>
            </w:pPr>
            <w:r w:rsidRPr="00A92F23">
              <w:t>Нет</w:t>
            </w:r>
          </w:p>
        </w:tc>
        <w:tc>
          <w:tcPr>
            <w:tcW w:w="3651" w:type="dxa"/>
          </w:tcPr>
          <w:p w14:paraId="41068FB5" w14:textId="6C07A8C2" w:rsidR="006D642E" w:rsidRPr="00A92F23" w:rsidRDefault="006D642E" w:rsidP="00C05CF0">
            <w:pPr>
              <w:pStyle w:val="GOSTTablenorm"/>
            </w:pPr>
            <w:r w:rsidRPr="00A92F23">
              <w:t>Указывается значение ГУИД первичного документа по зачислению НВС ФБ</w:t>
            </w:r>
          </w:p>
        </w:tc>
        <w:tc>
          <w:tcPr>
            <w:tcW w:w="3651" w:type="dxa"/>
          </w:tcPr>
          <w:p w14:paraId="33C3F6B6" w14:textId="38520642" w:rsidR="006D642E" w:rsidRPr="00B9735F" w:rsidRDefault="006D642E" w:rsidP="004966EC">
            <w:pPr>
              <w:pStyle w:val="GOSTTablenorm"/>
              <w:rPr>
                <w:lang w:val="en-US"/>
              </w:rPr>
            </w:pPr>
            <w:r w:rsidRPr="00B9735F">
              <w:rPr>
                <w:lang w:val="en-US"/>
              </w:rPr>
              <w:t>specified_entries:doc_guid_nvs</w:t>
            </w:r>
          </w:p>
        </w:tc>
        <w:tc>
          <w:tcPr>
            <w:tcW w:w="3651" w:type="dxa"/>
          </w:tcPr>
          <w:p w14:paraId="7FDC636E" w14:textId="021A5D26" w:rsidR="006D642E" w:rsidRPr="00A92F23" w:rsidRDefault="006D642E" w:rsidP="00C05CF0">
            <w:pPr>
              <w:pStyle w:val="GOSTTablenorm"/>
            </w:pPr>
            <w:r>
              <w:t>-</w:t>
            </w:r>
          </w:p>
        </w:tc>
      </w:tr>
      <w:tr w:rsidR="006D642E" w:rsidRPr="00A92F23" w:rsidDel="00BB0693" w14:paraId="0C89C761" w14:textId="77777777" w:rsidTr="00924BC6">
        <w:tc>
          <w:tcPr>
            <w:tcW w:w="3651" w:type="dxa"/>
          </w:tcPr>
          <w:p w14:paraId="57DBAB3D" w14:textId="092936C2" w:rsidR="006D642E" w:rsidRPr="00A92F23" w:rsidRDefault="006D642E" w:rsidP="00C05CF0">
            <w:pPr>
              <w:pStyle w:val="GOSTTablenorm"/>
            </w:pPr>
            <w:r w:rsidRPr="00A92F23">
              <w:t>Период</w:t>
            </w:r>
          </w:p>
        </w:tc>
        <w:tc>
          <w:tcPr>
            <w:tcW w:w="1090" w:type="dxa"/>
          </w:tcPr>
          <w:p w14:paraId="21451F66" w14:textId="0D265F76" w:rsidR="006D642E" w:rsidRPr="00A92F23" w:rsidRDefault="006D642E" w:rsidP="00C05CF0">
            <w:pPr>
              <w:pStyle w:val="GOSTTablenorm"/>
            </w:pPr>
            <w:r w:rsidRPr="00A92F23">
              <w:t>Нет</w:t>
            </w:r>
          </w:p>
        </w:tc>
        <w:tc>
          <w:tcPr>
            <w:tcW w:w="3651" w:type="dxa"/>
          </w:tcPr>
          <w:p w14:paraId="73D25688" w14:textId="1428E113" w:rsidR="006D642E" w:rsidRPr="00A92F23" w:rsidRDefault="006D642E" w:rsidP="00C05CF0">
            <w:pPr>
              <w:pStyle w:val="GOSTTablenorm"/>
            </w:pPr>
            <w:r w:rsidRPr="00A92F23">
              <w:t>Период для учета невыясненных платежей прошлых лет</w:t>
            </w:r>
          </w:p>
        </w:tc>
        <w:tc>
          <w:tcPr>
            <w:tcW w:w="3651" w:type="dxa"/>
          </w:tcPr>
          <w:p w14:paraId="674E8E5F" w14:textId="642FE03D" w:rsidR="006D642E" w:rsidRPr="004966EC" w:rsidRDefault="006D642E" w:rsidP="004966EC">
            <w:pPr>
              <w:pStyle w:val="GOSTTablenorm"/>
            </w:pPr>
            <w:r w:rsidRPr="004966EC">
              <w:t>specified_entries:period</w:t>
            </w:r>
          </w:p>
        </w:tc>
        <w:tc>
          <w:tcPr>
            <w:tcW w:w="3651" w:type="dxa"/>
          </w:tcPr>
          <w:p w14:paraId="4BB8D32A" w14:textId="2913E082" w:rsidR="006D642E" w:rsidRPr="00A92F23" w:rsidRDefault="006D642E" w:rsidP="00C05CF0">
            <w:pPr>
              <w:pStyle w:val="GOSTTablenorm"/>
            </w:pPr>
            <w:r>
              <w:t>-</w:t>
            </w:r>
          </w:p>
        </w:tc>
      </w:tr>
      <w:tr w:rsidR="006D642E" w:rsidRPr="00916533" w:rsidDel="00BB0693" w14:paraId="0C9049FE" w14:textId="77777777" w:rsidTr="00924BC6">
        <w:tc>
          <w:tcPr>
            <w:tcW w:w="3651" w:type="dxa"/>
          </w:tcPr>
          <w:p w14:paraId="0AE989E1" w14:textId="3BCB6AE7" w:rsidR="006D642E" w:rsidRPr="00A92F23" w:rsidDel="00BB0693" w:rsidRDefault="006D642E" w:rsidP="00C05CF0">
            <w:pPr>
              <w:pStyle w:val="GOSTTablenorm"/>
            </w:pPr>
            <w:r w:rsidRPr="00A92F23">
              <w:t>Номер_строки_получателя</w:t>
            </w:r>
          </w:p>
        </w:tc>
        <w:tc>
          <w:tcPr>
            <w:tcW w:w="1090" w:type="dxa"/>
          </w:tcPr>
          <w:p w14:paraId="3C5B2520" w14:textId="7D25ABFD" w:rsidR="006D642E" w:rsidRPr="00A92F23" w:rsidDel="00BB0693" w:rsidRDefault="006D642E" w:rsidP="00C05CF0">
            <w:pPr>
              <w:pStyle w:val="GOSTTablenorm"/>
            </w:pPr>
            <w:r w:rsidRPr="00A92F23">
              <w:t>Нет</w:t>
            </w:r>
          </w:p>
        </w:tc>
        <w:tc>
          <w:tcPr>
            <w:tcW w:w="3651" w:type="dxa"/>
          </w:tcPr>
          <w:p w14:paraId="29441374" w14:textId="77777777" w:rsidR="006D642E" w:rsidRPr="00A92F23" w:rsidRDefault="006D642E" w:rsidP="00C05CF0">
            <w:pPr>
              <w:pStyle w:val="GOSTTablenorm"/>
            </w:pPr>
            <w:r w:rsidRPr="00A92F23">
              <w:t>Порядковый номер строки документа.</w:t>
            </w:r>
          </w:p>
          <w:p w14:paraId="0FAC12CC" w14:textId="10A915E8" w:rsidR="006D642E" w:rsidRPr="00A92F23" w:rsidDel="00BB0693" w:rsidRDefault="006D642E" w:rsidP="00C05CF0">
            <w:pPr>
              <w:pStyle w:val="GOSTTablenorm"/>
            </w:pPr>
            <w:r w:rsidRPr="00A92F23">
              <w:t>Каждому номеру записи в блоке «Строки получателя» должен соответствовать такой же номер (номера) записи в блоке «Строки плательщика»</w:t>
            </w:r>
          </w:p>
        </w:tc>
        <w:tc>
          <w:tcPr>
            <w:tcW w:w="3651" w:type="dxa"/>
          </w:tcPr>
          <w:p w14:paraId="5759CB3D" w14:textId="74C6CB50" w:rsidR="006D642E" w:rsidRPr="00B9735F" w:rsidDel="00BB0693" w:rsidRDefault="006D642E" w:rsidP="004966EC">
            <w:pPr>
              <w:pStyle w:val="GOSTTablenorm"/>
              <w:rPr>
                <w:lang w:val="en-US"/>
              </w:rPr>
            </w:pPr>
            <w:r w:rsidRPr="00B9735F">
              <w:rPr>
                <w:lang w:val="en-US"/>
              </w:rPr>
              <w:t>specified_entries:updated_entries:line_no</w:t>
            </w:r>
          </w:p>
        </w:tc>
        <w:tc>
          <w:tcPr>
            <w:tcW w:w="3651" w:type="dxa"/>
          </w:tcPr>
          <w:p w14:paraId="2AD6C6AB" w14:textId="5CC59A54" w:rsidR="006D642E" w:rsidRPr="00A92F23" w:rsidDel="00BB0693" w:rsidRDefault="006D642E" w:rsidP="00C05CF0">
            <w:pPr>
              <w:pStyle w:val="GOSTTablenorm"/>
              <w:rPr>
                <w:lang w:val="en-US"/>
              </w:rPr>
            </w:pPr>
          </w:p>
        </w:tc>
      </w:tr>
      <w:tr w:rsidR="006D642E" w:rsidRPr="00A92F23" w:rsidDel="00BB0693" w14:paraId="64F73BAB" w14:textId="77777777" w:rsidTr="00924BC6">
        <w:tc>
          <w:tcPr>
            <w:tcW w:w="3651" w:type="dxa"/>
          </w:tcPr>
          <w:p w14:paraId="60F764C5" w14:textId="30AAD380" w:rsidR="006D642E" w:rsidRPr="00A92F23" w:rsidDel="00BB0693" w:rsidRDefault="006D642E" w:rsidP="004966EC">
            <w:pPr>
              <w:pStyle w:val="GOSTTablenorm"/>
            </w:pPr>
            <w:r w:rsidRPr="00A92F23">
              <w:t>Номер_ЛС_получателя</w:t>
            </w:r>
          </w:p>
        </w:tc>
        <w:tc>
          <w:tcPr>
            <w:tcW w:w="1090" w:type="dxa"/>
          </w:tcPr>
          <w:p w14:paraId="0DE1C59E" w14:textId="24809950" w:rsidR="006D642E" w:rsidRPr="00A92F23" w:rsidDel="00BB0693" w:rsidRDefault="006D642E" w:rsidP="00C05CF0">
            <w:pPr>
              <w:pStyle w:val="GOSTTablenorm"/>
            </w:pPr>
            <w:r w:rsidRPr="00A92F23">
              <w:t>Нет</w:t>
            </w:r>
          </w:p>
        </w:tc>
        <w:tc>
          <w:tcPr>
            <w:tcW w:w="3651" w:type="dxa"/>
          </w:tcPr>
          <w:p w14:paraId="29670608" w14:textId="7486544C" w:rsidR="006D642E" w:rsidRPr="00A92F23" w:rsidDel="00BB0693" w:rsidRDefault="006D642E" w:rsidP="00C05CF0">
            <w:pPr>
              <w:pStyle w:val="GOSTTablenorm"/>
            </w:pPr>
            <w:r w:rsidRPr="00A92F23">
              <w:rPr>
                <w:lang w:eastAsia="en-US"/>
              </w:rPr>
              <w:t xml:space="preserve">Лицевой счет </w:t>
            </w:r>
            <w:r w:rsidRPr="00A92F23">
              <w:t>получателя</w:t>
            </w:r>
          </w:p>
        </w:tc>
        <w:tc>
          <w:tcPr>
            <w:tcW w:w="3651" w:type="dxa"/>
          </w:tcPr>
          <w:p w14:paraId="705F2D41" w14:textId="0972BE84" w:rsidR="006D642E" w:rsidRPr="00B9735F" w:rsidDel="00BB0693" w:rsidRDefault="006D642E" w:rsidP="004966EC">
            <w:pPr>
              <w:pStyle w:val="GOSTTablenorm"/>
              <w:rPr>
                <w:lang w:val="en-US"/>
              </w:rPr>
            </w:pPr>
            <w:r w:rsidRPr="00B9735F">
              <w:rPr>
                <w:lang w:val="en-US"/>
              </w:rPr>
              <w:t>specified_entries:updated_entries:account</w:t>
            </w:r>
          </w:p>
        </w:tc>
        <w:tc>
          <w:tcPr>
            <w:tcW w:w="3651" w:type="dxa"/>
          </w:tcPr>
          <w:p w14:paraId="0E581A57" w14:textId="64BD84C2" w:rsidR="006D642E" w:rsidRPr="00A92F23" w:rsidDel="00BB0693" w:rsidRDefault="006D642E" w:rsidP="00C05CF0">
            <w:pPr>
              <w:pStyle w:val="GOSTTablenorm"/>
            </w:pPr>
            <w:r w:rsidRPr="00A92F23">
              <w:t>-</w:t>
            </w:r>
          </w:p>
        </w:tc>
      </w:tr>
      <w:tr w:rsidR="006D642E" w:rsidRPr="00A92F23" w:rsidDel="00BB0693" w14:paraId="354BF0AA" w14:textId="77777777" w:rsidTr="00924BC6">
        <w:tc>
          <w:tcPr>
            <w:tcW w:w="3651" w:type="dxa"/>
          </w:tcPr>
          <w:p w14:paraId="66C25BF5" w14:textId="559AFF1C" w:rsidR="006D642E" w:rsidRPr="00A92F23" w:rsidDel="00BB0693" w:rsidRDefault="006D642E" w:rsidP="00C05CF0">
            <w:pPr>
              <w:pStyle w:val="GOSTTablenorm"/>
            </w:pPr>
            <w:r w:rsidRPr="00A92F23">
              <w:t>ТОФК_ЛС_получателя</w:t>
            </w:r>
          </w:p>
        </w:tc>
        <w:tc>
          <w:tcPr>
            <w:tcW w:w="1090" w:type="dxa"/>
          </w:tcPr>
          <w:p w14:paraId="494EB280" w14:textId="3639BFF2" w:rsidR="006D642E" w:rsidRPr="00A92F23" w:rsidDel="00BB0693" w:rsidRDefault="006D642E" w:rsidP="00C05CF0">
            <w:pPr>
              <w:pStyle w:val="GOSTTablenorm"/>
            </w:pPr>
            <w:r w:rsidRPr="00A92F23">
              <w:t>Нет</w:t>
            </w:r>
          </w:p>
        </w:tc>
        <w:tc>
          <w:tcPr>
            <w:tcW w:w="3651" w:type="dxa"/>
          </w:tcPr>
          <w:p w14:paraId="6B22B2F0" w14:textId="60857A88" w:rsidR="006D642E" w:rsidRPr="00A92F23" w:rsidDel="00BB0693" w:rsidRDefault="006D642E" w:rsidP="00C05CF0">
            <w:pPr>
              <w:pStyle w:val="GOSTTablenorm"/>
            </w:pPr>
            <w:r w:rsidRPr="00A92F23">
              <w:t>ТОФК по ЛС получателя</w:t>
            </w:r>
          </w:p>
        </w:tc>
        <w:tc>
          <w:tcPr>
            <w:tcW w:w="3651" w:type="dxa"/>
          </w:tcPr>
          <w:p w14:paraId="2D37843F" w14:textId="12038A93" w:rsidR="006D642E" w:rsidRPr="00B9735F" w:rsidDel="00BB0693" w:rsidRDefault="006D642E" w:rsidP="004966EC">
            <w:pPr>
              <w:pStyle w:val="GOSTTablenorm"/>
              <w:rPr>
                <w:lang w:val="en-US"/>
              </w:rPr>
            </w:pPr>
            <w:r w:rsidRPr="00B9735F">
              <w:rPr>
                <w:lang w:val="en-US"/>
              </w:rPr>
              <w:t>specified_entries:updated_entries:account_tofk_code</w:t>
            </w:r>
          </w:p>
        </w:tc>
        <w:tc>
          <w:tcPr>
            <w:tcW w:w="3651" w:type="dxa"/>
          </w:tcPr>
          <w:p w14:paraId="45D91D75" w14:textId="42DFCC7C" w:rsidR="006D642E" w:rsidRPr="00A92F23" w:rsidDel="00BB0693" w:rsidRDefault="006D642E" w:rsidP="00C05CF0">
            <w:pPr>
              <w:pStyle w:val="GOSTTablenorm"/>
            </w:pPr>
            <w:r w:rsidRPr="00A92F23">
              <w:t>-</w:t>
            </w:r>
          </w:p>
        </w:tc>
      </w:tr>
      <w:tr w:rsidR="006D642E" w:rsidRPr="00A92F23" w:rsidDel="00BB0693" w14:paraId="2EDF15C6" w14:textId="77777777" w:rsidTr="00924BC6">
        <w:tc>
          <w:tcPr>
            <w:tcW w:w="3651" w:type="dxa"/>
          </w:tcPr>
          <w:p w14:paraId="3683788A" w14:textId="1EB486B1" w:rsidR="006D642E" w:rsidRPr="00A92F23" w:rsidDel="00BB0693" w:rsidRDefault="006D642E" w:rsidP="00C05CF0">
            <w:pPr>
              <w:pStyle w:val="GOSTTablenorm"/>
            </w:pPr>
            <w:r w:rsidRPr="00A92F23">
              <w:t>КБК_получателя</w:t>
            </w:r>
          </w:p>
        </w:tc>
        <w:tc>
          <w:tcPr>
            <w:tcW w:w="1090" w:type="dxa"/>
          </w:tcPr>
          <w:p w14:paraId="6CB41362" w14:textId="0E9FFF62" w:rsidR="006D642E" w:rsidRPr="00A92F23" w:rsidDel="00BB0693" w:rsidRDefault="006D642E" w:rsidP="00C05CF0">
            <w:pPr>
              <w:pStyle w:val="GOSTTablenorm"/>
            </w:pPr>
            <w:r w:rsidRPr="00A92F23">
              <w:t>Нет</w:t>
            </w:r>
          </w:p>
        </w:tc>
        <w:tc>
          <w:tcPr>
            <w:tcW w:w="3651" w:type="dxa"/>
          </w:tcPr>
          <w:p w14:paraId="53587ADB" w14:textId="2B15063B" w:rsidR="006D642E" w:rsidRPr="00A92F23" w:rsidDel="00BB0693" w:rsidRDefault="006D642E" w:rsidP="00C05CF0">
            <w:pPr>
              <w:pStyle w:val="GOSTTablenorm"/>
            </w:pPr>
            <w:r w:rsidRPr="00A92F23">
              <w:t>КБК получателя</w:t>
            </w:r>
          </w:p>
        </w:tc>
        <w:tc>
          <w:tcPr>
            <w:tcW w:w="3651" w:type="dxa"/>
          </w:tcPr>
          <w:p w14:paraId="046DFEE6" w14:textId="2CE7DADB" w:rsidR="006D642E" w:rsidRPr="00B9735F" w:rsidDel="00BB0693" w:rsidRDefault="006D642E" w:rsidP="004966EC">
            <w:pPr>
              <w:pStyle w:val="GOSTTablenorm"/>
              <w:rPr>
                <w:lang w:val="en-US"/>
              </w:rPr>
            </w:pPr>
            <w:r w:rsidRPr="00B9735F">
              <w:rPr>
                <w:lang w:val="en-US"/>
              </w:rPr>
              <w:t>specified_entries:updated_entries:bcc</w:t>
            </w:r>
          </w:p>
        </w:tc>
        <w:tc>
          <w:tcPr>
            <w:tcW w:w="3651" w:type="dxa"/>
          </w:tcPr>
          <w:p w14:paraId="0AD88125" w14:textId="784BEA5B" w:rsidR="006D642E" w:rsidRPr="00A92F23" w:rsidDel="00BB0693" w:rsidRDefault="006D642E" w:rsidP="00C05CF0">
            <w:pPr>
              <w:pStyle w:val="GOSTTablenorm"/>
            </w:pPr>
            <w:r w:rsidRPr="00A92F23">
              <w:t>-</w:t>
            </w:r>
          </w:p>
        </w:tc>
      </w:tr>
      <w:tr w:rsidR="006D642E" w:rsidRPr="00A92F23" w:rsidDel="00BB0693" w14:paraId="4EF19114" w14:textId="77777777" w:rsidTr="00924BC6">
        <w:tc>
          <w:tcPr>
            <w:tcW w:w="3651" w:type="dxa"/>
          </w:tcPr>
          <w:p w14:paraId="1AA7C889" w14:textId="136A9A66" w:rsidR="006D642E" w:rsidRPr="00A92F23" w:rsidDel="00BB0693" w:rsidRDefault="006D642E" w:rsidP="00C05CF0">
            <w:pPr>
              <w:pStyle w:val="GOSTTablenorm"/>
            </w:pPr>
            <w:r w:rsidRPr="00A92F23">
              <w:t>Тип_КБК_получателя</w:t>
            </w:r>
          </w:p>
        </w:tc>
        <w:tc>
          <w:tcPr>
            <w:tcW w:w="1090" w:type="dxa"/>
          </w:tcPr>
          <w:p w14:paraId="31C4FE72" w14:textId="7BB1FFE9" w:rsidR="006D642E" w:rsidRPr="00A92F23" w:rsidDel="00BB0693" w:rsidRDefault="006D642E" w:rsidP="00C05CF0">
            <w:pPr>
              <w:pStyle w:val="GOSTTablenorm"/>
            </w:pPr>
            <w:r w:rsidRPr="00A92F23">
              <w:t>Нет</w:t>
            </w:r>
          </w:p>
        </w:tc>
        <w:tc>
          <w:tcPr>
            <w:tcW w:w="3651" w:type="dxa"/>
          </w:tcPr>
          <w:p w14:paraId="6D622A9C" w14:textId="76B38B12" w:rsidR="006D642E" w:rsidRPr="00A92F23" w:rsidDel="00BB0693" w:rsidRDefault="006D642E" w:rsidP="00C05CF0">
            <w:pPr>
              <w:pStyle w:val="GOSTTablenorm"/>
            </w:pPr>
            <w:r w:rsidRPr="00A92F23">
              <w:t>Тип КБК получателя</w:t>
            </w:r>
          </w:p>
        </w:tc>
        <w:tc>
          <w:tcPr>
            <w:tcW w:w="3651" w:type="dxa"/>
          </w:tcPr>
          <w:p w14:paraId="6A09A2A6" w14:textId="55C3D8E7" w:rsidR="006D642E" w:rsidRPr="00B9735F" w:rsidDel="00BB0693" w:rsidRDefault="006D642E" w:rsidP="004966EC">
            <w:pPr>
              <w:pStyle w:val="GOSTTablenorm"/>
              <w:rPr>
                <w:lang w:val="en-US"/>
              </w:rPr>
            </w:pPr>
            <w:r w:rsidRPr="00B9735F">
              <w:rPr>
                <w:lang w:val="en-US"/>
              </w:rPr>
              <w:t>specified_entries:updated_entries:type_bcc</w:t>
            </w:r>
          </w:p>
        </w:tc>
        <w:tc>
          <w:tcPr>
            <w:tcW w:w="3651" w:type="dxa"/>
          </w:tcPr>
          <w:p w14:paraId="0EB19D70" w14:textId="3A47931D" w:rsidR="006D642E" w:rsidRPr="00A92F23" w:rsidDel="00BB0693" w:rsidRDefault="006D642E" w:rsidP="00C05CF0">
            <w:pPr>
              <w:pStyle w:val="GOSTTablenorm"/>
            </w:pPr>
            <w:r w:rsidRPr="00A92F23">
              <w:t>-</w:t>
            </w:r>
          </w:p>
        </w:tc>
      </w:tr>
      <w:tr w:rsidR="006D642E" w:rsidRPr="00A92F23" w:rsidDel="00BB0693" w14:paraId="4A8DCC81" w14:textId="77777777" w:rsidTr="00924BC6">
        <w:tc>
          <w:tcPr>
            <w:tcW w:w="3651" w:type="dxa"/>
          </w:tcPr>
          <w:p w14:paraId="6E5ED956" w14:textId="66E3A4FC" w:rsidR="006D642E" w:rsidRPr="00A92F23" w:rsidDel="00BB0693" w:rsidRDefault="006D642E" w:rsidP="00C05CF0">
            <w:pPr>
              <w:pStyle w:val="GOSTTablenorm"/>
            </w:pPr>
            <w:r w:rsidRPr="00A92F23">
              <w:t>ОКТМО_получателя</w:t>
            </w:r>
          </w:p>
        </w:tc>
        <w:tc>
          <w:tcPr>
            <w:tcW w:w="1090" w:type="dxa"/>
          </w:tcPr>
          <w:p w14:paraId="47C4AF9A" w14:textId="463D5580" w:rsidR="006D642E" w:rsidRPr="00A92F23" w:rsidDel="00BB0693" w:rsidRDefault="006D642E" w:rsidP="00C05CF0">
            <w:pPr>
              <w:pStyle w:val="GOSTTablenorm"/>
            </w:pPr>
            <w:r w:rsidRPr="00A92F23">
              <w:t>Нет</w:t>
            </w:r>
          </w:p>
        </w:tc>
        <w:tc>
          <w:tcPr>
            <w:tcW w:w="3651" w:type="dxa"/>
          </w:tcPr>
          <w:p w14:paraId="5F918E6B" w14:textId="4436A3BC" w:rsidR="006D642E" w:rsidRPr="00A92F23" w:rsidDel="00BB0693" w:rsidRDefault="006D642E" w:rsidP="00C05CF0">
            <w:pPr>
              <w:pStyle w:val="GOSTTablenorm"/>
            </w:pPr>
            <w:r w:rsidRPr="00A92F23">
              <w:t>Код по ОКТМО публично-правового образования получателя</w:t>
            </w:r>
          </w:p>
        </w:tc>
        <w:tc>
          <w:tcPr>
            <w:tcW w:w="3651" w:type="dxa"/>
          </w:tcPr>
          <w:p w14:paraId="6E119927" w14:textId="1BAADE86" w:rsidR="006D642E" w:rsidRPr="00B9735F" w:rsidDel="00BB0693" w:rsidRDefault="006D642E" w:rsidP="004966EC">
            <w:pPr>
              <w:pStyle w:val="GOSTTablenorm"/>
              <w:rPr>
                <w:lang w:val="en-US"/>
              </w:rPr>
            </w:pPr>
            <w:r w:rsidRPr="00B9735F">
              <w:rPr>
                <w:lang w:val="en-US"/>
              </w:rPr>
              <w:t>specified_entries:updated_entries:oktmo</w:t>
            </w:r>
          </w:p>
        </w:tc>
        <w:tc>
          <w:tcPr>
            <w:tcW w:w="3651" w:type="dxa"/>
          </w:tcPr>
          <w:p w14:paraId="342D57CB" w14:textId="123C8C45" w:rsidR="006D642E" w:rsidRPr="00A92F23" w:rsidDel="00BB0693" w:rsidRDefault="006D642E" w:rsidP="00C05CF0">
            <w:pPr>
              <w:pStyle w:val="GOSTTablenorm"/>
            </w:pPr>
            <w:r w:rsidRPr="00A92F23">
              <w:t>-</w:t>
            </w:r>
          </w:p>
        </w:tc>
      </w:tr>
      <w:tr w:rsidR="006D642E" w:rsidRPr="00A92F23" w:rsidDel="00BB0693" w14:paraId="4BE48935" w14:textId="77777777" w:rsidTr="00924BC6">
        <w:tc>
          <w:tcPr>
            <w:tcW w:w="3651" w:type="dxa"/>
          </w:tcPr>
          <w:p w14:paraId="1AF96AC7" w14:textId="37DDF561" w:rsidR="006D642E" w:rsidRPr="00A92F23" w:rsidDel="00BB0693" w:rsidRDefault="006D642E" w:rsidP="00C05CF0">
            <w:pPr>
              <w:pStyle w:val="GOSTTablenorm"/>
            </w:pPr>
            <w:r w:rsidRPr="00A92F23">
              <w:t>Код_субсидии_получателя</w:t>
            </w:r>
          </w:p>
        </w:tc>
        <w:tc>
          <w:tcPr>
            <w:tcW w:w="1090" w:type="dxa"/>
          </w:tcPr>
          <w:p w14:paraId="6D82158E" w14:textId="591B5A8F" w:rsidR="006D642E" w:rsidRPr="00A92F23" w:rsidDel="00BB0693" w:rsidRDefault="006D642E" w:rsidP="00C05CF0">
            <w:pPr>
              <w:pStyle w:val="GOSTTablenorm"/>
            </w:pPr>
            <w:r w:rsidRPr="00A92F23">
              <w:t>Нет</w:t>
            </w:r>
          </w:p>
        </w:tc>
        <w:tc>
          <w:tcPr>
            <w:tcW w:w="3651" w:type="dxa"/>
          </w:tcPr>
          <w:p w14:paraId="3281CA72" w14:textId="35EF6842" w:rsidR="006D642E" w:rsidRPr="00A92F23" w:rsidDel="00BB0693" w:rsidRDefault="006D642E" w:rsidP="00C05CF0">
            <w:pPr>
              <w:pStyle w:val="GOSTTablenorm"/>
            </w:pPr>
            <w:r w:rsidRPr="00A92F23">
              <w:t xml:space="preserve">Код субсидии получателя </w:t>
            </w:r>
          </w:p>
        </w:tc>
        <w:tc>
          <w:tcPr>
            <w:tcW w:w="3651" w:type="dxa"/>
          </w:tcPr>
          <w:p w14:paraId="38403395" w14:textId="0527726E" w:rsidR="006D642E" w:rsidRPr="00B9735F" w:rsidDel="00BB0693" w:rsidRDefault="006D642E" w:rsidP="004966EC">
            <w:pPr>
              <w:pStyle w:val="GOSTTablenorm"/>
              <w:rPr>
                <w:lang w:val="en-US"/>
              </w:rPr>
            </w:pPr>
            <w:r w:rsidRPr="00B9735F">
              <w:rPr>
                <w:lang w:val="en-US"/>
              </w:rPr>
              <w:t>specified_entries:updated_entries:analytical_group</w:t>
            </w:r>
          </w:p>
        </w:tc>
        <w:tc>
          <w:tcPr>
            <w:tcW w:w="3651" w:type="dxa"/>
          </w:tcPr>
          <w:p w14:paraId="1207AF80" w14:textId="4386063D" w:rsidR="006D642E" w:rsidRPr="00A92F23" w:rsidDel="00BB0693" w:rsidRDefault="006D642E" w:rsidP="00C05CF0">
            <w:pPr>
              <w:pStyle w:val="GOSTTablenorm"/>
            </w:pPr>
            <w:r w:rsidRPr="00A92F23">
              <w:t>-</w:t>
            </w:r>
          </w:p>
        </w:tc>
      </w:tr>
      <w:tr w:rsidR="006D642E" w:rsidRPr="00A92F23" w:rsidDel="00BB0693" w14:paraId="3A2BC14B" w14:textId="77777777" w:rsidTr="00924BC6">
        <w:tc>
          <w:tcPr>
            <w:tcW w:w="3651" w:type="dxa"/>
          </w:tcPr>
          <w:p w14:paraId="5A78D7F8" w14:textId="07AA372B" w:rsidR="006D642E" w:rsidRPr="00A92F23" w:rsidDel="00BB0693" w:rsidRDefault="006D642E" w:rsidP="00C05CF0">
            <w:pPr>
              <w:pStyle w:val="GOSTTablenorm"/>
            </w:pPr>
            <w:r w:rsidRPr="00A92F23">
              <w:t>Доп_ЛС_получателя</w:t>
            </w:r>
          </w:p>
        </w:tc>
        <w:tc>
          <w:tcPr>
            <w:tcW w:w="1090" w:type="dxa"/>
          </w:tcPr>
          <w:p w14:paraId="69022586" w14:textId="28131A67" w:rsidR="006D642E" w:rsidRPr="00A92F23" w:rsidDel="00BB0693" w:rsidRDefault="006D642E" w:rsidP="00C05CF0">
            <w:pPr>
              <w:pStyle w:val="GOSTTablenorm"/>
            </w:pPr>
            <w:r w:rsidRPr="00A92F23">
              <w:t>Нет</w:t>
            </w:r>
          </w:p>
        </w:tc>
        <w:tc>
          <w:tcPr>
            <w:tcW w:w="3651" w:type="dxa"/>
          </w:tcPr>
          <w:p w14:paraId="12667D1E" w14:textId="7FE8BA94" w:rsidR="006D642E" w:rsidRPr="00A92F23" w:rsidDel="00BB0693" w:rsidRDefault="006D642E" w:rsidP="00C05CF0">
            <w:pPr>
              <w:pStyle w:val="GOSTTablenorm"/>
            </w:pPr>
            <w:r w:rsidRPr="00A92F23">
              <w:t>Лицевой счет по дополнительному финансированию</w:t>
            </w:r>
          </w:p>
        </w:tc>
        <w:tc>
          <w:tcPr>
            <w:tcW w:w="3651" w:type="dxa"/>
          </w:tcPr>
          <w:p w14:paraId="00DAAFE9" w14:textId="555D9ED5" w:rsidR="006D642E" w:rsidRPr="00B9735F" w:rsidDel="00BB0693" w:rsidRDefault="006D642E" w:rsidP="004966EC">
            <w:pPr>
              <w:pStyle w:val="GOSTTablenorm"/>
              <w:rPr>
                <w:lang w:val="en-US"/>
              </w:rPr>
            </w:pPr>
            <w:r w:rsidRPr="00B9735F">
              <w:rPr>
                <w:lang w:val="en-US"/>
              </w:rPr>
              <w:t>specified_entries:updated_entries:account_additional</w:t>
            </w:r>
          </w:p>
        </w:tc>
        <w:tc>
          <w:tcPr>
            <w:tcW w:w="3651" w:type="dxa"/>
          </w:tcPr>
          <w:p w14:paraId="609B201C" w14:textId="359394C1" w:rsidR="006D642E" w:rsidRPr="00A92F23" w:rsidDel="00BB0693" w:rsidRDefault="006D642E" w:rsidP="00C05CF0">
            <w:pPr>
              <w:pStyle w:val="GOSTTablenorm"/>
            </w:pPr>
            <w:r w:rsidRPr="00A92F23">
              <w:t>-</w:t>
            </w:r>
          </w:p>
        </w:tc>
      </w:tr>
      <w:tr w:rsidR="006D642E" w:rsidRPr="00A92F23" w:rsidDel="00BB0693" w14:paraId="065DCD83" w14:textId="77777777" w:rsidTr="00924BC6">
        <w:tc>
          <w:tcPr>
            <w:tcW w:w="3651" w:type="dxa"/>
          </w:tcPr>
          <w:p w14:paraId="0C701404" w14:textId="4E69AB6C" w:rsidR="006D642E" w:rsidRPr="00A92F23" w:rsidRDefault="006D642E" w:rsidP="00C05CF0">
            <w:pPr>
              <w:pStyle w:val="GOSTTablenorm"/>
            </w:pPr>
            <w:r w:rsidRPr="00A92F23">
              <w:rPr>
                <w:lang w:val="en-US"/>
              </w:rPr>
              <w:lastRenderedPageBreak/>
              <w:t>GUID</w:t>
            </w:r>
            <w:r w:rsidRPr="00A92F23">
              <w:t>_НВС_ФБ_получателя</w:t>
            </w:r>
          </w:p>
        </w:tc>
        <w:tc>
          <w:tcPr>
            <w:tcW w:w="1090" w:type="dxa"/>
          </w:tcPr>
          <w:p w14:paraId="42BC9FD7" w14:textId="46E23BB4" w:rsidR="006D642E" w:rsidRPr="00A92F23" w:rsidRDefault="006D642E" w:rsidP="00C05CF0">
            <w:pPr>
              <w:pStyle w:val="GOSTTablenorm"/>
            </w:pPr>
            <w:r w:rsidRPr="00A92F23">
              <w:t>Нет</w:t>
            </w:r>
          </w:p>
        </w:tc>
        <w:tc>
          <w:tcPr>
            <w:tcW w:w="3651" w:type="dxa"/>
          </w:tcPr>
          <w:p w14:paraId="594CD265" w14:textId="701950B0" w:rsidR="006D642E" w:rsidRPr="00A92F23" w:rsidRDefault="006D642E" w:rsidP="00C05CF0">
            <w:pPr>
              <w:pStyle w:val="GOSTTablenorm"/>
            </w:pPr>
            <w:r w:rsidRPr="00A92F23">
              <w:t>Указывается значение ГУИД первичного документа по зачислению НВС ФБ</w:t>
            </w:r>
          </w:p>
        </w:tc>
        <w:tc>
          <w:tcPr>
            <w:tcW w:w="3651" w:type="dxa"/>
          </w:tcPr>
          <w:p w14:paraId="73305DFB" w14:textId="12A8A8D7" w:rsidR="006D642E" w:rsidRPr="00B9735F" w:rsidRDefault="006D642E" w:rsidP="004966EC">
            <w:pPr>
              <w:pStyle w:val="GOSTTablenorm"/>
              <w:rPr>
                <w:lang w:val="en-US"/>
              </w:rPr>
            </w:pPr>
            <w:r w:rsidRPr="00B9735F">
              <w:rPr>
                <w:lang w:val="en-US"/>
              </w:rPr>
              <w:t>specified_entries:updated_entries:doc_guid_nvs</w:t>
            </w:r>
          </w:p>
        </w:tc>
        <w:tc>
          <w:tcPr>
            <w:tcW w:w="3651" w:type="dxa"/>
          </w:tcPr>
          <w:p w14:paraId="2192589A" w14:textId="33A9F12C" w:rsidR="006D642E" w:rsidRPr="00A92F23" w:rsidRDefault="006D642E" w:rsidP="00C05CF0">
            <w:pPr>
              <w:pStyle w:val="GOSTTablenorm"/>
            </w:pPr>
            <w:r w:rsidRPr="00A92F23">
              <w:t>-</w:t>
            </w:r>
          </w:p>
        </w:tc>
      </w:tr>
      <w:tr w:rsidR="006D642E" w:rsidRPr="00A92F23" w:rsidDel="00BB0693" w14:paraId="77E59192" w14:textId="77777777" w:rsidTr="00924BC6">
        <w:tc>
          <w:tcPr>
            <w:tcW w:w="3651" w:type="dxa"/>
          </w:tcPr>
          <w:p w14:paraId="2ACF9801" w14:textId="77059F48" w:rsidR="006D642E" w:rsidRPr="00A92F23" w:rsidRDefault="006D642E" w:rsidP="00C05CF0">
            <w:pPr>
              <w:pStyle w:val="GOSTTablenorm"/>
            </w:pPr>
            <w:r w:rsidRPr="00A92F23">
              <w:t xml:space="preserve">Сумма_валюта_операции </w:t>
            </w:r>
          </w:p>
        </w:tc>
        <w:tc>
          <w:tcPr>
            <w:tcW w:w="1090" w:type="dxa"/>
          </w:tcPr>
          <w:p w14:paraId="79071D13" w14:textId="2DBC7E26" w:rsidR="006D642E" w:rsidRPr="00A92F23" w:rsidRDefault="006D642E" w:rsidP="00C05CF0">
            <w:pPr>
              <w:pStyle w:val="GOSTTablenorm"/>
            </w:pPr>
            <w:r w:rsidRPr="00A92F23">
              <w:t>Да</w:t>
            </w:r>
          </w:p>
        </w:tc>
        <w:tc>
          <w:tcPr>
            <w:tcW w:w="3651" w:type="dxa"/>
          </w:tcPr>
          <w:p w14:paraId="20F36361" w14:textId="33404E59" w:rsidR="006D642E" w:rsidRPr="00A92F23" w:rsidRDefault="006D642E" w:rsidP="00C05CF0">
            <w:pPr>
              <w:pStyle w:val="GOSTTablenorm"/>
            </w:pPr>
            <w:r w:rsidRPr="00A92F23">
              <w:t>Сумма в валюте (по строке документа)</w:t>
            </w:r>
          </w:p>
        </w:tc>
        <w:tc>
          <w:tcPr>
            <w:tcW w:w="3651" w:type="dxa"/>
          </w:tcPr>
          <w:p w14:paraId="34385548" w14:textId="2155A4FC" w:rsidR="006D642E" w:rsidRPr="004966EC" w:rsidRDefault="006D642E" w:rsidP="004966EC">
            <w:pPr>
              <w:pStyle w:val="GOSTTablenorm"/>
            </w:pPr>
            <w:r w:rsidRPr="004966EC">
              <w:t>updated_entries:amount</w:t>
            </w:r>
          </w:p>
        </w:tc>
        <w:tc>
          <w:tcPr>
            <w:tcW w:w="3651" w:type="dxa"/>
          </w:tcPr>
          <w:p w14:paraId="702C8B36" w14:textId="60CAF32C" w:rsidR="006D642E" w:rsidRPr="00A92F23" w:rsidRDefault="006D642E" w:rsidP="00C05CF0">
            <w:pPr>
              <w:pStyle w:val="GOSTTablenorm"/>
            </w:pPr>
            <w:r w:rsidRPr="00A92F23">
              <w:t xml:space="preserve">Сумма передается в единицах валюты с точностью 2 знака после запятой </w:t>
            </w:r>
            <w:r w:rsidR="00C23C14">
              <w:rPr>
                <w:szCs w:val="22"/>
              </w:rPr>
              <w:t>–</w:t>
            </w:r>
            <w:r w:rsidRPr="00A92F23">
              <w:t xml:space="preserve"> необходимо конвертировать в минимальные единицы валюты (для данного т</w:t>
            </w:r>
            <w:r w:rsidR="00C05CF0">
              <w:t>ипа документов умножить на 100)</w:t>
            </w:r>
          </w:p>
        </w:tc>
      </w:tr>
      <w:tr w:rsidR="006D642E" w:rsidRPr="00A92F23" w:rsidDel="00BB0693" w14:paraId="51B3BF54" w14:textId="77777777" w:rsidTr="00924BC6">
        <w:tc>
          <w:tcPr>
            <w:tcW w:w="3651" w:type="dxa"/>
          </w:tcPr>
          <w:p w14:paraId="592A6607" w14:textId="32546A85" w:rsidR="006D642E" w:rsidRPr="00A92F23" w:rsidRDefault="006D642E" w:rsidP="00C05CF0">
            <w:pPr>
              <w:pStyle w:val="GOSTTablenorm"/>
            </w:pPr>
            <w:r w:rsidRPr="00A92F23">
              <w:t>Сумма_валюта_учета_руб</w:t>
            </w:r>
            <w:r w:rsidRPr="00A92F23" w:rsidDel="00947BB8">
              <w:t xml:space="preserve"> </w:t>
            </w:r>
          </w:p>
        </w:tc>
        <w:tc>
          <w:tcPr>
            <w:tcW w:w="1090" w:type="dxa"/>
          </w:tcPr>
          <w:p w14:paraId="4A9900E5" w14:textId="6B87468F" w:rsidR="006D642E" w:rsidRPr="00A92F23" w:rsidRDefault="006D642E" w:rsidP="00C05CF0">
            <w:pPr>
              <w:pStyle w:val="GOSTTablenorm"/>
            </w:pPr>
            <w:r w:rsidRPr="00A92F23">
              <w:t>Да</w:t>
            </w:r>
          </w:p>
        </w:tc>
        <w:tc>
          <w:tcPr>
            <w:tcW w:w="3651" w:type="dxa"/>
          </w:tcPr>
          <w:p w14:paraId="6AC42FAC" w14:textId="3FAACF6A" w:rsidR="006D642E" w:rsidRPr="00A92F23" w:rsidRDefault="006D642E" w:rsidP="00C05CF0">
            <w:pPr>
              <w:pStyle w:val="GOSTTablenorm"/>
            </w:pPr>
            <w:r w:rsidRPr="00A92F23">
              <w:t>Сумма в валюте учета (руб)</w:t>
            </w:r>
          </w:p>
        </w:tc>
        <w:tc>
          <w:tcPr>
            <w:tcW w:w="3651" w:type="dxa"/>
          </w:tcPr>
          <w:p w14:paraId="0365DB90" w14:textId="45E3A502" w:rsidR="006D642E" w:rsidRPr="004966EC" w:rsidRDefault="006D642E" w:rsidP="00B9735F">
            <w:pPr>
              <w:pStyle w:val="GOSTTablenorm"/>
            </w:pPr>
            <w:r w:rsidRPr="004966EC">
              <w:t>updated_entries:amount</w:t>
            </w:r>
          </w:p>
        </w:tc>
        <w:tc>
          <w:tcPr>
            <w:tcW w:w="3651" w:type="dxa"/>
          </w:tcPr>
          <w:p w14:paraId="75A4E360" w14:textId="546A0191" w:rsidR="006D642E" w:rsidRPr="00A92F23" w:rsidRDefault="006D642E" w:rsidP="00B9735F">
            <w:pPr>
              <w:pStyle w:val="GOSTTablenorm"/>
            </w:pPr>
            <w:r w:rsidRPr="00A92F23">
              <w:t xml:space="preserve">Указывается из реквизита </w:t>
            </w:r>
            <w:r w:rsidRPr="00A92F23">
              <w:rPr>
                <w:lang w:val="en-US"/>
              </w:rPr>
              <w:t>updated</w:t>
            </w:r>
            <w:r w:rsidRPr="00A92F23">
              <w:t>_</w:t>
            </w:r>
            <w:r w:rsidRPr="00A92F23">
              <w:rPr>
                <w:lang w:val="en-US"/>
              </w:rPr>
              <w:t>entries</w:t>
            </w:r>
            <w:r w:rsidRPr="00A92F23">
              <w:t>:</w:t>
            </w:r>
            <w:r w:rsidRPr="00A92F23">
              <w:rPr>
                <w:lang w:val="en-US"/>
              </w:rPr>
              <w:t>amount</w:t>
            </w:r>
            <w:r w:rsidRPr="00A92F23">
              <w:t xml:space="preserve"> (по данному типу документа Сумма_валюта_уч</w:t>
            </w:r>
            <w:r w:rsidR="00C05CF0">
              <w:t>ета_руб = Сумма_валюта_операции</w:t>
            </w:r>
          </w:p>
        </w:tc>
      </w:tr>
    </w:tbl>
    <w:p w14:paraId="688A485B" w14:textId="145FA406"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949" w:name="_Toc226625629"/>
      <w:r w:rsidR="001C3732">
        <w:rPr>
          <w:noProof/>
        </w:rPr>
        <w:t>30</w:t>
      </w:r>
      <w:r>
        <w:rPr>
          <w:noProof/>
        </w:rPr>
        <w:fldChar w:fldCharType="end"/>
      </w:r>
      <w:r w:rsidR="004966EC">
        <w:t xml:space="preserve"> </w:t>
      </w:r>
      <w:r w:rsidR="004966EC" w:rsidRPr="00D72751">
        <w:t>– Перечень атрибутов, соответствующих типу документа «</w:t>
      </w:r>
      <w:r w:rsidR="004966EC" w:rsidRPr="00A92F23">
        <w:rPr>
          <w:sz w:val="22"/>
          <w:szCs w:val="22"/>
        </w:rPr>
        <w:t>Платежное поручение (исходящий)</w:t>
      </w:r>
      <w:r w:rsidR="004966EC">
        <w:rPr>
          <w:sz w:val="22"/>
          <w:szCs w:val="22"/>
        </w:rPr>
        <w:t>»</w:t>
      </w:r>
      <w:r w:rsidR="004966EC" w:rsidRPr="00A92F23">
        <w:rPr>
          <w:sz w:val="22"/>
          <w:szCs w:val="22"/>
        </w:rPr>
        <w:t xml:space="preserve"> </w:t>
      </w:r>
      <w:r w:rsidR="004966EC" w:rsidRPr="00A92F23">
        <w:rPr>
          <w:sz w:val="22"/>
          <w:szCs w:val="22"/>
          <w:lang w:val="en-US"/>
        </w:rPr>
        <w:t>RCA</w:t>
      </w:r>
      <w:r w:rsidR="004966EC" w:rsidRPr="00A92F23">
        <w:rPr>
          <w:sz w:val="22"/>
          <w:szCs w:val="22"/>
        </w:rPr>
        <w:t>_DOC_D_013</w:t>
      </w:r>
      <w:r w:rsidR="004966EC" w:rsidRPr="00D72751">
        <w:t xml:space="preserve"> в SVAP НПС</w:t>
      </w:r>
      <w:bookmarkEnd w:id="949"/>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58E89F6C"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59E1E94D"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4AC01FBD"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478E7DA9"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40779ABB"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4777C5B6"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024B8426" w14:textId="77777777" w:rsidTr="00924BC6">
        <w:tc>
          <w:tcPr>
            <w:tcW w:w="15694" w:type="dxa"/>
            <w:gridSpan w:val="5"/>
          </w:tcPr>
          <w:p w14:paraId="45B31578" w14:textId="04D6DADA" w:rsidR="006D642E" w:rsidRPr="00A92F23" w:rsidRDefault="006D642E" w:rsidP="006D642E">
            <w:pPr>
              <w:ind w:firstLine="0"/>
              <w:jc w:val="center"/>
              <w:rPr>
                <w:b/>
                <w:sz w:val="22"/>
                <w:szCs w:val="22"/>
              </w:rPr>
            </w:pPr>
            <w:r w:rsidRPr="00A92F23">
              <w:rPr>
                <w:b/>
                <w:sz w:val="22"/>
                <w:szCs w:val="22"/>
              </w:rPr>
              <w:t xml:space="preserve">Платежное поручение (исходящий) </w:t>
            </w:r>
            <w:r w:rsidRPr="00A92F23">
              <w:rPr>
                <w:b/>
                <w:sz w:val="22"/>
                <w:szCs w:val="22"/>
                <w:lang w:val="en-US"/>
              </w:rPr>
              <w:t>RCA</w:t>
            </w:r>
            <w:r w:rsidRPr="00A92F23">
              <w:rPr>
                <w:b/>
                <w:sz w:val="22"/>
                <w:szCs w:val="22"/>
              </w:rPr>
              <w:t>_DOC_D_013 (Document)</w:t>
            </w:r>
          </w:p>
        </w:tc>
      </w:tr>
      <w:tr w:rsidR="006D642E" w:rsidRPr="00A92F23" w14:paraId="00956EAB" w14:textId="77777777" w:rsidTr="00924BC6">
        <w:tc>
          <w:tcPr>
            <w:tcW w:w="3651" w:type="dxa"/>
          </w:tcPr>
          <w:p w14:paraId="21C8D4DE" w14:textId="33F2D04F" w:rsidR="006D642E" w:rsidRPr="00A92F23" w:rsidRDefault="006D642E" w:rsidP="00C05CF0">
            <w:pPr>
              <w:pStyle w:val="GOSTTablenorm"/>
            </w:pPr>
            <w:r w:rsidRPr="00A92F23">
              <w:t>Номер_документа</w:t>
            </w:r>
          </w:p>
        </w:tc>
        <w:tc>
          <w:tcPr>
            <w:tcW w:w="1090" w:type="dxa"/>
          </w:tcPr>
          <w:p w14:paraId="309AFCE0" w14:textId="052E3C32" w:rsidR="006D642E" w:rsidRPr="00A92F23" w:rsidRDefault="006D642E" w:rsidP="00C05CF0">
            <w:pPr>
              <w:pStyle w:val="GOSTTablenorm"/>
            </w:pPr>
            <w:r w:rsidRPr="00A92F23">
              <w:t>Нет</w:t>
            </w:r>
          </w:p>
        </w:tc>
        <w:tc>
          <w:tcPr>
            <w:tcW w:w="3651" w:type="dxa"/>
          </w:tcPr>
          <w:p w14:paraId="44E3E801" w14:textId="59C8074E" w:rsidR="006D642E" w:rsidRPr="00A92F23" w:rsidRDefault="006D642E" w:rsidP="00C05CF0">
            <w:pPr>
              <w:pStyle w:val="GOSTTablenorm"/>
            </w:pPr>
            <w:r w:rsidRPr="00A92F23">
              <w:t>Номер документа</w:t>
            </w:r>
          </w:p>
        </w:tc>
        <w:tc>
          <w:tcPr>
            <w:tcW w:w="3651" w:type="dxa"/>
          </w:tcPr>
          <w:p w14:paraId="764844E7" w14:textId="69CD1D91" w:rsidR="006D642E" w:rsidRPr="00C05CF0" w:rsidRDefault="006D642E" w:rsidP="00C05CF0">
            <w:pPr>
              <w:pStyle w:val="GOSTTablenorm"/>
            </w:pPr>
            <w:r w:rsidRPr="00C05CF0">
              <w:t>document_no</w:t>
            </w:r>
          </w:p>
        </w:tc>
        <w:tc>
          <w:tcPr>
            <w:tcW w:w="3651" w:type="dxa"/>
          </w:tcPr>
          <w:p w14:paraId="4D884A41" w14:textId="03021E40" w:rsidR="006D642E" w:rsidRPr="00A92F23" w:rsidRDefault="006D642E" w:rsidP="00C05CF0">
            <w:pPr>
              <w:pStyle w:val="GOSTTablenorm"/>
            </w:pPr>
            <w:r w:rsidRPr="00A92F23">
              <w:t>-</w:t>
            </w:r>
          </w:p>
        </w:tc>
      </w:tr>
      <w:tr w:rsidR="006D642E" w:rsidRPr="00A92F23" w14:paraId="60193148" w14:textId="77777777" w:rsidTr="00924BC6">
        <w:tc>
          <w:tcPr>
            <w:tcW w:w="3651" w:type="dxa"/>
          </w:tcPr>
          <w:p w14:paraId="56A2EB76" w14:textId="7CF42288" w:rsidR="006D642E" w:rsidRPr="00A92F23" w:rsidRDefault="006D642E" w:rsidP="00C05CF0">
            <w:pPr>
              <w:pStyle w:val="GOSTTablenorm"/>
            </w:pPr>
            <w:r w:rsidRPr="00A92F23">
              <w:t>Дата_документа</w:t>
            </w:r>
          </w:p>
        </w:tc>
        <w:tc>
          <w:tcPr>
            <w:tcW w:w="1090" w:type="dxa"/>
          </w:tcPr>
          <w:p w14:paraId="432FFFD5" w14:textId="3CDDB9F6" w:rsidR="006D642E" w:rsidRPr="00A92F23" w:rsidRDefault="006D642E" w:rsidP="00C05CF0">
            <w:pPr>
              <w:pStyle w:val="GOSTTablenorm"/>
            </w:pPr>
            <w:r w:rsidRPr="00A92F23">
              <w:t>Нет</w:t>
            </w:r>
          </w:p>
        </w:tc>
        <w:tc>
          <w:tcPr>
            <w:tcW w:w="3651" w:type="dxa"/>
          </w:tcPr>
          <w:p w14:paraId="237672C9" w14:textId="2133E444" w:rsidR="006D642E" w:rsidRPr="00A92F23" w:rsidRDefault="006D642E" w:rsidP="00C05CF0">
            <w:pPr>
              <w:pStyle w:val="GOSTTablenorm"/>
            </w:pPr>
            <w:r w:rsidRPr="00A92F23">
              <w:t>Дата документа</w:t>
            </w:r>
          </w:p>
        </w:tc>
        <w:tc>
          <w:tcPr>
            <w:tcW w:w="3651" w:type="dxa"/>
          </w:tcPr>
          <w:p w14:paraId="121E4BC9" w14:textId="5EC8CCA2" w:rsidR="006D642E" w:rsidRPr="00C05CF0" w:rsidRDefault="006D642E" w:rsidP="00C05CF0">
            <w:pPr>
              <w:pStyle w:val="GOSTTablenorm"/>
            </w:pPr>
            <w:r w:rsidRPr="00C05CF0">
              <w:t>document_date</w:t>
            </w:r>
          </w:p>
        </w:tc>
        <w:tc>
          <w:tcPr>
            <w:tcW w:w="3651" w:type="dxa"/>
          </w:tcPr>
          <w:p w14:paraId="2F4E0B6D" w14:textId="411AC186" w:rsidR="006D642E" w:rsidRPr="00A92F23" w:rsidRDefault="006D642E" w:rsidP="00C05CF0">
            <w:pPr>
              <w:pStyle w:val="GOSTTablenorm"/>
            </w:pPr>
            <w:r w:rsidRPr="00A92F23">
              <w:t>Указывается дата</w:t>
            </w:r>
            <w:r w:rsidR="00C05CF0">
              <w:t xml:space="preserve"> документа в формате YYYY-MM-DD</w:t>
            </w:r>
          </w:p>
        </w:tc>
      </w:tr>
      <w:tr w:rsidR="006D642E" w:rsidRPr="00A92F23" w14:paraId="0A630CFB" w14:textId="77777777" w:rsidTr="00924BC6">
        <w:tc>
          <w:tcPr>
            <w:tcW w:w="3651" w:type="dxa"/>
          </w:tcPr>
          <w:p w14:paraId="104875BF" w14:textId="11F4E331" w:rsidR="006D642E" w:rsidRPr="00A92F23" w:rsidRDefault="006D642E" w:rsidP="00C05CF0">
            <w:pPr>
              <w:pStyle w:val="GOSTTablenorm"/>
            </w:pPr>
            <w:r w:rsidRPr="00A92F23">
              <w:lastRenderedPageBreak/>
              <w:t>Дата_ввода_в_действие</w:t>
            </w:r>
          </w:p>
        </w:tc>
        <w:tc>
          <w:tcPr>
            <w:tcW w:w="1090" w:type="dxa"/>
          </w:tcPr>
          <w:p w14:paraId="46D9DBF4" w14:textId="46691315" w:rsidR="006D642E" w:rsidRPr="00A92F23" w:rsidRDefault="006D642E" w:rsidP="00C05CF0">
            <w:pPr>
              <w:pStyle w:val="GOSTTablenorm"/>
            </w:pPr>
            <w:r w:rsidRPr="00A92F23">
              <w:t>Да</w:t>
            </w:r>
          </w:p>
        </w:tc>
        <w:tc>
          <w:tcPr>
            <w:tcW w:w="3651" w:type="dxa"/>
          </w:tcPr>
          <w:p w14:paraId="2ED808FE" w14:textId="2B5AA0ED" w:rsidR="006D642E" w:rsidRPr="00A92F23" w:rsidRDefault="006D642E" w:rsidP="00C05CF0">
            <w:pPr>
              <w:pStyle w:val="GOSTTablenorm"/>
            </w:pPr>
            <w:r w:rsidRPr="00A92F23">
              <w:t>Дата ввода в действие</w:t>
            </w:r>
          </w:p>
        </w:tc>
        <w:tc>
          <w:tcPr>
            <w:tcW w:w="3651" w:type="dxa"/>
          </w:tcPr>
          <w:p w14:paraId="30DDBA96" w14:textId="6C49052A" w:rsidR="006D642E" w:rsidRPr="00C05CF0" w:rsidRDefault="006D642E" w:rsidP="00C05CF0">
            <w:pPr>
              <w:pStyle w:val="GOSTTablenorm"/>
            </w:pPr>
            <w:r w:rsidRPr="00C05CF0">
              <w:t>SettlementDate (из заголовка запроса)</w:t>
            </w:r>
          </w:p>
        </w:tc>
        <w:tc>
          <w:tcPr>
            <w:tcW w:w="3651" w:type="dxa"/>
          </w:tcPr>
          <w:p w14:paraId="454BDCD1" w14:textId="78ECD37B" w:rsidR="006D642E" w:rsidRPr="00A92F23" w:rsidRDefault="006D642E" w:rsidP="00C05CF0">
            <w:pPr>
              <w:pStyle w:val="GOSTTablenorm"/>
            </w:pPr>
            <w:r w:rsidRPr="00A92F23">
              <w:t>Для данного типа документов Дата_ввода_в_действие = Дата_отражения_в_учете</w:t>
            </w:r>
          </w:p>
        </w:tc>
      </w:tr>
      <w:tr w:rsidR="006D642E" w:rsidRPr="00A92F23" w14:paraId="57EB5591" w14:textId="77777777" w:rsidTr="00924BC6">
        <w:tc>
          <w:tcPr>
            <w:tcW w:w="3651" w:type="dxa"/>
          </w:tcPr>
          <w:p w14:paraId="5718D539" w14:textId="307A12BD" w:rsidR="006D642E" w:rsidRPr="00A92F23" w:rsidRDefault="006D642E" w:rsidP="00C05CF0">
            <w:pPr>
              <w:pStyle w:val="GOSTTablenorm"/>
            </w:pPr>
            <w:r w:rsidRPr="00A92F23">
              <w:t>Код_валюты</w:t>
            </w:r>
          </w:p>
        </w:tc>
        <w:tc>
          <w:tcPr>
            <w:tcW w:w="1090" w:type="dxa"/>
          </w:tcPr>
          <w:p w14:paraId="6EB8E11E" w14:textId="2C3E2F16" w:rsidR="006D642E" w:rsidRPr="00A92F23" w:rsidRDefault="006D642E" w:rsidP="00C05CF0">
            <w:pPr>
              <w:pStyle w:val="GOSTTablenorm"/>
            </w:pPr>
            <w:r w:rsidRPr="00A92F23">
              <w:t>Да</w:t>
            </w:r>
          </w:p>
        </w:tc>
        <w:tc>
          <w:tcPr>
            <w:tcW w:w="3651" w:type="dxa"/>
          </w:tcPr>
          <w:p w14:paraId="45A12DF0" w14:textId="33AAD391" w:rsidR="006D642E" w:rsidRPr="00A92F23" w:rsidRDefault="006D642E" w:rsidP="00C05CF0">
            <w:pPr>
              <w:pStyle w:val="GOSTTablenorm"/>
            </w:pPr>
            <w:r w:rsidRPr="00A92F23">
              <w:t>Код валюты по ОКВ</w:t>
            </w:r>
          </w:p>
        </w:tc>
        <w:tc>
          <w:tcPr>
            <w:tcW w:w="3651" w:type="dxa"/>
          </w:tcPr>
          <w:p w14:paraId="536C3BB5" w14:textId="56CA8184" w:rsidR="006D642E" w:rsidRPr="00C05CF0" w:rsidRDefault="006D642E" w:rsidP="00C05CF0">
            <w:pPr>
              <w:pStyle w:val="GOSTTablenorm"/>
            </w:pPr>
            <w:r w:rsidRPr="00C05CF0">
              <w:t>-</w:t>
            </w:r>
          </w:p>
        </w:tc>
        <w:tc>
          <w:tcPr>
            <w:tcW w:w="3651" w:type="dxa"/>
          </w:tcPr>
          <w:p w14:paraId="7A3B81B1" w14:textId="72B8FADC" w:rsidR="006D642E" w:rsidRPr="00A92F23" w:rsidRDefault="006D642E" w:rsidP="00C05CF0">
            <w:pPr>
              <w:pStyle w:val="GOSTTablenorm"/>
            </w:pPr>
            <w:r w:rsidRPr="00A92F23">
              <w:t>Для данного докуме</w:t>
            </w:r>
            <w:r w:rsidR="00C05CF0">
              <w:t>нта заполняется значением «643»</w:t>
            </w:r>
          </w:p>
        </w:tc>
      </w:tr>
      <w:tr w:rsidR="006D642E" w:rsidRPr="00A92F23" w14:paraId="1E292161" w14:textId="77777777" w:rsidTr="00924BC6">
        <w:tc>
          <w:tcPr>
            <w:tcW w:w="3651" w:type="dxa"/>
          </w:tcPr>
          <w:p w14:paraId="388BD287" w14:textId="35977CBA" w:rsidR="006D642E" w:rsidRPr="00A92F23" w:rsidRDefault="006D642E" w:rsidP="00C05CF0">
            <w:pPr>
              <w:pStyle w:val="GOSTTablenorm"/>
            </w:pPr>
            <w:r w:rsidRPr="00A92F23">
              <w:t>Код_контура</w:t>
            </w:r>
          </w:p>
        </w:tc>
        <w:tc>
          <w:tcPr>
            <w:tcW w:w="1090" w:type="dxa"/>
          </w:tcPr>
          <w:p w14:paraId="671867A6" w14:textId="0F98C975" w:rsidR="006D642E" w:rsidRPr="00A92F23" w:rsidRDefault="006D642E" w:rsidP="00C05CF0">
            <w:pPr>
              <w:pStyle w:val="GOSTTablenorm"/>
            </w:pPr>
            <w:r w:rsidRPr="00A92F23">
              <w:t>Да</w:t>
            </w:r>
          </w:p>
        </w:tc>
        <w:tc>
          <w:tcPr>
            <w:tcW w:w="3651" w:type="dxa"/>
          </w:tcPr>
          <w:p w14:paraId="2E4D26A5" w14:textId="737557D4" w:rsidR="006D642E" w:rsidRPr="00A92F23" w:rsidRDefault="006D642E" w:rsidP="00C05CF0">
            <w:pPr>
              <w:pStyle w:val="GOSTTablenorm"/>
            </w:pPr>
            <w:r w:rsidRPr="00A92F23">
              <w:t>Код контура</w:t>
            </w:r>
          </w:p>
        </w:tc>
        <w:tc>
          <w:tcPr>
            <w:tcW w:w="3651" w:type="dxa"/>
          </w:tcPr>
          <w:p w14:paraId="60D04B86" w14:textId="77B76768" w:rsidR="006D642E" w:rsidRPr="00C05CF0" w:rsidRDefault="006D642E" w:rsidP="00C05CF0">
            <w:pPr>
              <w:pStyle w:val="GOSTTablenorm"/>
            </w:pPr>
            <w:r w:rsidRPr="00C05CF0">
              <w:t>-</w:t>
            </w:r>
          </w:p>
        </w:tc>
        <w:tc>
          <w:tcPr>
            <w:tcW w:w="3651" w:type="dxa"/>
          </w:tcPr>
          <w:p w14:paraId="31EE4DBD" w14:textId="11E73571" w:rsidR="006D642E" w:rsidRPr="00A92F23" w:rsidRDefault="006D642E" w:rsidP="00C05CF0">
            <w:pPr>
              <w:pStyle w:val="GOSTTablenorm"/>
            </w:pPr>
            <w:r w:rsidRPr="00A92F23">
              <w:t>Атрибут всегда заполняется значением</w:t>
            </w:r>
            <w:r w:rsidR="00C05CF0">
              <w:t xml:space="preserve"> «1»</w:t>
            </w:r>
          </w:p>
        </w:tc>
      </w:tr>
      <w:tr w:rsidR="006D642E" w:rsidRPr="00A92F23" w14:paraId="7A31C30B" w14:textId="77777777" w:rsidTr="00924BC6">
        <w:tc>
          <w:tcPr>
            <w:tcW w:w="3651" w:type="dxa"/>
          </w:tcPr>
          <w:p w14:paraId="3A53DA0C" w14:textId="730B064A" w:rsidR="006D642E" w:rsidRPr="00A92F23" w:rsidRDefault="006D642E" w:rsidP="00C05CF0">
            <w:pPr>
              <w:pStyle w:val="GOSTTablenorm"/>
            </w:pPr>
            <w:r w:rsidRPr="00A92F23">
              <w:t>Уровень_конфиденциальности</w:t>
            </w:r>
          </w:p>
        </w:tc>
        <w:tc>
          <w:tcPr>
            <w:tcW w:w="1090" w:type="dxa"/>
          </w:tcPr>
          <w:p w14:paraId="3DE0D0DB" w14:textId="08FD39ED" w:rsidR="006D642E" w:rsidRPr="00A92F23" w:rsidRDefault="006D642E" w:rsidP="00C05CF0">
            <w:pPr>
              <w:pStyle w:val="GOSTTablenorm"/>
            </w:pPr>
            <w:r w:rsidRPr="00A92F23">
              <w:t>Да</w:t>
            </w:r>
          </w:p>
        </w:tc>
        <w:tc>
          <w:tcPr>
            <w:tcW w:w="3651" w:type="dxa"/>
          </w:tcPr>
          <w:p w14:paraId="74B93ADF" w14:textId="75A3E215" w:rsidR="006D642E" w:rsidRPr="00A92F23" w:rsidRDefault="006D642E" w:rsidP="00C05CF0">
            <w:pPr>
              <w:pStyle w:val="GOSTTablenorm"/>
            </w:pPr>
            <w:r w:rsidRPr="00A92F23">
              <w:t>Уровень конфиденциальности</w:t>
            </w:r>
          </w:p>
        </w:tc>
        <w:tc>
          <w:tcPr>
            <w:tcW w:w="3651" w:type="dxa"/>
          </w:tcPr>
          <w:p w14:paraId="01146AA3" w14:textId="2B25272E" w:rsidR="006D642E" w:rsidRPr="00C05CF0" w:rsidRDefault="006D642E" w:rsidP="00C05CF0">
            <w:pPr>
              <w:pStyle w:val="GOSTTablenorm"/>
            </w:pPr>
            <w:r w:rsidRPr="00C05CF0">
              <w:t>-</w:t>
            </w:r>
          </w:p>
        </w:tc>
        <w:tc>
          <w:tcPr>
            <w:tcW w:w="3651" w:type="dxa"/>
          </w:tcPr>
          <w:p w14:paraId="074B98CE" w14:textId="57805C18" w:rsidR="006D642E" w:rsidRPr="00A92F23" w:rsidRDefault="006D642E" w:rsidP="00C05CF0">
            <w:pPr>
              <w:pStyle w:val="GOSTTablenorm"/>
            </w:pPr>
            <w:r w:rsidRPr="00A92F23">
              <w:t xml:space="preserve">Атрибут заполняется значением </w:t>
            </w:r>
            <w:r>
              <w:t>«0»</w:t>
            </w:r>
          </w:p>
        </w:tc>
      </w:tr>
      <w:tr w:rsidR="006D642E" w:rsidRPr="00A92F23" w14:paraId="10EB9E94" w14:textId="77777777" w:rsidTr="00924BC6">
        <w:tc>
          <w:tcPr>
            <w:tcW w:w="3651" w:type="dxa"/>
          </w:tcPr>
          <w:p w14:paraId="72A48B4E" w14:textId="32DA1162" w:rsidR="006D642E" w:rsidRPr="00A92F23" w:rsidRDefault="006D642E" w:rsidP="00C05CF0">
            <w:pPr>
              <w:pStyle w:val="GOSTTablenorm"/>
            </w:pPr>
            <w:r w:rsidRPr="00A92F23">
              <w:t>ОКТМО_КС_плательщика</w:t>
            </w:r>
          </w:p>
        </w:tc>
        <w:tc>
          <w:tcPr>
            <w:tcW w:w="1090" w:type="dxa"/>
          </w:tcPr>
          <w:p w14:paraId="2D8122F4" w14:textId="7FCEA3D4" w:rsidR="006D642E" w:rsidRPr="00A92F23" w:rsidRDefault="006D642E" w:rsidP="00C05CF0">
            <w:pPr>
              <w:pStyle w:val="GOSTTablenorm"/>
            </w:pPr>
            <w:r w:rsidRPr="00A92F23">
              <w:t>Да</w:t>
            </w:r>
          </w:p>
        </w:tc>
        <w:tc>
          <w:tcPr>
            <w:tcW w:w="3651" w:type="dxa"/>
          </w:tcPr>
          <w:p w14:paraId="4E26A89B" w14:textId="15BC0956" w:rsidR="006D642E" w:rsidRPr="00A92F23" w:rsidRDefault="006D642E" w:rsidP="00C05CF0">
            <w:pPr>
              <w:pStyle w:val="GOSTTablenorm"/>
            </w:pPr>
            <w:r w:rsidRPr="00A92F23">
              <w:t>Код по ОКТМО публично-правового образования плательщика</w:t>
            </w:r>
          </w:p>
        </w:tc>
        <w:tc>
          <w:tcPr>
            <w:tcW w:w="3651" w:type="dxa"/>
          </w:tcPr>
          <w:p w14:paraId="3C1F2477" w14:textId="1F2B4CEC" w:rsidR="006D642E" w:rsidRPr="00C05CF0" w:rsidRDefault="006D642E" w:rsidP="00C05CF0">
            <w:pPr>
              <w:pStyle w:val="GOSTTablenorm"/>
            </w:pPr>
            <w:r w:rsidRPr="00C05CF0">
              <w:t>sender:treasury_account</w:t>
            </w:r>
          </w:p>
        </w:tc>
        <w:tc>
          <w:tcPr>
            <w:tcW w:w="3651" w:type="dxa"/>
          </w:tcPr>
          <w:p w14:paraId="11C6C120" w14:textId="6B76F4A8" w:rsidR="006D642E" w:rsidRPr="00A92F23" w:rsidRDefault="006D642E" w:rsidP="00C05CF0">
            <w:pPr>
              <w:pStyle w:val="GOSTTablenorm"/>
            </w:pPr>
            <w:r w:rsidRPr="00A92F23">
              <w:t>Атрибут заполня</w:t>
            </w:r>
            <w:r w:rsidR="00C05CF0">
              <w:t>ется символами 9-16 плательщика</w:t>
            </w:r>
          </w:p>
        </w:tc>
      </w:tr>
      <w:tr w:rsidR="006D642E" w:rsidRPr="00A92F23" w14:paraId="7CF6E3DD" w14:textId="77777777" w:rsidTr="00924BC6">
        <w:tc>
          <w:tcPr>
            <w:tcW w:w="3651" w:type="dxa"/>
          </w:tcPr>
          <w:p w14:paraId="2D7EBC42" w14:textId="50070DF2" w:rsidR="006D642E" w:rsidRPr="00A92F23" w:rsidRDefault="006D642E" w:rsidP="00C05CF0">
            <w:pPr>
              <w:pStyle w:val="GOSTTablenorm"/>
            </w:pPr>
            <w:r w:rsidRPr="00A92F23">
              <w:t>Вид_документа</w:t>
            </w:r>
          </w:p>
        </w:tc>
        <w:tc>
          <w:tcPr>
            <w:tcW w:w="1090" w:type="dxa"/>
          </w:tcPr>
          <w:p w14:paraId="72090CCF" w14:textId="411CA7D1" w:rsidR="006D642E" w:rsidRPr="00A92F23" w:rsidRDefault="006D642E" w:rsidP="00C05CF0">
            <w:pPr>
              <w:pStyle w:val="GOSTTablenorm"/>
            </w:pPr>
            <w:r w:rsidRPr="00A92F23">
              <w:t>Нет</w:t>
            </w:r>
          </w:p>
        </w:tc>
        <w:tc>
          <w:tcPr>
            <w:tcW w:w="3651" w:type="dxa"/>
          </w:tcPr>
          <w:p w14:paraId="603D636C" w14:textId="39AECD76" w:rsidR="006D642E" w:rsidRPr="00A92F23" w:rsidRDefault="006D642E" w:rsidP="00C05CF0">
            <w:pPr>
              <w:pStyle w:val="GOSTTablenorm"/>
            </w:pPr>
            <w:r w:rsidRPr="00A92F23">
              <w:t>Указывается вид документа.</w:t>
            </w:r>
          </w:p>
        </w:tc>
        <w:tc>
          <w:tcPr>
            <w:tcW w:w="3651" w:type="dxa"/>
          </w:tcPr>
          <w:p w14:paraId="2E1C1AC0" w14:textId="68FA4805" w:rsidR="006D642E" w:rsidRPr="00C05CF0" w:rsidRDefault="006D642E" w:rsidP="00C05CF0">
            <w:pPr>
              <w:pStyle w:val="GOSTTablenorm"/>
            </w:pPr>
            <w:r w:rsidRPr="00C05CF0">
              <w:t>document_type</w:t>
            </w:r>
          </w:p>
        </w:tc>
        <w:tc>
          <w:tcPr>
            <w:tcW w:w="3651" w:type="dxa"/>
          </w:tcPr>
          <w:p w14:paraId="073AFC8A" w14:textId="5848C3EF" w:rsidR="006D642E" w:rsidRPr="00A92F23" w:rsidRDefault="006D642E" w:rsidP="00C05CF0">
            <w:pPr>
              <w:pStyle w:val="GOSTTablenorm"/>
            </w:pPr>
            <w:r w:rsidRPr="00A92F23">
              <w:t>-</w:t>
            </w:r>
          </w:p>
        </w:tc>
      </w:tr>
      <w:tr w:rsidR="006D642E" w:rsidRPr="00A92F23" w14:paraId="55240774" w14:textId="77777777" w:rsidTr="00924BC6">
        <w:tc>
          <w:tcPr>
            <w:tcW w:w="3651" w:type="dxa"/>
          </w:tcPr>
          <w:p w14:paraId="01B7B661" w14:textId="64A9CCF8" w:rsidR="006D642E" w:rsidRPr="00A92F23" w:rsidRDefault="006D642E" w:rsidP="00C05CF0">
            <w:pPr>
              <w:pStyle w:val="GOSTTablenorm"/>
            </w:pPr>
            <w:r w:rsidRPr="00A92F23">
              <w:t>Тип_</w:t>
            </w:r>
            <w:r w:rsidRPr="00A92F23">
              <w:rPr>
                <w:lang w:val="en-US"/>
              </w:rPr>
              <w:t>ED</w:t>
            </w:r>
          </w:p>
        </w:tc>
        <w:tc>
          <w:tcPr>
            <w:tcW w:w="1090" w:type="dxa"/>
          </w:tcPr>
          <w:p w14:paraId="7FDC50F8" w14:textId="6129282C" w:rsidR="006D642E" w:rsidRPr="00A92F23" w:rsidRDefault="006D642E" w:rsidP="00C05CF0">
            <w:pPr>
              <w:pStyle w:val="GOSTTablenorm"/>
            </w:pPr>
            <w:r w:rsidRPr="00A92F23">
              <w:t>Нет</w:t>
            </w:r>
          </w:p>
        </w:tc>
        <w:tc>
          <w:tcPr>
            <w:tcW w:w="3651" w:type="dxa"/>
          </w:tcPr>
          <w:p w14:paraId="421B40F8" w14:textId="02F71746" w:rsidR="006D642E" w:rsidRPr="00A92F23" w:rsidRDefault="006D642E" w:rsidP="00C05CF0">
            <w:pPr>
              <w:pStyle w:val="GOSTTablenorm"/>
            </w:pPr>
            <w:r w:rsidRPr="00A92F23">
              <w:rPr>
                <w:lang w:eastAsia="en-US"/>
              </w:rPr>
              <w:t xml:space="preserve">Код вида документа (тип </w:t>
            </w:r>
            <w:r w:rsidRPr="00A92F23">
              <w:rPr>
                <w:lang w:val="en-US" w:eastAsia="en-US"/>
              </w:rPr>
              <w:t>ED</w:t>
            </w:r>
            <w:r w:rsidRPr="00A92F23">
              <w:rPr>
                <w:lang w:eastAsia="en-US"/>
              </w:rPr>
              <w:t>).</w:t>
            </w:r>
          </w:p>
        </w:tc>
        <w:tc>
          <w:tcPr>
            <w:tcW w:w="3651" w:type="dxa"/>
          </w:tcPr>
          <w:p w14:paraId="2A9832DA" w14:textId="3E3C3F4E" w:rsidR="006D642E" w:rsidRPr="00C05CF0" w:rsidRDefault="006D642E" w:rsidP="00C05CF0">
            <w:pPr>
              <w:pStyle w:val="GOSTTablenorm"/>
            </w:pPr>
            <w:r w:rsidRPr="00C05CF0">
              <w:t>basis_document_kind</w:t>
            </w:r>
          </w:p>
        </w:tc>
        <w:tc>
          <w:tcPr>
            <w:tcW w:w="3651" w:type="dxa"/>
          </w:tcPr>
          <w:p w14:paraId="2BE396FC" w14:textId="7A6811C8" w:rsidR="006D642E" w:rsidRPr="00A92F23" w:rsidRDefault="006D642E" w:rsidP="00C05CF0">
            <w:pPr>
              <w:pStyle w:val="GOSTTablenorm"/>
            </w:pPr>
            <w:r w:rsidRPr="00A92F23">
              <w:t>-</w:t>
            </w:r>
          </w:p>
        </w:tc>
      </w:tr>
      <w:tr w:rsidR="00A936AF" w:rsidRPr="00A92F23" w14:paraId="69874245" w14:textId="77777777" w:rsidTr="00924BC6">
        <w:tc>
          <w:tcPr>
            <w:tcW w:w="3651" w:type="dxa"/>
          </w:tcPr>
          <w:p w14:paraId="2A29BFDF" w14:textId="4315668C" w:rsidR="00A936AF" w:rsidRPr="00A92F23" w:rsidRDefault="00A936AF" w:rsidP="00A936AF">
            <w:pPr>
              <w:pStyle w:val="GOSTTablenorm"/>
            </w:pPr>
            <w:r>
              <w:t>Номер_кошелька_ЦР</w:t>
            </w:r>
          </w:p>
        </w:tc>
        <w:tc>
          <w:tcPr>
            <w:tcW w:w="1090" w:type="dxa"/>
          </w:tcPr>
          <w:p w14:paraId="1EB2A382" w14:textId="270BE6E5" w:rsidR="00A936AF" w:rsidRPr="00A92F23" w:rsidRDefault="00A936AF" w:rsidP="00A936AF">
            <w:pPr>
              <w:pStyle w:val="GOSTTablenorm"/>
            </w:pPr>
            <w:r>
              <w:t>Нет</w:t>
            </w:r>
          </w:p>
        </w:tc>
        <w:tc>
          <w:tcPr>
            <w:tcW w:w="3651" w:type="dxa"/>
          </w:tcPr>
          <w:p w14:paraId="46376F5E" w14:textId="0EA5B776" w:rsidR="00A936AF" w:rsidRPr="00A92F23" w:rsidRDefault="00A936AF" w:rsidP="00A936AF">
            <w:pPr>
              <w:pStyle w:val="GOSTTablenorm"/>
              <w:rPr>
                <w:lang w:eastAsia="en-US"/>
              </w:rPr>
            </w:pPr>
            <w:r>
              <w:rPr>
                <w:lang w:eastAsia="en-US"/>
              </w:rPr>
              <w:t>Номер цифрового кошелька</w:t>
            </w:r>
          </w:p>
        </w:tc>
        <w:tc>
          <w:tcPr>
            <w:tcW w:w="3651" w:type="dxa"/>
          </w:tcPr>
          <w:p w14:paraId="57B84B61" w14:textId="067BDC4C" w:rsidR="00A936AF" w:rsidRPr="00C05CF0" w:rsidRDefault="00A936AF" w:rsidP="00A936AF">
            <w:pPr>
              <w:pStyle w:val="GOSTTablenorm"/>
            </w:pPr>
            <w:r>
              <w:rPr>
                <w:rStyle w:val="anegp0gi0b9av8jahpyh"/>
                <w:lang w:val="en-US"/>
              </w:rPr>
              <w:t>d</w:t>
            </w:r>
            <w:r>
              <w:rPr>
                <w:rStyle w:val="anegp0gi0b9av8jahpyh"/>
              </w:rPr>
              <w:t>igital_</w:t>
            </w:r>
            <w:r>
              <w:rPr>
                <w:rStyle w:val="anegp0gi0b9av8jahpyh"/>
                <w:lang w:val="en-US"/>
              </w:rPr>
              <w:t>wallet</w:t>
            </w:r>
          </w:p>
        </w:tc>
        <w:tc>
          <w:tcPr>
            <w:tcW w:w="3651" w:type="dxa"/>
          </w:tcPr>
          <w:p w14:paraId="5430A719" w14:textId="395D65DD" w:rsidR="00A936AF" w:rsidRPr="00A92F23" w:rsidRDefault="00A936AF" w:rsidP="005B0488">
            <w:pPr>
              <w:pStyle w:val="GOSTTablenorm"/>
            </w:pPr>
            <w:r>
              <w:t>-</w:t>
            </w:r>
          </w:p>
        </w:tc>
      </w:tr>
      <w:tr w:rsidR="00A936AF" w:rsidRPr="00A92F23" w14:paraId="6B06FFE8" w14:textId="77777777" w:rsidTr="00924BC6">
        <w:tc>
          <w:tcPr>
            <w:tcW w:w="3651" w:type="dxa"/>
          </w:tcPr>
          <w:p w14:paraId="2295E0BF" w14:textId="5E35D380" w:rsidR="00A936AF" w:rsidRPr="00A92F23" w:rsidRDefault="00A936AF" w:rsidP="00A936AF">
            <w:pPr>
              <w:pStyle w:val="GOSTTablenorm"/>
            </w:pPr>
            <w:r w:rsidRPr="00A92F23">
              <w:t>Наименование_расч_документа</w:t>
            </w:r>
          </w:p>
        </w:tc>
        <w:tc>
          <w:tcPr>
            <w:tcW w:w="1090" w:type="dxa"/>
          </w:tcPr>
          <w:p w14:paraId="6ADBBABA" w14:textId="353D2B6A" w:rsidR="00A936AF" w:rsidRPr="00A92F23" w:rsidRDefault="00A936AF" w:rsidP="00A936AF">
            <w:pPr>
              <w:pStyle w:val="GOSTTablenorm"/>
            </w:pPr>
            <w:r w:rsidRPr="00A92F23">
              <w:t>Да</w:t>
            </w:r>
          </w:p>
        </w:tc>
        <w:tc>
          <w:tcPr>
            <w:tcW w:w="3651" w:type="dxa"/>
          </w:tcPr>
          <w:p w14:paraId="0A976C62" w14:textId="06B74147" w:rsidR="00A936AF" w:rsidRPr="00A92F23" w:rsidRDefault="00A936AF" w:rsidP="00A936AF">
            <w:pPr>
              <w:pStyle w:val="GOSTTablenorm"/>
            </w:pPr>
            <w:r w:rsidRPr="00A92F23">
              <w:t xml:space="preserve">Наименование расчетного документа в соответствии с типом </w:t>
            </w:r>
            <w:r w:rsidRPr="00A92F23">
              <w:rPr>
                <w:lang w:val="en-US"/>
              </w:rPr>
              <w:t>ED</w:t>
            </w:r>
          </w:p>
        </w:tc>
        <w:tc>
          <w:tcPr>
            <w:tcW w:w="3651" w:type="dxa"/>
          </w:tcPr>
          <w:p w14:paraId="6E2593FC" w14:textId="212C4430" w:rsidR="00A936AF" w:rsidRPr="00C05CF0" w:rsidRDefault="00A936AF" w:rsidP="00A936AF">
            <w:pPr>
              <w:pStyle w:val="GOSTTablenorm"/>
            </w:pPr>
            <w:r w:rsidRPr="00C05CF0">
              <w:t>basis_document_kind</w:t>
            </w:r>
          </w:p>
        </w:tc>
        <w:tc>
          <w:tcPr>
            <w:tcW w:w="3651" w:type="dxa"/>
          </w:tcPr>
          <w:p w14:paraId="1DB7132B" w14:textId="77777777" w:rsidR="005B0488" w:rsidRDefault="005B0488" w:rsidP="005B0488">
            <w:pPr>
              <w:pStyle w:val="GOSTTablenorm"/>
            </w:pPr>
            <w:r>
              <w:t>Вычисляется по коду вида документа.</w:t>
            </w:r>
          </w:p>
          <w:p w14:paraId="13670E33" w14:textId="77777777" w:rsidR="005B0488" w:rsidRDefault="005B0488" w:rsidP="005B0488">
            <w:pPr>
              <w:pStyle w:val="GOSTTablenorm"/>
            </w:pPr>
            <w:r>
              <w:t>Возможные значения:</w:t>
            </w:r>
          </w:p>
          <w:p w14:paraId="73986921" w14:textId="77777777" w:rsidR="005B0488" w:rsidRPr="00A92F23" w:rsidRDefault="005B0488" w:rsidP="005B0488">
            <w:pPr>
              <w:pStyle w:val="GOSTTableListMark1"/>
            </w:pPr>
            <w:r>
              <w:t>«</w:t>
            </w:r>
            <w:r w:rsidRPr="00A92F23">
              <w:t>ED101</w:t>
            </w:r>
            <w:r>
              <w:t>»</w:t>
            </w:r>
            <w:r w:rsidRPr="00A92F23">
              <w:t xml:space="preserve"> – Платежное поручение;</w:t>
            </w:r>
          </w:p>
          <w:p w14:paraId="32AB2714" w14:textId="1A9BA951" w:rsidR="00A936AF" w:rsidRPr="00A92F23" w:rsidRDefault="005B0488" w:rsidP="005B0488">
            <w:pPr>
              <w:pStyle w:val="GOSTTableListMark1"/>
            </w:pPr>
            <w:r>
              <w:t>«</w:t>
            </w:r>
            <w:r w:rsidRPr="00EB49B7">
              <w:t>G101</w:t>
            </w:r>
            <w:r>
              <w:t>» - Платежное поручение (ЦР)</w:t>
            </w:r>
          </w:p>
        </w:tc>
      </w:tr>
      <w:tr w:rsidR="00A936AF" w:rsidRPr="00A92F23" w14:paraId="2E5C10E5" w14:textId="77777777" w:rsidTr="00924BC6">
        <w:tc>
          <w:tcPr>
            <w:tcW w:w="3651" w:type="dxa"/>
          </w:tcPr>
          <w:p w14:paraId="6C52438C" w14:textId="495CE059" w:rsidR="00A936AF" w:rsidRPr="00A92F23" w:rsidRDefault="00A936AF" w:rsidP="00A936AF">
            <w:pPr>
              <w:pStyle w:val="GOSTTablenorm"/>
            </w:pPr>
            <w:r w:rsidRPr="00A92F23">
              <w:rPr>
                <w:lang w:val="en-US"/>
              </w:rPr>
              <w:t>GUID</w:t>
            </w:r>
            <w:r w:rsidRPr="00A92F23">
              <w:t>_НВС_ФБ_плательщика</w:t>
            </w:r>
          </w:p>
        </w:tc>
        <w:tc>
          <w:tcPr>
            <w:tcW w:w="1090" w:type="dxa"/>
          </w:tcPr>
          <w:p w14:paraId="2AF650CA" w14:textId="0B17993E" w:rsidR="00A936AF" w:rsidRPr="00A92F23" w:rsidRDefault="00A936AF" w:rsidP="00A936AF">
            <w:pPr>
              <w:pStyle w:val="GOSTTablenorm"/>
            </w:pPr>
            <w:r w:rsidRPr="00A92F23">
              <w:t>Нет</w:t>
            </w:r>
          </w:p>
        </w:tc>
        <w:tc>
          <w:tcPr>
            <w:tcW w:w="3651" w:type="dxa"/>
          </w:tcPr>
          <w:p w14:paraId="468623D5" w14:textId="235E8A03" w:rsidR="00A936AF" w:rsidRPr="00A92F23" w:rsidRDefault="00A936AF" w:rsidP="00A936AF">
            <w:pPr>
              <w:pStyle w:val="GOSTTablenorm"/>
            </w:pPr>
            <w:r w:rsidRPr="00A92F23">
              <w:t>Указывается значение ГУИД связанного документа</w:t>
            </w:r>
          </w:p>
        </w:tc>
        <w:tc>
          <w:tcPr>
            <w:tcW w:w="3651" w:type="dxa"/>
          </w:tcPr>
          <w:p w14:paraId="2319830A" w14:textId="7CE14830" w:rsidR="00A936AF" w:rsidRPr="00C05CF0" w:rsidRDefault="00A936AF" w:rsidP="00A936AF">
            <w:pPr>
              <w:pStyle w:val="GOSTTablenorm"/>
            </w:pPr>
            <w:r w:rsidRPr="00C05CF0">
              <w:t>doc_guid_nvs</w:t>
            </w:r>
          </w:p>
        </w:tc>
        <w:tc>
          <w:tcPr>
            <w:tcW w:w="3651" w:type="dxa"/>
          </w:tcPr>
          <w:p w14:paraId="24C4D640" w14:textId="699B54FE" w:rsidR="00A936AF" w:rsidRPr="00A92F23" w:rsidRDefault="00A936AF" w:rsidP="00A936AF">
            <w:pPr>
              <w:pStyle w:val="GOSTTablenorm"/>
            </w:pPr>
            <w:r w:rsidRPr="00A92F23">
              <w:t>-</w:t>
            </w:r>
          </w:p>
        </w:tc>
      </w:tr>
      <w:tr w:rsidR="00A936AF" w:rsidRPr="00A92F23" w14:paraId="7747979B" w14:textId="77777777" w:rsidTr="00924BC6">
        <w:tc>
          <w:tcPr>
            <w:tcW w:w="3651" w:type="dxa"/>
          </w:tcPr>
          <w:p w14:paraId="68BA63EC" w14:textId="07188259" w:rsidR="00A936AF" w:rsidRPr="00A92F23" w:rsidRDefault="00A936AF" w:rsidP="00A936AF">
            <w:pPr>
              <w:pStyle w:val="GOSTTablenorm"/>
            </w:pPr>
            <w:r w:rsidRPr="00A92F23">
              <w:t>Период</w:t>
            </w:r>
          </w:p>
        </w:tc>
        <w:tc>
          <w:tcPr>
            <w:tcW w:w="1090" w:type="dxa"/>
          </w:tcPr>
          <w:p w14:paraId="51984A5F" w14:textId="524D3D4A" w:rsidR="00A936AF" w:rsidRPr="00A92F23" w:rsidRDefault="00A936AF" w:rsidP="00A936AF">
            <w:pPr>
              <w:pStyle w:val="GOSTTablenorm"/>
            </w:pPr>
            <w:r w:rsidRPr="00A92F23">
              <w:t>Нет</w:t>
            </w:r>
          </w:p>
        </w:tc>
        <w:tc>
          <w:tcPr>
            <w:tcW w:w="3651" w:type="dxa"/>
          </w:tcPr>
          <w:p w14:paraId="5A69FF18" w14:textId="7835191F" w:rsidR="00A936AF" w:rsidRPr="00A92F23" w:rsidRDefault="00A936AF" w:rsidP="00A936AF">
            <w:pPr>
              <w:pStyle w:val="GOSTTablenorm"/>
            </w:pPr>
            <w:r w:rsidRPr="00A92F23">
              <w:t>Период для учета невыясненных платежей прошлых лет</w:t>
            </w:r>
          </w:p>
        </w:tc>
        <w:tc>
          <w:tcPr>
            <w:tcW w:w="3651" w:type="dxa"/>
          </w:tcPr>
          <w:p w14:paraId="2F6C1ABB" w14:textId="2811A0EA" w:rsidR="00A936AF" w:rsidRPr="00C05CF0" w:rsidRDefault="00A936AF" w:rsidP="00A936AF">
            <w:pPr>
              <w:pStyle w:val="GOSTTablenorm"/>
            </w:pPr>
            <w:r w:rsidRPr="00C05CF0">
              <w:t>period</w:t>
            </w:r>
          </w:p>
        </w:tc>
        <w:tc>
          <w:tcPr>
            <w:tcW w:w="3651" w:type="dxa"/>
          </w:tcPr>
          <w:p w14:paraId="614A37B2" w14:textId="0BC2599E" w:rsidR="00A936AF" w:rsidRPr="00A92F23" w:rsidRDefault="007A21BE" w:rsidP="00A936AF">
            <w:pPr>
              <w:pStyle w:val="GOSTTablenorm"/>
            </w:pPr>
            <w:r>
              <w:t>-</w:t>
            </w:r>
          </w:p>
        </w:tc>
      </w:tr>
      <w:tr w:rsidR="007A21BE" w:rsidRPr="00A92F23" w14:paraId="31241A77" w14:textId="77777777" w:rsidTr="00924BC6">
        <w:tc>
          <w:tcPr>
            <w:tcW w:w="3651" w:type="dxa"/>
          </w:tcPr>
          <w:p w14:paraId="39429B4B" w14:textId="5A20E789" w:rsidR="007A21BE" w:rsidRPr="00A92F23" w:rsidRDefault="007A21BE" w:rsidP="00A936AF">
            <w:pPr>
              <w:pStyle w:val="GOSTTablenorm"/>
            </w:pPr>
            <w:r>
              <w:lastRenderedPageBreak/>
              <w:t>Суммы_в_пути</w:t>
            </w:r>
          </w:p>
        </w:tc>
        <w:tc>
          <w:tcPr>
            <w:tcW w:w="1090" w:type="dxa"/>
          </w:tcPr>
          <w:p w14:paraId="4B4C5A79" w14:textId="55F1F103" w:rsidR="007A21BE" w:rsidRPr="00A92F23" w:rsidRDefault="007A21BE" w:rsidP="00A936AF">
            <w:pPr>
              <w:pStyle w:val="GOSTTablenorm"/>
            </w:pPr>
            <w:r>
              <w:t>Нет</w:t>
            </w:r>
          </w:p>
        </w:tc>
        <w:tc>
          <w:tcPr>
            <w:tcW w:w="3651" w:type="dxa"/>
          </w:tcPr>
          <w:p w14:paraId="4B379FB6" w14:textId="31443B7F" w:rsidR="007A21BE" w:rsidRPr="00A92F23" w:rsidRDefault="007A21BE" w:rsidP="00A936AF">
            <w:pPr>
              <w:pStyle w:val="GOSTTablenorm"/>
            </w:pPr>
            <w:r>
              <w:t>Признак сумм в пути при закрытии года</w:t>
            </w:r>
          </w:p>
        </w:tc>
        <w:tc>
          <w:tcPr>
            <w:tcW w:w="3651" w:type="dxa"/>
          </w:tcPr>
          <w:p w14:paraId="2FF6D519" w14:textId="7F292251" w:rsidR="007A21BE" w:rsidRPr="00C05CF0" w:rsidRDefault="007A21BE" w:rsidP="00A936AF">
            <w:pPr>
              <w:pStyle w:val="GOSTTablenorm"/>
            </w:pPr>
            <w:r>
              <w:t>is_pending_amount</w:t>
            </w:r>
          </w:p>
        </w:tc>
        <w:tc>
          <w:tcPr>
            <w:tcW w:w="3651" w:type="dxa"/>
          </w:tcPr>
          <w:p w14:paraId="2B59DA9A" w14:textId="6112BADE" w:rsidR="007A21BE" w:rsidRPr="00A92F23" w:rsidRDefault="007A21BE" w:rsidP="00A936AF">
            <w:pPr>
              <w:pStyle w:val="GOSTTablenorm"/>
            </w:pPr>
            <w:r>
              <w:t>-</w:t>
            </w:r>
          </w:p>
        </w:tc>
      </w:tr>
      <w:tr w:rsidR="00A936AF" w:rsidRPr="00A92F23" w14:paraId="1B3353A8" w14:textId="77777777" w:rsidTr="00924BC6">
        <w:tc>
          <w:tcPr>
            <w:tcW w:w="3651" w:type="dxa"/>
          </w:tcPr>
          <w:p w14:paraId="62852F9C" w14:textId="706D8254" w:rsidR="00A936AF" w:rsidRPr="00A92F23" w:rsidRDefault="00A936AF" w:rsidP="00A936AF">
            <w:pPr>
              <w:pStyle w:val="GOSTTablenorm"/>
            </w:pPr>
            <w:r w:rsidRPr="00A92F23">
              <w:rPr>
                <w:lang w:val="en-US"/>
              </w:rPr>
              <w:t>GUID</w:t>
            </w:r>
            <w:r w:rsidRPr="00A92F23">
              <w:t>_родит_документа</w:t>
            </w:r>
          </w:p>
        </w:tc>
        <w:tc>
          <w:tcPr>
            <w:tcW w:w="1090" w:type="dxa"/>
          </w:tcPr>
          <w:p w14:paraId="2A806BC9" w14:textId="342DD690" w:rsidR="00A936AF" w:rsidRPr="00A92F23" w:rsidRDefault="00A936AF" w:rsidP="00A936AF">
            <w:pPr>
              <w:pStyle w:val="GOSTTablenorm"/>
            </w:pPr>
            <w:r w:rsidRPr="00A92F23">
              <w:t>Нет</w:t>
            </w:r>
          </w:p>
        </w:tc>
        <w:tc>
          <w:tcPr>
            <w:tcW w:w="3651" w:type="dxa"/>
          </w:tcPr>
          <w:p w14:paraId="1BB3C667" w14:textId="5D8D2A80" w:rsidR="00A936AF" w:rsidRPr="00A92F23" w:rsidRDefault="00A936AF" w:rsidP="00A936AF">
            <w:pPr>
              <w:pStyle w:val="GOSTTablenorm"/>
            </w:pPr>
            <w:r w:rsidRPr="00A92F23">
              <w:t>Идентификатор родительского документа клиента</w:t>
            </w:r>
          </w:p>
        </w:tc>
        <w:tc>
          <w:tcPr>
            <w:tcW w:w="3651" w:type="dxa"/>
          </w:tcPr>
          <w:p w14:paraId="5ACF22BA" w14:textId="0BA468B0" w:rsidR="00A936AF" w:rsidRPr="00C05CF0" w:rsidRDefault="00A936AF" w:rsidP="00A936AF">
            <w:pPr>
              <w:pStyle w:val="GOSTTablenorm"/>
            </w:pPr>
            <w:r w:rsidRPr="00C05CF0">
              <w:t>parent:document_id</w:t>
            </w:r>
          </w:p>
        </w:tc>
        <w:tc>
          <w:tcPr>
            <w:tcW w:w="3651" w:type="dxa"/>
          </w:tcPr>
          <w:p w14:paraId="57741415" w14:textId="3D50E8E7" w:rsidR="00A936AF" w:rsidRPr="00A92F23" w:rsidRDefault="00A936AF" w:rsidP="00A936AF">
            <w:pPr>
              <w:pStyle w:val="GOSTTablenorm"/>
            </w:pPr>
            <w:r w:rsidRPr="00A92F23">
              <w:t>-</w:t>
            </w:r>
          </w:p>
        </w:tc>
      </w:tr>
      <w:tr w:rsidR="00A936AF" w:rsidRPr="00A92F23" w14:paraId="290EF276" w14:textId="77777777" w:rsidTr="00924BC6">
        <w:tc>
          <w:tcPr>
            <w:tcW w:w="3651" w:type="dxa"/>
          </w:tcPr>
          <w:p w14:paraId="54A3DDF8" w14:textId="6403ABE6" w:rsidR="00A936AF" w:rsidRPr="00A92F23" w:rsidRDefault="00A936AF" w:rsidP="00A936AF">
            <w:pPr>
              <w:pStyle w:val="GOSTTablenorm"/>
            </w:pPr>
            <w:r w:rsidRPr="00A92F23">
              <w:t xml:space="preserve">Номер_родит_документа </w:t>
            </w:r>
          </w:p>
        </w:tc>
        <w:tc>
          <w:tcPr>
            <w:tcW w:w="1090" w:type="dxa"/>
          </w:tcPr>
          <w:p w14:paraId="2D875CAB" w14:textId="7BE6896B" w:rsidR="00A936AF" w:rsidRPr="00A92F23" w:rsidRDefault="00A936AF" w:rsidP="00A936AF">
            <w:pPr>
              <w:pStyle w:val="GOSTTablenorm"/>
            </w:pPr>
            <w:r w:rsidRPr="00A92F23">
              <w:t>Нет</w:t>
            </w:r>
          </w:p>
        </w:tc>
        <w:tc>
          <w:tcPr>
            <w:tcW w:w="3651" w:type="dxa"/>
          </w:tcPr>
          <w:p w14:paraId="3CFAE357" w14:textId="5632B92B" w:rsidR="00A936AF" w:rsidRPr="00A92F23" w:rsidRDefault="00A936AF" w:rsidP="00A936AF">
            <w:pPr>
              <w:pStyle w:val="GOSTTablenorm"/>
            </w:pPr>
            <w:r w:rsidRPr="00A92F23">
              <w:t xml:space="preserve">Номер родительского документа </w:t>
            </w:r>
          </w:p>
        </w:tc>
        <w:tc>
          <w:tcPr>
            <w:tcW w:w="3651" w:type="dxa"/>
          </w:tcPr>
          <w:p w14:paraId="7FF04490" w14:textId="72F684A7" w:rsidR="00A936AF" w:rsidRPr="00C05CF0" w:rsidRDefault="00A936AF" w:rsidP="00A936AF">
            <w:pPr>
              <w:pStyle w:val="GOSTTablenorm"/>
            </w:pPr>
            <w:r w:rsidRPr="00C05CF0">
              <w:t>parent:document_no</w:t>
            </w:r>
          </w:p>
        </w:tc>
        <w:tc>
          <w:tcPr>
            <w:tcW w:w="3651" w:type="dxa"/>
          </w:tcPr>
          <w:p w14:paraId="3F833ED9" w14:textId="764BF94B" w:rsidR="00A936AF" w:rsidRPr="00A92F23" w:rsidRDefault="00A936AF" w:rsidP="00A936AF">
            <w:pPr>
              <w:pStyle w:val="GOSTTablenorm"/>
            </w:pPr>
            <w:r w:rsidRPr="00A92F23">
              <w:t>-</w:t>
            </w:r>
          </w:p>
        </w:tc>
      </w:tr>
      <w:tr w:rsidR="00A936AF" w:rsidRPr="00A92F23" w14:paraId="0AF04785" w14:textId="77777777" w:rsidTr="00924BC6">
        <w:tc>
          <w:tcPr>
            <w:tcW w:w="3651" w:type="dxa"/>
          </w:tcPr>
          <w:p w14:paraId="59D6DD09" w14:textId="5BA7B18C" w:rsidR="00A936AF" w:rsidRPr="00A92F23" w:rsidRDefault="00A936AF" w:rsidP="00A936AF">
            <w:pPr>
              <w:pStyle w:val="GOSTTablenorm"/>
            </w:pPr>
            <w:r w:rsidRPr="00A92F23">
              <w:t>Дата_родит_документа</w:t>
            </w:r>
          </w:p>
        </w:tc>
        <w:tc>
          <w:tcPr>
            <w:tcW w:w="1090" w:type="dxa"/>
          </w:tcPr>
          <w:p w14:paraId="22EA846D" w14:textId="4B533913" w:rsidR="00A936AF" w:rsidRPr="00A92F23" w:rsidRDefault="00A936AF" w:rsidP="00A936AF">
            <w:pPr>
              <w:pStyle w:val="GOSTTablenorm"/>
            </w:pPr>
            <w:r w:rsidRPr="00A92F23">
              <w:t>Нет</w:t>
            </w:r>
          </w:p>
        </w:tc>
        <w:tc>
          <w:tcPr>
            <w:tcW w:w="3651" w:type="dxa"/>
          </w:tcPr>
          <w:p w14:paraId="19E7217E" w14:textId="52C17959" w:rsidR="00A936AF" w:rsidRPr="00A92F23" w:rsidRDefault="00A936AF" w:rsidP="00A936AF">
            <w:pPr>
              <w:pStyle w:val="GOSTTablenorm"/>
            </w:pPr>
            <w:r w:rsidRPr="00A92F23">
              <w:t>Дата родительского документа</w:t>
            </w:r>
          </w:p>
        </w:tc>
        <w:tc>
          <w:tcPr>
            <w:tcW w:w="3651" w:type="dxa"/>
          </w:tcPr>
          <w:p w14:paraId="52FC94B9" w14:textId="6359374D" w:rsidR="00A936AF" w:rsidRPr="00C05CF0" w:rsidRDefault="00A936AF" w:rsidP="00A936AF">
            <w:pPr>
              <w:pStyle w:val="GOSTTablenorm"/>
            </w:pPr>
            <w:r w:rsidRPr="00C05CF0">
              <w:t>parent:document_date</w:t>
            </w:r>
          </w:p>
        </w:tc>
        <w:tc>
          <w:tcPr>
            <w:tcW w:w="3651" w:type="dxa"/>
          </w:tcPr>
          <w:p w14:paraId="3EE24EA8" w14:textId="70AB7B5B" w:rsidR="00A936AF" w:rsidRPr="00A92F23" w:rsidRDefault="00A936AF" w:rsidP="00A936AF">
            <w:pPr>
              <w:pStyle w:val="GOSTTablenorm"/>
            </w:pPr>
            <w:r w:rsidRPr="00A92F23">
              <w:t>-</w:t>
            </w:r>
          </w:p>
        </w:tc>
      </w:tr>
      <w:tr w:rsidR="00A936AF" w:rsidRPr="00A92F23" w14:paraId="5D33131E" w14:textId="77777777" w:rsidTr="00924BC6">
        <w:tc>
          <w:tcPr>
            <w:tcW w:w="3651" w:type="dxa"/>
          </w:tcPr>
          <w:p w14:paraId="76DA52D8" w14:textId="7DA851F5" w:rsidR="00A936AF" w:rsidRPr="00A92F23" w:rsidRDefault="00A936AF" w:rsidP="00A936AF">
            <w:pPr>
              <w:pStyle w:val="GOSTTablenorm"/>
            </w:pPr>
            <w:r w:rsidRPr="00A92F23">
              <w:t>Тип_родит_документа</w:t>
            </w:r>
          </w:p>
        </w:tc>
        <w:tc>
          <w:tcPr>
            <w:tcW w:w="1090" w:type="dxa"/>
          </w:tcPr>
          <w:p w14:paraId="30A91FAE" w14:textId="3D5D269B" w:rsidR="00A936AF" w:rsidRPr="00A92F23" w:rsidRDefault="00A936AF" w:rsidP="00A936AF">
            <w:pPr>
              <w:pStyle w:val="GOSTTablenorm"/>
            </w:pPr>
            <w:r w:rsidRPr="00A92F23">
              <w:t>Нет</w:t>
            </w:r>
          </w:p>
        </w:tc>
        <w:tc>
          <w:tcPr>
            <w:tcW w:w="3651" w:type="dxa"/>
          </w:tcPr>
          <w:p w14:paraId="63312FC0" w14:textId="399ED2DD" w:rsidR="00A936AF" w:rsidRPr="00A92F23" w:rsidRDefault="00A936AF" w:rsidP="00A936AF">
            <w:pPr>
              <w:pStyle w:val="GOSTTablenorm"/>
            </w:pPr>
            <w:r w:rsidRPr="00A92F23">
              <w:t>Тип родительского документа</w:t>
            </w:r>
          </w:p>
        </w:tc>
        <w:tc>
          <w:tcPr>
            <w:tcW w:w="3651" w:type="dxa"/>
          </w:tcPr>
          <w:p w14:paraId="7101B4E9" w14:textId="4E2083A6" w:rsidR="00A936AF" w:rsidRPr="00C05CF0" w:rsidRDefault="00A936AF" w:rsidP="00A936AF">
            <w:pPr>
              <w:pStyle w:val="GOSTTablenorm"/>
            </w:pPr>
            <w:r w:rsidRPr="00C05CF0">
              <w:t>parent:document_type</w:t>
            </w:r>
          </w:p>
        </w:tc>
        <w:tc>
          <w:tcPr>
            <w:tcW w:w="3651" w:type="dxa"/>
          </w:tcPr>
          <w:p w14:paraId="69863884" w14:textId="78C7C903" w:rsidR="00A936AF" w:rsidRPr="00A92F23" w:rsidRDefault="00A936AF" w:rsidP="00A936AF">
            <w:pPr>
              <w:pStyle w:val="GOSTTablenorm"/>
            </w:pPr>
            <w:r w:rsidRPr="00A92F23">
              <w:t>-</w:t>
            </w:r>
          </w:p>
        </w:tc>
      </w:tr>
      <w:tr w:rsidR="00A936AF" w:rsidRPr="00A92F23" w14:paraId="5DC573F8" w14:textId="77777777" w:rsidTr="00924BC6">
        <w:tc>
          <w:tcPr>
            <w:tcW w:w="3651" w:type="dxa"/>
          </w:tcPr>
          <w:p w14:paraId="1B514E60" w14:textId="16E3CFC9" w:rsidR="00A936AF" w:rsidRPr="00A92F23" w:rsidRDefault="00A936AF" w:rsidP="00A936AF">
            <w:pPr>
              <w:pStyle w:val="GOSTTablenorm"/>
            </w:pPr>
            <w:r w:rsidRPr="00A92F23">
              <w:t>БС_плательщика</w:t>
            </w:r>
          </w:p>
        </w:tc>
        <w:tc>
          <w:tcPr>
            <w:tcW w:w="1090" w:type="dxa"/>
          </w:tcPr>
          <w:p w14:paraId="19386768" w14:textId="3CA700DA" w:rsidR="00A936AF" w:rsidRPr="00A92F23" w:rsidRDefault="00A936AF" w:rsidP="00A936AF">
            <w:pPr>
              <w:pStyle w:val="GOSTTablenorm"/>
            </w:pPr>
            <w:r w:rsidRPr="00A92F23">
              <w:t>Нет</w:t>
            </w:r>
          </w:p>
        </w:tc>
        <w:tc>
          <w:tcPr>
            <w:tcW w:w="3651" w:type="dxa"/>
          </w:tcPr>
          <w:p w14:paraId="23E3D2E8" w14:textId="430E70C3" w:rsidR="00A936AF" w:rsidRPr="00A92F23" w:rsidRDefault="00A936AF" w:rsidP="00A936AF">
            <w:pPr>
              <w:pStyle w:val="GOSTTablenorm"/>
            </w:pPr>
            <w:r w:rsidRPr="00A92F23">
              <w:rPr>
                <w:lang w:eastAsia="en-US"/>
              </w:rPr>
              <w:t>Банковский счет плательщика</w:t>
            </w:r>
          </w:p>
        </w:tc>
        <w:tc>
          <w:tcPr>
            <w:tcW w:w="3651" w:type="dxa"/>
          </w:tcPr>
          <w:p w14:paraId="761EC4C0" w14:textId="3F1EDD69" w:rsidR="00A936AF" w:rsidRPr="00C05CF0" w:rsidRDefault="00A936AF" w:rsidP="00A936AF">
            <w:pPr>
              <w:pStyle w:val="GOSTTablenorm"/>
            </w:pPr>
            <w:r w:rsidRPr="00C05CF0">
              <w:t>sender:bank_corr_account</w:t>
            </w:r>
          </w:p>
        </w:tc>
        <w:tc>
          <w:tcPr>
            <w:tcW w:w="3651" w:type="dxa"/>
          </w:tcPr>
          <w:p w14:paraId="156EFBFA" w14:textId="6A952470" w:rsidR="00A936AF" w:rsidRPr="00A92F23" w:rsidRDefault="00A936AF" w:rsidP="00A936AF">
            <w:pPr>
              <w:pStyle w:val="GOSTTablenorm"/>
            </w:pPr>
            <w:r w:rsidRPr="00A92F23">
              <w:t>-</w:t>
            </w:r>
          </w:p>
        </w:tc>
      </w:tr>
      <w:tr w:rsidR="00A936AF" w:rsidRPr="00916533" w14:paraId="02C325A8" w14:textId="77777777" w:rsidTr="00924BC6">
        <w:tc>
          <w:tcPr>
            <w:tcW w:w="3651" w:type="dxa"/>
          </w:tcPr>
          <w:p w14:paraId="3A22964E" w14:textId="5BD253B2" w:rsidR="00A936AF" w:rsidRPr="00A92F23" w:rsidRDefault="00A936AF" w:rsidP="00A936AF">
            <w:pPr>
              <w:pStyle w:val="GOSTTablenorm"/>
            </w:pPr>
            <w:r w:rsidRPr="00A92F23">
              <w:t>ТОФК_БС_плательщика</w:t>
            </w:r>
          </w:p>
        </w:tc>
        <w:tc>
          <w:tcPr>
            <w:tcW w:w="1090" w:type="dxa"/>
          </w:tcPr>
          <w:p w14:paraId="5BECF451" w14:textId="14549B61" w:rsidR="00A936AF" w:rsidRPr="00A92F23" w:rsidRDefault="00A936AF" w:rsidP="00A936AF">
            <w:pPr>
              <w:pStyle w:val="GOSTTablenorm"/>
            </w:pPr>
            <w:r w:rsidRPr="00A92F23">
              <w:t>Нет</w:t>
            </w:r>
          </w:p>
        </w:tc>
        <w:tc>
          <w:tcPr>
            <w:tcW w:w="3651" w:type="dxa"/>
          </w:tcPr>
          <w:p w14:paraId="2C65BA4B" w14:textId="0CD98546" w:rsidR="00A936AF" w:rsidRPr="00A92F23" w:rsidRDefault="00A936AF" w:rsidP="00A936AF">
            <w:pPr>
              <w:pStyle w:val="GOSTTablenorm"/>
            </w:pPr>
            <w:r w:rsidRPr="00A92F23">
              <w:t>ТОФК по БС плательщика</w:t>
            </w:r>
          </w:p>
        </w:tc>
        <w:tc>
          <w:tcPr>
            <w:tcW w:w="3651" w:type="dxa"/>
          </w:tcPr>
          <w:p w14:paraId="55A8942E" w14:textId="6EBB13D8" w:rsidR="00A936AF" w:rsidRPr="0047582C" w:rsidRDefault="00A936AF" w:rsidP="00A936AF">
            <w:pPr>
              <w:pStyle w:val="GOSTTablenorm"/>
              <w:rPr>
                <w:lang w:val="en-US"/>
              </w:rPr>
            </w:pPr>
            <w:r w:rsidRPr="0047582C">
              <w:rPr>
                <w:lang w:val="en-US"/>
              </w:rPr>
              <w:t>sender:bank_corr_account_tofk_code</w:t>
            </w:r>
          </w:p>
        </w:tc>
        <w:tc>
          <w:tcPr>
            <w:tcW w:w="3651" w:type="dxa"/>
          </w:tcPr>
          <w:p w14:paraId="3F4986BF" w14:textId="7573B953" w:rsidR="00A936AF" w:rsidRPr="00CD0EBD" w:rsidRDefault="00A936AF" w:rsidP="00A936AF">
            <w:pPr>
              <w:pStyle w:val="GOSTTablenorm"/>
              <w:rPr>
                <w:lang w:val="en-US"/>
              </w:rPr>
            </w:pPr>
          </w:p>
        </w:tc>
      </w:tr>
      <w:tr w:rsidR="00A936AF" w:rsidRPr="00A92F23" w14:paraId="1533BCC2" w14:textId="77777777" w:rsidTr="00924BC6">
        <w:tc>
          <w:tcPr>
            <w:tcW w:w="3651" w:type="dxa"/>
          </w:tcPr>
          <w:p w14:paraId="4CD6C673" w14:textId="4DAAC7F6" w:rsidR="00A936AF" w:rsidRPr="00A92F23" w:rsidRDefault="00A936AF" w:rsidP="00A936AF">
            <w:pPr>
              <w:pStyle w:val="GOSTTablenorm"/>
            </w:pPr>
            <w:r w:rsidRPr="00A92F23">
              <w:t>КС_плательщика</w:t>
            </w:r>
          </w:p>
        </w:tc>
        <w:tc>
          <w:tcPr>
            <w:tcW w:w="1090" w:type="dxa"/>
          </w:tcPr>
          <w:p w14:paraId="66880C28" w14:textId="2BC5FCBD" w:rsidR="00A936AF" w:rsidRPr="00A92F23" w:rsidRDefault="00A936AF" w:rsidP="00A936AF">
            <w:pPr>
              <w:pStyle w:val="GOSTTablenorm"/>
            </w:pPr>
            <w:r w:rsidRPr="00A92F23">
              <w:t>Нет</w:t>
            </w:r>
          </w:p>
        </w:tc>
        <w:tc>
          <w:tcPr>
            <w:tcW w:w="3651" w:type="dxa"/>
          </w:tcPr>
          <w:p w14:paraId="0C474755" w14:textId="657DA65D" w:rsidR="00A936AF" w:rsidRPr="00A92F23" w:rsidRDefault="00A936AF" w:rsidP="00A936AF">
            <w:pPr>
              <w:pStyle w:val="GOSTTablenorm"/>
            </w:pPr>
            <w:r w:rsidRPr="00A92F23">
              <w:rPr>
                <w:lang w:eastAsia="en-US"/>
              </w:rPr>
              <w:t>КС плательщика</w:t>
            </w:r>
          </w:p>
        </w:tc>
        <w:tc>
          <w:tcPr>
            <w:tcW w:w="3651" w:type="dxa"/>
          </w:tcPr>
          <w:p w14:paraId="25883177" w14:textId="703F562B" w:rsidR="00A936AF" w:rsidRPr="00C05CF0" w:rsidRDefault="00A936AF" w:rsidP="00A936AF">
            <w:pPr>
              <w:pStyle w:val="GOSTTablenorm"/>
            </w:pPr>
            <w:r w:rsidRPr="00C05CF0">
              <w:t>sender:treasury_account</w:t>
            </w:r>
          </w:p>
        </w:tc>
        <w:tc>
          <w:tcPr>
            <w:tcW w:w="3651" w:type="dxa"/>
          </w:tcPr>
          <w:p w14:paraId="74DE74CC" w14:textId="75E9BCFA" w:rsidR="00A936AF" w:rsidRPr="00A92F23" w:rsidRDefault="00A936AF" w:rsidP="00A936AF">
            <w:pPr>
              <w:pStyle w:val="GOSTTablenorm"/>
            </w:pPr>
            <w:r w:rsidRPr="00A92F23">
              <w:t>-</w:t>
            </w:r>
          </w:p>
        </w:tc>
      </w:tr>
      <w:tr w:rsidR="00A936AF" w:rsidRPr="00A92F23" w14:paraId="59AAB3B3" w14:textId="77777777" w:rsidTr="00924BC6">
        <w:tc>
          <w:tcPr>
            <w:tcW w:w="3651" w:type="dxa"/>
          </w:tcPr>
          <w:p w14:paraId="735E7225" w14:textId="639C78C1" w:rsidR="00A936AF" w:rsidRPr="00A92F23" w:rsidRDefault="00A936AF" w:rsidP="00A936AF">
            <w:pPr>
              <w:pStyle w:val="GOSTTablenorm"/>
            </w:pPr>
            <w:r w:rsidRPr="00A92F23">
              <w:t>ТОФК_КС_плательщика</w:t>
            </w:r>
          </w:p>
        </w:tc>
        <w:tc>
          <w:tcPr>
            <w:tcW w:w="1090" w:type="dxa"/>
          </w:tcPr>
          <w:p w14:paraId="094DD966" w14:textId="04D16EBD" w:rsidR="00A936AF" w:rsidRPr="00A92F23" w:rsidRDefault="00A936AF" w:rsidP="00A936AF">
            <w:pPr>
              <w:pStyle w:val="GOSTTablenorm"/>
            </w:pPr>
            <w:r w:rsidRPr="00A92F23">
              <w:t>Да</w:t>
            </w:r>
          </w:p>
        </w:tc>
        <w:tc>
          <w:tcPr>
            <w:tcW w:w="3651" w:type="dxa"/>
          </w:tcPr>
          <w:p w14:paraId="0A99DD86" w14:textId="34B17441" w:rsidR="00A936AF" w:rsidRPr="00A92F23" w:rsidRDefault="00A936AF" w:rsidP="00A936AF">
            <w:pPr>
              <w:pStyle w:val="GOSTTablenorm"/>
              <w:rPr>
                <w:lang w:eastAsia="en-US"/>
              </w:rPr>
            </w:pPr>
            <w:r w:rsidRPr="00A92F23">
              <w:t>ТОФК по КС учета плательщика</w:t>
            </w:r>
          </w:p>
        </w:tc>
        <w:tc>
          <w:tcPr>
            <w:tcW w:w="3651" w:type="dxa"/>
          </w:tcPr>
          <w:p w14:paraId="4BD40B63" w14:textId="24747FE2" w:rsidR="00A936AF" w:rsidRPr="00C05CF0" w:rsidRDefault="00A936AF" w:rsidP="00A936AF">
            <w:pPr>
              <w:pStyle w:val="GOSTTablenorm"/>
            </w:pPr>
            <w:r w:rsidRPr="00C05CF0">
              <w:t>sender:treasury_account</w:t>
            </w:r>
          </w:p>
        </w:tc>
        <w:tc>
          <w:tcPr>
            <w:tcW w:w="3651" w:type="dxa"/>
          </w:tcPr>
          <w:p w14:paraId="20C5A72A" w14:textId="73A2A8AA" w:rsidR="00A936AF" w:rsidRPr="00A92F23" w:rsidRDefault="00A936AF" w:rsidP="00A936AF">
            <w:pPr>
              <w:pStyle w:val="GOSTTablenorm"/>
            </w:pPr>
            <w:r w:rsidRPr="00A92F23">
              <w:t>Указываются 17-1</w:t>
            </w:r>
            <w:r>
              <w:t>8 разряды номера КС плательщика</w:t>
            </w:r>
          </w:p>
        </w:tc>
      </w:tr>
      <w:tr w:rsidR="00A936AF" w:rsidRPr="00A92F23" w14:paraId="608B5903" w14:textId="77777777" w:rsidTr="00924BC6">
        <w:tc>
          <w:tcPr>
            <w:tcW w:w="3651" w:type="dxa"/>
          </w:tcPr>
          <w:p w14:paraId="3DB91B91" w14:textId="2EE1B4B3" w:rsidR="00A936AF" w:rsidRPr="00A92F23" w:rsidRDefault="00A936AF" w:rsidP="00A936AF">
            <w:pPr>
              <w:pStyle w:val="GOSTTablenorm"/>
            </w:pPr>
            <w:r w:rsidRPr="00A92F23">
              <w:t>Порядк_номер_КС_плательщика</w:t>
            </w:r>
          </w:p>
        </w:tc>
        <w:tc>
          <w:tcPr>
            <w:tcW w:w="1090" w:type="dxa"/>
          </w:tcPr>
          <w:p w14:paraId="01635F53" w14:textId="23DDF31F" w:rsidR="00A936AF" w:rsidRPr="00A92F23" w:rsidRDefault="00A936AF" w:rsidP="00A936AF">
            <w:pPr>
              <w:pStyle w:val="GOSTTablenorm"/>
            </w:pPr>
            <w:r w:rsidRPr="00A92F23">
              <w:t>Да</w:t>
            </w:r>
          </w:p>
        </w:tc>
        <w:tc>
          <w:tcPr>
            <w:tcW w:w="3651" w:type="dxa"/>
          </w:tcPr>
          <w:p w14:paraId="5C4C97DE" w14:textId="690306A1" w:rsidR="00A936AF" w:rsidRPr="00A92F23" w:rsidRDefault="00A936AF" w:rsidP="00A936AF">
            <w:pPr>
              <w:pStyle w:val="GOSTTablenorm"/>
            </w:pPr>
            <w:r w:rsidRPr="00A92F23">
              <w:t>Порядковый номер КС плательщика для отражения в аналитическом признаке по модели учета</w:t>
            </w:r>
          </w:p>
        </w:tc>
        <w:tc>
          <w:tcPr>
            <w:tcW w:w="3651" w:type="dxa"/>
          </w:tcPr>
          <w:p w14:paraId="016AF9A5" w14:textId="54BB6873" w:rsidR="00A936AF" w:rsidRPr="00C05CF0" w:rsidRDefault="00A936AF" w:rsidP="00A936AF">
            <w:pPr>
              <w:pStyle w:val="GOSTTablenorm"/>
            </w:pPr>
            <w:r w:rsidRPr="00C05CF0">
              <w:t>sender:treasury_account</w:t>
            </w:r>
          </w:p>
        </w:tc>
        <w:tc>
          <w:tcPr>
            <w:tcW w:w="3651" w:type="dxa"/>
          </w:tcPr>
          <w:p w14:paraId="7FF7CD49" w14:textId="6E0EEC64" w:rsidR="00A936AF" w:rsidRPr="00A92F23" w:rsidRDefault="00A936AF" w:rsidP="00A936AF">
            <w:pPr>
              <w:pStyle w:val="GOSTTablenorm"/>
            </w:pPr>
            <w:r w:rsidRPr="00A92F23">
              <w:t>Указываются 19-2</w:t>
            </w:r>
            <w:r>
              <w:t>0 символы номера КС плательщика</w:t>
            </w:r>
          </w:p>
        </w:tc>
      </w:tr>
      <w:tr w:rsidR="00A936AF" w:rsidRPr="00A92F23" w14:paraId="17DB54B9" w14:textId="77777777" w:rsidTr="00924BC6">
        <w:tc>
          <w:tcPr>
            <w:tcW w:w="3651" w:type="dxa"/>
          </w:tcPr>
          <w:p w14:paraId="37392B11" w14:textId="003D52ED" w:rsidR="00A936AF" w:rsidRPr="00A92F23" w:rsidRDefault="00A936AF" w:rsidP="00A936AF">
            <w:pPr>
              <w:pStyle w:val="GOSTTablenorm"/>
            </w:pPr>
            <w:r w:rsidRPr="00A92F23">
              <w:t>Номер_ЛС_плательщика</w:t>
            </w:r>
          </w:p>
        </w:tc>
        <w:tc>
          <w:tcPr>
            <w:tcW w:w="1090" w:type="dxa"/>
          </w:tcPr>
          <w:p w14:paraId="27360E4F" w14:textId="4BA2ED58" w:rsidR="00A936AF" w:rsidRPr="00A92F23" w:rsidRDefault="00A936AF" w:rsidP="00A936AF">
            <w:pPr>
              <w:pStyle w:val="GOSTTablenorm"/>
            </w:pPr>
            <w:r w:rsidRPr="00A92F23">
              <w:t>Нет</w:t>
            </w:r>
          </w:p>
        </w:tc>
        <w:tc>
          <w:tcPr>
            <w:tcW w:w="3651" w:type="dxa"/>
          </w:tcPr>
          <w:p w14:paraId="5FCFAC16" w14:textId="447818FE" w:rsidR="00A936AF" w:rsidRPr="00A92F23" w:rsidRDefault="00A936AF" w:rsidP="00A936AF">
            <w:pPr>
              <w:pStyle w:val="GOSTTablenorm"/>
            </w:pPr>
            <w:r w:rsidRPr="00A92F23">
              <w:t>Лицевой счет плательщика</w:t>
            </w:r>
          </w:p>
        </w:tc>
        <w:tc>
          <w:tcPr>
            <w:tcW w:w="3651" w:type="dxa"/>
          </w:tcPr>
          <w:p w14:paraId="3D09BB75" w14:textId="4E63B033" w:rsidR="00A936AF" w:rsidRPr="00C05CF0" w:rsidRDefault="00A936AF" w:rsidP="00A936AF">
            <w:pPr>
              <w:pStyle w:val="GOSTTablenorm"/>
            </w:pPr>
            <w:r w:rsidRPr="00C05CF0">
              <w:t>sender:account</w:t>
            </w:r>
          </w:p>
        </w:tc>
        <w:tc>
          <w:tcPr>
            <w:tcW w:w="3651" w:type="dxa"/>
          </w:tcPr>
          <w:p w14:paraId="39694DD2" w14:textId="616B6BE4" w:rsidR="00A936AF" w:rsidRPr="00A92F23" w:rsidRDefault="00A936AF" w:rsidP="00A936AF">
            <w:pPr>
              <w:pStyle w:val="GOSTTablenorm"/>
            </w:pPr>
            <w:r w:rsidRPr="00A92F23">
              <w:t>-</w:t>
            </w:r>
          </w:p>
        </w:tc>
      </w:tr>
      <w:tr w:rsidR="00A936AF" w:rsidRPr="00A92F23" w14:paraId="2DAC0E1E" w14:textId="77777777" w:rsidTr="00924BC6">
        <w:tc>
          <w:tcPr>
            <w:tcW w:w="3651" w:type="dxa"/>
          </w:tcPr>
          <w:p w14:paraId="5EB66241" w14:textId="1E743F19" w:rsidR="00A936AF" w:rsidRPr="00A92F23" w:rsidRDefault="00A936AF" w:rsidP="00A936AF">
            <w:pPr>
              <w:pStyle w:val="GOSTTablenorm"/>
            </w:pPr>
            <w:r w:rsidRPr="00A92F23">
              <w:t>ТОФК_ЛС_плательщика</w:t>
            </w:r>
          </w:p>
        </w:tc>
        <w:tc>
          <w:tcPr>
            <w:tcW w:w="1090" w:type="dxa"/>
          </w:tcPr>
          <w:p w14:paraId="15E44310" w14:textId="6CA57420" w:rsidR="00A936AF" w:rsidRPr="00A92F23" w:rsidRDefault="00A936AF" w:rsidP="00A936AF">
            <w:pPr>
              <w:pStyle w:val="GOSTTablenorm"/>
            </w:pPr>
            <w:r w:rsidRPr="00A92F23">
              <w:t>Нет</w:t>
            </w:r>
          </w:p>
        </w:tc>
        <w:tc>
          <w:tcPr>
            <w:tcW w:w="3651" w:type="dxa"/>
          </w:tcPr>
          <w:p w14:paraId="70ED826B" w14:textId="7B146DBC" w:rsidR="00A936AF" w:rsidRPr="00A92F23" w:rsidRDefault="00A936AF" w:rsidP="00A936AF">
            <w:pPr>
              <w:pStyle w:val="GOSTTablenorm"/>
            </w:pPr>
            <w:r w:rsidRPr="00A92F23">
              <w:t>ТОФК по ЛС плательщика</w:t>
            </w:r>
          </w:p>
        </w:tc>
        <w:tc>
          <w:tcPr>
            <w:tcW w:w="3651" w:type="dxa"/>
          </w:tcPr>
          <w:p w14:paraId="62B13942" w14:textId="6A377234" w:rsidR="00A936AF" w:rsidRPr="00C05CF0" w:rsidRDefault="00A936AF" w:rsidP="00A936AF">
            <w:pPr>
              <w:pStyle w:val="GOSTTablenorm"/>
            </w:pPr>
            <w:r w:rsidRPr="00C05CF0">
              <w:t>sender:account_tofk_code</w:t>
            </w:r>
          </w:p>
        </w:tc>
        <w:tc>
          <w:tcPr>
            <w:tcW w:w="3651" w:type="dxa"/>
          </w:tcPr>
          <w:p w14:paraId="43EE7284" w14:textId="17395299" w:rsidR="00A936AF" w:rsidRPr="00A92F23" w:rsidRDefault="00A936AF" w:rsidP="00A936AF">
            <w:pPr>
              <w:pStyle w:val="GOSTTablenorm"/>
            </w:pPr>
            <w:r w:rsidRPr="00A92F23">
              <w:t>-</w:t>
            </w:r>
          </w:p>
        </w:tc>
      </w:tr>
      <w:tr w:rsidR="00A936AF" w:rsidRPr="00A92F23" w14:paraId="21896460" w14:textId="77777777" w:rsidTr="00924BC6">
        <w:tc>
          <w:tcPr>
            <w:tcW w:w="3651" w:type="dxa"/>
          </w:tcPr>
          <w:p w14:paraId="2EB43819" w14:textId="292F7194" w:rsidR="00A936AF" w:rsidRPr="00A92F23" w:rsidRDefault="00A936AF" w:rsidP="00A936AF">
            <w:pPr>
              <w:pStyle w:val="GOSTTablenorm"/>
            </w:pPr>
            <w:r w:rsidRPr="00A92F23">
              <w:t>КБК_плательщика</w:t>
            </w:r>
          </w:p>
        </w:tc>
        <w:tc>
          <w:tcPr>
            <w:tcW w:w="1090" w:type="dxa"/>
          </w:tcPr>
          <w:p w14:paraId="52D8E0A9" w14:textId="1C24F92F" w:rsidR="00A936AF" w:rsidRPr="00A92F23" w:rsidRDefault="00A936AF" w:rsidP="00A936AF">
            <w:pPr>
              <w:pStyle w:val="GOSTTablenorm"/>
            </w:pPr>
            <w:r w:rsidRPr="00A92F23">
              <w:t>Нет</w:t>
            </w:r>
          </w:p>
        </w:tc>
        <w:tc>
          <w:tcPr>
            <w:tcW w:w="3651" w:type="dxa"/>
          </w:tcPr>
          <w:p w14:paraId="652F9B78" w14:textId="51783F50" w:rsidR="00A936AF" w:rsidRPr="00A92F23" w:rsidRDefault="00A936AF" w:rsidP="00A936AF">
            <w:pPr>
              <w:pStyle w:val="GOSTTablenorm"/>
            </w:pPr>
            <w:r w:rsidRPr="00A92F23">
              <w:t>КБК плательщика</w:t>
            </w:r>
          </w:p>
        </w:tc>
        <w:tc>
          <w:tcPr>
            <w:tcW w:w="3651" w:type="dxa"/>
          </w:tcPr>
          <w:p w14:paraId="6E6C2FE5" w14:textId="020D0BD3" w:rsidR="00A936AF" w:rsidRPr="00C05CF0" w:rsidRDefault="00A936AF" w:rsidP="00A936AF">
            <w:pPr>
              <w:pStyle w:val="GOSTTablenorm"/>
            </w:pPr>
            <w:r w:rsidRPr="00C05CF0">
              <w:t>entries:bcc</w:t>
            </w:r>
          </w:p>
        </w:tc>
        <w:tc>
          <w:tcPr>
            <w:tcW w:w="3651" w:type="dxa"/>
          </w:tcPr>
          <w:p w14:paraId="47765436" w14:textId="018520E4" w:rsidR="00A936AF" w:rsidRPr="00A92F23" w:rsidRDefault="00A936AF" w:rsidP="00A936AF">
            <w:pPr>
              <w:pStyle w:val="GOSTTablenorm"/>
            </w:pPr>
            <w:r w:rsidRPr="00A92F23">
              <w:t>-</w:t>
            </w:r>
          </w:p>
        </w:tc>
      </w:tr>
      <w:tr w:rsidR="00A936AF" w:rsidRPr="00A92F23" w14:paraId="1FA4E520" w14:textId="77777777" w:rsidTr="00924BC6">
        <w:tc>
          <w:tcPr>
            <w:tcW w:w="3651" w:type="dxa"/>
          </w:tcPr>
          <w:p w14:paraId="086212FB" w14:textId="63A6106A" w:rsidR="00A936AF" w:rsidRPr="00A92F23" w:rsidRDefault="00A936AF" w:rsidP="00A936AF">
            <w:pPr>
              <w:pStyle w:val="GOSTTablenorm"/>
            </w:pPr>
            <w:r w:rsidRPr="00A92F23">
              <w:t>Тип_КБК_плательщика</w:t>
            </w:r>
          </w:p>
        </w:tc>
        <w:tc>
          <w:tcPr>
            <w:tcW w:w="1090" w:type="dxa"/>
          </w:tcPr>
          <w:p w14:paraId="357ECA1A" w14:textId="74D0952F" w:rsidR="00A936AF" w:rsidRPr="00A92F23" w:rsidRDefault="00A936AF" w:rsidP="00A936AF">
            <w:pPr>
              <w:pStyle w:val="GOSTTablenorm"/>
            </w:pPr>
            <w:r w:rsidRPr="00A92F23">
              <w:t>Нет</w:t>
            </w:r>
          </w:p>
        </w:tc>
        <w:tc>
          <w:tcPr>
            <w:tcW w:w="3651" w:type="dxa"/>
          </w:tcPr>
          <w:p w14:paraId="5C1C13A5" w14:textId="64AF1FBA" w:rsidR="00A936AF" w:rsidRPr="00A92F23" w:rsidRDefault="00A936AF" w:rsidP="00A936AF">
            <w:pPr>
              <w:pStyle w:val="GOSTTablenorm"/>
            </w:pPr>
            <w:r w:rsidRPr="00A92F23">
              <w:t>Тип КБК плательщика для формирования регистров учета в ПУИО</w:t>
            </w:r>
          </w:p>
        </w:tc>
        <w:tc>
          <w:tcPr>
            <w:tcW w:w="3651" w:type="dxa"/>
          </w:tcPr>
          <w:p w14:paraId="3C2A96BB" w14:textId="498B5CF7" w:rsidR="00A936AF" w:rsidRPr="00C05CF0" w:rsidRDefault="00A936AF" w:rsidP="00A936AF">
            <w:pPr>
              <w:pStyle w:val="GOSTTablenorm"/>
            </w:pPr>
            <w:r w:rsidRPr="00C05CF0">
              <w:t>entries:type_bcc</w:t>
            </w:r>
          </w:p>
        </w:tc>
        <w:tc>
          <w:tcPr>
            <w:tcW w:w="3651" w:type="dxa"/>
          </w:tcPr>
          <w:p w14:paraId="48E54C17" w14:textId="77777777" w:rsidR="00A936AF" w:rsidRPr="00A92F23" w:rsidRDefault="00A936AF" w:rsidP="00A936AF">
            <w:pPr>
              <w:pStyle w:val="GOSTTablenorm"/>
            </w:pPr>
          </w:p>
        </w:tc>
      </w:tr>
      <w:tr w:rsidR="00A936AF" w:rsidRPr="00A92F23" w14:paraId="11BD1AFB" w14:textId="77777777" w:rsidTr="00924BC6">
        <w:tc>
          <w:tcPr>
            <w:tcW w:w="3651" w:type="dxa"/>
          </w:tcPr>
          <w:p w14:paraId="1F97AAA7" w14:textId="5F7B73F9" w:rsidR="00A936AF" w:rsidRPr="00A92F23" w:rsidRDefault="00A936AF" w:rsidP="00A936AF">
            <w:pPr>
              <w:pStyle w:val="GOSTTablenorm"/>
            </w:pPr>
            <w:r w:rsidRPr="00A92F23">
              <w:t>ОКТМО_плательщика</w:t>
            </w:r>
          </w:p>
        </w:tc>
        <w:tc>
          <w:tcPr>
            <w:tcW w:w="1090" w:type="dxa"/>
          </w:tcPr>
          <w:p w14:paraId="187A8C68" w14:textId="1E1D0860" w:rsidR="00A936AF" w:rsidRPr="00A92F23" w:rsidRDefault="00A936AF" w:rsidP="00A936AF">
            <w:pPr>
              <w:pStyle w:val="GOSTTablenorm"/>
            </w:pPr>
            <w:r w:rsidRPr="00A92F23">
              <w:t>Нет</w:t>
            </w:r>
          </w:p>
        </w:tc>
        <w:tc>
          <w:tcPr>
            <w:tcW w:w="3651" w:type="dxa"/>
          </w:tcPr>
          <w:p w14:paraId="30692D0D" w14:textId="5AD71A73" w:rsidR="00A936AF" w:rsidRPr="00A92F23" w:rsidRDefault="00A936AF" w:rsidP="00A936AF">
            <w:pPr>
              <w:pStyle w:val="GOSTTablenorm"/>
            </w:pPr>
            <w:r w:rsidRPr="00A92F23">
              <w:t>Код по ОКТМО публично-правового образованияплательщика</w:t>
            </w:r>
          </w:p>
        </w:tc>
        <w:tc>
          <w:tcPr>
            <w:tcW w:w="3651" w:type="dxa"/>
          </w:tcPr>
          <w:p w14:paraId="4DF21933" w14:textId="17EF42F0" w:rsidR="00A936AF" w:rsidRPr="00C05CF0" w:rsidRDefault="00A936AF" w:rsidP="00A936AF">
            <w:pPr>
              <w:pStyle w:val="GOSTTablenorm"/>
            </w:pPr>
            <w:r w:rsidRPr="00C05CF0">
              <w:t>entries:oktmo</w:t>
            </w:r>
          </w:p>
        </w:tc>
        <w:tc>
          <w:tcPr>
            <w:tcW w:w="3651" w:type="dxa"/>
          </w:tcPr>
          <w:p w14:paraId="5BBD8C52" w14:textId="72B5D089" w:rsidR="00A936AF" w:rsidRPr="00A92F23" w:rsidRDefault="00A936AF" w:rsidP="00A936AF">
            <w:pPr>
              <w:pStyle w:val="GOSTTablenorm"/>
            </w:pPr>
            <w:r w:rsidRPr="00A92F23">
              <w:t>-</w:t>
            </w:r>
          </w:p>
        </w:tc>
      </w:tr>
      <w:tr w:rsidR="00A936AF" w:rsidRPr="00A92F23" w14:paraId="4D358003" w14:textId="77777777" w:rsidTr="00924BC6">
        <w:tc>
          <w:tcPr>
            <w:tcW w:w="3651" w:type="dxa"/>
          </w:tcPr>
          <w:p w14:paraId="15727D67" w14:textId="2823A893" w:rsidR="00A936AF" w:rsidRPr="00A92F23" w:rsidRDefault="00A936AF" w:rsidP="00A936AF">
            <w:pPr>
              <w:pStyle w:val="GOSTTablenorm"/>
            </w:pPr>
            <w:r w:rsidRPr="00A92F23">
              <w:lastRenderedPageBreak/>
              <w:t xml:space="preserve">Код_субсидии_плательщика </w:t>
            </w:r>
          </w:p>
        </w:tc>
        <w:tc>
          <w:tcPr>
            <w:tcW w:w="1090" w:type="dxa"/>
          </w:tcPr>
          <w:p w14:paraId="64419ED9" w14:textId="7B06E2CB" w:rsidR="00A936AF" w:rsidRPr="00A92F23" w:rsidRDefault="00A936AF" w:rsidP="00A936AF">
            <w:pPr>
              <w:pStyle w:val="GOSTTablenorm"/>
            </w:pPr>
            <w:r w:rsidRPr="00A92F23">
              <w:t>Нет</w:t>
            </w:r>
          </w:p>
        </w:tc>
        <w:tc>
          <w:tcPr>
            <w:tcW w:w="3651" w:type="dxa"/>
          </w:tcPr>
          <w:p w14:paraId="4477E125" w14:textId="52378C51" w:rsidR="00A936AF" w:rsidRPr="00A92F23" w:rsidRDefault="00A936AF" w:rsidP="00A936AF">
            <w:pPr>
              <w:pStyle w:val="GOSTTablenorm"/>
            </w:pPr>
            <w:r w:rsidRPr="00A92F23">
              <w:t>Код субсидии плательщика</w:t>
            </w:r>
          </w:p>
        </w:tc>
        <w:tc>
          <w:tcPr>
            <w:tcW w:w="3651" w:type="dxa"/>
          </w:tcPr>
          <w:p w14:paraId="46051B03" w14:textId="79C624ED" w:rsidR="00A936AF" w:rsidRPr="00C05CF0" w:rsidRDefault="00A936AF" w:rsidP="00A936AF">
            <w:pPr>
              <w:pStyle w:val="GOSTTablenorm"/>
            </w:pPr>
            <w:r w:rsidRPr="00C05CF0">
              <w:t>entries:analytical_group</w:t>
            </w:r>
          </w:p>
        </w:tc>
        <w:tc>
          <w:tcPr>
            <w:tcW w:w="3651" w:type="dxa"/>
          </w:tcPr>
          <w:p w14:paraId="4CEA225F" w14:textId="2DFF4860" w:rsidR="00A936AF" w:rsidRPr="00A92F23" w:rsidRDefault="00A936AF" w:rsidP="00A936AF">
            <w:pPr>
              <w:pStyle w:val="GOSTTablenorm"/>
            </w:pPr>
            <w:r w:rsidRPr="00A92F23">
              <w:t>-</w:t>
            </w:r>
          </w:p>
        </w:tc>
      </w:tr>
      <w:tr w:rsidR="00A936AF" w:rsidRPr="00A92F23" w14:paraId="144BC6C8" w14:textId="77777777" w:rsidTr="00924BC6">
        <w:tc>
          <w:tcPr>
            <w:tcW w:w="3651" w:type="dxa"/>
          </w:tcPr>
          <w:p w14:paraId="4C1158FB" w14:textId="098BBAD7" w:rsidR="00A936AF" w:rsidRPr="00A92F23" w:rsidRDefault="00A936AF" w:rsidP="00A936AF">
            <w:pPr>
              <w:pStyle w:val="GOSTTablenorm"/>
            </w:pPr>
            <w:r w:rsidRPr="00A92F23">
              <w:t>Доп_ЛС_плательщика</w:t>
            </w:r>
          </w:p>
        </w:tc>
        <w:tc>
          <w:tcPr>
            <w:tcW w:w="1090" w:type="dxa"/>
          </w:tcPr>
          <w:p w14:paraId="508F7936" w14:textId="508B7B7C" w:rsidR="00A936AF" w:rsidRPr="00A92F23" w:rsidRDefault="00A936AF" w:rsidP="00A936AF">
            <w:pPr>
              <w:pStyle w:val="GOSTTablenorm"/>
            </w:pPr>
            <w:r w:rsidRPr="00A92F23">
              <w:t>Нет</w:t>
            </w:r>
          </w:p>
        </w:tc>
        <w:tc>
          <w:tcPr>
            <w:tcW w:w="3651" w:type="dxa"/>
          </w:tcPr>
          <w:p w14:paraId="2B29F944" w14:textId="120D126D" w:rsidR="00A936AF" w:rsidRPr="00A92F23" w:rsidRDefault="00A936AF" w:rsidP="00A936AF">
            <w:pPr>
              <w:pStyle w:val="GOSTTablenorm"/>
            </w:pPr>
            <w:r w:rsidRPr="00A92F23">
              <w:t>Лицевой счет плательщика по дополнительному финансированию</w:t>
            </w:r>
          </w:p>
        </w:tc>
        <w:tc>
          <w:tcPr>
            <w:tcW w:w="3651" w:type="dxa"/>
          </w:tcPr>
          <w:p w14:paraId="044C67B8" w14:textId="027A5C3C" w:rsidR="00A936AF" w:rsidRPr="00C05CF0" w:rsidRDefault="00A936AF" w:rsidP="00A936AF">
            <w:pPr>
              <w:pStyle w:val="GOSTTablenorm"/>
            </w:pPr>
            <w:r w:rsidRPr="00C05CF0">
              <w:t>entries:account_additional</w:t>
            </w:r>
          </w:p>
        </w:tc>
        <w:tc>
          <w:tcPr>
            <w:tcW w:w="3651" w:type="dxa"/>
          </w:tcPr>
          <w:p w14:paraId="0233B24C" w14:textId="6698C67B" w:rsidR="00A936AF" w:rsidRPr="00A92F23" w:rsidRDefault="00A936AF" w:rsidP="00A936AF">
            <w:pPr>
              <w:pStyle w:val="GOSTTablenorm"/>
            </w:pPr>
            <w:r w:rsidRPr="00A92F23">
              <w:t>-</w:t>
            </w:r>
          </w:p>
        </w:tc>
      </w:tr>
      <w:tr w:rsidR="00A936AF" w:rsidRPr="00A92F23" w14:paraId="1FB68893" w14:textId="77777777" w:rsidTr="00924BC6">
        <w:tc>
          <w:tcPr>
            <w:tcW w:w="3651" w:type="dxa"/>
          </w:tcPr>
          <w:p w14:paraId="2EEEECEB" w14:textId="454465E5" w:rsidR="00A936AF" w:rsidRPr="00A92F23" w:rsidRDefault="00A936AF" w:rsidP="00A936AF">
            <w:pPr>
              <w:pStyle w:val="GOSTTablenorm"/>
            </w:pPr>
            <w:r w:rsidRPr="00A92F23">
              <w:t>Сумма_валюта_операции</w:t>
            </w:r>
          </w:p>
        </w:tc>
        <w:tc>
          <w:tcPr>
            <w:tcW w:w="1090" w:type="dxa"/>
          </w:tcPr>
          <w:p w14:paraId="1F03B875" w14:textId="7343EBA7" w:rsidR="00A936AF" w:rsidRPr="00A92F23" w:rsidRDefault="00A936AF" w:rsidP="00A936AF">
            <w:pPr>
              <w:pStyle w:val="GOSTTablenorm"/>
            </w:pPr>
            <w:r w:rsidRPr="00A92F23">
              <w:t>Да</w:t>
            </w:r>
          </w:p>
        </w:tc>
        <w:tc>
          <w:tcPr>
            <w:tcW w:w="3651" w:type="dxa"/>
          </w:tcPr>
          <w:p w14:paraId="6CC8261C" w14:textId="0FB45AEF" w:rsidR="00A936AF" w:rsidRPr="00A92F23" w:rsidRDefault="00A936AF" w:rsidP="00A936AF">
            <w:pPr>
              <w:pStyle w:val="GOSTTablenorm"/>
            </w:pPr>
            <w:r w:rsidRPr="00A92F23">
              <w:t>Сумма в валюте (по строке документа)</w:t>
            </w:r>
          </w:p>
        </w:tc>
        <w:tc>
          <w:tcPr>
            <w:tcW w:w="3651" w:type="dxa"/>
          </w:tcPr>
          <w:p w14:paraId="556AF68F" w14:textId="2B310E83" w:rsidR="00A936AF" w:rsidRPr="00C05CF0" w:rsidRDefault="00A936AF" w:rsidP="00A936AF">
            <w:pPr>
              <w:pStyle w:val="GOSTTablenorm"/>
            </w:pPr>
            <w:r w:rsidRPr="00C05CF0">
              <w:t>entries:amount</w:t>
            </w:r>
          </w:p>
        </w:tc>
        <w:tc>
          <w:tcPr>
            <w:tcW w:w="3651" w:type="dxa"/>
          </w:tcPr>
          <w:p w14:paraId="0381A57E" w14:textId="770FB952" w:rsidR="00A936AF" w:rsidRPr="00A92F23" w:rsidRDefault="00A936AF" w:rsidP="00A936AF">
            <w:pPr>
              <w:pStyle w:val="GOSTTablenorm"/>
            </w:pPr>
            <w:r w:rsidRPr="00A92F23">
              <w:t xml:space="preserve">Сумма передается в единицах валюты с точностью 2 знака после запятой </w:t>
            </w:r>
            <w:r>
              <w:rPr>
                <w:szCs w:val="22"/>
              </w:rPr>
              <w:t>–</w:t>
            </w:r>
            <w:r w:rsidRPr="00A92F23">
              <w:t xml:space="preserve"> необходимо конвертировать в минимальные единицы валюты (для данного т</w:t>
            </w:r>
            <w:r>
              <w:t>ипа документов умножить на 100)</w:t>
            </w:r>
          </w:p>
        </w:tc>
      </w:tr>
      <w:tr w:rsidR="00A936AF" w:rsidRPr="00A92F23" w14:paraId="697E635E" w14:textId="77777777" w:rsidTr="00924BC6">
        <w:tc>
          <w:tcPr>
            <w:tcW w:w="3651" w:type="dxa"/>
          </w:tcPr>
          <w:p w14:paraId="6A7BCCE2" w14:textId="5300C3ED" w:rsidR="00A936AF" w:rsidRPr="00A92F23" w:rsidRDefault="00A936AF" w:rsidP="00A936AF">
            <w:pPr>
              <w:pStyle w:val="GOSTTablenorm"/>
            </w:pPr>
            <w:r w:rsidRPr="00A92F23">
              <w:t>Сумма_валюта_учета_руб</w:t>
            </w:r>
          </w:p>
        </w:tc>
        <w:tc>
          <w:tcPr>
            <w:tcW w:w="1090" w:type="dxa"/>
          </w:tcPr>
          <w:p w14:paraId="2A6FF297" w14:textId="151140A5" w:rsidR="00A936AF" w:rsidRPr="00A92F23" w:rsidRDefault="00A936AF" w:rsidP="00A936AF">
            <w:pPr>
              <w:pStyle w:val="GOSTTablenorm"/>
            </w:pPr>
            <w:r w:rsidRPr="00A92F23">
              <w:t>Да</w:t>
            </w:r>
          </w:p>
        </w:tc>
        <w:tc>
          <w:tcPr>
            <w:tcW w:w="3651" w:type="dxa"/>
          </w:tcPr>
          <w:p w14:paraId="23BA4155" w14:textId="60A25E0F" w:rsidR="00A936AF" w:rsidRPr="00A92F23" w:rsidRDefault="00A936AF" w:rsidP="00A936AF">
            <w:pPr>
              <w:pStyle w:val="GOSTTablenorm"/>
            </w:pPr>
            <w:r w:rsidRPr="00A92F23">
              <w:t>Сумма в валюте учета (руб)</w:t>
            </w:r>
          </w:p>
        </w:tc>
        <w:tc>
          <w:tcPr>
            <w:tcW w:w="3651" w:type="dxa"/>
          </w:tcPr>
          <w:p w14:paraId="3B690F61" w14:textId="14069196" w:rsidR="00A936AF" w:rsidRPr="00C05CF0" w:rsidRDefault="00A936AF" w:rsidP="00A936AF">
            <w:pPr>
              <w:pStyle w:val="GOSTTablenorm"/>
            </w:pPr>
            <w:r w:rsidRPr="00C05CF0">
              <w:t>entries:amount</w:t>
            </w:r>
          </w:p>
        </w:tc>
        <w:tc>
          <w:tcPr>
            <w:tcW w:w="3651" w:type="dxa"/>
          </w:tcPr>
          <w:p w14:paraId="487FCA3D" w14:textId="269F9F97" w:rsidR="00A936AF" w:rsidRPr="00A92F23" w:rsidRDefault="00A936AF" w:rsidP="00A936AF">
            <w:pPr>
              <w:pStyle w:val="GOSTTablenorm"/>
            </w:pPr>
            <w:r w:rsidRPr="00A92F23">
              <w:t xml:space="preserve">Указывается значение реквизита </w:t>
            </w:r>
            <w:r w:rsidRPr="00A92F23">
              <w:rPr>
                <w:lang w:val="en-US"/>
              </w:rPr>
              <w:t>entries</w:t>
            </w:r>
            <w:r w:rsidRPr="00A92F23">
              <w:t>:amount (по данному типу документа Сумма_валюта_учета_руб = Сумма_валюта_операции)</w:t>
            </w:r>
          </w:p>
        </w:tc>
      </w:tr>
    </w:tbl>
    <w:p w14:paraId="63DA2E9F" w14:textId="565C381F"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950" w:name="_Toc226625630"/>
      <w:r w:rsidR="001C3732">
        <w:rPr>
          <w:noProof/>
        </w:rPr>
        <w:t>31</w:t>
      </w:r>
      <w:r>
        <w:rPr>
          <w:noProof/>
        </w:rPr>
        <w:fldChar w:fldCharType="end"/>
      </w:r>
      <w:r w:rsidR="004966EC">
        <w:t xml:space="preserve"> </w:t>
      </w:r>
      <w:r w:rsidR="004966EC" w:rsidRPr="00DB7933">
        <w:t>– Перечень атрибутов, соответствующих типу документа «</w:t>
      </w:r>
      <w:r w:rsidR="004966EC" w:rsidRPr="00A92F23">
        <w:rPr>
          <w:sz w:val="22"/>
          <w:szCs w:val="22"/>
        </w:rPr>
        <w:t>Поручение о перечислении на счет (исходящий)</w:t>
      </w:r>
      <w:r w:rsidR="004966EC">
        <w:rPr>
          <w:sz w:val="22"/>
          <w:szCs w:val="22"/>
        </w:rPr>
        <w:t>»</w:t>
      </w:r>
      <w:r w:rsidR="004966EC" w:rsidRPr="00A92F23">
        <w:rPr>
          <w:sz w:val="22"/>
          <w:szCs w:val="22"/>
        </w:rPr>
        <w:t xml:space="preserve"> RCA_DOC_D_014</w:t>
      </w:r>
      <w:r w:rsidR="004966EC" w:rsidRPr="00DB7933">
        <w:t xml:space="preserve"> в SVAP НПС</w:t>
      </w:r>
      <w:bookmarkEnd w:id="950"/>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12E7E27D"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4291BBDC"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6BE0C328"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28ABC660"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60E619A1"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76721DA3"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031816B3" w14:textId="77777777" w:rsidTr="00924BC6">
        <w:tc>
          <w:tcPr>
            <w:tcW w:w="15694" w:type="dxa"/>
            <w:gridSpan w:val="5"/>
          </w:tcPr>
          <w:p w14:paraId="58A66907" w14:textId="0D0C5B07" w:rsidR="006D642E" w:rsidRPr="00A92F23" w:rsidRDefault="006D642E" w:rsidP="006D642E">
            <w:pPr>
              <w:ind w:firstLine="0"/>
              <w:jc w:val="center"/>
              <w:rPr>
                <w:b/>
                <w:sz w:val="22"/>
                <w:szCs w:val="22"/>
              </w:rPr>
            </w:pPr>
            <w:r w:rsidRPr="00A92F23">
              <w:rPr>
                <w:b/>
                <w:sz w:val="22"/>
                <w:szCs w:val="22"/>
              </w:rPr>
              <w:t>Поручение о перечислении на счет (исходящий) RCA_DOC_D_014 (Document)</w:t>
            </w:r>
          </w:p>
        </w:tc>
      </w:tr>
      <w:tr w:rsidR="006D642E" w:rsidRPr="00A92F23" w14:paraId="67C7DE08" w14:textId="77777777" w:rsidTr="00924BC6">
        <w:tc>
          <w:tcPr>
            <w:tcW w:w="3651" w:type="dxa"/>
          </w:tcPr>
          <w:p w14:paraId="43EB8AF6" w14:textId="568B4124" w:rsidR="006D642E" w:rsidRPr="00A92F23" w:rsidRDefault="006D642E" w:rsidP="00C05CF0">
            <w:pPr>
              <w:pStyle w:val="GOSTTablenorm"/>
            </w:pPr>
            <w:r w:rsidRPr="00A92F23">
              <w:t>Номер_документа</w:t>
            </w:r>
          </w:p>
        </w:tc>
        <w:tc>
          <w:tcPr>
            <w:tcW w:w="1090" w:type="dxa"/>
          </w:tcPr>
          <w:p w14:paraId="3E3EE1C0" w14:textId="374EEECD" w:rsidR="006D642E" w:rsidRPr="00A92F23" w:rsidRDefault="006D642E" w:rsidP="00C05CF0">
            <w:pPr>
              <w:pStyle w:val="GOSTTablenorm"/>
            </w:pPr>
            <w:r w:rsidRPr="00A92F23">
              <w:t>Нет</w:t>
            </w:r>
          </w:p>
        </w:tc>
        <w:tc>
          <w:tcPr>
            <w:tcW w:w="3651" w:type="dxa"/>
          </w:tcPr>
          <w:p w14:paraId="0D674930" w14:textId="6A2BF773" w:rsidR="006D642E" w:rsidRPr="00A92F23" w:rsidRDefault="006D642E" w:rsidP="00C05CF0">
            <w:pPr>
              <w:pStyle w:val="GOSTTablenorm"/>
            </w:pPr>
            <w:r w:rsidRPr="00A92F23">
              <w:t>Номер документа</w:t>
            </w:r>
          </w:p>
        </w:tc>
        <w:tc>
          <w:tcPr>
            <w:tcW w:w="3651" w:type="dxa"/>
          </w:tcPr>
          <w:p w14:paraId="4E6F6006" w14:textId="161700B4" w:rsidR="006D642E" w:rsidRPr="00C05CF0" w:rsidRDefault="00C05CF0" w:rsidP="00C05CF0">
            <w:pPr>
              <w:pStyle w:val="GOSTTablenorm"/>
            </w:pPr>
            <w:r>
              <w:t>document_no</w:t>
            </w:r>
          </w:p>
        </w:tc>
        <w:tc>
          <w:tcPr>
            <w:tcW w:w="3651" w:type="dxa"/>
          </w:tcPr>
          <w:p w14:paraId="21C398C1" w14:textId="6ACF3277" w:rsidR="006D642E" w:rsidRPr="00A92F23" w:rsidRDefault="006D642E" w:rsidP="00C05CF0">
            <w:pPr>
              <w:pStyle w:val="GOSTTablenorm"/>
            </w:pPr>
            <w:r w:rsidRPr="00A92F23">
              <w:t>-</w:t>
            </w:r>
          </w:p>
        </w:tc>
      </w:tr>
      <w:tr w:rsidR="006D642E" w:rsidRPr="00A92F23" w14:paraId="70890704" w14:textId="77777777" w:rsidTr="00924BC6">
        <w:tc>
          <w:tcPr>
            <w:tcW w:w="3651" w:type="dxa"/>
          </w:tcPr>
          <w:p w14:paraId="1AC2B4E2" w14:textId="0C57124A" w:rsidR="006D642E" w:rsidRPr="00A92F23" w:rsidRDefault="006D642E" w:rsidP="00C05CF0">
            <w:pPr>
              <w:pStyle w:val="GOSTTablenorm"/>
            </w:pPr>
            <w:r w:rsidRPr="00A92F23">
              <w:t>Дата_документа</w:t>
            </w:r>
          </w:p>
        </w:tc>
        <w:tc>
          <w:tcPr>
            <w:tcW w:w="1090" w:type="dxa"/>
          </w:tcPr>
          <w:p w14:paraId="3AA1F102" w14:textId="0365678B" w:rsidR="006D642E" w:rsidRPr="00A92F23" w:rsidRDefault="006D642E" w:rsidP="00C05CF0">
            <w:pPr>
              <w:pStyle w:val="GOSTTablenorm"/>
            </w:pPr>
            <w:r w:rsidRPr="00A92F23">
              <w:t>Нет</w:t>
            </w:r>
          </w:p>
        </w:tc>
        <w:tc>
          <w:tcPr>
            <w:tcW w:w="3651" w:type="dxa"/>
          </w:tcPr>
          <w:p w14:paraId="71A7A853" w14:textId="6441FDFC" w:rsidR="006D642E" w:rsidRPr="00A92F23" w:rsidRDefault="006D642E" w:rsidP="00C05CF0">
            <w:pPr>
              <w:pStyle w:val="GOSTTablenorm"/>
            </w:pPr>
            <w:r w:rsidRPr="00A92F23">
              <w:t>Дата документа</w:t>
            </w:r>
          </w:p>
        </w:tc>
        <w:tc>
          <w:tcPr>
            <w:tcW w:w="3651" w:type="dxa"/>
          </w:tcPr>
          <w:p w14:paraId="47F166BF" w14:textId="52B9991E" w:rsidR="006D642E" w:rsidRPr="00C05CF0" w:rsidRDefault="006D642E" w:rsidP="00C05CF0">
            <w:pPr>
              <w:pStyle w:val="GOSTTablenorm"/>
            </w:pPr>
            <w:r w:rsidRPr="00C05CF0">
              <w:t>document_date</w:t>
            </w:r>
          </w:p>
        </w:tc>
        <w:tc>
          <w:tcPr>
            <w:tcW w:w="3651" w:type="dxa"/>
          </w:tcPr>
          <w:p w14:paraId="12FF8B20" w14:textId="3B08F626" w:rsidR="006D642E" w:rsidRPr="00A92F23" w:rsidRDefault="006D642E" w:rsidP="00C05CF0">
            <w:pPr>
              <w:pStyle w:val="GOSTTablenorm"/>
            </w:pPr>
            <w:r w:rsidRPr="00A92F23">
              <w:t>Указывается дата</w:t>
            </w:r>
            <w:r w:rsidR="00C05CF0">
              <w:t xml:space="preserve"> документа в формате YYYY-MM-DD</w:t>
            </w:r>
          </w:p>
        </w:tc>
      </w:tr>
      <w:tr w:rsidR="006D642E" w:rsidRPr="00A92F23" w14:paraId="11E2974C" w14:textId="77777777" w:rsidTr="00924BC6">
        <w:tc>
          <w:tcPr>
            <w:tcW w:w="3651" w:type="dxa"/>
          </w:tcPr>
          <w:p w14:paraId="132A4BD1" w14:textId="25569046" w:rsidR="006D642E" w:rsidRPr="00A92F23" w:rsidRDefault="006D642E" w:rsidP="00C05CF0">
            <w:pPr>
              <w:pStyle w:val="GOSTTablenorm"/>
            </w:pPr>
            <w:r w:rsidRPr="00A92F23">
              <w:lastRenderedPageBreak/>
              <w:t>Дата_ввода_в_действие</w:t>
            </w:r>
          </w:p>
        </w:tc>
        <w:tc>
          <w:tcPr>
            <w:tcW w:w="1090" w:type="dxa"/>
          </w:tcPr>
          <w:p w14:paraId="58AB3AF6" w14:textId="07D93F49" w:rsidR="006D642E" w:rsidRPr="00A92F23" w:rsidRDefault="006D642E" w:rsidP="00C05CF0">
            <w:pPr>
              <w:pStyle w:val="GOSTTablenorm"/>
            </w:pPr>
            <w:r w:rsidRPr="00A92F23">
              <w:t>Да</w:t>
            </w:r>
          </w:p>
        </w:tc>
        <w:tc>
          <w:tcPr>
            <w:tcW w:w="3651" w:type="dxa"/>
          </w:tcPr>
          <w:p w14:paraId="3C01C563" w14:textId="0DCF2CC6" w:rsidR="006D642E" w:rsidRPr="00A92F23" w:rsidRDefault="006D642E" w:rsidP="00C05CF0">
            <w:pPr>
              <w:pStyle w:val="GOSTTablenorm"/>
            </w:pPr>
            <w:r w:rsidRPr="00A92F23">
              <w:t>Дата ввода в действие</w:t>
            </w:r>
          </w:p>
        </w:tc>
        <w:tc>
          <w:tcPr>
            <w:tcW w:w="3651" w:type="dxa"/>
          </w:tcPr>
          <w:p w14:paraId="2AFE2E86" w14:textId="7415718B" w:rsidR="006D642E" w:rsidRPr="00C05CF0" w:rsidRDefault="006D642E" w:rsidP="00C05CF0">
            <w:pPr>
              <w:pStyle w:val="GOSTTablenorm"/>
            </w:pPr>
            <w:r w:rsidRPr="00C05CF0">
              <w:t>SettlementDate (из заголовка запроса)</w:t>
            </w:r>
          </w:p>
        </w:tc>
        <w:tc>
          <w:tcPr>
            <w:tcW w:w="3651" w:type="dxa"/>
          </w:tcPr>
          <w:p w14:paraId="744B900F" w14:textId="0455B429" w:rsidR="006D642E" w:rsidRPr="00A92F23" w:rsidRDefault="006D642E" w:rsidP="00C05CF0">
            <w:pPr>
              <w:pStyle w:val="GOSTTablenorm"/>
            </w:pPr>
            <w:r w:rsidRPr="00A92F23">
              <w:t>Для данного типа документов Дата_ввода_в_де</w:t>
            </w:r>
            <w:r w:rsidR="00C05CF0">
              <w:t>йствие = Дата_отражения_в_учете</w:t>
            </w:r>
          </w:p>
        </w:tc>
      </w:tr>
      <w:tr w:rsidR="006D642E" w:rsidRPr="00A92F23" w14:paraId="5C002531" w14:textId="77777777" w:rsidTr="00924BC6">
        <w:tc>
          <w:tcPr>
            <w:tcW w:w="3651" w:type="dxa"/>
          </w:tcPr>
          <w:p w14:paraId="1EFC1570" w14:textId="3D6F9F4E" w:rsidR="006D642E" w:rsidRPr="00A92F23" w:rsidRDefault="006D642E" w:rsidP="00C05CF0">
            <w:pPr>
              <w:pStyle w:val="GOSTTablenorm"/>
            </w:pPr>
            <w:r w:rsidRPr="00A92F23">
              <w:t>Код_валюты</w:t>
            </w:r>
          </w:p>
        </w:tc>
        <w:tc>
          <w:tcPr>
            <w:tcW w:w="1090" w:type="dxa"/>
          </w:tcPr>
          <w:p w14:paraId="47CF1C0A" w14:textId="54BA2890" w:rsidR="006D642E" w:rsidRPr="00A92F23" w:rsidRDefault="006D642E" w:rsidP="00C05CF0">
            <w:pPr>
              <w:pStyle w:val="GOSTTablenorm"/>
            </w:pPr>
            <w:r w:rsidRPr="00A92F23">
              <w:t>Да</w:t>
            </w:r>
          </w:p>
        </w:tc>
        <w:tc>
          <w:tcPr>
            <w:tcW w:w="3651" w:type="dxa"/>
          </w:tcPr>
          <w:p w14:paraId="6F7387DE" w14:textId="04B30BCF" w:rsidR="006D642E" w:rsidRPr="00A92F23" w:rsidRDefault="006D642E" w:rsidP="00C05CF0">
            <w:pPr>
              <w:pStyle w:val="GOSTTablenorm"/>
            </w:pPr>
            <w:r w:rsidRPr="00A92F23">
              <w:t>Код валюты по ОКВ</w:t>
            </w:r>
          </w:p>
        </w:tc>
        <w:tc>
          <w:tcPr>
            <w:tcW w:w="3651" w:type="dxa"/>
          </w:tcPr>
          <w:p w14:paraId="3E30407E" w14:textId="63D8C276" w:rsidR="006D642E" w:rsidRPr="00C05CF0" w:rsidRDefault="006D642E" w:rsidP="00C05CF0">
            <w:pPr>
              <w:pStyle w:val="GOSTTablenorm"/>
            </w:pPr>
            <w:r w:rsidRPr="00C05CF0">
              <w:t>-</w:t>
            </w:r>
          </w:p>
        </w:tc>
        <w:tc>
          <w:tcPr>
            <w:tcW w:w="3651" w:type="dxa"/>
          </w:tcPr>
          <w:p w14:paraId="5C26EA87" w14:textId="1859E6CB" w:rsidR="006D642E" w:rsidRPr="00A92F23" w:rsidRDefault="006D642E" w:rsidP="00C05CF0">
            <w:pPr>
              <w:pStyle w:val="GOSTTablenorm"/>
            </w:pPr>
            <w:r w:rsidRPr="00A92F23">
              <w:t>Для данного докуме</w:t>
            </w:r>
            <w:r w:rsidR="00C05CF0">
              <w:t>нта заполняется значением «643»</w:t>
            </w:r>
          </w:p>
        </w:tc>
      </w:tr>
      <w:tr w:rsidR="006D642E" w:rsidRPr="00A92F23" w14:paraId="23FBC03F" w14:textId="77777777" w:rsidTr="00924BC6">
        <w:tc>
          <w:tcPr>
            <w:tcW w:w="3651" w:type="dxa"/>
          </w:tcPr>
          <w:p w14:paraId="24B507DB" w14:textId="341451FA" w:rsidR="006D642E" w:rsidRPr="00A92F23" w:rsidRDefault="006D642E" w:rsidP="00C05CF0">
            <w:pPr>
              <w:pStyle w:val="GOSTTablenorm"/>
            </w:pPr>
            <w:r w:rsidRPr="00A92F23">
              <w:t>Код_контура</w:t>
            </w:r>
          </w:p>
        </w:tc>
        <w:tc>
          <w:tcPr>
            <w:tcW w:w="1090" w:type="dxa"/>
          </w:tcPr>
          <w:p w14:paraId="4FFB155B" w14:textId="0A99BBB7" w:rsidR="006D642E" w:rsidRPr="00A92F23" w:rsidRDefault="006D642E" w:rsidP="00C05CF0">
            <w:pPr>
              <w:pStyle w:val="GOSTTablenorm"/>
            </w:pPr>
            <w:r w:rsidRPr="00A92F23">
              <w:t>Да</w:t>
            </w:r>
          </w:p>
        </w:tc>
        <w:tc>
          <w:tcPr>
            <w:tcW w:w="3651" w:type="dxa"/>
          </w:tcPr>
          <w:p w14:paraId="6E6F11C2" w14:textId="46C3116E" w:rsidR="006D642E" w:rsidRPr="00A92F23" w:rsidRDefault="006D642E" w:rsidP="00C05CF0">
            <w:pPr>
              <w:pStyle w:val="GOSTTablenorm"/>
            </w:pPr>
            <w:r w:rsidRPr="00A92F23">
              <w:t>Код контура</w:t>
            </w:r>
          </w:p>
        </w:tc>
        <w:tc>
          <w:tcPr>
            <w:tcW w:w="3651" w:type="dxa"/>
          </w:tcPr>
          <w:p w14:paraId="3609272E" w14:textId="44807A68" w:rsidR="006D642E" w:rsidRPr="00C05CF0" w:rsidRDefault="006D642E" w:rsidP="00C05CF0">
            <w:pPr>
              <w:pStyle w:val="GOSTTablenorm"/>
            </w:pPr>
            <w:r w:rsidRPr="00C05CF0">
              <w:t>-</w:t>
            </w:r>
          </w:p>
        </w:tc>
        <w:tc>
          <w:tcPr>
            <w:tcW w:w="3651" w:type="dxa"/>
          </w:tcPr>
          <w:p w14:paraId="1830D22D" w14:textId="46CACD74" w:rsidR="006D642E" w:rsidRPr="00A92F23" w:rsidRDefault="006D642E" w:rsidP="00C05CF0">
            <w:pPr>
              <w:pStyle w:val="GOSTTablenorm"/>
            </w:pPr>
            <w:r w:rsidRPr="00A92F23">
              <w:t>Атрибут в</w:t>
            </w:r>
            <w:r w:rsidR="00C05CF0">
              <w:t>сегда заполняется значением «1»</w:t>
            </w:r>
          </w:p>
        </w:tc>
      </w:tr>
      <w:tr w:rsidR="006D642E" w:rsidRPr="00A92F23" w14:paraId="03FFEBA6" w14:textId="77777777" w:rsidTr="00924BC6">
        <w:tc>
          <w:tcPr>
            <w:tcW w:w="3651" w:type="dxa"/>
          </w:tcPr>
          <w:p w14:paraId="209D51A3" w14:textId="58714513" w:rsidR="006D642E" w:rsidRPr="00A92F23" w:rsidRDefault="006D642E" w:rsidP="00C05CF0">
            <w:pPr>
              <w:pStyle w:val="GOSTTablenorm"/>
            </w:pPr>
            <w:r w:rsidRPr="00A92F23">
              <w:t>Уровень_конфиденциальности</w:t>
            </w:r>
          </w:p>
        </w:tc>
        <w:tc>
          <w:tcPr>
            <w:tcW w:w="1090" w:type="dxa"/>
          </w:tcPr>
          <w:p w14:paraId="4E51AC09" w14:textId="0C73DAE6" w:rsidR="006D642E" w:rsidRPr="00A92F23" w:rsidRDefault="006D642E" w:rsidP="00C05CF0">
            <w:pPr>
              <w:pStyle w:val="GOSTTablenorm"/>
            </w:pPr>
            <w:r w:rsidRPr="00A92F23">
              <w:t>Да</w:t>
            </w:r>
          </w:p>
        </w:tc>
        <w:tc>
          <w:tcPr>
            <w:tcW w:w="3651" w:type="dxa"/>
          </w:tcPr>
          <w:p w14:paraId="2E41BC99" w14:textId="53A159BC" w:rsidR="006D642E" w:rsidRPr="00A92F23" w:rsidRDefault="006D642E" w:rsidP="00C05CF0">
            <w:pPr>
              <w:pStyle w:val="GOSTTablenorm"/>
            </w:pPr>
            <w:r w:rsidRPr="00A92F23">
              <w:t>Уровень конфиденциальности</w:t>
            </w:r>
          </w:p>
        </w:tc>
        <w:tc>
          <w:tcPr>
            <w:tcW w:w="3651" w:type="dxa"/>
          </w:tcPr>
          <w:p w14:paraId="2AECFF91" w14:textId="6FFC5344" w:rsidR="006D642E" w:rsidRPr="00C05CF0" w:rsidRDefault="006D642E" w:rsidP="00C05CF0">
            <w:pPr>
              <w:pStyle w:val="GOSTTablenorm"/>
            </w:pPr>
            <w:r w:rsidRPr="00C05CF0">
              <w:t>-</w:t>
            </w:r>
          </w:p>
        </w:tc>
        <w:tc>
          <w:tcPr>
            <w:tcW w:w="3651" w:type="dxa"/>
          </w:tcPr>
          <w:p w14:paraId="61152A2D" w14:textId="2E0CE02E" w:rsidR="006D642E" w:rsidRPr="00A92F23" w:rsidRDefault="006D642E" w:rsidP="00C05CF0">
            <w:pPr>
              <w:pStyle w:val="GOSTTablenorm"/>
            </w:pPr>
            <w:r w:rsidRPr="00A92F23">
              <w:t xml:space="preserve">Атрибут заполняется значением </w:t>
            </w:r>
            <w:r>
              <w:t>«0»</w:t>
            </w:r>
          </w:p>
        </w:tc>
      </w:tr>
      <w:tr w:rsidR="006D642E" w:rsidRPr="00A92F23" w14:paraId="07A7D0AB" w14:textId="77777777" w:rsidTr="00924BC6">
        <w:tc>
          <w:tcPr>
            <w:tcW w:w="3651" w:type="dxa"/>
          </w:tcPr>
          <w:p w14:paraId="65CCE337" w14:textId="14C20313" w:rsidR="006D642E" w:rsidRPr="00A92F23" w:rsidRDefault="006D642E" w:rsidP="00C05CF0">
            <w:pPr>
              <w:pStyle w:val="GOSTTablenorm"/>
            </w:pPr>
            <w:r w:rsidRPr="00A92F23">
              <w:t>Вид_документа</w:t>
            </w:r>
          </w:p>
        </w:tc>
        <w:tc>
          <w:tcPr>
            <w:tcW w:w="1090" w:type="dxa"/>
          </w:tcPr>
          <w:p w14:paraId="0035A813" w14:textId="14DD55DE" w:rsidR="006D642E" w:rsidRPr="00A92F23" w:rsidRDefault="006D642E" w:rsidP="00C05CF0">
            <w:pPr>
              <w:pStyle w:val="GOSTTablenorm"/>
            </w:pPr>
            <w:r w:rsidRPr="00A92F23">
              <w:t>Нет</w:t>
            </w:r>
          </w:p>
        </w:tc>
        <w:tc>
          <w:tcPr>
            <w:tcW w:w="3651" w:type="dxa"/>
          </w:tcPr>
          <w:p w14:paraId="257D9461" w14:textId="05C97E42" w:rsidR="006D642E" w:rsidRPr="00A92F23" w:rsidRDefault="006D642E" w:rsidP="00C05CF0">
            <w:pPr>
              <w:pStyle w:val="GOSTTablenorm"/>
            </w:pPr>
            <w:r w:rsidRPr="00A92F23">
              <w:t>Указывается вид документа</w:t>
            </w:r>
          </w:p>
        </w:tc>
        <w:tc>
          <w:tcPr>
            <w:tcW w:w="3651" w:type="dxa"/>
          </w:tcPr>
          <w:p w14:paraId="5DB21EE9" w14:textId="030EE770" w:rsidR="006D642E" w:rsidRPr="00C05CF0" w:rsidRDefault="006D642E" w:rsidP="00C05CF0">
            <w:pPr>
              <w:pStyle w:val="GOSTTablenorm"/>
            </w:pPr>
            <w:r w:rsidRPr="00C05CF0">
              <w:t>document_type</w:t>
            </w:r>
          </w:p>
        </w:tc>
        <w:tc>
          <w:tcPr>
            <w:tcW w:w="3651" w:type="dxa"/>
          </w:tcPr>
          <w:p w14:paraId="1558B86C" w14:textId="66E27764" w:rsidR="006D642E" w:rsidRPr="00A92F23" w:rsidRDefault="006D642E" w:rsidP="00C05CF0">
            <w:pPr>
              <w:pStyle w:val="GOSTTablenorm"/>
            </w:pPr>
          </w:p>
        </w:tc>
      </w:tr>
      <w:tr w:rsidR="006D642E" w:rsidRPr="00A92F23" w14:paraId="4181EAE0" w14:textId="77777777" w:rsidTr="00924BC6">
        <w:tc>
          <w:tcPr>
            <w:tcW w:w="3651" w:type="dxa"/>
          </w:tcPr>
          <w:p w14:paraId="1125A24D" w14:textId="153BCA43" w:rsidR="006D642E" w:rsidRPr="00A92F23" w:rsidRDefault="006D642E" w:rsidP="00C05CF0">
            <w:pPr>
              <w:pStyle w:val="GOSTTablenorm"/>
            </w:pPr>
            <w:r w:rsidRPr="00A92F23">
              <w:t>Тип_</w:t>
            </w:r>
            <w:r w:rsidRPr="00A92F23">
              <w:rPr>
                <w:lang w:val="en-US"/>
              </w:rPr>
              <w:t>ED</w:t>
            </w:r>
          </w:p>
        </w:tc>
        <w:tc>
          <w:tcPr>
            <w:tcW w:w="1090" w:type="dxa"/>
          </w:tcPr>
          <w:p w14:paraId="6BD03019" w14:textId="31CB33E6" w:rsidR="006D642E" w:rsidRPr="00A92F23" w:rsidRDefault="006D642E" w:rsidP="00C05CF0">
            <w:pPr>
              <w:pStyle w:val="GOSTTablenorm"/>
            </w:pPr>
            <w:r w:rsidRPr="00A92F23">
              <w:t>Нет</w:t>
            </w:r>
          </w:p>
        </w:tc>
        <w:tc>
          <w:tcPr>
            <w:tcW w:w="3651" w:type="dxa"/>
          </w:tcPr>
          <w:p w14:paraId="2CD21DE7" w14:textId="1A08930F" w:rsidR="006D642E" w:rsidRPr="00A92F23" w:rsidRDefault="006D642E" w:rsidP="00C05CF0">
            <w:pPr>
              <w:pStyle w:val="GOSTTablenorm"/>
            </w:pPr>
            <w:r w:rsidRPr="00A92F23">
              <w:rPr>
                <w:lang w:eastAsia="en-US"/>
              </w:rPr>
              <w:t xml:space="preserve">Код вида документа (тип </w:t>
            </w:r>
            <w:r w:rsidRPr="00A92F23">
              <w:rPr>
                <w:lang w:val="en-US" w:eastAsia="en-US"/>
              </w:rPr>
              <w:t>ED</w:t>
            </w:r>
            <w:r w:rsidRPr="00A92F23">
              <w:rPr>
                <w:lang w:eastAsia="en-US"/>
              </w:rPr>
              <w:t>)</w:t>
            </w:r>
          </w:p>
        </w:tc>
        <w:tc>
          <w:tcPr>
            <w:tcW w:w="3651" w:type="dxa"/>
          </w:tcPr>
          <w:p w14:paraId="13D1F346" w14:textId="05EA3ADF" w:rsidR="006D642E" w:rsidRPr="00C05CF0" w:rsidRDefault="006D642E" w:rsidP="00C05CF0">
            <w:pPr>
              <w:pStyle w:val="GOSTTablenorm"/>
            </w:pPr>
            <w:r w:rsidRPr="00C05CF0">
              <w:t>basis_document_kind</w:t>
            </w:r>
          </w:p>
        </w:tc>
        <w:tc>
          <w:tcPr>
            <w:tcW w:w="3651" w:type="dxa"/>
          </w:tcPr>
          <w:p w14:paraId="786E7B6D" w14:textId="5D1C3C90" w:rsidR="006D642E" w:rsidRPr="00A92F23" w:rsidRDefault="006D642E" w:rsidP="00C05CF0">
            <w:pPr>
              <w:pStyle w:val="GOSTTablenorm"/>
            </w:pPr>
          </w:p>
        </w:tc>
      </w:tr>
      <w:tr w:rsidR="006D642E" w:rsidRPr="00A92F23" w14:paraId="3A94682B" w14:textId="77777777" w:rsidTr="00924BC6">
        <w:tc>
          <w:tcPr>
            <w:tcW w:w="3651" w:type="dxa"/>
          </w:tcPr>
          <w:p w14:paraId="4BF77C28" w14:textId="79271905" w:rsidR="006D642E" w:rsidRPr="00A92F23" w:rsidRDefault="006D642E" w:rsidP="00C05CF0">
            <w:pPr>
              <w:pStyle w:val="GOSTTablenorm"/>
            </w:pPr>
            <w:r w:rsidRPr="00A92F23">
              <w:t>Наименование_расч_документа</w:t>
            </w:r>
          </w:p>
        </w:tc>
        <w:tc>
          <w:tcPr>
            <w:tcW w:w="1090" w:type="dxa"/>
          </w:tcPr>
          <w:p w14:paraId="7062FB4C" w14:textId="6BF7D637" w:rsidR="006D642E" w:rsidRPr="00A92F23" w:rsidRDefault="006D642E" w:rsidP="00C05CF0">
            <w:pPr>
              <w:pStyle w:val="GOSTTablenorm"/>
            </w:pPr>
            <w:r w:rsidRPr="00A92F23">
              <w:t>Да</w:t>
            </w:r>
          </w:p>
        </w:tc>
        <w:tc>
          <w:tcPr>
            <w:tcW w:w="3651" w:type="dxa"/>
          </w:tcPr>
          <w:p w14:paraId="204F7A9D" w14:textId="1DE1F07F" w:rsidR="006D642E" w:rsidRPr="00A92F23" w:rsidRDefault="006D642E" w:rsidP="00C05CF0">
            <w:pPr>
              <w:pStyle w:val="GOSTTablenorm"/>
            </w:pPr>
            <w:r w:rsidRPr="00A92F23">
              <w:t xml:space="preserve">Наименование расчетного документа в соответствии с типом </w:t>
            </w:r>
            <w:r w:rsidRPr="00A92F23">
              <w:rPr>
                <w:lang w:val="en-US"/>
              </w:rPr>
              <w:t>ED</w:t>
            </w:r>
          </w:p>
        </w:tc>
        <w:tc>
          <w:tcPr>
            <w:tcW w:w="3651" w:type="dxa"/>
          </w:tcPr>
          <w:p w14:paraId="241F9102" w14:textId="7FD3FCFE" w:rsidR="006D642E" w:rsidRPr="00C05CF0" w:rsidRDefault="006D642E" w:rsidP="00C05CF0">
            <w:pPr>
              <w:pStyle w:val="GOSTTablenorm"/>
            </w:pPr>
            <w:r w:rsidRPr="00C05CF0">
              <w:t>basis_document_kind</w:t>
            </w:r>
          </w:p>
        </w:tc>
        <w:tc>
          <w:tcPr>
            <w:tcW w:w="3651" w:type="dxa"/>
          </w:tcPr>
          <w:p w14:paraId="6A0AC780" w14:textId="2FC45630" w:rsidR="006D642E" w:rsidRPr="00A92F23" w:rsidRDefault="006D642E" w:rsidP="00C05CF0">
            <w:pPr>
              <w:pStyle w:val="GOSTTablenorm"/>
            </w:pPr>
            <w:r w:rsidRPr="00A92F23">
              <w:t>Указывается значение «Поручение о перечислении на счет» в случае указания в атрибуте «Тип_</w:t>
            </w:r>
            <w:r w:rsidRPr="00A92F23">
              <w:rPr>
                <w:lang w:val="en-US"/>
              </w:rPr>
              <w:t>ED</w:t>
            </w:r>
            <w:r w:rsidRPr="00A92F23">
              <w:t>» значения «</w:t>
            </w:r>
            <w:r w:rsidRPr="00A92F23">
              <w:rPr>
                <w:lang w:val="en-US"/>
              </w:rPr>
              <w:t>VD</w:t>
            </w:r>
            <w:r w:rsidR="00C05CF0">
              <w:t>101»</w:t>
            </w:r>
          </w:p>
        </w:tc>
      </w:tr>
      <w:tr w:rsidR="006D642E" w:rsidRPr="00A92F23" w14:paraId="60B5093E" w14:textId="77777777" w:rsidTr="00924BC6">
        <w:tc>
          <w:tcPr>
            <w:tcW w:w="3651" w:type="dxa"/>
          </w:tcPr>
          <w:p w14:paraId="71DD9C00" w14:textId="13E0CCCC" w:rsidR="006D642E" w:rsidRPr="00A92F23" w:rsidRDefault="006D642E" w:rsidP="00C05CF0">
            <w:pPr>
              <w:pStyle w:val="GOSTTablenorm"/>
            </w:pPr>
            <w:r w:rsidRPr="00A92F23">
              <w:t>ОКТМО_КС_плательщика</w:t>
            </w:r>
          </w:p>
        </w:tc>
        <w:tc>
          <w:tcPr>
            <w:tcW w:w="1090" w:type="dxa"/>
          </w:tcPr>
          <w:p w14:paraId="5DB69CFE" w14:textId="21E34655" w:rsidR="006D642E" w:rsidRPr="00A92F23" w:rsidRDefault="006D642E" w:rsidP="00C05CF0">
            <w:pPr>
              <w:pStyle w:val="GOSTTablenorm"/>
            </w:pPr>
            <w:r w:rsidRPr="00A92F23">
              <w:t>Да</w:t>
            </w:r>
          </w:p>
        </w:tc>
        <w:tc>
          <w:tcPr>
            <w:tcW w:w="3651" w:type="dxa"/>
          </w:tcPr>
          <w:p w14:paraId="41B192D1" w14:textId="2E3DD1C2" w:rsidR="006D642E" w:rsidRPr="00A92F23" w:rsidRDefault="006D642E" w:rsidP="00C05CF0">
            <w:pPr>
              <w:pStyle w:val="GOSTTablenorm"/>
            </w:pPr>
            <w:r w:rsidRPr="00A92F23">
              <w:t>Код по ОКТМО публично-правового образования плательщика</w:t>
            </w:r>
          </w:p>
        </w:tc>
        <w:tc>
          <w:tcPr>
            <w:tcW w:w="3651" w:type="dxa"/>
          </w:tcPr>
          <w:p w14:paraId="545A2DE5" w14:textId="5A153ADC" w:rsidR="006D642E" w:rsidRPr="00C05CF0" w:rsidRDefault="006D642E" w:rsidP="00C05CF0">
            <w:pPr>
              <w:pStyle w:val="GOSTTablenorm"/>
            </w:pPr>
            <w:r w:rsidRPr="00C05CF0">
              <w:t>sender:treasury_account</w:t>
            </w:r>
          </w:p>
        </w:tc>
        <w:tc>
          <w:tcPr>
            <w:tcW w:w="3651" w:type="dxa"/>
          </w:tcPr>
          <w:p w14:paraId="229F9F75" w14:textId="4F33D347" w:rsidR="006D642E" w:rsidRPr="00A92F23" w:rsidRDefault="006D642E" w:rsidP="00C05CF0">
            <w:pPr>
              <w:pStyle w:val="GOSTTablenorm"/>
            </w:pPr>
            <w:r w:rsidRPr="00A92F23">
              <w:t>Атрибут заполняется симво</w:t>
            </w:r>
            <w:r w:rsidR="00C05CF0">
              <w:t>лами 9-16 номера КС плательщика</w:t>
            </w:r>
          </w:p>
        </w:tc>
      </w:tr>
      <w:tr w:rsidR="006D642E" w:rsidRPr="00A92F23" w14:paraId="58AC0164" w14:textId="77777777" w:rsidTr="00924BC6">
        <w:tc>
          <w:tcPr>
            <w:tcW w:w="3651" w:type="dxa"/>
          </w:tcPr>
          <w:p w14:paraId="158B0875" w14:textId="656E1040" w:rsidR="006D642E" w:rsidRPr="00A92F23" w:rsidRDefault="006D642E" w:rsidP="00C05CF0">
            <w:pPr>
              <w:pStyle w:val="GOSTTablenorm"/>
            </w:pPr>
            <w:r>
              <w:t>ОКТМО_КС_получателя</w:t>
            </w:r>
          </w:p>
        </w:tc>
        <w:tc>
          <w:tcPr>
            <w:tcW w:w="1090" w:type="dxa"/>
          </w:tcPr>
          <w:p w14:paraId="11D0252F" w14:textId="0F3ACAA4" w:rsidR="006D642E" w:rsidRPr="00A92F23" w:rsidRDefault="006D642E" w:rsidP="00C05CF0">
            <w:pPr>
              <w:pStyle w:val="GOSTTablenorm"/>
            </w:pPr>
            <w:r>
              <w:t>Да</w:t>
            </w:r>
          </w:p>
        </w:tc>
        <w:tc>
          <w:tcPr>
            <w:tcW w:w="3651" w:type="dxa"/>
          </w:tcPr>
          <w:p w14:paraId="792F23C8" w14:textId="679281FC" w:rsidR="006D642E" w:rsidRPr="00A92F23" w:rsidRDefault="006D642E" w:rsidP="00C05CF0">
            <w:pPr>
              <w:pStyle w:val="GOSTTablenorm"/>
            </w:pPr>
            <w:r w:rsidRPr="00A92F23">
              <w:t xml:space="preserve">Код по ОКТМО публично-правового образования </w:t>
            </w:r>
            <w:r>
              <w:t>получателя</w:t>
            </w:r>
          </w:p>
        </w:tc>
        <w:tc>
          <w:tcPr>
            <w:tcW w:w="3651" w:type="dxa"/>
          </w:tcPr>
          <w:p w14:paraId="207CBA33" w14:textId="765D480A" w:rsidR="006D642E" w:rsidRPr="00C05CF0" w:rsidRDefault="006D642E" w:rsidP="00C05CF0">
            <w:pPr>
              <w:pStyle w:val="GOSTTablenorm"/>
            </w:pPr>
            <w:r w:rsidRPr="00C05CF0">
              <w:t>recipient:treasury_account</w:t>
            </w:r>
          </w:p>
        </w:tc>
        <w:tc>
          <w:tcPr>
            <w:tcW w:w="3651" w:type="dxa"/>
          </w:tcPr>
          <w:p w14:paraId="6C000AD2" w14:textId="2D016A0B" w:rsidR="006D642E" w:rsidRPr="00A92F23" w:rsidRDefault="006D642E" w:rsidP="00C05CF0">
            <w:pPr>
              <w:pStyle w:val="GOSTTablenorm"/>
            </w:pPr>
            <w:r w:rsidRPr="00A92F23">
              <w:t xml:space="preserve">Атрибут заполняется символами 9-16 номера КС </w:t>
            </w:r>
            <w:r>
              <w:t>получателя</w:t>
            </w:r>
          </w:p>
        </w:tc>
      </w:tr>
      <w:tr w:rsidR="006D642E" w:rsidRPr="00A92F23" w14:paraId="62044C34" w14:textId="77777777" w:rsidTr="00924BC6">
        <w:tc>
          <w:tcPr>
            <w:tcW w:w="3651" w:type="dxa"/>
          </w:tcPr>
          <w:p w14:paraId="76274CF0" w14:textId="2AFE6331" w:rsidR="006D642E" w:rsidRDefault="006D642E" w:rsidP="00C05CF0">
            <w:pPr>
              <w:pStyle w:val="GOSTTablenorm"/>
            </w:pPr>
            <w:r>
              <w:t>Код_ТОФК_учета</w:t>
            </w:r>
          </w:p>
        </w:tc>
        <w:tc>
          <w:tcPr>
            <w:tcW w:w="1090" w:type="dxa"/>
          </w:tcPr>
          <w:p w14:paraId="5CBF9796" w14:textId="7C30142E" w:rsidR="006D642E" w:rsidRDefault="006D642E" w:rsidP="00C05CF0">
            <w:pPr>
              <w:pStyle w:val="GOSTTablenorm"/>
            </w:pPr>
            <w:r>
              <w:t>Да</w:t>
            </w:r>
          </w:p>
        </w:tc>
        <w:tc>
          <w:tcPr>
            <w:tcW w:w="3651" w:type="dxa"/>
          </w:tcPr>
          <w:p w14:paraId="3D272DD5" w14:textId="5B83308E" w:rsidR="006D642E" w:rsidRPr="00A92F23" w:rsidRDefault="006D642E" w:rsidP="00C05CF0">
            <w:pPr>
              <w:pStyle w:val="GOSTTablenorm"/>
            </w:pPr>
            <w:r>
              <w:rPr>
                <w:lang w:eastAsia="en-US"/>
              </w:rPr>
              <w:t>2-х значный код субъекта учета</w:t>
            </w:r>
          </w:p>
        </w:tc>
        <w:tc>
          <w:tcPr>
            <w:tcW w:w="3651" w:type="dxa"/>
          </w:tcPr>
          <w:p w14:paraId="23162424" w14:textId="52EA9D90" w:rsidR="006D642E" w:rsidRPr="00C05CF0" w:rsidRDefault="006D642E" w:rsidP="00C05CF0">
            <w:pPr>
              <w:pStyle w:val="GOSTTablenorm"/>
            </w:pPr>
            <w:r w:rsidRPr="00C05CF0">
              <w:t>Subject</w:t>
            </w:r>
          </w:p>
        </w:tc>
        <w:tc>
          <w:tcPr>
            <w:tcW w:w="3651" w:type="dxa"/>
          </w:tcPr>
          <w:p w14:paraId="237531CD" w14:textId="0DAB7F52" w:rsidR="006D642E" w:rsidRPr="00A92F23" w:rsidRDefault="006D642E" w:rsidP="00C05CF0">
            <w:pPr>
              <w:pStyle w:val="GOSTTablenorm"/>
            </w:pPr>
            <w:r>
              <w:t xml:space="preserve">Указывается 1-2 символы кода субъекта учета из атрибута </w:t>
            </w:r>
            <w:r w:rsidRPr="005D309A">
              <w:t>Субъект_учета</w:t>
            </w:r>
          </w:p>
        </w:tc>
      </w:tr>
      <w:tr w:rsidR="006D642E" w:rsidRPr="00A92F23" w14:paraId="235C93FD" w14:textId="77777777" w:rsidTr="00924BC6">
        <w:tc>
          <w:tcPr>
            <w:tcW w:w="3651" w:type="dxa"/>
          </w:tcPr>
          <w:p w14:paraId="52C8753A" w14:textId="64E528D3" w:rsidR="006D642E" w:rsidRPr="00A92F23" w:rsidRDefault="006D642E" w:rsidP="00C05CF0">
            <w:pPr>
              <w:pStyle w:val="GOSTTablenorm"/>
            </w:pPr>
            <w:r w:rsidRPr="00A92F23">
              <w:rPr>
                <w:lang w:val="en-US"/>
              </w:rPr>
              <w:t>GUID</w:t>
            </w:r>
            <w:r w:rsidRPr="00A92F23">
              <w:t>_родит_документа</w:t>
            </w:r>
          </w:p>
        </w:tc>
        <w:tc>
          <w:tcPr>
            <w:tcW w:w="1090" w:type="dxa"/>
          </w:tcPr>
          <w:p w14:paraId="6F461FB0" w14:textId="465C0536" w:rsidR="006D642E" w:rsidRPr="00A92F23" w:rsidRDefault="006D642E" w:rsidP="00C05CF0">
            <w:pPr>
              <w:pStyle w:val="GOSTTablenorm"/>
            </w:pPr>
            <w:r w:rsidRPr="00A92F23">
              <w:t>Нет</w:t>
            </w:r>
          </w:p>
        </w:tc>
        <w:tc>
          <w:tcPr>
            <w:tcW w:w="3651" w:type="dxa"/>
          </w:tcPr>
          <w:p w14:paraId="703A992C" w14:textId="5340CB4C" w:rsidR="006D642E" w:rsidRPr="00A92F23" w:rsidRDefault="006D642E" w:rsidP="00C05CF0">
            <w:pPr>
              <w:pStyle w:val="GOSTTablenorm"/>
            </w:pPr>
            <w:r w:rsidRPr="00A92F23">
              <w:t>Идентификатор родительского документа клиента</w:t>
            </w:r>
          </w:p>
        </w:tc>
        <w:tc>
          <w:tcPr>
            <w:tcW w:w="3651" w:type="dxa"/>
          </w:tcPr>
          <w:p w14:paraId="13131F1A" w14:textId="77C404EA" w:rsidR="006D642E" w:rsidRPr="00C05CF0" w:rsidRDefault="006D642E" w:rsidP="00C05CF0">
            <w:pPr>
              <w:pStyle w:val="GOSTTablenorm"/>
            </w:pPr>
            <w:r w:rsidRPr="00C05CF0">
              <w:t>parent:document_id</w:t>
            </w:r>
          </w:p>
        </w:tc>
        <w:tc>
          <w:tcPr>
            <w:tcW w:w="3651" w:type="dxa"/>
          </w:tcPr>
          <w:p w14:paraId="5F9CF47F" w14:textId="35FD6AD6" w:rsidR="006D642E" w:rsidRPr="00A92F23" w:rsidRDefault="006D642E" w:rsidP="00C05CF0">
            <w:pPr>
              <w:pStyle w:val="GOSTTablenorm"/>
            </w:pPr>
            <w:r w:rsidRPr="00A92F23">
              <w:t>-</w:t>
            </w:r>
          </w:p>
        </w:tc>
      </w:tr>
      <w:tr w:rsidR="006D642E" w:rsidRPr="00A92F23" w14:paraId="48E56689" w14:textId="77777777" w:rsidTr="00924BC6">
        <w:tc>
          <w:tcPr>
            <w:tcW w:w="3651" w:type="dxa"/>
          </w:tcPr>
          <w:p w14:paraId="1C2507F3" w14:textId="55F867E3" w:rsidR="006D642E" w:rsidRPr="00A92F23" w:rsidRDefault="006D642E" w:rsidP="00C05CF0">
            <w:pPr>
              <w:pStyle w:val="GOSTTablenorm"/>
            </w:pPr>
            <w:r w:rsidRPr="00A92F23">
              <w:t xml:space="preserve">Номер_родит_документа </w:t>
            </w:r>
          </w:p>
        </w:tc>
        <w:tc>
          <w:tcPr>
            <w:tcW w:w="1090" w:type="dxa"/>
          </w:tcPr>
          <w:p w14:paraId="53AEAD19" w14:textId="35B648A1" w:rsidR="006D642E" w:rsidRPr="00A92F23" w:rsidRDefault="006D642E" w:rsidP="00C05CF0">
            <w:pPr>
              <w:pStyle w:val="GOSTTablenorm"/>
            </w:pPr>
            <w:r w:rsidRPr="00A92F23">
              <w:t>Нет</w:t>
            </w:r>
          </w:p>
        </w:tc>
        <w:tc>
          <w:tcPr>
            <w:tcW w:w="3651" w:type="dxa"/>
          </w:tcPr>
          <w:p w14:paraId="6F337E48" w14:textId="2D0D282C" w:rsidR="006D642E" w:rsidRPr="00A92F23" w:rsidRDefault="006D642E" w:rsidP="00C05CF0">
            <w:pPr>
              <w:pStyle w:val="GOSTTablenorm"/>
            </w:pPr>
            <w:r w:rsidRPr="00A92F23">
              <w:t xml:space="preserve">Номер родительского документа </w:t>
            </w:r>
          </w:p>
        </w:tc>
        <w:tc>
          <w:tcPr>
            <w:tcW w:w="3651" w:type="dxa"/>
          </w:tcPr>
          <w:p w14:paraId="25808712" w14:textId="6CCAF819" w:rsidR="006D642E" w:rsidRPr="00C05CF0" w:rsidRDefault="006D642E" w:rsidP="00C05CF0">
            <w:pPr>
              <w:pStyle w:val="GOSTTablenorm"/>
            </w:pPr>
            <w:r w:rsidRPr="00C05CF0">
              <w:t>parent:document_no</w:t>
            </w:r>
          </w:p>
        </w:tc>
        <w:tc>
          <w:tcPr>
            <w:tcW w:w="3651" w:type="dxa"/>
          </w:tcPr>
          <w:p w14:paraId="4ECA7B34" w14:textId="419CC84D" w:rsidR="006D642E" w:rsidRPr="00A92F23" w:rsidRDefault="006D642E" w:rsidP="00C05CF0">
            <w:pPr>
              <w:pStyle w:val="GOSTTablenorm"/>
            </w:pPr>
            <w:r w:rsidRPr="00A92F23">
              <w:t>-</w:t>
            </w:r>
          </w:p>
        </w:tc>
      </w:tr>
      <w:tr w:rsidR="006D642E" w:rsidRPr="00A92F23" w14:paraId="2B718A14" w14:textId="77777777" w:rsidTr="00924BC6">
        <w:tc>
          <w:tcPr>
            <w:tcW w:w="3651" w:type="dxa"/>
          </w:tcPr>
          <w:p w14:paraId="0A9AEA25" w14:textId="36BCF722" w:rsidR="006D642E" w:rsidRPr="00A92F23" w:rsidRDefault="006D642E" w:rsidP="00C05CF0">
            <w:pPr>
              <w:pStyle w:val="GOSTTablenorm"/>
            </w:pPr>
            <w:r w:rsidRPr="00A92F23">
              <w:lastRenderedPageBreak/>
              <w:t>Дата_родит_документа</w:t>
            </w:r>
          </w:p>
        </w:tc>
        <w:tc>
          <w:tcPr>
            <w:tcW w:w="1090" w:type="dxa"/>
          </w:tcPr>
          <w:p w14:paraId="741535AD" w14:textId="0A619FEF" w:rsidR="006D642E" w:rsidRPr="00A92F23" w:rsidRDefault="006D642E" w:rsidP="00C05CF0">
            <w:pPr>
              <w:pStyle w:val="GOSTTablenorm"/>
            </w:pPr>
            <w:r w:rsidRPr="00A92F23">
              <w:t>Нет</w:t>
            </w:r>
          </w:p>
        </w:tc>
        <w:tc>
          <w:tcPr>
            <w:tcW w:w="3651" w:type="dxa"/>
          </w:tcPr>
          <w:p w14:paraId="6CB91C70" w14:textId="5E41395D" w:rsidR="006D642E" w:rsidRPr="00A92F23" w:rsidRDefault="006D642E" w:rsidP="00C05CF0">
            <w:pPr>
              <w:pStyle w:val="GOSTTablenorm"/>
            </w:pPr>
            <w:r w:rsidRPr="00A92F23">
              <w:t>Дата родительского документа</w:t>
            </w:r>
          </w:p>
        </w:tc>
        <w:tc>
          <w:tcPr>
            <w:tcW w:w="3651" w:type="dxa"/>
          </w:tcPr>
          <w:p w14:paraId="1484F8CA" w14:textId="07427EB4" w:rsidR="006D642E" w:rsidRPr="00C05CF0" w:rsidRDefault="006D642E" w:rsidP="00C05CF0">
            <w:pPr>
              <w:pStyle w:val="GOSTTablenorm"/>
            </w:pPr>
            <w:r w:rsidRPr="00C05CF0">
              <w:t>parent:document_date</w:t>
            </w:r>
          </w:p>
        </w:tc>
        <w:tc>
          <w:tcPr>
            <w:tcW w:w="3651" w:type="dxa"/>
          </w:tcPr>
          <w:p w14:paraId="4C4919D9" w14:textId="1D0371AC" w:rsidR="006D642E" w:rsidRPr="00A92F23" w:rsidRDefault="006D642E" w:rsidP="00C05CF0">
            <w:pPr>
              <w:pStyle w:val="GOSTTablenorm"/>
            </w:pPr>
            <w:r w:rsidRPr="00A92F23">
              <w:t>-</w:t>
            </w:r>
          </w:p>
        </w:tc>
      </w:tr>
      <w:tr w:rsidR="006D642E" w:rsidRPr="00A92F23" w14:paraId="3B8F86B3" w14:textId="77777777" w:rsidTr="00924BC6">
        <w:tc>
          <w:tcPr>
            <w:tcW w:w="3651" w:type="dxa"/>
          </w:tcPr>
          <w:p w14:paraId="3D03FD7A" w14:textId="282C8264" w:rsidR="006D642E" w:rsidRPr="00A92F23" w:rsidRDefault="006D642E" w:rsidP="00C05CF0">
            <w:pPr>
              <w:pStyle w:val="GOSTTablenorm"/>
            </w:pPr>
            <w:r w:rsidRPr="00A92F23">
              <w:t>Тип_родит_документа</w:t>
            </w:r>
          </w:p>
        </w:tc>
        <w:tc>
          <w:tcPr>
            <w:tcW w:w="1090" w:type="dxa"/>
          </w:tcPr>
          <w:p w14:paraId="5D1FF3B5" w14:textId="4E9304ED" w:rsidR="006D642E" w:rsidRPr="00A92F23" w:rsidRDefault="006D642E" w:rsidP="00C05CF0">
            <w:pPr>
              <w:pStyle w:val="GOSTTablenorm"/>
            </w:pPr>
            <w:r w:rsidRPr="00A92F23">
              <w:t>Нет</w:t>
            </w:r>
          </w:p>
        </w:tc>
        <w:tc>
          <w:tcPr>
            <w:tcW w:w="3651" w:type="dxa"/>
          </w:tcPr>
          <w:p w14:paraId="2DD54983" w14:textId="7930E6B0" w:rsidR="006D642E" w:rsidRPr="00A92F23" w:rsidRDefault="006D642E" w:rsidP="00C05CF0">
            <w:pPr>
              <w:pStyle w:val="GOSTTablenorm"/>
            </w:pPr>
            <w:r w:rsidRPr="00A92F23">
              <w:t>Тип родительского документа</w:t>
            </w:r>
          </w:p>
        </w:tc>
        <w:tc>
          <w:tcPr>
            <w:tcW w:w="3651" w:type="dxa"/>
          </w:tcPr>
          <w:p w14:paraId="6A71E980" w14:textId="2AE44438" w:rsidR="006D642E" w:rsidRPr="00C05CF0" w:rsidRDefault="006D642E" w:rsidP="00B9735F">
            <w:pPr>
              <w:pStyle w:val="GOSTTablenorm"/>
            </w:pPr>
            <w:r w:rsidRPr="00C05CF0">
              <w:t>parent:document_type</w:t>
            </w:r>
          </w:p>
        </w:tc>
        <w:tc>
          <w:tcPr>
            <w:tcW w:w="3651" w:type="dxa"/>
          </w:tcPr>
          <w:p w14:paraId="2F17B535" w14:textId="2C68261A" w:rsidR="006D642E" w:rsidRPr="00A92F23" w:rsidRDefault="006D642E" w:rsidP="00C05CF0">
            <w:pPr>
              <w:pStyle w:val="GOSTTablenorm"/>
            </w:pPr>
            <w:r w:rsidRPr="00A92F23">
              <w:t>-</w:t>
            </w:r>
          </w:p>
        </w:tc>
      </w:tr>
      <w:tr w:rsidR="006D642E" w:rsidRPr="00A92F23" w14:paraId="5F5E008C" w14:textId="77777777" w:rsidTr="00924BC6">
        <w:tc>
          <w:tcPr>
            <w:tcW w:w="3651" w:type="dxa"/>
          </w:tcPr>
          <w:p w14:paraId="6BAB2462" w14:textId="209ED83E" w:rsidR="006D642E" w:rsidRPr="00A92F23" w:rsidRDefault="006D642E" w:rsidP="00C05CF0">
            <w:pPr>
              <w:pStyle w:val="GOSTTablenorm"/>
            </w:pPr>
            <w:r w:rsidRPr="00A92F23">
              <w:t>КС_получателя</w:t>
            </w:r>
          </w:p>
        </w:tc>
        <w:tc>
          <w:tcPr>
            <w:tcW w:w="1090" w:type="dxa"/>
          </w:tcPr>
          <w:p w14:paraId="1F9FAF5A" w14:textId="08DA93AD" w:rsidR="006D642E" w:rsidRPr="00A92F23" w:rsidRDefault="006D642E" w:rsidP="00C05CF0">
            <w:pPr>
              <w:pStyle w:val="GOSTTablenorm"/>
            </w:pPr>
            <w:r w:rsidRPr="00A92F23">
              <w:t>Нет</w:t>
            </w:r>
          </w:p>
        </w:tc>
        <w:tc>
          <w:tcPr>
            <w:tcW w:w="3651" w:type="dxa"/>
          </w:tcPr>
          <w:p w14:paraId="4C16CAF7" w14:textId="445FFC75" w:rsidR="006D642E" w:rsidRPr="00A92F23" w:rsidRDefault="006D642E" w:rsidP="00C05CF0">
            <w:pPr>
              <w:pStyle w:val="GOSTTablenorm"/>
            </w:pPr>
            <w:r w:rsidRPr="00A92F23">
              <w:rPr>
                <w:lang w:eastAsia="en-US"/>
              </w:rPr>
              <w:t>КС получателя</w:t>
            </w:r>
          </w:p>
        </w:tc>
        <w:tc>
          <w:tcPr>
            <w:tcW w:w="3651" w:type="dxa"/>
          </w:tcPr>
          <w:p w14:paraId="21753335" w14:textId="3164FF94" w:rsidR="006D642E" w:rsidRPr="00C05CF0" w:rsidRDefault="006D642E" w:rsidP="00C05CF0">
            <w:pPr>
              <w:pStyle w:val="GOSTTablenorm"/>
            </w:pPr>
            <w:r w:rsidRPr="00C05CF0">
              <w:t>recipient:treasury_account</w:t>
            </w:r>
          </w:p>
        </w:tc>
        <w:tc>
          <w:tcPr>
            <w:tcW w:w="3651" w:type="dxa"/>
          </w:tcPr>
          <w:p w14:paraId="283A4B0D" w14:textId="0AAD99E6" w:rsidR="006D642E" w:rsidRPr="00A92F23" w:rsidRDefault="006D642E" w:rsidP="00C05CF0">
            <w:pPr>
              <w:pStyle w:val="GOSTTablenorm"/>
            </w:pPr>
            <w:r w:rsidRPr="00A92F23">
              <w:t>-</w:t>
            </w:r>
          </w:p>
        </w:tc>
      </w:tr>
      <w:tr w:rsidR="006D642E" w:rsidRPr="00A92F23" w14:paraId="159F70F3" w14:textId="77777777" w:rsidTr="00924BC6">
        <w:tc>
          <w:tcPr>
            <w:tcW w:w="3651" w:type="dxa"/>
          </w:tcPr>
          <w:p w14:paraId="63EDD07F" w14:textId="40F5CAD2" w:rsidR="006D642E" w:rsidRPr="00A92F23" w:rsidRDefault="006D642E" w:rsidP="00C05CF0">
            <w:pPr>
              <w:pStyle w:val="GOSTTablenorm"/>
            </w:pPr>
            <w:r w:rsidRPr="00A92F23">
              <w:t>Участник_НПС_получателя</w:t>
            </w:r>
          </w:p>
        </w:tc>
        <w:tc>
          <w:tcPr>
            <w:tcW w:w="1090" w:type="dxa"/>
          </w:tcPr>
          <w:p w14:paraId="35648143" w14:textId="3072B1F5" w:rsidR="006D642E" w:rsidRPr="00A92F23" w:rsidRDefault="006D642E" w:rsidP="00C05CF0">
            <w:pPr>
              <w:pStyle w:val="GOSTTablenorm"/>
            </w:pPr>
            <w:r w:rsidRPr="00A92F23">
              <w:t>Нет</w:t>
            </w:r>
          </w:p>
        </w:tc>
        <w:tc>
          <w:tcPr>
            <w:tcW w:w="3651" w:type="dxa"/>
          </w:tcPr>
          <w:p w14:paraId="6BBFBB1B" w14:textId="3B21CB69" w:rsidR="006D642E" w:rsidRPr="00A92F23" w:rsidRDefault="006D642E" w:rsidP="00C05CF0">
            <w:pPr>
              <w:pStyle w:val="GOSTTablenorm"/>
            </w:pPr>
            <w:r w:rsidRPr="00A92F23">
              <w:rPr>
                <w:lang w:eastAsia="en-US"/>
              </w:rPr>
              <w:t>Признак перехода на учет по новому плану счетов. Значение реквизита равно 1 –участник НПС, 0- не участник НПС.</w:t>
            </w:r>
          </w:p>
        </w:tc>
        <w:tc>
          <w:tcPr>
            <w:tcW w:w="3651" w:type="dxa"/>
          </w:tcPr>
          <w:p w14:paraId="3579FDDC" w14:textId="1A8558F5" w:rsidR="006D642E" w:rsidRPr="00C05CF0" w:rsidRDefault="006D642E" w:rsidP="00C05CF0">
            <w:pPr>
              <w:pStyle w:val="GOSTTablenorm"/>
            </w:pPr>
            <w:r w:rsidRPr="00C05CF0">
              <w:t>recipient:is_nps</w:t>
            </w:r>
          </w:p>
        </w:tc>
        <w:tc>
          <w:tcPr>
            <w:tcW w:w="3651" w:type="dxa"/>
          </w:tcPr>
          <w:p w14:paraId="240CAEED" w14:textId="08B2725E" w:rsidR="006D642E" w:rsidRPr="00A92F23" w:rsidRDefault="006D642E" w:rsidP="00C05CF0">
            <w:pPr>
              <w:pStyle w:val="GOSTTablenorm"/>
            </w:pPr>
            <w:r w:rsidRPr="00A92F23">
              <w:t>-</w:t>
            </w:r>
          </w:p>
        </w:tc>
      </w:tr>
      <w:tr w:rsidR="006D642E" w:rsidRPr="00A92F23" w14:paraId="7E88B2D2" w14:textId="77777777" w:rsidTr="00924BC6">
        <w:tc>
          <w:tcPr>
            <w:tcW w:w="3651" w:type="dxa"/>
          </w:tcPr>
          <w:p w14:paraId="56C3011F" w14:textId="40DA3EF0" w:rsidR="006D642E" w:rsidRPr="00A92F23" w:rsidRDefault="006D642E" w:rsidP="00C05CF0">
            <w:pPr>
              <w:pStyle w:val="GOSTTablenorm"/>
            </w:pPr>
            <w:r w:rsidRPr="00A92F23">
              <w:t>ТОФК_контрагента</w:t>
            </w:r>
          </w:p>
        </w:tc>
        <w:tc>
          <w:tcPr>
            <w:tcW w:w="1090" w:type="dxa"/>
          </w:tcPr>
          <w:p w14:paraId="120ED9A2" w14:textId="0FAD5F46" w:rsidR="006D642E" w:rsidRPr="00A92F23" w:rsidRDefault="006D642E" w:rsidP="00C05CF0">
            <w:pPr>
              <w:pStyle w:val="GOSTTablenorm"/>
            </w:pPr>
            <w:r w:rsidRPr="00A92F23">
              <w:t>Нет</w:t>
            </w:r>
          </w:p>
        </w:tc>
        <w:tc>
          <w:tcPr>
            <w:tcW w:w="3651" w:type="dxa"/>
          </w:tcPr>
          <w:p w14:paraId="5EBFC762" w14:textId="092CAAFE" w:rsidR="006D642E" w:rsidRPr="00A92F23" w:rsidRDefault="006D642E" w:rsidP="00C05CF0">
            <w:pPr>
              <w:pStyle w:val="GOSTTablenorm"/>
            </w:pPr>
            <w:r w:rsidRPr="00A92F23">
              <w:rPr>
                <w:lang w:eastAsia="en-US"/>
              </w:rPr>
              <w:t>ТОФК контрагента 4 символа</w:t>
            </w:r>
          </w:p>
        </w:tc>
        <w:tc>
          <w:tcPr>
            <w:tcW w:w="3651" w:type="dxa"/>
          </w:tcPr>
          <w:p w14:paraId="7E50E8E4" w14:textId="57687A79" w:rsidR="006D642E" w:rsidRPr="00C05CF0" w:rsidRDefault="006D642E" w:rsidP="00B9735F">
            <w:pPr>
              <w:pStyle w:val="GOSTTablenorm"/>
            </w:pPr>
            <w:r w:rsidRPr="00C05CF0">
              <w:t>recipient:counterparty_tofk_code</w:t>
            </w:r>
          </w:p>
        </w:tc>
        <w:tc>
          <w:tcPr>
            <w:tcW w:w="3651" w:type="dxa"/>
          </w:tcPr>
          <w:p w14:paraId="0103816C" w14:textId="0A1CDD0B" w:rsidR="006D642E" w:rsidRPr="00A92F23" w:rsidRDefault="006D642E" w:rsidP="00C05CF0">
            <w:pPr>
              <w:pStyle w:val="GOSTTablenorm"/>
            </w:pPr>
            <w:r w:rsidRPr="00A92F23">
              <w:t>-</w:t>
            </w:r>
          </w:p>
        </w:tc>
      </w:tr>
      <w:tr w:rsidR="006D642E" w:rsidRPr="00A92F23" w14:paraId="281B5B66" w14:textId="77777777" w:rsidTr="00924BC6">
        <w:tc>
          <w:tcPr>
            <w:tcW w:w="3651" w:type="dxa"/>
          </w:tcPr>
          <w:p w14:paraId="25683C57" w14:textId="1058B701" w:rsidR="006D642E" w:rsidRPr="00A92F23" w:rsidRDefault="006D642E" w:rsidP="00C05CF0">
            <w:pPr>
              <w:pStyle w:val="GOSTTablenorm"/>
            </w:pPr>
            <w:r w:rsidRPr="00A92F23">
              <w:t>ТОФК_КС_получателя</w:t>
            </w:r>
          </w:p>
        </w:tc>
        <w:tc>
          <w:tcPr>
            <w:tcW w:w="1090" w:type="dxa"/>
          </w:tcPr>
          <w:p w14:paraId="2ADF9765" w14:textId="36716A32" w:rsidR="006D642E" w:rsidRPr="00A92F23" w:rsidRDefault="006D642E" w:rsidP="00C05CF0">
            <w:pPr>
              <w:pStyle w:val="GOSTTablenorm"/>
            </w:pPr>
            <w:r w:rsidRPr="00A92F23">
              <w:t>Да</w:t>
            </w:r>
          </w:p>
        </w:tc>
        <w:tc>
          <w:tcPr>
            <w:tcW w:w="3651" w:type="dxa"/>
          </w:tcPr>
          <w:p w14:paraId="5EBFC399" w14:textId="3803C8EC" w:rsidR="006D642E" w:rsidRPr="00A92F23" w:rsidRDefault="006D642E" w:rsidP="00C05CF0">
            <w:pPr>
              <w:pStyle w:val="GOSTTablenorm"/>
            </w:pPr>
            <w:r w:rsidRPr="00A92F23">
              <w:t>ТОФК по КС получателя</w:t>
            </w:r>
          </w:p>
        </w:tc>
        <w:tc>
          <w:tcPr>
            <w:tcW w:w="3651" w:type="dxa"/>
          </w:tcPr>
          <w:p w14:paraId="7DBFB07A" w14:textId="043FC787" w:rsidR="006D642E" w:rsidRPr="00C05CF0" w:rsidRDefault="006D642E" w:rsidP="00C05CF0">
            <w:pPr>
              <w:pStyle w:val="GOSTTablenorm"/>
            </w:pPr>
            <w:r w:rsidRPr="00C05CF0">
              <w:t>recipient:treasury_account</w:t>
            </w:r>
          </w:p>
        </w:tc>
        <w:tc>
          <w:tcPr>
            <w:tcW w:w="3651" w:type="dxa"/>
          </w:tcPr>
          <w:p w14:paraId="3DE227BD" w14:textId="696545AF" w:rsidR="006D642E" w:rsidRPr="00A92F23" w:rsidRDefault="006D642E" w:rsidP="00C05CF0">
            <w:pPr>
              <w:pStyle w:val="GOSTTablenorm"/>
            </w:pPr>
            <w:r w:rsidRPr="00A92F23">
              <w:t>Указываются 17-</w:t>
            </w:r>
            <w:r w:rsidR="00C05CF0">
              <w:t>18 разряды номера КС получателя</w:t>
            </w:r>
          </w:p>
        </w:tc>
      </w:tr>
      <w:tr w:rsidR="006D642E" w:rsidRPr="00A92F23" w14:paraId="567F1DC7" w14:textId="77777777" w:rsidTr="00924BC6">
        <w:tc>
          <w:tcPr>
            <w:tcW w:w="3651" w:type="dxa"/>
          </w:tcPr>
          <w:p w14:paraId="0D4E1F2B" w14:textId="3B6CD764" w:rsidR="006D642E" w:rsidRPr="00A92F23" w:rsidRDefault="006D642E" w:rsidP="00C05CF0">
            <w:pPr>
              <w:pStyle w:val="GOSTTablenorm"/>
            </w:pPr>
            <w:r w:rsidRPr="00A92F23">
              <w:t>Порядк_номер_КС_получателя</w:t>
            </w:r>
          </w:p>
        </w:tc>
        <w:tc>
          <w:tcPr>
            <w:tcW w:w="1090" w:type="dxa"/>
          </w:tcPr>
          <w:p w14:paraId="090E7404" w14:textId="598FE062" w:rsidR="006D642E" w:rsidRPr="00A92F23" w:rsidRDefault="006D642E" w:rsidP="00C05CF0">
            <w:pPr>
              <w:pStyle w:val="GOSTTablenorm"/>
            </w:pPr>
            <w:r w:rsidRPr="00A92F23">
              <w:t>Да</w:t>
            </w:r>
          </w:p>
        </w:tc>
        <w:tc>
          <w:tcPr>
            <w:tcW w:w="3651" w:type="dxa"/>
          </w:tcPr>
          <w:p w14:paraId="0A856432" w14:textId="7F9FED42" w:rsidR="006D642E" w:rsidRPr="00A92F23" w:rsidRDefault="006D642E" w:rsidP="00C05CF0">
            <w:pPr>
              <w:pStyle w:val="GOSTTablenorm"/>
            </w:pPr>
            <w:r w:rsidRPr="00A92F23">
              <w:t>Порядковый номер КС получателя для отражения в аналитическом признаке по модели учета</w:t>
            </w:r>
          </w:p>
        </w:tc>
        <w:tc>
          <w:tcPr>
            <w:tcW w:w="3651" w:type="dxa"/>
          </w:tcPr>
          <w:p w14:paraId="3A61821E" w14:textId="355DFF21" w:rsidR="006D642E" w:rsidRPr="00C05CF0" w:rsidRDefault="006D642E" w:rsidP="00C05CF0">
            <w:pPr>
              <w:pStyle w:val="GOSTTablenorm"/>
            </w:pPr>
            <w:r w:rsidRPr="00C05CF0">
              <w:t>recipient:treasury_account</w:t>
            </w:r>
          </w:p>
        </w:tc>
        <w:tc>
          <w:tcPr>
            <w:tcW w:w="3651" w:type="dxa"/>
          </w:tcPr>
          <w:p w14:paraId="49C99C54" w14:textId="483B4300" w:rsidR="006D642E" w:rsidRPr="00A92F23" w:rsidRDefault="006D642E" w:rsidP="00C05CF0">
            <w:pPr>
              <w:pStyle w:val="GOSTTablenorm"/>
            </w:pPr>
            <w:r w:rsidRPr="00A92F23">
              <w:t>Указываются 19-</w:t>
            </w:r>
            <w:r w:rsidR="00C05CF0">
              <w:t>20 разряды номера КС получателя</w:t>
            </w:r>
          </w:p>
        </w:tc>
      </w:tr>
      <w:tr w:rsidR="006D642E" w:rsidRPr="00A92F23" w14:paraId="6443F6EE" w14:textId="77777777" w:rsidTr="00924BC6">
        <w:tc>
          <w:tcPr>
            <w:tcW w:w="3651" w:type="dxa"/>
          </w:tcPr>
          <w:p w14:paraId="3062C390" w14:textId="2507214F" w:rsidR="006D642E" w:rsidRPr="00A92F23" w:rsidRDefault="006D642E" w:rsidP="00C05CF0">
            <w:pPr>
              <w:pStyle w:val="GOSTTablenorm"/>
            </w:pPr>
            <w:r w:rsidRPr="00A92F23">
              <w:t>КС_плательщика</w:t>
            </w:r>
          </w:p>
        </w:tc>
        <w:tc>
          <w:tcPr>
            <w:tcW w:w="1090" w:type="dxa"/>
          </w:tcPr>
          <w:p w14:paraId="57F544DA" w14:textId="1D958B13" w:rsidR="006D642E" w:rsidRPr="00A92F23" w:rsidRDefault="006D642E" w:rsidP="00C05CF0">
            <w:pPr>
              <w:pStyle w:val="GOSTTablenorm"/>
            </w:pPr>
            <w:r w:rsidRPr="00A92F23">
              <w:t>Нет</w:t>
            </w:r>
          </w:p>
        </w:tc>
        <w:tc>
          <w:tcPr>
            <w:tcW w:w="3651" w:type="dxa"/>
          </w:tcPr>
          <w:p w14:paraId="775F3B5B" w14:textId="0D05144C" w:rsidR="006D642E" w:rsidRPr="00A92F23" w:rsidRDefault="006D642E" w:rsidP="00C05CF0">
            <w:pPr>
              <w:pStyle w:val="GOSTTablenorm"/>
            </w:pPr>
            <w:r w:rsidRPr="00A92F23">
              <w:rPr>
                <w:lang w:eastAsia="en-US"/>
              </w:rPr>
              <w:t>КС отправителя</w:t>
            </w:r>
          </w:p>
        </w:tc>
        <w:tc>
          <w:tcPr>
            <w:tcW w:w="3651" w:type="dxa"/>
          </w:tcPr>
          <w:p w14:paraId="1B74FBEF" w14:textId="0C76BADC" w:rsidR="006D642E" w:rsidRPr="00C05CF0" w:rsidRDefault="00924BC6" w:rsidP="00C05CF0">
            <w:pPr>
              <w:pStyle w:val="GOSTTablenorm"/>
            </w:pPr>
            <w:r>
              <w:t>sender:treasury_account</w:t>
            </w:r>
          </w:p>
        </w:tc>
        <w:tc>
          <w:tcPr>
            <w:tcW w:w="3651" w:type="dxa"/>
          </w:tcPr>
          <w:p w14:paraId="71F1CC9F" w14:textId="1536EA4E" w:rsidR="006D642E" w:rsidRPr="00A92F23" w:rsidRDefault="006D642E" w:rsidP="00C05CF0">
            <w:pPr>
              <w:pStyle w:val="GOSTTablenorm"/>
            </w:pPr>
            <w:r w:rsidRPr="00A92F23">
              <w:t>-</w:t>
            </w:r>
          </w:p>
        </w:tc>
      </w:tr>
      <w:tr w:rsidR="006D642E" w:rsidRPr="00A92F23" w14:paraId="60B430F8" w14:textId="77777777" w:rsidTr="00924BC6">
        <w:tc>
          <w:tcPr>
            <w:tcW w:w="3651" w:type="dxa"/>
          </w:tcPr>
          <w:p w14:paraId="0582735D" w14:textId="6D4B5205" w:rsidR="006D642E" w:rsidRPr="00A92F23" w:rsidRDefault="006D642E" w:rsidP="00C05CF0">
            <w:pPr>
              <w:pStyle w:val="GOSTTablenorm"/>
            </w:pPr>
            <w:r w:rsidRPr="00A92F23">
              <w:t>ТОФК_КС_плательщика</w:t>
            </w:r>
          </w:p>
        </w:tc>
        <w:tc>
          <w:tcPr>
            <w:tcW w:w="1090" w:type="dxa"/>
          </w:tcPr>
          <w:p w14:paraId="7890634A" w14:textId="67A8B739" w:rsidR="006D642E" w:rsidRPr="00A92F23" w:rsidRDefault="006D642E" w:rsidP="00C05CF0">
            <w:pPr>
              <w:pStyle w:val="GOSTTablenorm"/>
            </w:pPr>
            <w:r w:rsidRPr="00A92F23">
              <w:t>Да</w:t>
            </w:r>
          </w:p>
        </w:tc>
        <w:tc>
          <w:tcPr>
            <w:tcW w:w="3651" w:type="dxa"/>
          </w:tcPr>
          <w:p w14:paraId="563E0A0A" w14:textId="6790F08A" w:rsidR="006D642E" w:rsidRPr="00A92F23" w:rsidRDefault="006D642E" w:rsidP="00C05CF0">
            <w:pPr>
              <w:pStyle w:val="GOSTTablenorm"/>
            </w:pPr>
            <w:r w:rsidRPr="00A92F23">
              <w:rPr>
                <w:lang w:eastAsia="en-US"/>
              </w:rPr>
              <w:t>Код ТОФК по КС учета плательщика</w:t>
            </w:r>
          </w:p>
        </w:tc>
        <w:tc>
          <w:tcPr>
            <w:tcW w:w="3651" w:type="dxa"/>
          </w:tcPr>
          <w:p w14:paraId="2513FAB9" w14:textId="4E89E145" w:rsidR="006D642E" w:rsidRPr="00C05CF0" w:rsidRDefault="006D642E" w:rsidP="00C05CF0">
            <w:pPr>
              <w:pStyle w:val="GOSTTablenorm"/>
            </w:pPr>
            <w:r w:rsidRPr="00C05CF0">
              <w:t>sender:treasury_account</w:t>
            </w:r>
          </w:p>
        </w:tc>
        <w:tc>
          <w:tcPr>
            <w:tcW w:w="3651" w:type="dxa"/>
          </w:tcPr>
          <w:p w14:paraId="0A8663ED" w14:textId="64D5194E" w:rsidR="006D642E" w:rsidRPr="00A92F23" w:rsidRDefault="006D642E" w:rsidP="00C05CF0">
            <w:pPr>
              <w:pStyle w:val="GOSTTablenorm"/>
            </w:pPr>
            <w:r w:rsidRPr="00A92F23">
              <w:t>Указываются 17-18 разряды номера КС плател</w:t>
            </w:r>
            <w:r w:rsidR="00C05CF0">
              <w:t>ьщика</w:t>
            </w:r>
          </w:p>
        </w:tc>
      </w:tr>
      <w:tr w:rsidR="006D642E" w:rsidRPr="00A92F23" w14:paraId="3E7735BF" w14:textId="77777777" w:rsidTr="00924BC6">
        <w:tc>
          <w:tcPr>
            <w:tcW w:w="3651" w:type="dxa"/>
          </w:tcPr>
          <w:p w14:paraId="4EF8C36A" w14:textId="1094083C" w:rsidR="006D642E" w:rsidRPr="00A92F23" w:rsidRDefault="006D642E" w:rsidP="00C05CF0">
            <w:pPr>
              <w:pStyle w:val="GOSTTablenorm"/>
            </w:pPr>
            <w:r w:rsidRPr="00A92F23">
              <w:t>Порядк_номер_КС_плательщика</w:t>
            </w:r>
          </w:p>
        </w:tc>
        <w:tc>
          <w:tcPr>
            <w:tcW w:w="1090" w:type="dxa"/>
          </w:tcPr>
          <w:p w14:paraId="386DAA93" w14:textId="30AA8085" w:rsidR="006D642E" w:rsidRPr="00A92F23" w:rsidRDefault="006D642E" w:rsidP="00C05CF0">
            <w:pPr>
              <w:pStyle w:val="GOSTTablenorm"/>
            </w:pPr>
            <w:r w:rsidRPr="00A92F23">
              <w:t>Да</w:t>
            </w:r>
          </w:p>
        </w:tc>
        <w:tc>
          <w:tcPr>
            <w:tcW w:w="3651" w:type="dxa"/>
          </w:tcPr>
          <w:p w14:paraId="6235A6E9" w14:textId="7EDFA1E3" w:rsidR="006D642E" w:rsidRPr="00A92F23" w:rsidRDefault="006D642E" w:rsidP="00C05CF0">
            <w:pPr>
              <w:pStyle w:val="GOSTTablenorm"/>
              <w:rPr>
                <w:lang w:eastAsia="en-US"/>
              </w:rPr>
            </w:pPr>
            <w:r w:rsidRPr="00A92F23">
              <w:t>Порядковый номер КС плательщика для отражения в аналитическом признаке по модели учета</w:t>
            </w:r>
          </w:p>
        </w:tc>
        <w:tc>
          <w:tcPr>
            <w:tcW w:w="3651" w:type="dxa"/>
          </w:tcPr>
          <w:p w14:paraId="3F512CDC" w14:textId="3EEA81A6" w:rsidR="006D642E" w:rsidRPr="00C05CF0" w:rsidRDefault="006D642E" w:rsidP="00C05CF0">
            <w:pPr>
              <w:pStyle w:val="GOSTTablenorm"/>
            </w:pPr>
            <w:r w:rsidRPr="00C05CF0">
              <w:t>sender:treasury_account</w:t>
            </w:r>
          </w:p>
        </w:tc>
        <w:tc>
          <w:tcPr>
            <w:tcW w:w="3651" w:type="dxa"/>
          </w:tcPr>
          <w:p w14:paraId="2832C333" w14:textId="13BCA178" w:rsidR="006D642E" w:rsidRPr="00A92F23" w:rsidRDefault="006D642E" w:rsidP="00C05CF0">
            <w:pPr>
              <w:pStyle w:val="GOSTTablenorm"/>
            </w:pPr>
            <w:r w:rsidRPr="00A92F23">
              <w:t>Указываются 19-2</w:t>
            </w:r>
            <w:r w:rsidR="00C05CF0">
              <w:t>0 разряды номера КС плательщика</w:t>
            </w:r>
          </w:p>
        </w:tc>
      </w:tr>
      <w:tr w:rsidR="006D642E" w:rsidRPr="00A92F23" w14:paraId="720A5603" w14:textId="77777777" w:rsidTr="00924BC6">
        <w:tc>
          <w:tcPr>
            <w:tcW w:w="3651" w:type="dxa"/>
          </w:tcPr>
          <w:p w14:paraId="0386E371" w14:textId="7A2B9AE4" w:rsidR="006D642E" w:rsidRPr="00A92F23" w:rsidRDefault="006D642E" w:rsidP="00C05CF0">
            <w:pPr>
              <w:pStyle w:val="GOSTTablenorm"/>
            </w:pPr>
            <w:r w:rsidRPr="00A92F23">
              <w:rPr>
                <w:lang w:val="en-US"/>
              </w:rPr>
              <w:t>GUID</w:t>
            </w:r>
            <w:r w:rsidRPr="00A92F23">
              <w:t>_НВС_ФБ_плательщика</w:t>
            </w:r>
          </w:p>
        </w:tc>
        <w:tc>
          <w:tcPr>
            <w:tcW w:w="1090" w:type="dxa"/>
          </w:tcPr>
          <w:p w14:paraId="68D01208" w14:textId="44A1AD34" w:rsidR="006D642E" w:rsidRPr="00A92F23" w:rsidRDefault="006D642E" w:rsidP="00C05CF0">
            <w:pPr>
              <w:pStyle w:val="GOSTTablenorm"/>
            </w:pPr>
            <w:r w:rsidRPr="00A92F23">
              <w:t>Нет</w:t>
            </w:r>
          </w:p>
        </w:tc>
        <w:tc>
          <w:tcPr>
            <w:tcW w:w="3651" w:type="dxa"/>
          </w:tcPr>
          <w:p w14:paraId="1150AEA7" w14:textId="097E7B09" w:rsidR="006D642E" w:rsidRPr="00A92F23" w:rsidRDefault="006D642E" w:rsidP="00C05CF0">
            <w:pPr>
              <w:pStyle w:val="GOSTTablenorm"/>
            </w:pPr>
            <w:r w:rsidRPr="00A92F23">
              <w:t>Указывается значение ГУИД связанного документа</w:t>
            </w:r>
          </w:p>
        </w:tc>
        <w:tc>
          <w:tcPr>
            <w:tcW w:w="3651" w:type="dxa"/>
          </w:tcPr>
          <w:p w14:paraId="5F48E5CD" w14:textId="1CAB8BF9" w:rsidR="006D642E" w:rsidRPr="00C05CF0" w:rsidRDefault="006D642E" w:rsidP="00C05CF0">
            <w:pPr>
              <w:pStyle w:val="GOSTTablenorm"/>
            </w:pPr>
            <w:r w:rsidRPr="00C05CF0">
              <w:t>sender:doc_guid_nvs</w:t>
            </w:r>
          </w:p>
        </w:tc>
        <w:tc>
          <w:tcPr>
            <w:tcW w:w="3651" w:type="dxa"/>
          </w:tcPr>
          <w:p w14:paraId="0AA4DEF7" w14:textId="20966FA3" w:rsidR="006D642E" w:rsidRPr="00A92F23" w:rsidRDefault="006D642E" w:rsidP="00C05CF0">
            <w:pPr>
              <w:pStyle w:val="GOSTTablenorm"/>
            </w:pPr>
            <w:r w:rsidRPr="00A92F23">
              <w:t>-</w:t>
            </w:r>
          </w:p>
        </w:tc>
      </w:tr>
      <w:tr w:rsidR="006D642E" w:rsidRPr="00A92F23" w14:paraId="34C0BE75" w14:textId="77777777" w:rsidTr="00924BC6">
        <w:tc>
          <w:tcPr>
            <w:tcW w:w="3651" w:type="dxa"/>
          </w:tcPr>
          <w:p w14:paraId="5649C90D" w14:textId="464580F4" w:rsidR="006D642E" w:rsidRPr="00A92F23" w:rsidRDefault="006D642E" w:rsidP="00C05CF0">
            <w:pPr>
              <w:pStyle w:val="GOSTTablenorm"/>
            </w:pPr>
            <w:r w:rsidRPr="00A92F23">
              <w:t>Период</w:t>
            </w:r>
          </w:p>
        </w:tc>
        <w:tc>
          <w:tcPr>
            <w:tcW w:w="1090" w:type="dxa"/>
          </w:tcPr>
          <w:p w14:paraId="67B2C8DE" w14:textId="7370E814" w:rsidR="006D642E" w:rsidRPr="00A92F23" w:rsidRDefault="006D642E" w:rsidP="00C05CF0">
            <w:pPr>
              <w:pStyle w:val="GOSTTablenorm"/>
            </w:pPr>
            <w:r w:rsidRPr="00A92F23">
              <w:t>Нет</w:t>
            </w:r>
          </w:p>
        </w:tc>
        <w:tc>
          <w:tcPr>
            <w:tcW w:w="3651" w:type="dxa"/>
          </w:tcPr>
          <w:p w14:paraId="50D0E1FC" w14:textId="4D84467E" w:rsidR="006D642E" w:rsidRPr="00A92F23" w:rsidRDefault="006D642E" w:rsidP="00C05CF0">
            <w:pPr>
              <w:pStyle w:val="GOSTTablenorm"/>
            </w:pPr>
            <w:r w:rsidRPr="00A92F23">
              <w:t>Период для учета невыясненных платежей прошлых лет. Заполняется годом поступления НВС ФБ</w:t>
            </w:r>
          </w:p>
        </w:tc>
        <w:tc>
          <w:tcPr>
            <w:tcW w:w="3651" w:type="dxa"/>
          </w:tcPr>
          <w:p w14:paraId="787A6B9E" w14:textId="336AECE1" w:rsidR="006D642E" w:rsidRPr="00C05CF0" w:rsidRDefault="006D642E" w:rsidP="00C05CF0">
            <w:pPr>
              <w:pStyle w:val="GOSTTablenorm"/>
            </w:pPr>
            <w:r w:rsidRPr="00C05CF0">
              <w:t>sender:period</w:t>
            </w:r>
          </w:p>
        </w:tc>
        <w:tc>
          <w:tcPr>
            <w:tcW w:w="3651" w:type="dxa"/>
          </w:tcPr>
          <w:p w14:paraId="0B7F7BE5" w14:textId="7587660A" w:rsidR="006D642E" w:rsidRPr="00A92F23" w:rsidRDefault="006D642E" w:rsidP="00C05CF0">
            <w:pPr>
              <w:pStyle w:val="GOSTTablenorm"/>
            </w:pPr>
          </w:p>
        </w:tc>
      </w:tr>
      <w:tr w:rsidR="006D642E" w:rsidRPr="00A92F23" w14:paraId="66051607" w14:textId="77777777" w:rsidTr="00924BC6">
        <w:tc>
          <w:tcPr>
            <w:tcW w:w="3651" w:type="dxa"/>
          </w:tcPr>
          <w:p w14:paraId="5E532776" w14:textId="24751EF0" w:rsidR="006D642E" w:rsidRPr="00A92F23" w:rsidRDefault="006D642E" w:rsidP="00C05CF0">
            <w:pPr>
              <w:pStyle w:val="GOSTTablenorm"/>
            </w:pPr>
            <w:r w:rsidRPr="00A92F23">
              <w:lastRenderedPageBreak/>
              <w:t>Номер_ЛС_плательщика</w:t>
            </w:r>
          </w:p>
        </w:tc>
        <w:tc>
          <w:tcPr>
            <w:tcW w:w="1090" w:type="dxa"/>
          </w:tcPr>
          <w:p w14:paraId="371DBF65" w14:textId="3C30B06F" w:rsidR="006D642E" w:rsidRPr="00A92F23" w:rsidRDefault="006D642E" w:rsidP="00C05CF0">
            <w:pPr>
              <w:pStyle w:val="GOSTTablenorm"/>
            </w:pPr>
            <w:r w:rsidRPr="00A92F23">
              <w:t>Нет</w:t>
            </w:r>
          </w:p>
        </w:tc>
        <w:tc>
          <w:tcPr>
            <w:tcW w:w="3651" w:type="dxa"/>
          </w:tcPr>
          <w:p w14:paraId="0B446441" w14:textId="32ED6499" w:rsidR="006D642E" w:rsidRPr="00A92F23" w:rsidRDefault="006D642E" w:rsidP="00C05CF0">
            <w:pPr>
              <w:pStyle w:val="GOSTTablenorm"/>
            </w:pPr>
            <w:r w:rsidRPr="00A92F23">
              <w:rPr>
                <w:lang w:eastAsia="en-US"/>
              </w:rPr>
              <w:t>Лицевой счет плательщика</w:t>
            </w:r>
          </w:p>
        </w:tc>
        <w:tc>
          <w:tcPr>
            <w:tcW w:w="3651" w:type="dxa"/>
          </w:tcPr>
          <w:p w14:paraId="59C6CDEE" w14:textId="583905FE" w:rsidR="006D642E" w:rsidRPr="00C05CF0" w:rsidRDefault="006D642E" w:rsidP="00C05CF0">
            <w:pPr>
              <w:pStyle w:val="GOSTTablenorm"/>
            </w:pPr>
            <w:r w:rsidRPr="00C05CF0">
              <w:t>sender:account</w:t>
            </w:r>
          </w:p>
        </w:tc>
        <w:tc>
          <w:tcPr>
            <w:tcW w:w="3651" w:type="dxa"/>
          </w:tcPr>
          <w:p w14:paraId="3AD705C4" w14:textId="1EA7B4E5" w:rsidR="006D642E" w:rsidRPr="00A92F23" w:rsidRDefault="006D642E" w:rsidP="00C05CF0">
            <w:pPr>
              <w:pStyle w:val="GOSTTablenorm"/>
            </w:pPr>
            <w:r w:rsidRPr="00A92F23">
              <w:t>-</w:t>
            </w:r>
          </w:p>
        </w:tc>
      </w:tr>
      <w:tr w:rsidR="006D642E" w:rsidRPr="00A92F23" w14:paraId="6A995A5E" w14:textId="77777777" w:rsidTr="00924BC6">
        <w:tc>
          <w:tcPr>
            <w:tcW w:w="3651" w:type="dxa"/>
          </w:tcPr>
          <w:p w14:paraId="22FE44D3" w14:textId="707AC2EF" w:rsidR="006D642E" w:rsidRPr="00A92F23" w:rsidRDefault="006D642E" w:rsidP="00C05CF0">
            <w:pPr>
              <w:pStyle w:val="GOSTTablenorm"/>
            </w:pPr>
            <w:r w:rsidRPr="00A92F23">
              <w:t>ТОФК_ЛС_плательщика</w:t>
            </w:r>
          </w:p>
        </w:tc>
        <w:tc>
          <w:tcPr>
            <w:tcW w:w="1090" w:type="dxa"/>
          </w:tcPr>
          <w:p w14:paraId="0FA304B5" w14:textId="70A5BDF0" w:rsidR="006D642E" w:rsidRPr="00A92F23" w:rsidRDefault="006D642E" w:rsidP="00C05CF0">
            <w:pPr>
              <w:pStyle w:val="GOSTTablenorm"/>
            </w:pPr>
            <w:r w:rsidRPr="00A92F23">
              <w:t>Нет</w:t>
            </w:r>
          </w:p>
        </w:tc>
        <w:tc>
          <w:tcPr>
            <w:tcW w:w="3651" w:type="dxa"/>
          </w:tcPr>
          <w:p w14:paraId="7BF8541D" w14:textId="7AC3B141" w:rsidR="006D642E" w:rsidRPr="00A92F23" w:rsidRDefault="006D642E" w:rsidP="00C05CF0">
            <w:pPr>
              <w:pStyle w:val="GOSTTablenorm"/>
            </w:pPr>
            <w:r w:rsidRPr="00A92F23">
              <w:t>ТОФК по ЛС плательщик</w:t>
            </w:r>
          </w:p>
        </w:tc>
        <w:tc>
          <w:tcPr>
            <w:tcW w:w="3651" w:type="dxa"/>
          </w:tcPr>
          <w:p w14:paraId="00BFDDDE" w14:textId="31C32E00" w:rsidR="006D642E" w:rsidRPr="00C05CF0" w:rsidRDefault="006D642E" w:rsidP="00C05CF0">
            <w:pPr>
              <w:pStyle w:val="GOSTTablenorm"/>
            </w:pPr>
            <w:r w:rsidRPr="00C05CF0">
              <w:t>sender:account_tofk_code</w:t>
            </w:r>
          </w:p>
        </w:tc>
        <w:tc>
          <w:tcPr>
            <w:tcW w:w="3651" w:type="dxa"/>
          </w:tcPr>
          <w:p w14:paraId="5BAF2E8A" w14:textId="396C5085" w:rsidR="006D642E" w:rsidRPr="00A92F23" w:rsidRDefault="006D642E" w:rsidP="00C05CF0">
            <w:pPr>
              <w:pStyle w:val="GOSTTablenorm"/>
            </w:pPr>
            <w:r w:rsidRPr="00A92F23">
              <w:t>-</w:t>
            </w:r>
          </w:p>
        </w:tc>
      </w:tr>
      <w:tr w:rsidR="006D642E" w:rsidRPr="00A92F23" w14:paraId="1973133E" w14:textId="77777777" w:rsidTr="00924BC6">
        <w:tc>
          <w:tcPr>
            <w:tcW w:w="3651" w:type="dxa"/>
          </w:tcPr>
          <w:p w14:paraId="4CFF8568" w14:textId="6A8BBBF1" w:rsidR="006D642E" w:rsidRPr="00A92F23" w:rsidRDefault="006D642E" w:rsidP="00C05CF0">
            <w:pPr>
              <w:pStyle w:val="GOSTTablenorm"/>
            </w:pPr>
            <w:r w:rsidRPr="00A92F23">
              <w:t>КБК_плательщика</w:t>
            </w:r>
          </w:p>
        </w:tc>
        <w:tc>
          <w:tcPr>
            <w:tcW w:w="1090" w:type="dxa"/>
          </w:tcPr>
          <w:p w14:paraId="01ADD830" w14:textId="0DB5ECE9" w:rsidR="006D642E" w:rsidRPr="00A92F23" w:rsidRDefault="006D642E" w:rsidP="00C05CF0">
            <w:pPr>
              <w:pStyle w:val="GOSTTablenorm"/>
            </w:pPr>
            <w:r w:rsidRPr="00A92F23">
              <w:t>Нет</w:t>
            </w:r>
          </w:p>
        </w:tc>
        <w:tc>
          <w:tcPr>
            <w:tcW w:w="3651" w:type="dxa"/>
          </w:tcPr>
          <w:p w14:paraId="054B6CBA" w14:textId="374841E1" w:rsidR="006D642E" w:rsidRPr="00A92F23" w:rsidRDefault="006D642E" w:rsidP="00C05CF0">
            <w:pPr>
              <w:pStyle w:val="GOSTTablenorm"/>
            </w:pPr>
            <w:r w:rsidRPr="00A92F23">
              <w:t>КБК плательщика</w:t>
            </w:r>
          </w:p>
        </w:tc>
        <w:tc>
          <w:tcPr>
            <w:tcW w:w="3651" w:type="dxa"/>
          </w:tcPr>
          <w:p w14:paraId="3996D365" w14:textId="3AAC6C72" w:rsidR="006D642E" w:rsidRPr="00C05CF0" w:rsidRDefault="006D642E" w:rsidP="00C05CF0">
            <w:pPr>
              <w:pStyle w:val="GOSTTablenorm"/>
            </w:pPr>
            <w:r w:rsidRPr="00C05CF0">
              <w:t>sender:entries:bcc</w:t>
            </w:r>
          </w:p>
        </w:tc>
        <w:tc>
          <w:tcPr>
            <w:tcW w:w="3651" w:type="dxa"/>
          </w:tcPr>
          <w:p w14:paraId="6A38A086" w14:textId="03C91574" w:rsidR="006D642E" w:rsidRPr="00A92F23" w:rsidRDefault="006D642E" w:rsidP="00C05CF0">
            <w:pPr>
              <w:pStyle w:val="GOSTTablenorm"/>
            </w:pPr>
            <w:r w:rsidRPr="00A92F23">
              <w:t>-</w:t>
            </w:r>
          </w:p>
        </w:tc>
      </w:tr>
      <w:tr w:rsidR="006D642E" w:rsidRPr="00A92F23" w14:paraId="784EDAA4" w14:textId="77777777" w:rsidTr="00924BC6">
        <w:tc>
          <w:tcPr>
            <w:tcW w:w="3651" w:type="dxa"/>
          </w:tcPr>
          <w:p w14:paraId="483EAC05" w14:textId="5448B3EB" w:rsidR="006D642E" w:rsidRPr="00A92F23" w:rsidRDefault="006D642E" w:rsidP="00C05CF0">
            <w:pPr>
              <w:pStyle w:val="GOSTTablenorm"/>
            </w:pPr>
            <w:r w:rsidRPr="00A92F23">
              <w:t>Тип_КБК_плательщика</w:t>
            </w:r>
          </w:p>
        </w:tc>
        <w:tc>
          <w:tcPr>
            <w:tcW w:w="1090" w:type="dxa"/>
          </w:tcPr>
          <w:p w14:paraId="275A2338" w14:textId="042B21BB" w:rsidR="006D642E" w:rsidRPr="00A92F23" w:rsidRDefault="006D642E" w:rsidP="00C05CF0">
            <w:pPr>
              <w:pStyle w:val="GOSTTablenorm"/>
            </w:pPr>
            <w:r w:rsidRPr="00A92F23">
              <w:t>Нет</w:t>
            </w:r>
          </w:p>
        </w:tc>
        <w:tc>
          <w:tcPr>
            <w:tcW w:w="3651" w:type="dxa"/>
          </w:tcPr>
          <w:p w14:paraId="4805E84C" w14:textId="05B9B0DE" w:rsidR="006D642E" w:rsidRPr="00A92F23" w:rsidRDefault="006D642E" w:rsidP="00C05CF0">
            <w:pPr>
              <w:pStyle w:val="GOSTTablenorm"/>
            </w:pPr>
            <w:r w:rsidRPr="00A92F23">
              <w:t>Тип КБК плательщик для формирования регистров учета в ПУИО</w:t>
            </w:r>
          </w:p>
        </w:tc>
        <w:tc>
          <w:tcPr>
            <w:tcW w:w="3651" w:type="dxa"/>
          </w:tcPr>
          <w:p w14:paraId="25AD73FE" w14:textId="59CBA4A5" w:rsidR="006D642E" w:rsidRPr="00C05CF0" w:rsidRDefault="006D642E" w:rsidP="00C05CF0">
            <w:pPr>
              <w:pStyle w:val="GOSTTablenorm"/>
            </w:pPr>
            <w:r w:rsidRPr="00C05CF0">
              <w:t>sender:entries:type_bcc</w:t>
            </w:r>
          </w:p>
        </w:tc>
        <w:tc>
          <w:tcPr>
            <w:tcW w:w="3651" w:type="dxa"/>
          </w:tcPr>
          <w:p w14:paraId="0A479C96" w14:textId="7478381D" w:rsidR="006D642E" w:rsidRPr="00A92F23" w:rsidRDefault="006D642E" w:rsidP="00C05CF0">
            <w:pPr>
              <w:pStyle w:val="GOSTTablenorm"/>
            </w:pPr>
            <w:r w:rsidRPr="00A92F23">
              <w:t>-</w:t>
            </w:r>
          </w:p>
        </w:tc>
      </w:tr>
      <w:tr w:rsidR="006D642E" w:rsidRPr="00A92F23" w14:paraId="04D8446E" w14:textId="77777777" w:rsidTr="00924BC6">
        <w:tc>
          <w:tcPr>
            <w:tcW w:w="3651" w:type="dxa"/>
          </w:tcPr>
          <w:p w14:paraId="7A8C3056" w14:textId="7BB89D11" w:rsidR="006D642E" w:rsidRPr="00A92F23" w:rsidRDefault="006D642E" w:rsidP="00C05CF0">
            <w:pPr>
              <w:pStyle w:val="GOSTTablenorm"/>
            </w:pPr>
            <w:r w:rsidRPr="00A92F23">
              <w:t>ОКТМО_плательщика</w:t>
            </w:r>
          </w:p>
        </w:tc>
        <w:tc>
          <w:tcPr>
            <w:tcW w:w="1090" w:type="dxa"/>
          </w:tcPr>
          <w:p w14:paraId="6F275F21" w14:textId="746E8EB5" w:rsidR="006D642E" w:rsidRPr="00A92F23" w:rsidRDefault="006D642E" w:rsidP="00C05CF0">
            <w:pPr>
              <w:pStyle w:val="GOSTTablenorm"/>
            </w:pPr>
            <w:r w:rsidRPr="00A92F23">
              <w:t>Нет</w:t>
            </w:r>
          </w:p>
        </w:tc>
        <w:tc>
          <w:tcPr>
            <w:tcW w:w="3651" w:type="dxa"/>
          </w:tcPr>
          <w:p w14:paraId="547979FC" w14:textId="6304C019" w:rsidR="006D642E" w:rsidRPr="00A92F23" w:rsidRDefault="006D642E" w:rsidP="00C05CF0">
            <w:pPr>
              <w:pStyle w:val="GOSTTablenorm"/>
            </w:pPr>
            <w:r w:rsidRPr="00A92F23">
              <w:t>Код по ОКТМО публично-правового образования плательщика</w:t>
            </w:r>
          </w:p>
        </w:tc>
        <w:tc>
          <w:tcPr>
            <w:tcW w:w="3651" w:type="dxa"/>
          </w:tcPr>
          <w:p w14:paraId="5349A245" w14:textId="1899FE28" w:rsidR="006D642E" w:rsidRPr="00C05CF0" w:rsidRDefault="006D642E" w:rsidP="00C05CF0">
            <w:pPr>
              <w:pStyle w:val="GOSTTablenorm"/>
            </w:pPr>
            <w:r w:rsidRPr="00C05CF0">
              <w:t>sender:entries:oktmo</w:t>
            </w:r>
          </w:p>
        </w:tc>
        <w:tc>
          <w:tcPr>
            <w:tcW w:w="3651" w:type="dxa"/>
          </w:tcPr>
          <w:p w14:paraId="4AE31638" w14:textId="66B8027F" w:rsidR="006D642E" w:rsidRPr="00A92F23" w:rsidRDefault="006D642E" w:rsidP="00C05CF0">
            <w:pPr>
              <w:pStyle w:val="GOSTTablenorm"/>
            </w:pPr>
            <w:r w:rsidRPr="00A92F23">
              <w:t>-</w:t>
            </w:r>
          </w:p>
        </w:tc>
      </w:tr>
      <w:tr w:rsidR="006D642E" w:rsidRPr="00A92F23" w14:paraId="688936DC" w14:textId="77777777" w:rsidTr="00924BC6">
        <w:tc>
          <w:tcPr>
            <w:tcW w:w="3651" w:type="dxa"/>
          </w:tcPr>
          <w:p w14:paraId="75682661" w14:textId="0AA50124" w:rsidR="006D642E" w:rsidRPr="00A92F23" w:rsidRDefault="006D642E" w:rsidP="00C05CF0">
            <w:pPr>
              <w:pStyle w:val="GOSTTablenorm"/>
            </w:pPr>
            <w:r w:rsidRPr="00A92F23">
              <w:t>Код_субсидии_плательщика</w:t>
            </w:r>
          </w:p>
        </w:tc>
        <w:tc>
          <w:tcPr>
            <w:tcW w:w="1090" w:type="dxa"/>
          </w:tcPr>
          <w:p w14:paraId="37953F04" w14:textId="772970AE" w:rsidR="006D642E" w:rsidRPr="00A92F23" w:rsidRDefault="006D642E" w:rsidP="00C05CF0">
            <w:pPr>
              <w:pStyle w:val="GOSTTablenorm"/>
            </w:pPr>
            <w:r w:rsidRPr="00A92F23">
              <w:t>Нет</w:t>
            </w:r>
          </w:p>
        </w:tc>
        <w:tc>
          <w:tcPr>
            <w:tcW w:w="3651" w:type="dxa"/>
          </w:tcPr>
          <w:p w14:paraId="739F45F4" w14:textId="159D4567" w:rsidR="006D642E" w:rsidRPr="00A92F23" w:rsidRDefault="006D642E" w:rsidP="00C05CF0">
            <w:pPr>
              <w:pStyle w:val="GOSTTablenorm"/>
            </w:pPr>
            <w:r w:rsidRPr="00A92F23">
              <w:t>Код субсидии плательщика</w:t>
            </w:r>
          </w:p>
        </w:tc>
        <w:tc>
          <w:tcPr>
            <w:tcW w:w="3651" w:type="dxa"/>
          </w:tcPr>
          <w:p w14:paraId="404BA91C" w14:textId="3C44A44B" w:rsidR="006D642E" w:rsidRPr="00C05CF0" w:rsidRDefault="006D642E" w:rsidP="00C05CF0">
            <w:pPr>
              <w:pStyle w:val="GOSTTablenorm"/>
            </w:pPr>
            <w:r w:rsidRPr="00C05CF0">
              <w:t>sender:entries:analytical_group</w:t>
            </w:r>
          </w:p>
        </w:tc>
        <w:tc>
          <w:tcPr>
            <w:tcW w:w="3651" w:type="dxa"/>
          </w:tcPr>
          <w:p w14:paraId="31A38099" w14:textId="437FFA11" w:rsidR="006D642E" w:rsidRPr="00A92F23" w:rsidRDefault="006D642E" w:rsidP="00C05CF0">
            <w:pPr>
              <w:pStyle w:val="GOSTTablenorm"/>
            </w:pPr>
            <w:r w:rsidRPr="00A92F23">
              <w:t>-</w:t>
            </w:r>
          </w:p>
        </w:tc>
      </w:tr>
      <w:tr w:rsidR="006D642E" w:rsidRPr="00A92F23" w14:paraId="33E30856" w14:textId="77777777" w:rsidTr="00924BC6">
        <w:tc>
          <w:tcPr>
            <w:tcW w:w="3651" w:type="dxa"/>
          </w:tcPr>
          <w:p w14:paraId="12D40D87" w14:textId="202A4AC7" w:rsidR="006D642E" w:rsidRPr="00A92F23" w:rsidRDefault="006D642E" w:rsidP="00C05CF0">
            <w:pPr>
              <w:pStyle w:val="GOSTTablenorm"/>
            </w:pPr>
            <w:r w:rsidRPr="00A92F23">
              <w:t>Доп_ЛС_плательщика</w:t>
            </w:r>
          </w:p>
        </w:tc>
        <w:tc>
          <w:tcPr>
            <w:tcW w:w="1090" w:type="dxa"/>
          </w:tcPr>
          <w:p w14:paraId="6C17B6CD" w14:textId="11836899" w:rsidR="006D642E" w:rsidRPr="00A92F23" w:rsidRDefault="006D642E" w:rsidP="00C05CF0">
            <w:pPr>
              <w:pStyle w:val="GOSTTablenorm"/>
            </w:pPr>
            <w:r w:rsidRPr="00A92F23">
              <w:t>Нет</w:t>
            </w:r>
          </w:p>
        </w:tc>
        <w:tc>
          <w:tcPr>
            <w:tcW w:w="3651" w:type="dxa"/>
          </w:tcPr>
          <w:p w14:paraId="64CCD09B" w14:textId="795060D0" w:rsidR="006D642E" w:rsidRPr="00A92F23" w:rsidRDefault="006D642E" w:rsidP="00C05CF0">
            <w:pPr>
              <w:pStyle w:val="GOSTTablenorm"/>
            </w:pPr>
            <w:r w:rsidRPr="00A92F23">
              <w:t>Лицевой счет плательщика по дополнительному финансированию</w:t>
            </w:r>
          </w:p>
        </w:tc>
        <w:tc>
          <w:tcPr>
            <w:tcW w:w="3651" w:type="dxa"/>
          </w:tcPr>
          <w:p w14:paraId="206BA726" w14:textId="305FA923" w:rsidR="006D642E" w:rsidRPr="00C05CF0" w:rsidRDefault="006D642E" w:rsidP="00C05CF0">
            <w:pPr>
              <w:pStyle w:val="GOSTTablenorm"/>
            </w:pPr>
            <w:r w:rsidRPr="00C05CF0">
              <w:t>sender:entries:account_additional</w:t>
            </w:r>
          </w:p>
        </w:tc>
        <w:tc>
          <w:tcPr>
            <w:tcW w:w="3651" w:type="dxa"/>
          </w:tcPr>
          <w:p w14:paraId="5CF8124D" w14:textId="72D0D52B" w:rsidR="006D642E" w:rsidRPr="00A92F23" w:rsidRDefault="006D642E" w:rsidP="00C05CF0">
            <w:pPr>
              <w:pStyle w:val="GOSTTablenorm"/>
            </w:pPr>
            <w:r w:rsidRPr="00A92F23">
              <w:t>-</w:t>
            </w:r>
          </w:p>
        </w:tc>
      </w:tr>
      <w:tr w:rsidR="006D642E" w:rsidRPr="00A92F23" w14:paraId="0C9D7440" w14:textId="77777777" w:rsidTr="00924BC6">
        <w:tc>
          <w:tcPr>
            <w:tcW w:w="3651" w:type="dxa"/>
          </w:tcPr>
          <w:p w14:paraId="3DD780C3" w14:textId="038AE9F9" w:rsidR="006D642E" w:rsidRPr="00A92F23" w:rsidRDefault="006D642E" w:rsidP="00C05CF0">
            <w:pPr>
              <w:pStyle w:val="GOSTTablenorm"/>
            </w:pPr>
            <w:r w:rsidRPr="00A92F23">
              <w:t>Сумма_валюта_операции</w:t>
            </w:r>
          </w:p>
        </w:tc>
        <w:tc>
          <w:tcPr>
            <w:tcW w:w="1090" w:type="dxa"/>
          </w:tcPr>
          <w:p w14:paraId="0F738755" w14:textId="033E966E" w:rsidR="006D642E" w:rsidRPr="00A92F23" w:rsidRDefault="006D642E" w:rsidP="00C05CF0">
            <w:pPr>
              <w:pStyle w:val="GOSTTablenorm"/>
            </w:pPr>
            <w:r w:rsidRPr="00A92F23">
              <w:t>Да</w:t>
            </w:r>
          </w:p>
        </w:tc>
        <w:tc>
          <w:tcPr>
            <w:tcW w:w="3651" w:type="dxa"/>
          </w:tcPr>
          <w:p w14:paraId="5E1B7270" w14:textId="06CE3F0B" w:rsidR="006D642E" w:rsidRPr="00A92F23" w:rsidRDefault="006D642E" w:rsidP="00C05CF0">
            <w:pPr>
              <w:pStyle w:val="GOSTTablenorm"/>
            </w:pPr>
            <w:r w:rsidRPr="00A92F23">
              <w:t>Сумма в валюте (по строке документа)</w:t>
            </w:r>
          </w:p>
        </w:tc>
        <w:tc>
          <w:tcPr>
            <w:tcW w:w="3651" w:type="dxa"/>
          </w:tcPr>
          <w:p w14:paraId="5E02131E" w14:textId="53CE0357" w:rsidR="006D642E" w:rsidRPr="00C05CF0" w:rsidRDefault="00C05CF0" w:rsidP="00C05CF0">
            <w:pPr>
              <w:pStyle w:val="GOSTTablenorm"/>
            </w:pPr>
            <w:r>
              <w:t>entries:currency_amount</w:t>
            </w:r>
          </w:p>
        </w:tc>
        <w:tc>
          <w:tcPr>
            <w:tcW w:w="3651" w:type="dxa"/>
          </w:tcPr>
          <w:p w14:paraId="10A45D56" w14:textId="4F6E0751" w:rsidR="006D642E" w:rsidRPr="00A92F23" w:rsidRDefault="006D642E" w:rsidP="00C05CF0">
            <w:pPr>
              <w:pStyle w:val="GOSTTablenorm"/>
            </w:pPr>
            <w:r w:rsidRPr="00A92F23">
              <w:t xml:space="preserve">Сумма передается в единицах валюты с точностью 2 знака после запятой </w:t>
            </w:r>
            <w:r w:rsidR="00C23C14">
              <w:rPr>
                <w:szCs w:val="22"/>
              </w:rPr>
              <w:t>–</w:t>
            </w:r>
            <w:r w:rsidRPr="00A92F23">
              <w:t xml:space="preserve"> необходимо конвертировать в минимальные единицы валюты (для данного типа докумен-тов ум</w:t>
            </w:r>
            <w:r w:rsidR="00C05CF0">
              <w:t>ножить на 100)</w:t>
            </w:r>
          </w:p>
        </w:tc>
      </w:tr>
      <w:tr w:rsidR="006D642E" w:rsidRPr="00A92F23" w14:paraId="3336154D" w14:textId="77777777" w:rsidTr="00924BC6">
        <w:tc>
          <w:tcPr>
            <w:tcW w:w="3651" w:type="dxa"/>
          </w:tcPr>
          <w:p w14:paraId="7C46394D" w14:textId="18170EFA" w:rsidR="006D642E" w:rsidRPr="00A92F23" w:rsidRDefault="006D642E" w:rsidP="00C05CF0">
            <w:pPr>
              <w:pStyle w:val="GOSTTablenorm"/>
            </w:pPr>
            <w:r w:rsidRPr="00A92F23">
              <w:t>Сумма_валюта_учета_руб</w:t>
            </w:r>
          </w:p>
        </w:tc>
        <w:tc>
          <w:tcPr>
            <w:tcW w:w="1090" w:type="dxa"/>
          </w:tcPr>
          <w:p w14:paraId="2D1149AB" w14:textId="47A64CCF" w:rsidR="006D642E" w:rsidRPr="00A92F23" w:rsidRDefault="006D642E" w:rsidP="00C05CF0">
            <w:pPr>
              <w:pStyle w:val="GOSTTablenorm"/>
            </w:pPr>
            <w:r w:rsidRPr="00A92F23">
              <w:t>Да</w:t>
            </w:r>
          </w:p>
        </w:tc>
        <w:tc>
          <w:tcPr>
            <w:tcW w:w="3651" w:type="dxa"/>
          </w:tcPr>
          <w:p w14:paraId="0B43E0FE" w14:textId="51DD7FAF" w:rsidR="006D642E" w:rsidRPr="00A92F23" w:rsidRDefault="006D642E" w:rsidP="00C05CF0">
            <w:pPr>
              <w:pStyle w:val="GOSTTablenorm"/>
            </w:pPr>
            <w:r w:rsidRPr="00A92F23">
              <w:t>Сумма в валюте учета (руб)</w:t>
            </w:r>
          </w:p>
        </w:tc>
        <w:tc>
          <w:tcPr>
            <w:tcW w:w="3651" w:type="dxa"/>
          </w:tcPr>
          <w:p w14:paraId="461B28C5" w14:textId="3C260527" w:rsidR="006D642E" w:rsidRPr="00C05CF0" w:rsidRDefault="006D642E" w:rsidP="00C05CF0">
            <w:pPr>
              <w:pStyle w:val="GOSTTablenorm"/>
            </w:pPr>
            <w:r w:rsidRPr="00C05CF0">
              <w:t>entries:currency_amount</w:t>
            </w:r>
          </w:p>
        </w:tc>
        <w:tc>
          <w:tcPr>
            <w:tcW w:w="3651" w:type="dxa"/>
          </w:tcPr>
          <w:p w14:paraId="1AF7E5C2" w14:textId="6418E505" w:rsidR="006D642E" w:rsidRPr="00A92F23" w:rsidRDefault="006D642E" w:rsidP="00C05CF0">
            <w:pPr>
              <w:pStyle w:val="GOSTTablenorm"/>
            </w:pPr>
            <w:r w:rsidRPr="00A92F23">
              <w:t>Указывается значение реквизита sender:entries:currency_amount</w:t>
            </w:r>
            <w:r w:rsidRPr="00A92F23" w:rsidDel="00A57312">
              <w:t xml:space="preserve"> </w:t>
            </w:r>
            <w:r w:rsidRPr="00A92F23">
              <w:t>(по данному типу документа Сумма_валюта_уче</w:t>
            </w:r>
            <w:r w:rsidR="00C05CF0">
              <w:t>та_руб = Сумма_валюта_операции)</w:t>
            </w:r>
          </w:p>
        </w:tc>
      </w:tr>
    </w:tbl>
    <w:p w14:paraId="249763D0" w14:textId="5B5C13B2" w:rsidR="004966EC" w:rsidRDefault="00D471C2" w:rsidP="004966EC">
      <w:pPr>
        <w:pStyle w:val="GOSTNameTable"/>
      </w:pPr>
      <w:r>
        <w:rPr>
          <w:noProof/>
        </w:rPr>
        <w:lastRenderedPageBreak/>
        <w:fldChar w:fldCharType="begin"/>
      </w:r>
      <w:r>
        <w:rPr>
          <w:noProof/>
        </w:rPr>
        <w:instrText xml:space="preserve"> SEQ Таблица \* ARABIC </w:instrText>
      </w:r>
      <w:r>
        <w:rPr>
          <w:noProof/>
        </w:rPr>
        <w:fldChar w:fldCharType="separate"/>
      </w:r>
      <w:bookmarkStart w:id="951" w:name="_Toc226625631"/>
      <w:r w:rsidR="001C3732">
        <w:rPr>
          <w:noProof/>
        </w:rPr>
        <w:t>32</w:t>
      </w:r>
      <w:r>
        <w:rPr>
          <w:noProof/>
        </w:rPr>
        <w:fldChar w:fldCharType="end"/>
      </w:r>
      <w:r w:rsidR="004966EC">
        <w:t xml:space="preserve"> </w:t>
      </w:r>
      <w:r w:rsidR="004966EC" w:rsidRPr="00B55906">
        <w:t>– Перечень атрибутов, соответствующих типу документа «</w:t>
      </w:r>
      <w:r w:rsidR="004966EC" w:rsidRPr="00A92F23">
        <w:rPr>
          <w:sz w:val="22"/>
          <w:szCs w:val="22"/>
        </w:rPr>
        <w:t>Реестр перечисленных поступлений</w:t>
      </w:r>
      <w:r w:rsidR="00924BC6">
        <w:rPr>
          <w:sz w:val="22"/>
          <w:szCs w:val="22"/>
        </w:rPr>
        <w:t>»</w:t>
      </w:r>
      <w:r w:rsidR="004966EC" w:rsidRPr="00A92F23">
        <w:rPr>
          <w:sz w:val="22"/>
          <w:szCs w:val="22"/>
        </w:rPr>
        <w:t xml:space="preserve"> RCA_DOC_D_015</w:t>
      </w:r>
      <w:r w:rsidR="004966EC">
        <w:rPr>
          <w:sz w:val="22"/>
          <w:szCs w:val="22"/>
        </w:rPr>
        <w:t xml:space="preserve"> </w:t>
      </w:r>
      <w:r w:rsidR="004966EC" w:rsidRPr="00B55906">
        <w:t>в SVAP НПС</w:t>
      </w:r>
      <w:bookmarkEnd w:id="951"/>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3146FDF9"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6C0BC269"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1A2E3440"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799749B2"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3BF338AF"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7CD277B3"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32AD9D59" w14:textId="77777777" w:rsidTr="00924BC6">
        <w:tc>
          <w:tcPr>
            <w:tcW w:w="15694" w:type="dxa"/>
            <w:gridSpan w:val="5"/>
          </w:tcPr>
          <w:p w14:paraId="314156D9" w14:textId="00ADA8CE" w:rsidR="006D642E" w:rsidRPr="00A92F23" w:rsidRDefault="006D642E" w:rsidP="006D642E">
            <w:pPr>
              <w:ind w:firstLine="0"/>
              <w:jc w:val="center"/>
              <w:rPr>
                <w:sz w:val="22"/>
                <w:szCs w:val="22"/>
              </w:rPr>
            </w:pPr>
            <w:r w:rsidRPr="00A92F23">
              <w:rPr>
                <w:b/>
                <w:sz w:val="22"/>
                <w:szCs w:val="22"/>
              </w:rPr>
              <w:t>Реестр перечисленных поступлений RCA_DOC_D_015 (Document)</w:t>
            </w:r>
          </w:p>
        </w:tc>
      </w:tr>
      <w:tr w:rsidR="006D642E" w:rsidRPr="00A92F23" w14:paraId="50F15F40" w14:textId="77777777" w:rsidTr="00924BC6">
        <w:tc>
          <w:tcPr>
            <w:tcW w:w="3651" w:type="dxa"/>
          </w:tcPr>
          <w:p w14:paraId="31EAD8FA" w14:textId="0B277AB9" w:rsidR="006D642E" w:rsidRPr="00A92F23" w:rsidRDefault="006D642E" w:rsidP="00C05CF0">
            <w:pPr>
              <w:pStyle w:val="GOSTTablenorm"/>
            </w:pPr>
            <w:r w:rsidRPr="00A92F23">
              <w:t>Номер_документа</w:t>
            </w:r>
          </w:p>
        </w:tc>
        <w:tc>
          <w:tcPr>
            <w:tcW w:w="1090" w:type="dxa"/>
          </w:tcPr>
          <w:p w14:paraId="1992AD2A" w14:textId="049BD35E" w:rsidR="006D642E" w:rsidRPr="00A92F23" w:rsidRDefault="006D642E" w:rsidP="00C05CF0">
            <w:pPr>
              <w:pStyle w:val="GOSTTablenorm"/>
            </w:pPr>
            <w:r w:rsidRPr="00A92F23">
              <w:t>Нет</w:t>
            </w:r>
          </w:p>
        </w:tc>
        <w:tc>
          <w:tcPr>
            <w:tcW w:w="3651" w:type="dxa"/>
          </w:tcPr>
          <w:p w14:paraId="2B09DC88" w14:textId="6908790D" w:rsidR="006D642E" w:rsidRPr="00A92F23" w:rsidRDefault="006D642E" w:rsidP="00C05CF0">
            <w:pPr>
              <w:pStyle w:val="GOSTTablenorm"/>
            </w:pPr>
            <w:r w:rsidRPr="00A92F23">
              <w:t>Номер документа</w:t>
            </w:r>
          </w:p>
        </w:tc>
        <w:tc>
          <w:tcPr>
            <w:tcW w:w="3651" w:type="dxa"/>
          </w:tcPr>
          <w:p w14:paraId="345E10B1" w14:textId="384C0E8C" w:rsidR="006D642E" w:rsidRPr="00C05CF0" w:rsidRDefault="00C05CF0" w:rsidP="00C05CF0">
            <w:pPr>
              <w:pStyle w:val="GOSTTablenorm"/>
            </w:pPr>
            <w:r>
              <w:t>document_no</w:t>
            </w:r>
          </w:p>
        </w:tc>
        <w:tc>
          <w:tcPr>
            <w:tcW w:w="3651" w:type="dxa"/>
          </w:tcPr>
          <w:p w14:paraId="17B3347D" w14:textId="64FAFE0E" w:rsidR="006D642E" w:rsidRPr="00A92F23" w:rsidRDefault="006D642E" w:rsidP="00C05CF0">
            <w:pPr>
              <w:pStyle w:val="GOSTTablenorm"/>
            </w:pPr>
            <w:r w:rsidRPr="00A92F23">
              <w:t>-</w:t>
            </w:r>
          </w:p>
        </w:tc>
      </w:tr>
      <w:tr w:rsidR="006D642E" w:rsidRPr="00A92F23" w14:paraId="486F2036" w14:textId="77777777" w:rsidTr="00924BC6">
        <w:tc>
          <w:tcPr>
            <w:tcW w:w="3651" w:type="dxa"/>
          </w:tcPr>
          <w:p w14:paraId="389C7702" w14:textId="25ECA33D" w:rsidR="006D642E" w:rsidRPr="00A92F23" w:rsidRDefault="006D642E" w:rsidP="00C05CF0">
            <w:pPr>
              <w:pStyle w:val="GOSTTablenorm"/>
            </w:pPr>
            <w:r w:rsidRPr="00A92F23">
              <w:t>Дата_документа</w:t>
            </w:r>
          </w:p>
        </w:tc>
        <w:tc>
          <w:tcPr>
            <w:tcW w:w="1090" w:type="dxa"/>
          </w:tcPr>
          <w:p w14:paraId="658E5E57" w14:textId="023F1D7A" w:rsidR="006D642E" w:rsidRPr="00A92F23" w:rsidRDefault="006D642E" w:rsidP="00C05CF0">
            <w:pPr>
              <w:pStyle w:val="GOSTTablenorm"/>
            </w:pPr>
            <w:r w:rsidRPr="00A92F23">
              <w:t>Нет</w:t>
            </w:r>
          </w:p>
        </w:tc>
        <w:tc>
          <w:tcPr>
            <w:tcW w:w="3651" w:type="dxa"/>
          </w:tcPr>
          <w:p w14:paraId="21C62EE9" w14:textId="4A5A7B48" w:rsidR="006D642E" w:rsidRPr="00A92F23" w:rsidRDefault="006D642E" w:rsidP="00C05CF0">
            <w:pPr>
              <w:pStyle w:val="GOSTTablenorm"/>
            </w:pPr>
            <w:r w:rsidRPr="00A92F23">
              <w:t>Дата документа</w:t>
            </w:r>
          </w:p>
        </w:tc>
        <w:tc>
          <w:tcPr>
            <w:tcW w:w="3651" w:type="dxa"/>
          </w:tcPr>
          <w:p w14:paraId="4B026B6C" w14:textId="0C384836" w:rsidR="006D642E" w:rsidRPr="00C05CF0" w:rsidRDefault="006D642E" w:rsidP="00C05CF0">
            <w:pPr>
              <w:pStyle w:val="GOSTTablenorm"/>
            </w:pPr>
            <w:r w:rsidRPr="00C05CF0">
              <w:t>document_date</w:t>
            </w:r>
          </w:p>
        </w:tc>
        <w:tc>
          <w:tcPr>
            <w:tcW w:w="3651" w:type="dxa"/>
          </w:tcPr>
          <w:p w14:paraId="36DFF2B7" w14:textId="69425581" w:rsidR="006D642E" w:rsidRPr="00A92F23" w:rsidRDefault="006D642E" w:rsidP="00C05CF0">
            <w:pPr>
              <w:pStyle w:val="GOSTTablenorm"/>
            </w:pPr>
            <w:r w:rsidRPr="00A92F23">
              <w:t>Указывается дата</w:t>
            </w:r>
            <w:r w:rsidR="00C05CF0">
              <w:t xml:space="preserve"> документа в формате YYYY-MM-DD</w:t>
            </w:r>
          </w:p>
        </w:tc>
      </w:tr>
      <w:tr w:rsidR="006D642E" w:rsidRPr="00A92F23" w14:paraId="3B74C766" w14:textId="77777777" w:rsidTr="00924BC6">
        <w:tc>
          <w:tcPr>
            <w:tcW w:w="3651" w:type="dxa"/>
          </w:tcPr>
          <w:p w14:paraId="3028B886" w14:textId="666BE221" w:rsidR="006D642E" w:rsidRPr="00A92F23" w:rsidRDefault="006D642E" w:rsidP="00C05CF0">
            <w:pPr>
              <w:pStyle w:val="GOSTTablenorm"/>
            </w:pPr>
            <w:r w:rsidRPr="00A92F23">
              <w:t>Дата_ввода_в_действие</w:t>
            </w:r>
          </w:p>
        </w:tc>
        <w:tc>
          <w:tcPr>
            <w:tcW w:w="1090" w:type="dxa"/>
          </w:tcPr>
          <w:p w14:paraId="253BB6F0" w14:textId="68F0179F" w:rsidR="006D642E" w:rsidRPr="00A92F23" w:rsidRDefault="006D642E" w:rsidP="00C05CF0">
            <w:pPr>
              <w:pStyle w:val="GOSTTablenorm"/>
            </w:pPr>
            <w:r w:rsidRPr="00A92F23">
              <w:t>Да</w:t>
            </w:r>
          </w:p>
        </w:tc>
        <w:tc>
          <w:tcPr>
            <w:tcW w:w="3651" w:type="dxa"/>
          </w:tcPr>
          <w:p w14:paraId="7EE5C8E2" w14:textId="451FB2FF" w:rsidR="006D642E" w:rsidRPr="00A92F23" w:rsidRDefault="006D642E" w:rsidP="00C05CF0">
            <w:pPr>
              <w:pStyle w:val="GOSTTablenorm"/>
            </w:pPr>
            <w:r w:rsidRPr="00A92F23">
              <w:t>Дата ввода в действие</w:t>
            </w:r>
          </w:p>
        </w:tc>
        <w:tc>
          <w:tcPr>
            <w:tcW w:w="3651" w:type="dxa"/>
          </w:tcPr>
          <w:p w14:paraId="5058930A" w14:textId="43FB840C" w:rsidR="006D642E" w:rsidRPr="00C05CF0" w:rsidRDefault="006D642E" w:rsidP="00C05CF0">
            <w:pPr>
              <w:pStyle w:val="GOSTTablenorm"/>
            </w:pPr>
            <w:r w:rsidRPr="00C05CF0">
              <w:t>SettlementDate (из заголовка запроса)</w:t>
            </w:r>
          </w:p>
        </w:tc>
        <w:tc>
          <w:tcPr>
            <w:tcW w:w="3651" w:type="dxa"/>
          </w:tcPr>
          <w:p w14:paraId="710DDA18" w14:textId="0447EC06" w:rsidR="006D642E" w:rsidRPr="00A92F23" w:rsidRDefault="006D642E" w:rsidP="00C05CF0">
            <w:pPr>
              <w:pStyle w:val="GOSTTablenorm"/>
            </w:pPr>
            <w:r w:rsidRPr="00A92F23">
              <w:t>Для данного типа документов Дата_ввода_в_де</w:t>
            </w:r>
            <w:r w:rsidR="00C05CF0">
              <w:t>йствие = Дата_отражения_в_учете</w:t>
            </w:r>
          </w:p>
        </w:tc>
      </w:tr>
      <w:tr w:rsidR="006D642E" w:rsidRPr="00A92F23" w14:paraId="0C94413B" w14:textId="77777777" w:rsidTr="00924BC6">
        <w:tc>
          <w:tcPr>
            <w:tcW w:w="3651" w:type="dxa"/>
          </w:tcPr>
          <w:p w14:paraId="42BD0435" w14:textId="0328006D" w:rsidR="006D642E" w:rsidRPr="00A92F23" w:rsidRDefault="006D642E" w:rsidP="00C05CF0">
            <w:pPr>
              <w:pStyle w:val="GOSTTablenorm"/>
            </w:pPr>
            <w:r w:rsidRPr="00A92F23">
              <w:t>Наименование_документа</w:t>
            </w:r>
          </w:p>
        </w:tc>
        <w:tc>
          <w:tcPr>
            <w:tcW w:w="1090" w:type="dxa"/>
          </w:tcPr>
          <w:p w14:paraId="685747A2" w14:textId="30A51896" w:rsidR="006D642E" w:rsidRPr="00A92F23" w:rsidRDefault="006D642E" w:rsidP="00C05CF0">
            <w:pPr>
              <w:pStyle w:val="GOSTTablenorm"/>
            </w:pPr>
            <w:r w:rsidRPr="00A92F23">
              <w:t>Да</w:t>
            </w:r>
          </w:p>
        </w:tc>
        <w:tc>
          <w:tcPr>
            <w:tcW w:w="3651" w:type="dxa"/>
          </w:tcPr>
          <w:p w14:paraId="7763FEA5" w14:textId="48ACF4CE" w:rsidR="006D642E" w:rsidRPr="00A92F23" w:rsidRDefault="006D642E" w:rsidP="00C05CF0">
            <w:pPr>
              <w:pStyle w:val="GOSTTablenorm"/>
            </w:pPr>
            <w:r w:rsidRPr="00A92F23">
              <w:t>Наименование документа</w:t>
            </w:r>
          </w:p>
        </w:tc>
        <w:tc>
          <w:tcPr>
            <w:tcW w:w="3651" w:type="dxa"/>
          </w:tcPr>
          <w:p w14:paraId="522CF641" w14:textId="2E386A2A" w:rsidR="006D642E" w:rsidRPr="00C05CF0" w:rsidRDefault="006D642E" w:rsidP="00C05CF0">
            <w:pPr>
              <w:pStyle w:val="GOSTTablenorm"/>
            </w:pPr>
            <w:r w:rsidRPr="00C05CF0">
              <w:t>-</w:t>
            </w:r>
          </w:p>
        </w:tc>
        <w:tc>
          <w:tcPr>
            <w:tcW w:w="3651" w:type="dxa"/>
          </w:tcPr>
          <w:p w14:paraId="21EFEE43" w14:textId="65DD6F87" w:rsidR="006D642E" w:rsidRPr="00A92F23" w:rsidRDefault="006D642E" w:rsidP="00C05CF0">
            <w:pPr>
              <w:pStyle w:val="GOSTTablenorm"/>
            </w:pPr>
            <w:r w:rsidRPr="00A92F23">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6D642E" w:rsidRPr="00A92F23" w14:paraId="06BAAFAA" w14:textId="77777777" w:rsidTr="00924BC6">
        <w:tc>
          <w:tcPr>
            <w:tcW w:w="3651" w:type="dxa"/>
          </w:tcPr>
          <w:p w14:paraId="7E1D78D2" w14:textId="24DB92B3" w:rsidR="006D642E" w:rsidRPr="00A92F23" w:rsidRDefault="006D642E" w:rsidP="00C05CF0">
            <w:pPr>
              <w:pStyle w:val="GOSTTablenorm"/>
            </w:pPr>
            <w:r w:rsidRPr="00A92F23">
              <w:t>Вид_документа</w:t>
            </w:r>
          </w:p>
        </w:tc>
        <w:tc>
          <w:tcPr>
            <w:tcW w:w="1090" w:type="dxa"/>
          </w:tcPr>
          <w:p w14:paraId="4BB10148" w14:textId="2EB03B4D" w:rsidR="006D642E" w:rsidRPr="00A92F23" w:rsidRDefault="006D642E" w:rsidP="00C05CF0">
            <w:pPr>
              <w:pStyle w:val="GOSTTablenorm"/>
            </w:pPr>
            <w:r w:rsidRPr="00A92F23">
              <w:t>Нет</w:t>
            </w:r>
          </w:p>
        </w:tc>
        <w:tc>
          <w:tcPr>
            <w:tcW w:w="3651" w:type="dxa"/>
          </w:tcPr>
          <w:p w14:paraId="608AFDB2" w14:textId="16979CB8" w:rsidR="006D642E" w:rsidRPr="00A92F23" w:rsidRDefault="006D642E" w:rsidP="00C05CF0">
            <w:pPr>
              <w:pStyle w:val="GOSTTablenorm"/>
            </w:pPr>
            <w:r w:rsidRPr="00A92F23">
              <w:t>Указывается вид документа «РПД»</w:t>
            </w:r>
          </w:p>
        </w:tc>
        <w:tc>
          <w:tcPr>
            <w:tcW w:w="3651" w:type="dxa"/>
          </w:tcPr>
          <w:p w14:paraId="4F338E00" w14:textId="41679CAC" w:rsidR="006D642E" w:rsidRPr="00C05CF0" w:rsidRDefault="004966EC" w:rsidP="00C05CF0">
            <w:pPr>
              <w:pStyle w:val="GOSTTablenorm"/>
            </w:pPr>
            <w:r>
              <w:t>document_type</w:t>
            </w:r>
          </w:p>
        </w:tc>
        <w:tc>
          <w:tcPr>
            <w:tcW w:w="3651" w:type="dxa"/>
          </w:tcPr>
          <w:p w14:paraId="07DB64E7" w14:textId="7573FC3B" w:rsidR="006D642E" w:rsidRPr="00A92F23" w:rsidRDefault="006D642E" w:rsidP="00C05CF0">
            <w:pPr>
              <w:pStyle w:val="GOSTTablenorm"/>
            </w:pPr>
            <w:r w:rsidRPr="00A92F23">
              <w:t>-</w:t>
            </w:r>
          </w:p>
        </w:tc>
      </w:tr>
      <w:tr w:rsidR="006D642E" w:rsidRPr="00A92F23" w14:paraId="296FFE7C" w14:textId="77777777" w:rsidTr="00924BC6">
        <w:tc>
          <w:tcPr>
            <w:tcW w:w="3651" w:type="dxa"/>
          </w:tcPr>
          <w:p w14:paraId="30D7B0BB" w14:textId="74079E8E" w:rsidR="006D642E" w:rsidRPr="00A92F23" w:rsidRDefault="006D642E" w:rsidP="00C05CF0">
            <w:pPr>
              <w:pStyle w:val="GOSTTablenorm"/>
            </w:pPr>
            <w:r w:rsidRPr="00A92F23">
              <w:t>Код_валюты</w:t>
            </w:r>
          </w:p>
        </w:tc>
        <w:tc>
          <w:tcPr>
            <w:tcW w:w="1090" w:type="dxa"/>
          </w:tcPr>
          <w:p w14:paraId="5DA3CF6E" w14:textId="635AA877" w:rsidR="006D642E" w:rsidRPr="00A92F23" w:rsidRDefault="006D642E" w:rsidP="00C05CF0">
            <w:pPr>
              <w:pStyle w:val="GOSTTablenorm"/>
            </w:pPr>
            <w:r w:rsidRPr="00A92F23">
              <w:t>Да</w:t>
            </w:r>
          </w:p>
        </w:tc>
        <w:tc>
          <w:tcPr>
            <w:tcW w:w="3651" w:type="dxa"/>
          </w:tcPr>
          <w:p w14:paraId="7059932D" w14:textId="27FDD93D" w:rsidR="006D642E" w:rsidRPr="00A92F23" w:rsidRDefault="006D642E" w:rsidP="00C05CF0">
            <w:pPr>
              <w:pStyle w:val="GOSTTablenorm"/>
            </w:pPr>
            <w:r w:rsidRPr="00A92F23">
              <w:t>Код валюты по ОКВ</w:t>
            </w:r>
          </w:p>
        </w:tc>
        <w:tc>
          <w:tcPr>
            <w:tcW w:w="3651" w:type="dxa"/>
          </w:tcPr>
          <w:p w14:paraId="37701032" w14:textId="5083C43D" w:rsidR="006D642E" w:rsidRPr="00C05CF0" w:rsidRDefault="006D642E" w:rsidP="00C05CF0">
            <w:pPr>
              <w:pStyle w:val="GOSTTablenorm"/>
            </w:pPr>
            <w:r w:rsidRPr="00C05CF0">
              <w:t>-</w:t>
            </w:r>
          </w:p>
        </w:tc>
        <w:tc>
          <w:tcPr>
            <w:tcW w:w="3651" w:type="dxa"/>
          </w:tcPr>
          <w:p w14:paraId="612A28E7" w14:textId="25D8E074" w:rsidR="006D642E" w:rsidRPr="00A92F23" w:rsidRDefault="006D642E" w:rsidP="00C05CF0">
            <w:pPr>
              <w:pStyle w:val="GOSTTablenorm"/>
            </w:pPr>
            <w:r w:rsidRPr="00A92F23">
              <w:t>Атрибут все</w:t>
            </w:r>
            <w:r w:rsidR="00C05CF0">
              <w:t>гда заполняется значением «643»</w:t>
            </w:r>
          </w:p>
        </w:tc>
      </w:tr>
      <w:tr w:rsidR="006D642E" w:rsidRPr="00A92F23" w14:paraId="42CB3520" w14:textId="77777777" w:rsidTr="00924BC6">
        <w:tc>
          <w:tcPr>
            <w:tcW w:w="3651" w:type="dxa"/>
          </w:tcPr>
          <w:p w14:paraId="60ECBC81" w14:textId="70ECBB69" w:rsidR="006D642E" w:rsidRPr="00A92F23" w:rsidRDefault="006D642E" w:rsidP="00C05CF0">
            <w:pPr>
              <w:pStyle w:val="GOSTTablenorm"/>
            </w:pPr>
            <w:r w:rsidRPr="00A92F23">
              <w:t>Код_контура</w:t>
            </w:r>
          </w:p>
        </w:tc>
        <w:tc>
          <w:tcPr>
            <w:tcW w:w="1090" w:type="dxa"/>
          </w:tcPr>
          <w:p w14:paraId="75087B39" w14:textId="44DEA2A8" w:rsidR="006D642E" w:rsidRPr="00A92F23" w:rsidRDefault="006D642E" w:rsidP="00C05CF0">
            <w:pPr>
              <w:pStyle w:val="GOSTTablenorm"/>
            </w:pPr>
            <w:r w:rsidRPr="00A92F23">
              <w:t>Да</w:t>
            </w:r>
          </w:p>
        </w:tc>
        <w:tc>
          <w:tcPr>
            <w:tcW w:w="3651" w:type="dxa"/>
          </w:tcPr>
          <w:p w14:paraId="616C3C28" w14:textId="2C12D615" w:rsidR="006D642E" w:rsidRPr="00A92F23" w:rsidRDefault="006D642E" w:rsidP="00C05CF0">
            <w:pPr>
              <w:pStyle w:val="GOSTTablenorm"/>
            </w:pPr>
            <w:r w:rsidRPr="00A92F23">
              <w:t>Код контура</w:t>
            </w:r>
          </w:p>
        </w:tc>
        <w:tc>
          <w:tcPr>
            <w:tcW w:w="3651" w:type="dxa"/>
          </w:tcPr>
          <w:p w14:paraId="104CAD84" w14:textId="69ABAF4E" w:rsidR="006D642E" w:rsidRPr="00C05CF0" w:rsidRDefault="006D642E" w:rsidP="00C05CF0">
            <w:pPr>
              <w:pStyle w:val="GOSTTablenorm"/>
            </w:pPr>
            <w:r w:rsidRPr="00C05CF0">
              <w:t>-</w:t>
            </w:r>
          </w:p>
        </w:tc>
        <w:tc>
          <w:tcPr>
            <w:tcW w:w="3651" w:type="dxa"/>
          </w:tcPr>
          <w:p w14:paraId="68A95267" w14:textId="02E1FC38" w:rsidR="006D642E" w:rsidRPr="00A92F23" w:rsidRDefault="006D642E" w:rsidP="00C05CF0">
            <w:pPr>
              <w:pStyle w:val="GOSTTablenorm"/>
            </w:pPr>
            <w:r w:rsidRPr="00A92F23">
              <w:t>Атрибут в</w:t>
            </w:r>
            <w:r w:rsidR="00C05CF0">
              <w:t>сегда заполняется значением «1»</w:t>
            </w:r>
          </w:p>
        </w:tc>
      </w:tr>
      <w:tr w:rsidR="006D642E" w:rsidRPr="00A92F23" w14:paraId="2D9CBE8B" w14:textId="77777777" w:rsidTr="00924BC6">
        <w:tc>
          <w:tcPr>
            <w:tcW w:w="3651" w:type="dxa"/>
          </w:tcPr>
          <w:p w14:paraId="34077603" w14:textId="6319BAC1" w:rsidR="006D642E" w:rsidRPr="00A92F23" w:rsidRDefault="006D642E" w:rsidP="00C05CF0">
            <w:pPr>
              <w:pStyle w:val="GOSTTablenorm"/>
            </w:pPr>
            <w:r w:rsidRPr="00A92F23">
              <w:t>Уровень_конфиденциальности</w:t>
            </w:r>
          </w:p>
        </w:tc>
        <w:tc>
          <w:tcPr>
            <w:tcW w:w="1090" w:type="dxa"/>
          </w:tcPr>
          <w:p w14:paraId="1D4717C0" w14:textId="6D1E789E" w:rsidR="006D642E" w:rsidRPr="00A92F23" w:rsidRDefault="006D642E" w:rsidP="00C05CF0">
            <w:pPr>
              <w:pStyle w:val="GOSTTablenorm"/>
            </w:pPr>
            <w:r w:rsidRPr="00A92F23">
              <w:t>Да</w:t>
            </w:r>
          </w:p>
        </w:tc>
        <w:tc>
          <w:tcPr>
            <w:tcW w:w="3651" w:type="dxa"/>
          </w:tcPr>
          <w:p w14:paraId="4B66DF3D" w14:textId="450644ED" w:rsidR="006D642E" w:rsidRPr="00A92F23" w:rsidRDefault="006D642E" w:rsidP="00C05CF0">
            <w:pPr>
              <w:pStyle w:val="GOSTTablenorm"/>
            </w:pPr>
            <w:r w:rsidRPr="00A92F23">
              <w:t>Уровень конфиденциальности</w:t>
            </w:r>
          </w:p>
        </w:tc>
        <w:tc>
          <w:tcPr>
            <w:tcW w:w="3651" w:type="dxa"/>
          </w:tcPr>
          <w:p w14:paraId="448F13BB" w14:textId="1C8F17EF" w:rsidR="006D642E" w:rsidRPr="00C05CF0" w:rsidRDefault="006D642E" w:rsidP="00C05CF0">
            <w:pPr>
              <w:pStyle w:val="GOSTTablenorm"/>
            </w:pPr>
            <w:r w:rsidRPr="00C05CF0">
              <w:t>-</w:t>
            </w:r>
          </w:p>
        </w:tc>
        <w:tc>
          <w:tcPr>
            <w:tcW w:w="3651" w:type="dxa"/>
          </w:tcPr>
          <w:p w14:paraId="3FF4CE57" w14:textId="0E8BED22" w:rsidR="006D642E" w:rsidRPr="00A92F23" w:rsidRDefault="006D642E" w:rsidP="00C05CF0">
            <w:pPr>
              <w:pStyle w:val="GOSTTablenorm"/>
            </w:pPr>
            <w:r w:rsidRPr="00A92F23">
              <w:t xml:space="preserve">Атрибут заполняется значением </w:t>
            </w:r>
            <w:r>
              <w:t>«0»</w:t>
            </w:r>
          </w:p>
        </w:tc>
      </w:tr>
      <w:tr w:rsidR="006D642E" w:rsidRPr="00A92F23" w14:paraId="15C760CE" w14:textId="77777777" w:rsidTr="00924BC6">
        <w:tc>
          <w:tcPr>
            <w:tcW w:w="3651" w:type="dxa"/>
          </w:tcPr>
          <w:p w14:paraId="6EA6B4DB" w14:textId="02244101" w:rsidR="006D642E" w:rsidRPr="00A92F23" w:rsidRDefault="006D642E" w:rsidP="00C05CF0">
            <w:pPr>
              <w:pStyle w:val="GOSTTablenorm"/>
            </w:pPr>
            <w:r>
              <w:t>Код_ТОФК_учета</w:t>
            </w:r>
          </w:p>
        </w:tc>
        <w:tc>
          <w:tcPr>
            <w:tcW w:w="1090" w:type="dxa"/>
          </w:tcPr>
          <w:p w14:paraId="0C7523A2" w14:textId="43DE6229" w:rsidR="006D642E" w:rsidRPr="00A92F23" w:rsidRDefault="006D642E" w:rsidP="00C05CF0">
            <w:pPr>
              <w:pStyle w:val="GOSTTablenorm"/>
            </w:pPr>
            <w:r>
              <w:t>Да</w:t>
            </w:r>
          </w:p>
        </w:tc>
        <w:tc>
          <w:tcPr>
            <w:tcW w:w="3651" w:type="dxa"/>
          </w:tcPr>
          <w:p w14:paraId="04E4AAE3" w14:textId="45688B79" w:rsidR="006D642E" w:rsidRPr="00A92F23" w:rsidRDefault="006D642E" w:rsidP="00C05CF0">
            <w:pPr>
              <w:pStyle w:val="GOSTTablenorm"/>
              <w:rPr>
                <w:lang w:eastAsia="en-US"/>
              </w:rPr>
            </w:pPr>
            <w:r>
              <w:rPr>
                <w:lang w:eastAsia="en-US"/>
              </w:rPr>
              <w:t>2-х значный код субъекта учета</w:t>
            </w:r>
          </w:p>
        </w:tc>
        <w:tc>
          <w:tcPr>
            <w:tcW w:w="3651" w:type="dxa"/>
          </w:tcPr>
          <w:p w14:paraId="537C804F" w14:textId="56BB83DC" w:rsidR="006D642E" w:rsidRPr="00C05CF0" w:rsidRDefault="006D642E" w:rsidP="00C05CF0">
            <w:pPr>
              <w:pStyle w:val="GOSTTablenorm"/>
            </w:pPr>
            <w:r w:rsidRPr="00C05CF0">
              <w:t>Subject</w:t>
            </w:r>
          </w:p>
        </w:tc>
        <w:tc>
          <w:tcPr>
            <w:tcW w:w="3651" w:type="dxa"/>
          </w:tcPr>
          <w:p w14:paraId="6A53393A" w14:textId="72BE8621" w:rsidR="006D642E" w:rsidRPr="00A92F23" w:rsidRDefault="006D642E" w:rsidP="00C05CF0">
            <w:pPr>
              <w:pStyle w:val="GOSTTablenorm"/>
            </w:pPr>
            <w:r>
              <w:t xml:space="preserve">Указывается 1-2 символы кода субъекта учета из атрибута </w:t>
            </w:r>
            <w:r w:rsidRPr="005D309A">
              <w:t>Субъект_учета</w:t>
            </w:r>
          </w:p>
        </w:tc>
      </w:tr>
      <w:tr w:rsidR="006D642E" w:rsidRPr="00A92F23" w14:paraId="33589CEB" w14:textId="77777777" w:rsidTr="00924BC6">
        <w:tc>
          <w:tcPr>
            <w:tcW w:w="3651" w:type="dxa"/>
          </w:tcPr>
          <w:p w14:paraId="40F5052D" w14:textId="62073E11" w:rsidR="006D642E" w:rsidRPr="00A92F23" w:rsidRDefault="006D642E" w:rsidP="00C05CF0">
            <w:pPr>
              <w:pStyle w:val="GOSTTablenorm"/>
            </w:pPr>
            <w:r w:rsidRPr="00A92F23">
              <w:t>КС_получателя</w:t>
            </w:r>
          </w:p>
        </w:tc>
        <w:tc>
          <w:tcPr>
            <w:tcW w:w="1090" w:type="dxa"/>
          </w:tcPr>
          <w:p w14:paraId="12D477A7" w14:textId="4AE50C89" w:rsidR="006D642E" w:rsidRPr="00A92F23" w:rsidRDefault="006D642E" w:rsidP="00C05CF0">
            <w:pPr>
              <w:pStyle w:val="GOSTTablenorm"/>
            </w:pPr>
            <w:r w:rsidRPr="00A92F23">
              <w:t>Нет</w:t>
            </w:r>
          </w:p>
        </w:tc>
        <w:tc>
          <w:tcPr>
            <w:tcW w:w="3651" w:type="dxa"/>
          </w:tcPr>
          <w:p w14:paraId="7BFEEF25" w14:textId="501EAEFF" w:rsidR="006D642E" w:rsidRPr="00A92F23" w:rsidRDefault="006D642E" w:rsidP="00C05CF0">
            <w:pPr>
              <w:pStyle w:val="GOSTTablenorm"/>
            </w:pPr>
            <w:r w:rsidRPr="00A92F23">
              <w:rPr>
                <w:lang w:eastAsia="en-US"/>
              </w:rPr>
              <w:t>КС получателя</w:t>
            </w:r>
          </w:p>
        </w:tc>
        <w:tc>
          <w:tcPr>
            <w:tcW w:w="3651" w:type="dxa"/>
          </w:tcPr>
          <w:p w14:paraId="7E296875" w14:textId="442C5490" w:rsidR="006D642E" w:rsidRPr="00C05CF0" w:rsidRDefault="006D642E" w:rsidP="00C05CF0">
            <w:pPr>
              <w:pStyle w:val="GOSTTablenorm"/>
            </w:pPr>
            <w:r w:rsidRPr="00C05CF0">
              <w:t>recipient:treasury_account</w:t>
            </w:r>
          </w:p>
        </w:tc>
        <w:tc>
          <w:tcPr>
            <w:tcW w:w="3651" w:type="dxa"/>
          </w:tcPr>
          <w:p w14:paraId="159940D3" w14:textId="73B4EFAD" w:rsidR="006D642E" w:rsidRPr="00A92F23" w:rsidRDefault="006D642E" w:rsidP="00C05CF0">
            <w:pPr>
              <w:pStyle w:val="GOSTTablenorm"/>
            </w:pPr>
            <w:r w:rsidRPr="00A92F23">
              <w:t>-</w:t>
            </w:r>
          </w:p>
        </w:tc>
      </w:tr>
      <w:tr w:rsidR="006D642E" w:rsidRPr="00A92F23" w14:paraId="5F6D0CA3" w14:textId="77777777" w:rsidTr="00924BC6">
        <w:tc>
          <w:tcPr>
            <w:tcW w:w="3651" w:type="dxa"/>
          </w:tcPr>
          <w:p w14:paraId="06752ECD" w14:textId="7F5BB81B" w:rsidR="006D642E" w:rsidRPr="00A92F23" w:rsidRDefault="006D642E" w:rsidP="00C05CF0">
            <w:pPr>
              <w:pStyle w:val="GOSTTablenorm"/>
            </w:pPr>
            <w:r w:rsidRPr="00A92F23">
              <w:lastRenderedPageBreak/>
              <w:t>Порядк_номер_КС_получателя</w:t>
            </w:r>
          </w:p>
        </w:tc>
        <w:tc>
          <w:tcPr>
            <w:tcW w:w="1090" w:type="dxa"/>
          </w:tcPr>
          <w:p w14:paraId="58912C36" w14:textId="7CB2D22D" w:rsidR="006D642E" w:rsidRPr="00A92F23" w:rsidRDefault="006D642E" w:rsidP="00C05CF0">
            <w:pPr>
              <w:pStyle w:val="GOSTTablenorm"/>
            </w:pPr>
            <w:r w:rsidRPr="00A92F23">
              <w:t>Да</w:t>
            </w:r>
          </w:p>
        </w:tc>
        <w:tc>
          <w:tcPr>
            <w:tcW w:w="3651" w:type="dxa"/>
          </w:tcPr>
          <w:p w14:paraId="545A073B" w14:textId="7335F79D" w:rsidR="006D642E" w:rsidRPr="00A92F23" w:rsidRDefault="006D642E" w:rsidP="00C05CF0">
            <w:pPr>
              <w:pStyle w:val="GOSTTablenorm"/>
            </w:pPr>
            <w:r w:rsidRPr="00A92F23">
              <w:t>Порядковый номер КС получателя для отражения в аналитическом признаке по модели учета</w:t>
            </w:r>
          </w:p>
        </w:tc>
        <w:tc>
          <w:tcPr>
            <w:tcW w:w="3651" w:type="dxa"/>
          </w:tcPr>
          <w:p w14:paraId="1CD446B1" w14:textId="78693832" w:rsidR="006D642E" w:rsidRPr="00C05CF0" w:rsidRDefault="006D642E" w:rsidP="00C05CF0">
            <w:pPr>
              <w:pStyle w:val="GOSTTablenorm"/>
            </w:pPr>
            <w:r w:rsidRPr="00C05CF0">
              <w:t>recipient:treasury_account</w:t>
            </w:r>
          </w:p>
        </w:tc>
        <w:tc>
          <w:tcPr>
            <w:tcW w:w="3651" w:type="dxa"/>
          </w:tcPr>
          <w:p w14:paraId="16A8A921" w14:textId="494B69EF" w:rsidR="006D642E" w:rsidRPr="00A92F23" w:rsidRDefault="006D642E" w:rsidP="00C05CF0">
            <w:pPr>
              <w:pStyle w:val="GOSTTablenorm"/>
            </w:pPr>
            <w:r w:rsidRPr="00A92F23">
              <w:t>Указываются 19-20 разря</w:t>
            </w:r>
            <w:r w:rsidR="00C05CF0">
              <w:t>ды номера КС получателя</w:t>
            </w:r>
          </w:p>
        </w:tc>
      </w:tr>
      <w:tr w:rsidR="006D642E" w:rsidRPr="00A92F23" w14:paraId="01B21D44" w14:textId="77777777" w:rsidTr="00924BC6">
        <w:tc>
          <w:tcPr>
            <w:tcW w:w="3651" w:type="dxa"/>
          </w:tcPr>
          <w:p w14:paraId="6860C0D5" w14:textId="7A0B0A5D" w:rsidR="006D642E" w:rsidRPr="00A92F23" w:rsidRDefault="006D642E" w:rsidP="00C05CF0">
            <w:pPr>
              <w:pStyle w:val="GOSTTablenorm"/>
            </w:pPr>
            <w:r w:rsidRPr="00A92F23">
              <w:t>Участник_НПС_получателя</w:t>
            </w:r>
          </w:p>
        </w:tc>
        <w:tc>
          <w:tcPr>
            <w:tcW w:w="1090" w:type="dxa"/>
          </w:tcPr>
          <w:p w14:paraId="62D2A7E8" w14:textId="14997D76" w:rsidR="006D642E" w:rsidRPr="00A92F23" w:rsidRDefault="006D642E" w:rsidP="00C05CF0">
            <w:pPr>
              <w:pStyle w:val="GOSTTablenorm"/>
            </w:pPr>
            <w:r w:rsidRPr="00A92F23">
              <w:t>Нет</w:t>
            </w:r>
          </w:p>
        </w:tc>
        <w:tc>
          <w:tcPr>
            <w:tcW w:w="3651" w:type="dxa"/>
          </w:tcPr>
          <w:p w14:paraId="46806B23" w14:textId="5F6ECC17" w:rsidR="006D642E" w:rsidRPr="00A92F23" w:rsidRDefault="006D642E" w:rsidP="00C05CF0">
            <w:pPr>
              <w:pStyle w:val="GOSTTablenorm"/>
            </w:pPr>
            <w:r w:rsidRPr="00A92F23">
              <w:rPr>
                <w:lang w:eastAsia="en-US"/>
              </w:rPr>
              <w:t>Признак перехода на учет по новому плану счетов. Значение реквизита равно 1 –участник НПС, 0- не участник НПС.</w:t>
            </w:r>
          </w:p>
        </w:tc>
        <w:tc>
          <w:tcPr>
            <w:tcW w:w="3651" w:type="dxa"/>
          </w:tcPr>
          <w:p w14:paraId="479B0138" w14:textId="38987F59" w:rsidR="006D642E" w:rsidRPr="00C05CF0" w:rsidRDefault="006D642E" w:rsidP="00C05CF0">
            <w:pPr>
              <w:pStyle w:val="GOSTTablenorm"/>
            </w:pPr>
            <w:r w:rsidRPr="00C05CF0">
              <w:t>recipient:is_nps</w:t>
            </w:r>
          </w:p>
        </w:tc>
        <w:tc>
          <w:tcPr>
            <w:tcW w:w="3651" w:type="dxa"/>
          </w:tcPr>
          <w:p w14:paraId="208AA394" w14:textId="4D5A4FE0" w:rsidR="006D642E" w:rsidRPr="00A92F23" w:rsidRDefault="006D642E" w:rsidP="00C05CF0">
            <w:pPr>
              <w:pStyle w:val="GOSTTablenorm"/>
            </w:pPr>
            <w:r w:rsidRPr="00A92F23">
              <w:t>-</w:t>
            </w:r>
          </w:p>
        </w:tc>
      </w:tr>
      <w:tr w:rsidR="006D642E" w:rsidRPr="00A92F23" w14:paraId="2EDF6E9C" w14:textId="77777777" w:rsidTr="00924BC6">
        <w:tc>
          <w:tcPr>
            <w:tcW w:w="3651" w:type="dxa"/>
          </w:tcPr>
          <w:p w14:paraId="60AD9A46" w14:textId="1CB71659" w:rsidR="006D642E" w:rsidRPr="00A92F23" w:rsidRDefault="006D642E" w:rsidP="00C05CF0">
            <w:pPr>
              <w:pStyle w:val="GOSTTablenorm"/>
            </w:pPr>
            <w:r w:rsidRPr="00A92F23">
              <w:t>ТОФК_КС_получателя</w:t>
            </w:r>
          </w:p>
        </w:tc>
        <w:tc>
          <w:tcPr>
            <w:tcW w:w="1090" w:type="dxa"/>
          </w:tcPr>
          <w:p w14:paraId="7F046464" w14:textId="36E1233B" w:rsidR="006D642E" w:rsidRPr="00A92F23" w:rsidRDefault="006D642E" w:rsidP="00C05CF0">
            <w:pPr>
              <w:pStyle w:val="GOSTTablenorm"/>
            </w:pPr>
            <w:r w:rsidRPr="00A92F23">
              <w:t>Да</w:t>
            </w:r>
          </w:p>
        </w:tc>
        <w:tc>
          <w:tcPr>
            <w:tcW w:w="3651" w:type="dxa"/>
          </w:tcPr>
          <w:p w14:paraId="668C3EEC" w14:textId="76117289" w:rsidR="006D642E" w:rsidRPr="00A92F23" w:rsidRDefault="006D642E" w:rsidP="00C05CF0">
            <w:pPr>
              <w:pStyle w:val="GOSTTablenorm"/>
            </w:pPr>
            <w:r w:rsidRPr="00A92F23">
              <w:t>ТОФК по КС плательщика</w:t>
            </w:r>
          </w:p>
        </w:tc>
        <w:tc>
          <w:tcPr>
            <w:tcW w:w="3651" w:type="dxa"/>
          </w:tcPr>
          <w:p w14:paraId="2D56C179" w14:textId="1663E563" w:rsidR="006D642E" w:rsidRPr="00C05CF0" w:rsidRDefault="006D642E" w:rsidP="00C05CF0">
            <w:pPr>
              <w:pStyle w:val="GOSTTablenorm"/>
            </w:pPr>
            <w:r w:rsidRPr="00C05CF0">
              <w:t>recipient:treasury_account</w:t>
            </w:r>
          </w:p>
        </w:tc>
        <w:tc>
          <w:tcPr>
            <w:tcW w:w="3651" w:type="dxa"/>
          </w:tcPr>
          <w:p w14:paraId="7448FB59" w14:textId="10FBE55B" w:rsidR="006D642E" w:rsidRPr="00A92F23" w:rsidRDefault="006D642E" w:rsidP="00C05CF0">
            <w:pPr>
              <w:pStyle w:val="GOSTTablenorm"/>
            </w:pPr>
            <w:r w:rsidRPr="00A92F23">
              <w:t>Указываются 17-</w:t>
            </w:r>
            <w:r w:rsidR="00C05CF0">
              <w:t>18 разряды номера КС получателя</w:t>
            </w:r>
          </w:p>
        </w:tc>
      </w:tr>
      <w:tr w:rsidR="006D642E" w:rsidRPr="00A92F23" w14:paraId="601779F2" w14:textId="77777777" w:rsidTr="00924BC6">
        <w:tc>
          <w:tcPr>
            <w:tcW w:w="3651" w:type="dxa"/>
          </w:tcPr>
          <w:p w14:paraId="63F60EE0" w14:textId="3B86C09E" w:rsidR="006D642E" w:rsidRPr="00A92F23" w:rsidRDefault="006D642E" w:rsidP="00C05CF0">
            <w:pPr>
              <w:pStyle w:val="GOSTTablenorm"/>
            </w:pPr>
            <w:r w:rsidRPr="00A92F23">
              <w:t>ТОФК_контрагента</w:t>
            </w:r>
          </w:p>
        </w:tc>
        <w:tc>
          <w:tcPr>
            <w:tcW w:w="1090" w:type="dxa"/>
          </w:tcPr>
          <w:p w14:paraId="71A5A3D4" w14:textId="3B98454A" w:rsidR="006D642E" w:rsidRPr="00A92F23" w:rsidRDefault="006D642E" w:rsidP="00C05CF0">
            <w:pPr>
              <w:pStyle w:val="GOSTTablenorm"/>
            </w:pPr>
            <w:r w:rsidRPr="00A92F23">
              <w:t>Нет</w:t>
            </w:r>
          </w:p>
        </w:tc>
        <w:tc>
          <w:tcPr>
            <w:tcW w:w="3651" w:type="dxa"/>
          </w:tcPr>
          <w:p w14:paraId="7A8AF0E7" w14:textId="5BA70431" w:rsidR="006D642E" w:rsidRPr="00A92F23" w:rsidRDefault="006D642E" w:rsidP="00C05CF0">
            <w:pPr>
              <w:pStyle w:val="GOSTTablenorm"/>
            </w:pPr>
            <w:r w:rsidRPr="00A92F23">
              <w:t>ТОФК получателя средств</w:t>
            </w:r>
          </w:p>
        </w:tc>
        <w:tc>
          <w:tcPr>
            <w:tcW w:w="3651" w:type="dxa"/>
          </w:tcPr>
          <w:p w14:paraId="3F48B58B" w14:textId="3158C39D" w:rsidR="006D642E" w:rsidRPr="00C05CF0" w:rsidRDefault="006D642E" w:rsidP="00C05CF0">
            <w:pPr>
              <w:pStyle w:val="GOSTTablenorm"/>
            </w:pPr>
            <w:r w:rsidRPr="00C05CF0">
              <w:t>recipient:counterparty_tofk_code</w:t>
            </w:r>
          </w:p>
        </w:tc>
        <w:tc>
          <w:tcPr>
            <w:tcW w:w="3651" w:type="dxa"/>
          </w:tcPr>
          <w:p w14:paraId="6369776D" w14:textId="35552285" w:rsidR="006D642E" w:rsidRPr="00A92F23" w:rsidRDefault="006D642E" w:rsidP="00C05CF0">
            <w:pPr>
              <w:pStyle w:val="GOSTTablenorm"/>
            </w:pPr>
            <w:r w:rsidRPr="00A92F23">
              <w:t>-</w:t>
            </w:r>
          </w:p>
        </w:tc>
      </w:tr>
      <w:tr w:rsidR="006D642E" w:rsidRPr="00A92F23" w14:paraId="33DBC6BD" w14:textId="77777777" w:rsidTr="00924BC6">
        <w:tc>
          <w:tcPr>
            <w:tcW w:w="3651" w:type="dxa"/>
          </w:tcPr>
          <w:p w14:paraId="2654043E" w14:textId="74D9B022" w:rsidR="006D642E" w:rsidRPr="00A92F23" w:rsidRDefault="006D642E" w:rsidP="00C05CF0">
            <w:pPr>
              <w:pStyle w:val="GOSTTablenorm"/>
            </w:pPr>
            <w:r w:rsidRPr="00A92F23">
              <w:t>ОКТМО_КС_плательщика</w:t>
            </w:r>
          </w:p>
        </w:tc>
        <w:tc>
          <w:tcPr>
            <w:tcW w:w="1090" w:type="dxa"/>
          </w:tcPr>
          <w:p w14:paraId="0033833D" w14:textId="5F70E874" w:rsidR="006D642E" w:rsidRPr="00A92F23" w:rsidRDefault="006D642E" w:rsidP="00C05CF0">
            <w:pPr>
              <w:pStyle w:val="GOSTTablenorm"/>
            </w:pPr>
            <w:r w:rsidRPr="00A92F23">
              <w:t>Да</w:t>
            </w:r>
          </w:p>
        </w:tc>
        <w:tc>
          <w:tcPr>
            <w:tcW w:w="3651" w:type="dxa"/>
          </w:tcPr>
          <w:p w14:paraId="533E5DED" w14:textId="00019A27" w:rsidR="006D642E" w:rsidRPr="00A92F23" w:rsidRDefault="006D642E" w:rsidP="00C05CF0">
            <w:pPr>
              <w:pStyle w:val="GOSTTablenorm"/>
            </w:pPr>
            <w:r w:rsidRPr="00A92F23">
              <w:t>Код по ОКТМО публично-правового образования плательщика</w:t>
            </w:r>
          </w:p>
        </w:tc>
        <w:tc>
          <w:tcPr>
            <w:tcW w:w="3651" w:type="dxa"/>
          </w:tcPr>
          <w:p w14:paraId="1AA631BB" w14:textId="23F68512" w:rsidR="006D642E" w:rsidRPr="00C05CF0" w:rsidRDefault="006D642E" w:rsidP="00C05CF0">
            <w:pPr>
              <w:pStyle w:val="GOSTTablenorm"/>
            </w:pPr>
            <w:r w:rsidRPr="00C05CF0">
              <w:t>sender:treasury_account</w:t>
            </w:r>
          </w:p>
        </w:tc>
        <w:tc>
          <w:tcPr>
            <w:tcW w:w="3651" w:type="dxa"/>
          </w:tcPr>
          <w:p w14:paraId="74CE929F" w14:textId="71B400CB" w:rsidR="006D642E" w:rsidRPr="00A92F23" w:rsidRDefault="006D642E" w:rsidP="00C05CF0">
            <w:pPr>
              <w:pStyle w:val="GOSTTablenorm"/>
            </w:pPr>
            <w:r w:rsidRPr="00A92F23">
              <w:t>Указываются 9-16 разр</w:t>
            </w:r>
            <w:r w:rsidR="00C05CF0">
              <w:t>яды номера КС плательщика</w:t>
            </w:r>
          </w:p>
        </w:tc>
      </w:tr>
      <w:tr w:rsidR="006D642E" w:rsidRPr="00A92F23" w14:paraId="31AF2566" w14:textId="77777777" w:rsidTr="00924BC6">
        <w:tc>
          <w:tcPr>
            <w:tcW w:w="3651" w:type="dxa"/>
          </w:tcPr>
          <w:p w14:paraId="632F5E23" w14:textId="2A125CD4" w:rsidR="006D642E" w:rsidRPr="00A92F23" w:rsidRDefault="006D642E" w:rsidP="00C05CF0">
            <w:pPr>
              <w:pStyle w:val="GOSTTablenorm"/>
            </w:pPr>
            <w:r>
              <w:t>ОКТМО_КС_получателя</w:t>
            </w:r>
          </w:p>
        </w:tc>
        <w:tc>
          <w:tcPr>
            <w:tcW w:w="1090" w:type="dxa"/>
          </w:tcPr>
          <w:p w14:paraId="2B3B42FA" w14:textId="1D7FF5E1" w:rsidR="006D642E" w:rsidRPr="00A92F23" w:rsidRDefault="006D642E" w:rsidP="00C05CF0">
            <w:pPr>
              <w:pStyle w:val="GOSTTablenorm"/>
            </w:pPr>
            <w:r>
              <w:t>Да</w:t>
            </w:r>
          </w:p>
        </w:tc>
        <w:tc>
          <w:tcPr>
            <w:tcW w:w="3651" w:type="dxa"/>
          </w:tcPr>
          <w:p w14:paraId="1B8537A1" w14:textId="51086971" w:rsidR="006D642E" w:rsidRPr="00A92F23" w:rsidRDefault="006D642E" w:rsidP="00C05CF0">
            <w:pPr>
              <w:pStyle w:val="GOSTTablenorm"/>
            </w:pPr>
            <w:r w:rsidRPr="00A92F23">
              <w:t xml:space="preserve">Код по ОКТМО публично-правового образования </w:t>
            </w:r>
            <w:r>
              <w:t>получателя</w:t>
            </w:r>
          </w:p>
        </w:tc>
        <w:tc>
          <w:tcPr>
            <w:tcW w:w="3651" w:type="dxa"/>
          </w:tcPr>
          <w:p w14:paraId="60B3E7EA" w14:textId="4AC1F070" w:rsidR="006D642E" w:rsidRPr="00C05CF0" w:rsidRDefault="006D642E" w:rsidP="00C05CF0">
            <w:pPr>
              <w:pStyle w:val="GOSTTablenorm"/>
            </w:pPr>
            <w:r w:rsidRPr="00C05CF0">
              <w:t>recipient:treasury_account</w:t>
            </w:r>
          </w:p>
        </w:tc>
        <w:tc>
          <w:tcPr>
            <w:tcW w:w="3651" w:type="dxa"/>
          </w:tcPr>
          <w:p w14:paraId="70D4E056" w14:textId="47CF3B7E" w:rsidR="006D642E" w:rsidRPr="00A92F23" w:rsidRDefault="006D642E" w:rsidP="00C05CF0">
            <w:pPr>
              <w:pStyle w:val="GOSTTablenorm"/>
            </w:pPr>
            <w:r w:rsidRPr="00A92F23">
              <w:t xml:space="preserve">Атрибут заполняется символами 9-16 номера КС </w:t>
            </w:r>
            <w:r>
              <w:t>получателя</w:t>
            </w:r>
          </w:p>
        </w:tc>
      </w:tr>
      <w:tr w:rsidR="006D642E" w:rsidRPr="00A92F23" w14:paraId="6B7508AE" w14:textId="77777777" w:rsidTr="00924BC6">
        <w:tc>
          <w:tcPr>
            <w:tcW w:w="3651" w:type="dxa"/>
          </w:tcPr>
          <w:p w14:paraId="6A2756AE" w14:textId="3EAA0C57" w:rsidR="006D642E" w:rsidRPr="00A92F23" w:rsidRDefault="006D642E" w:rsidP="00C05CF0">
            <w:pPr>
              <w:pStyle w:val="GOSTTablenorm"/>
            </w:pPr>
            <w:r w:rsidRPr="00A92F23">
              <w:t>КС_плательщика</w:t>
            </w:r>
          </w:p>
        </w:tc>
        <w:tc>
          <w:tcPr>
            <w:tcW w:w="1090" w:type="dxa"/>
          </w:tcPr>
          <w:p w14:paraId="02354953" w14:textId="1CA83DF3" w:rsidR="006D642E" w:rsidRPr="00A92F23" w:rsidRDefault="006D642E" w:rsidP="00C05CF0">
            <w:pPr>
              <w:pStyle w:val="GOSTTablenorm"/>
            </w:pPr>
            <w:r w:rsidRPr="00A92F23">
              <w:t>Нет</w:t>
            </w:r>
          </w:p>
        </w:tc>
        <w:tc>
          <w:tcPr>
            <w:tcW w:w="3651" w:type="dxa"/>
          </w:tcPr>
          <w:p w14:paraId="514AAF25" w14:textId="7D5D4CAB" w:rsidR="006D642E" w:rsidRPr="00A92F23" w:rsidRDefault="006D642E" w:rsidP="00C05CF0">
            <w:pPr>
              <w:pStyle w:val="GOSTTablenorm"/>
            </w:pPr>
            <w:r w:rsidRPr="00A92F23">
              <w:rPr>
                <w:lang w:eastAsia="en-US"/>
              </w:rPr>
              <w:t>КС плательщика</w:t>
            </w:r>
          </w:p>
        </w:tc>
        <w:tc>
          <w:tcPr>
            <w:tcW w:w="3651" w:type="dxa"/>
          </w:tcPr>
          <w:p w14:paraId="392E0EE9" w14:textId="70A48243" w:rsidR="006D642E" w:rsidRPr="00C05CF0" w:rsidRDefault="006D642E" w:rsidP="00C05CF0">
            <w:pPr>
              <w:pStyle w:val="GOSTTablenorm"/>
            </w:pPr>
            <w:r w:rsidRPr="00C05CF0">
              <w:t>sender:treasury_account</w:t>
            </w:r>
          </w:p>
        </w:tc>
        <w:tc>
          <w:tcPr>
            <w:tcW w:w="3651" w:type="dxa"/>
          </w:tcPr>
          <w:p w14:paraId="36FEE3C7" w14:textId="22E03DE1" w:rsidR="006D642E" w:rsidRPr="00A92F23" w:rsidRDefault="006D642E" w:rsidP="00C05CF0">
            <w:pPr>
              <w:pStyle w:val="GOSTTablenorm"/>
            </w:pPr>
            <w:r w:rsidRPr="00A92F23">
              <w:t>-</w:t>
            </w:r>
          </w:p>
        </w:tc>
      </w:tr>
      <w:tr w:rsidR="006D642E" w:rsidRPr="00A92F23" w14:paraId="6E183962" w14:textId="77777777" w:rsidTr="00924BC6">
        <w:tc>
          <w:tcPr>
            <w:tcW w:w="3651" w:type="dxa"/>
          </w:tcPr>
          <w:p w14:paraId="35BE0817" w14:textId="424DE103" w:rsidR="006D642E" w:rsidRPr="00A92F23" w:rsidRDefault="006D642E" w:rsidP="00C05CF0">
            <w:pPr>
              <w:pStyle w:val="GOSTTablenorm"/>
            </w:pPr>
            <w:r w:rsidRPr="00A92F23">
              <w:t>Порядк_номер_КС_плательщика</w:t>
            </w:r>
          </w:p>
        </w:tc>
        <w:tc>
          <w:tcPr>
            <w:tcW w:w="1090" w:type="dxa"/>
          </w:tcPr>
          <w:p w14:paraId="5649231C" w14:textId="09E90556" w:rsidR="006D642E" w:rsidRPr="00A92F23" w:rsidRDefault="006D642E" w:rsidP="00C05CF0">
            <w:pPr>
              <w:pStyle w:val="GOSTTablenorm"/>
            </w:pPr>
            <w:r w:rsidRPr="00A92F23">
              <w:t>Да</w:t>
            </w:r>
          </w:p>
        </w:tc>
        <w:tc>
          <w:tcPr>
            <w:tcW w:w="3651" w:type="dxa"/>
          </w:tcPr>
          <w:p w14:paraId="4ED4D152" w14:textId="58121CEA" w:rsidR="006D642E" w:rsidRPr="00A92F23" w:rsidRDefault="006D642E" w:rsidP="00C05CF0">
            <w:pPr>
              <w:pStyle w:val="GOSTTablenorm"/>
            </w:pPr>
            <w:r w:rsidRPr="00A92F23">
              <w:t>Порядковый номер КС плательщика для отражения в аналитическом признаке по модели учета</w:t>
            </w:r>
          </w:p>
        </w:tc>
        <w:tc>
          <w:tcPr>
            <w:tcW w:w="3651" w:type="dxa"/>
          </w:tcPr>
          <w:p w14:paraId="556F230F" w14:textId="41907546" w:rsidR="006D642E" w:rsidRPr="00C05CF0" w:rsidRDefault="006D642E" w:rsidP="00C05CF0">
            <w:pPr>
              <w:pStyle w:val="GOSTTablenorm"/>
            </w:pPr>
            <w:r w:rsidRPr="00C05CF0">
              <w:t>sender:treasury_account</w:t>
            </w:r>
          </w:p>
        </w:tc>
        <w:tc>
          <w:tcPr>
            <w:tcW w:w="3651" w:type="dxa"/>
          </w:tcPr>
          <w:p w14:paraId="23A0E259" w14:textId="322FDF3D" w:rsidR="006D642E" w:rsidRPr="00A92F23" w:rsidRDefault="006D642E" w:rsidP="00C05CF0">
            <w:pPr>
              <w:pStyle w:val="GOSTTablenorm"/>
            </w:pPr>
            <w:r w:rsidRPr="00A92F23">
              <w:t>Указ</w:t>
            </w:r>
            <w:r w:rsidR="00C05CF0">
              <w:t>ываются 19-20 разряды номера КС</w:t>
            </w:r>
          </w:p>
        </w:tc>
      </w:tr>
      <w:tr w:rsidR="006D642E" w:rsidRPr="00A92F23" w14:paraId="56CC4C10" w14:textId="77777777" w:rsidTr="00924BC6">
        <w:tc>
          <w:tcPr>
            <w:tcW w:w="3651" w:type="dxa"/>
          </w:tcPr>
          <w:p w14:paraId="32CD33BD" w14:textId="2DCA0171" w:rsidR="006D642E" w:rsidRPr="00A92F23" w:rsidRDefault="006D642E" w:rsidP="00C05CF0">
            <w:pPr>
              <w:pStyle w:val="GOSTTablenorm"/>
            </w:pPr>
            <w:r w:rsidRPr="00A92F23">
              <w:t>ТОФК_КС_плательщика</w:t>
            </w:r>
          </w:p>
        </w:tc>
        <w:tc>
          <w:tcPr>
            <w:tcW w:w="1090" w:type="dxa"/>
          </w:tcPr>
          <w:p w14:paraId="0546A8B7" w14:textId="39A608E5" w:rsidR="006D642E" w:rsidRPr="00A92F23" w:rsidRDefault="006D642E" w:rsidP="00C05CF0">
            <w:pPr>
              <w:pStyle w:val="GOSTTablenorm"/>
            </w:pPr>
            <w:r w:rsidRPr="00A92F23">
              <w:t>Да</w:t>
            </w:r>
          </w:p>
        </w:tc>
        <w:tc>
          <w:tcPr>
            <w:tcW w:w="3651" w:type="dxa"/>
          </w:tcPr>
          <w:p w14:paraId="02C319CC" w14:textId="31AFFF8D" w:rsidR="006D642E" w:rsidRPr="00A92F23" w:rsidRDefault="006D642E" w:rsidP="00C05CF0">
            <w:pPr>
              <w:pStyle w:val="GOSTTablenorm"/>
            </w:pPr>
            <w:r w:rsidRPr="00A92F23">
              <w:t>ТОФК по КС плательщика</w:t>
            </w:r>
          </w:p>
        </w:tc>
        <w:tc>
          <w:tcPr>
            <w:tcW w:w="3651" w:type="dxa"/>
          </w:tcPr>
          <w:p w14:paraId="11C16C1F" w14:textId="210E4D07" w:rsidR="006D642E" w:rsidRPr="00C05CF0" w:rsidRDefault="006D642E" w:rsidP="00C05CF0">
            <w:pPr>
              <w:pStyle w:val="GOSTTablenorm"/>
            </w:pPr>
            <w:r w:rsidRPr="00C05CF0">
              <w:t>sender:treasury_account</w:t>
            </w:r>
          </w:p>
        </w:tc>
        <w:tc>
          <w:tcPr>
            <w:tcW w:w="3651" w:type="dxa"/>
          </w:tcPr>
          <w:p w14:paraId="445D9FE7" w14:textId="15CE7ADD" w:rsidR="006D642E" w:rsidRPr="00A92F23" w:rsidRDefault="006D642E" w:rsidP="00C05CF0">
            <w:pPr>
              <w:pStyle w:val="GOSTTablenorm"/>
            </w:pPr>
            <w:r w:rsidRPr="00A92F23">
              <w:t>Указываются 17-1</w:t>
            </w:r>
            <w:r w:rsidR="00C05CF0">
              <w:t>8 разряды номера КС плательщика</w:t>
            </w:r>
          </w:p>
        </w:tc>
      </w:tr>
      <w:tr w:rsidR="006D642E" w:rsidRPr="00A92F23" w14:paraId="7C027234" w14:textId="77777777" w:rsidTr="00924BC6">
        <w:tc>
          <w:tcPr>
            <w:tcW w:w="3651" w:type="dxa"/>
          </w:tcPr>
          <w:p w14:paraId="6885A59C" w14:textId="1392660A" w:rsidR="006D642E" w:rsidRPr="00A92F23" w:rsidRDefault="006D642E" w:rsidP="00C05CF0">
            <w:pPr>
              <w:pStyle w:val="GOSTTablenorm"/>
            </w:pPr>
            <w:r w:rsidRPr="00A92F23">
              <w:t>Номер_ЛС_плательщика</w:t>
            </w:r>
          </w:p>
        </w:tc>
        <w:tc>
          <w:tcPr>
            <w:tcW w:w="1090" w:type="dxa"/>
          </w:tcPr>
          <w:p w14:paraId="6A2F3D7E" w14:textId="7261544A" w:rsidR="006D642E" w:rsidRPr="00A92F23" w:rsidRDefault="006D642E" w:rsidP="00C05CF0">
            <w:pPr>
              <w:pStyle w:val="GOSTTablenorm"/>
            </w:pPr>
            <w:r w:rsidRPr="00A92F23">
              <w:t>Нет</w:t>
            </w:r>
          </w:p>
        </w:tc>
        <w:tc>
          <w:tcPr>
            <w:tcW w:w="3651" w:type="dxa"/>
          </w:tcPr>
          <w:p w14:paraId="3156F33A" w14:textId="1AEB7FBD" w:rsidR="006D642E" w:rsidRPr="00A92F23" w:rsidRDefault="006D642E" w:rsidP="00C05CF0">
            <w:pPr>
              <w:pStyle w:val="GOSTTablenorm"/>
            </w:pPr>
            <w:r w:rsidRPr="00A92F23">
              <w:rPr>
                <w:lang w:eastAsia="en-US"/>
              </w:rPr>
              <w:t>Лицевой счет плательщика</w:t>
            </w:r>
          </w:p>
        </w:tc>
        <w:tc>
          <w:tcPr>
            <w:tcW w:w="3651" w:type="dxa"/>
          </w:tcPr>
          <w:p w14:paraId="6FBDB37C" w14:textId="62FEF39B" w:rsidR="006D642E" w:rsidRPr="00C05CF0" w:rsidRDefault="006D642E" w:rsidP="00C05CF0">
            <w:pPr>
              <w:pStyle w:val="GOSTTablenorm"/>
            </w:pPr>
            <w:r w:rsidRPr="00C05CF0">
              <w:t>sender:account</w:t>
            </w:r>
          </w:p>
        </w:tc>
        <w:tc>
          <w:tcPr>
            <w:tcW w:w="3651" w:type="dxa"/>
          </w:tcPr>
          <w:p w14:paraId="5B9B9DD2" w14:textId="5802781A" w:rsidR="006D642E" w:rsidRPr="00A92F23" w:rsidRDefault="006D642E" w:rsidP="00C05CF0">
            <w:pPr>
              <w:pStyle w:val="GOSTTablenorm"/>
            </w:pPr>
            <w:r w:rsidRPr="00A92F23">
              <w:t>-</w:t>
            </w:r>
          </w:p>
        </w:tc>
      </w:tr>
      <w:tr w:rsidR="006D642E" w:rsidRPr="00A92F23" w14:paraId="312BA1E8" w14:textId="77777777" w:rsidTr="00924BC6">
        <w:tc>
          <w:tcPr>
            <w:tcW w:w="3651" w:type="dxa"/>
          </w:tcPr>
          <w:p w14:paraId="0C83C361" w14:textId="1B9E29C9" w:rsidR="006D642E" w:rsidRPr="00A92F23" w:rsidRDefault="006D642E" w:rsidP="00C05CF0">
            <w:pPr>
              <w:pStyle w:val="GOSTTablenorm"/>
            </w:pPr>
            <w:r w:rsidRPr="00A92F23">
              <w:t>ТОФК_ЛС_плательщика</w:t>
            </w:r>
          </w:p>
        </w:tc>
        <w:tc>
          <w:tcPr>
            <w:tcW w:w="1090" w:type="dxa"/>
          </w:tcPr>
          <w:p w14:paraId="35EB081A" w14:textId="5A514573" w:rsidR="006D642E" w:rsidRPr="00A92F23" w:rsidRDefault="006D642E" w:rsidP="00C05CF0">
            <w:pPr>
              <w:pStyle w:val="GOSTTablenorm"/>
            </w:pPr>
            <w:r w:rsidRPr="00A92F23">
              <w:t>Нет</w:t>
            </w:r>
          </w:p>
        </w:tc>
        <w:tc>
          <w:tcPr>
            <w:tcW w:w="3651" w:type="dxa"/>
          </w:tcPr>
          <w:p w14:paraId="14A29933" w14:textId="3C99FFD3" w:rsidR="006D642E" w:rsidRPr="00A92F23" w:rsidRDefault="006D642E" w:rsidP="00C05CF0">
            <w:pPr>
              <w:pStyle w:val="GOSTTablenorm"/>
              <w:rPr>
                <w:lang w:eastAsia="en-US"/>
              </w:rPr>
            </w:pPr>
            <w:r w:rsidRPr="00A92F23">
              <w:rPr>
                <w:lang w:eastAsia="en-US"/>
              </w:rPr>
              <w:t>ТОФК обслуживания ЛС плательщика</w:t>
            </w:r>
          </w:p>
        </w:tc>
        <w:tc>
          <w:tcPr>
            <w:tcW w:w="3651" w:type="dxa"/>
          </w:tcPr>
          <w:p w14:paraId="3CDC0581" w14:textId="2C09F4D4" w:rsidR="006D642E" w:rsidRPr="00C05CF0" w:rsidRDefault="006D642E" w:rsidP="00C05CF0">
            <w:pPr>
              <w:pStyle w:val="GOSTTablenorm"/>
            </w:pPr>
            <w:r w:rsidRPr="00C05CF0">
              <w:t>sender:account_tofk_code</w:t>
            </w:r>
          </w:p>
        </w:tc>
        <w:tc>
          <w:tcPr>
            <w:tcW w:w="3651" w:type="dxa"/>
          </w:tcPr>
          <w:p w14:paraId="5FCC06BE" w14:textId="71E8531E" w:rsidR="006D642E" w:rsidRPr="00A92F23" w:rsidRDefault="006D642E" w:rsidP="00C05CF0">
            <w:pPr>
              <w:pStyle w:val="GOSTTablenorm"/>
            </w:pPr>
            <w:r w:rsidRPr="00A92F23">
              <w:t>-</w:t>
            </w:r>
          </w:p>
        </w:tc>
      </w:tr>
      <w:tr w:rsidR="006D642E" w:rsidRPr="00A92F23" w14:paraId="3C707D4B" w14:textId="77777777" w:rsidTr="00924BC6">
        <w:tc>
          <w:tcPr>
            <w:tcW w:w="3651" w:type="dxa"/>
          </w:tcPr>
          <w:p w14:paraId="3E341E89" w14:textId="535B54CC" w:rsidR="006D642E" w:rsidRPr="00A92F23" w:rsidRDefault="006D642E" w:rsidP="00C05CF0">
            <w:pPr>
              <w:pStyle w:val="GOSTTablenorm"/>
            </w:pPr>
            <w:r w:rsidRPr="00A92F23">
              <w:lastRenderedPageBreak/>
              <w:t>ОКТМО_плательщика</w:t>
            </w:r>
          </w:p>
        </w:tc>
        <w:tc>
          <w:tcPr>
            <w:tcW w:w="1090" w:type="dxa"/>
          </w:tcPr>
          <w:p w14:paraId="70844B21" w14:textId="71D0ECCC" w:rsidR="006D642E" w:rsidRPr="00A92F23" w:rsidRDefault="006D642E" w:rsidP="00C05CF0">
            <w:pPr>
              <w:pStyle w:val="GOSTTablenorm"/>
            </w:pPr>
            <w:r w:rsidRPr="00A92F23">
              <w:t>Нет</w:t>
            </w:r>
          </w:p>
        </w:tc>
        <w:tc>
          <w:tcPr>
            <w:tcW w:w="3651" w:type="dxa"/>
          </w:tcPr>
          <w:p w14:paraId="1E431745" w14:textId="55DA7DC5" w:rsidR="006D642E" w:rsidRPr="00A92F23" w:rsidRDefault="006D642E" w:rsidP="00C05CF0">
            <w:pPr>
              <w:pStyle w:val="GOSTTablenorm"/>
            </w:pPr>
            <w:r w:rsidRPr="00A92F23">
              <w:t>Код по ОКТМО публично-правового образования плательщика</w:t>
            </w:r>
          </w:p>
        </w:tc>
        <w:tc>
          <w:tcPr>
            <w:tcW w:w="3651" w:type="dxa"/>
          </w:tcPr>
          <w:p w14:paraId="0EE0634C" w14:textId="1479FE4E" w:rsidR="006D642E" w:rsidRPr="00C05CF0" w:rsidRDefault="006D642E" w:rsidP="00C05CF0">
            <w:pPr>
              <w:pStyle w:val="GOSTTablenorm"/>
            </w:pPr>
            <w:r w:rsidRPr="00C05CF0">
              <w:t>sender:oktmo</w:t>
            </w:r>
          </w:p>
        </w:tc>
        <w:tc>
          <w:tcPr>
            <w:tcW w:w="3651" w:type="dxa"/>
          </w:tcPr>
          <w:p w14:paraId="514E1B0C" w14:textId="4EC0F678" w:rsidR="006D642E" w:rsidRPr="00A92F23" w:rsidRDefault="006D642E" w:rsidP="00C05CF0">
            <w:pPr>
              <w:pStyle w:val="GOSTTablenorm"/>
            </w:pPr>
            <w:r w:rsidRPr="00A92F23">
              <w:t>-</w:t>
            </w:r>
          </w:p>
        </w:tc>
      </w:tr>
      <w:tr w:rsidR="006D642E" w:rsidRPr="00A92F23" w14:paraId="39D2AA6C" w14:textId="77777777" w:rsidTr="00924BC6">
        <w:tc>
          <w:tcPr>
            <w:tcW w:w="3651" w:type="dxa"/>
          </w:tcPr>
          <w:p w14:paraId="4E0A1EDE" w14:textId="697B9AE7" w:rsidR="006D642E" w:rsidRPr="00A92F23" w:rsidRDefault="006D642E" w:rsidP="00C05CF0">
            <w:pPr>
              <w:pStyle w:val="GOSTTablenorm"/>
            </w:pPr>
            <w:r w:rsidRPr="00A92F23">
              <w:t>КБК_плательщика</w:t>
            </w:r>
          </w:p>
        </w:tc>
        <w:tc>
          <w:tcPr>
            <w:tcW w:w="1090" w:type="dxa"/>
          </w:tcPr>
          <w:p w14:paraId="754F0D67" w14:textId="45F28375" w:rsidR="006D642E" w:rsidRPr="00A92F23" w:rsidRDefault="006D642E" w:rsidP="00C05CF0">
            <w:pPr>
              <w:pStyle w:val="GOSTTablenorm"/>
            </w:pPr>
            <w:r w:rsidRPr="00A92F23">
              <w:t>Нет</w:t>
            </w:r>
          </w:p>
        </w:tc>
        <w:tc>
          <w:tcPr>
            <w:tcW w:w="3651" w:type="dxa"/>
          </w:tcPr>
          <w:p w14:paraId="74C211B0" w14:textId="03A9FCCB" w:rsidR="006D642E" w:rsidRPr="00A92F23" w:rsidRDefault="006D642E" w:rsidP="00C05CF0">
            <w:pPr>
              <w:pStyle w:val="GOSTTablenorm"/>
            </w:pPr>
            <w:r w:rsidRPr="00A92F23">
              <w:t>КБК плательщика</w:t>
            </w:r>
          </w:p>
        </w:tc>
        <w:tc>
          <w:tcPr>
            <w:tcW w:w="3651" w:type="dxa"/>
          </w:tcPr>
          <w:p w14:paraId="542D9515" w14:textId="3A17CFE6" w:rsidR="006D642E" w:rsidRPr="00C05CF0" w:rsidRDefault="006D642E" w:rsidP="00C05CF0">
            <w:pPr>
              <w:pStyle w:val="GOSTTablenorm"/>
            </w:pPr>
            <w:r w:rsidRPr="00C05CF0">
              <w:t>sender:entries:bcc</w:t>
            </w:r>
          </w:p>
        </w:tc>
        <w:tc>
          <w:tcPr>
            <w:tcW w:w="3651" w:type="dxa"/>
          </w:tcPr>
          <w:p w14:paraId="73BD221D" w14:textId="5667386F" w:rsidR="006D642E" w:rsidRPr="00A92F23" w:rsidRDefault="006D642E" w:rsidP="00C05CF0">
            <w:pPr>
              <w:pStyle w:val="GOSTTablenorm"/>
            </w:pPr>
            <w:r w:rsidRPr="00A92F23">
              <w:t>-</w:t>
            </w:r>
          </w:p>
        </w:tc>
      </w:tr>
      <w:tr w:rsidR="006D642E" w:rsidRPr="00A92F23" w14:paraId="09C7D240" w14:textId="77777777" w:rsidTr="00924BC6">
        <w:tc>
          <w:tcPr>
            <w:tcW w:w="3651" w:type="dxa"/>
          </w:tcPr>
          <w:p w14:paraId="5A66B686" w14:textId="44AE51F0" w:rsidR="006D642E" w:rsidRPr="00A92F23" w:rsidRDefault="006D642E" w:rsidP="00C05CF0">
            <w:pPr>
              <w:pStyle w:val="GOSTTablenorm"/>
            </w:pPr>
            <w:r w:rsidRPr="00A92F23">
              <w:t>Тип_КБК_плательщика</w:t>
            </w:r>
          </w:p>
        </w:tc>
        <w:tc>
          <w:tcPr>
            <w:tcW w:w="1090" w:type="dxa"/>
          </w:tcPr>
          <w:p w14:paraId="31750E65" w14:textId="6E8A43A5" w:rsidR="006D642E" w:rsidRPr="00A92F23" w:rsidRDefault="006D642E" w:rsidP="00C05CF0">
            <w:pPr>
              <w:pStyle w:val="GOSTTablenorm"/>
            </w:pPr>
            <w:r w:rsidRPr="00A92F23">
              <w:t>Нет</w:t>
            </w:r>
          </w:p>
        </w:tc>
        <w:tc>
          <w:tcPr>
            <w:tcW w:w="3651" w:type="dxa"/>
          </w:tcPr>
          <w:p w14:paraId="72B5F8C1" w14:textId="3E8F8285" w:rsidR="006D642E" w:rsidRPr="00A92F23" w:rsidRDefault="006D642E" w:rsidP="00C05CF0">
            <w:pPr>
              <w:pStyle w:val="GOSTTablenorm"/>
            </w:pPr>
            <w:r w:rsidRPr="00A92F23">
              <w:t>Тип КБК плательщика для формирования регистров учета в ПУИО</w:t>
            </w:r>
          </w:p>
        </w:tc>
        <w:tc>
          <w:tcPr>
            <w:tcW w:w="3651" w:type="dxa"/>
          </w:tcPr>
          <w:p w14:paraId="4A14E991" w14:textId="228F0B99" w:rsidR="006D642E" w:rsidRPr="00C05CF0" w:rsidRDefault="006D642E" w:rsidP="00C05CF0">
            <w:pPr>
              <w:pStyle w:val="GOSTTablenorm"/>
            </w:pPr>
            <w:r w:rsidRPr="00C05CF0">
              <w:t>sender:entries:type_bcc</w:t>
            </w:r>
          </w:p>
        </w:tc>
        <w:tc>
          <w:tcPr>
            <w:tcW w:w="3651" w:type="dxa"/>
          </w:tcPr>
          <w:p w14:paraId="1F51376B" w14:textId="71D25188" w:rsidR="006D642E" w:rsidRPr="00A92F23" w:rsidRDefault="006D642E" w:rsidP="00C05CF0">
            <w:pPr>
              <w:pStyle w:val="GOSTTablenorm"/>
            </w:pPr>
            <w:r w:rsidRPr="00A92F23">
              <w:t>-</w:t>
            </w:r>
          </w:p>
        </w:tc>
      </w:tr>
      <w:tr w:rsidR="006D642E" w:rsidRPr="00A92F23" w14:paraId="0BAC5CA9" w14:textId="77777777" w:rsidTr="00924BC6">
        <w:tc>
          <w:tcPr>
            <w:tcW w:w="3651" w:type="dxa"/>
          </w:tcPr>
          <w:p w14:paraId="0F8D0087" w14:textId="6A7948D0" w:rsidR="006D642E" w:rsidRPr="00A92F23" w:rsidRDefault="006D642E" w:rsidP="00C05CF0">
            <w:pPr>
              <w:pStyle w:val="GOSTTablenorm"/>
            </w:pPr>
            <w:r w:rsidRPr="00A92F23">
              <w:t>Код_субсидии_плательщика</w:t>
            </w:r>
          </w:p>
        </w:tc>
        <w:tc>
          <w:tcPr>
            <w:tcW w:w="1090" w:type="dxa"/>
          </w:tcPr>
          <w:p w14:paraId="2F5A0453" w14:textId="49EB45FA" w:rsidR="006D642E" w:rsidRPr="00A92F23" w:rsidRDefault="006D642E" w:rsidP="00C05CF0">
            <w:pPr>
              <w:pStyle w:val="GOSTTablenorm"/>
            </w:pPr>
            <w:r w:rsidRPr="00A92F23">
              <w:t>Нет</w:t>
            </w:r>
          </w:p>
        </w:tc>
        <w:tc>
          <w:tcPr>
            <w:tcW w:w="3651" w:type="dxa"/>
          </w:tcPr>
          <w:p w14:paraId="2B64B05B" w14:textId="64BCB9E8" w:rsidR="006D642E" w:rsidRPr="00A92F23" w:rsidRDefault="006D642E" w:rsidP="00C05CF0">
            <w:pPr>
              <w:pStyle w:val="GOSTTablenorm"/>
            </w:pPr>
            <w:r w:rsidRPr="00A92F23">
              <w:t>Код субсидии плательщика</w:t>
            </w:r>
          </w:p>
        </w:tc>
        <w:tc>
          <w:tcPr>
            <w:tcW w:w="3651" w:type="dxa"/>
          </w:tcPr>
          <w:p w14:paraId="50CE627B" w14:textId="620A3345" w:rsidR="006D642E" w:rsidRPr="00C05CF0" w:rsidRDefault="006D642E" w:rsidP="00C05CF0">
            <w:pPr>
              <w:pStyle w:val="GOSTTablenorm"/>
            </w:pPr>
            <w:r w:rsidRPr="00C05CF0">
              <w:t>sender:entries:analytical_group</w:t>
            </w:r>
          </w:p>
        </w:tc>
        <w:tc>
          <w:tcPr>
            <w:tcW w:w="3651" w:type="dxa"/>
          </w:tcPr>
          <w:p w14:paraId="18A4F735" w14:textId="695F911F" w:rsidR="006D642E" w:rsidRPr="00A92F23" w:rsidRDefault="006D642E" w:rsidP="00C05CF0">
            <w:pPr>
              <w:pStyle w:val="GOSTTablenorm"/>
            </w:pPr>
            <w:r w:rsidRPr="00A92F23">
              <w:t>-</w:t>
            </w:r>
          </w:p>
        </w:tc>
      </w:tr>
      <w:tr w:rsidR="006D642E" w:rsidRPr="00A92F23" w14:paraId="331B8D1E" w14:textId="77777777" w:rsidTr="00924BC6">
        <w:tc>
          <w:tcPr>
            <w:tcW w:w="3651" w:type="dxa"/>
          </w:tcPr>
          <w:p w14:paraId="7E139DF8" w14:textId="344121BA" w:rsidR="006D642E" w:rsidRPr="00A92F23" w:rsidRDefault="006D642E" w:rsidP="00C05CF0">
            <w:pPr>
              <w:pStyle w:val="GOSTTablenorm"/>
            </w:pPr>
            <w:r w:rsidRPr="00A92F23">
              <w:t>Сумма_валюта_операции</w:t>
            </w:r>
          </w:p>
        </w:tc>
        <w:tc>
          <w:tcPr>
            <w:tcW w:w="1090" w:type="dxa"/>
          </w:tcPr>
          <w:p w14:paraId="51A041DE" w14:textId="41B7A9F9" w:rsidR="006D642E" w:rsidRPr="00A92F23" w:rsidRDefault="006D642E" w:rsidP="00C05CF0">
            <w:pPr>
              <w:pStyle w:val="GOSTTablenorm"/>
            </w:pPr>
            <w:r w:rsidRPr="00A92F23">
              <w:t>Да</w:t>
            </w:r>
          </w:p>
        </w:tc>
        <w:tc>
          <w:tcPr>
            <w:tcW w:w="3651" w:type="dxa"/>
          </w:tcPr>
          <w:p w14:paraId="0C0BD32B" w14:textId="34BF015E" w:rsidR="006D642E" w:rsidRPr="00A92F23" w:rsidRDefault="006D642E" w:rsidP="00C05CF0">
            <w:pPr>
              <w:pStyle w:val="GOSTTablenorm"/>
            </w:pPr>
            <w:r w:rsidRPr="00A92F23">
              <w:t>Сумма в валюте (по строке документа)</w:t>
            </w:r>
          </w:p>
        </w:tc>
        <w:tc>
          <w:tcPr>
            <w:tcW w:w="3651" w:type="dxa"/>
          </w:tcPr>
          <w:p w14:paraId="3CB0D337" w14:textId="0498AB57" w:rsidR="006D642E" w:rsidRPr="00C05CF0" w:rsidRDefault="006D642E" w:rsidP="00C05CF0">
            <w:pPr>
              <w:pStyle w:val="GOSTTablenorm"/>
            </w:pPr>
            <w:r w:rsidRPr="00C05CF0">
              <w:t>sender:entries:amount</w:t>
            </w:r>
          </w:p>
        </w:tc>
        <w:tc>
          <w:tcPr>
            <w:tcW w:w="3651" w:type="dxa"/>
          </w:tcPr>
          <w:p w14:paraId="66A3C077" w14:textId="7B3BBF61" w:rsidR="006D642E" w:rsidRPr="00A92F23" w:rsidRDefault="006D642E" w:rsidP="00C05CF0">
            <w:pPr>
              <w:pStyle w:val="GOSTTablenorm"/>
            </w:pPr>
            <w:r w:rsidRPr="00A92F23">
              <w:t xml:space="preserve">Сумма передается в единицах валюты с точностью 2 знака после запятой </w:t>
            </w:r>
            <w:r w:rsidR="00C23C14">
              <w:rPr>
                <w:szCs w:val="22"/>
              </w:rPr>
              <w:t>–</w:t>
            </w:r>
            <w:r w:rsidRPr="00A92F23">
              <w:t xml:space="preserve"> необходимо конвертировать в минимальные единицы валюты (для данного т</w:t>
            </w:r>
            <w:r w:rsidR="00C05CF0">
              <w:t>ипа документов умножить на 100)</w:t>
            </w:r>
          </w:p>
        </w:tc>
      </w:tr>
      <w:tr w:rsidR="006D642E" w:rsidRPr="00A92F23" w14:paraId="5157D560" w14:textId="77777777" w:rsidTr="00924BC6">
        <w:tc>
          <w:tcPr>
            <w:tcW w:w="3651" w:type="dxa"/>
          </w:tcPr>
          <w:p w14:paraId="4DA168E2" w14:textId="3F08D22B" w:rsidR="006D642E" w:rsidRPr="00A92F23" w:rsidRDefault="006D642E" w:rsidP="00C05CF0">
            <w:pPr>
              <w:pStyle w:val="GOSTTablenorm"/>
            </w:pPr>
            <w:r w:rsidRPr="00A92F23">
              <w:t>Сумма_валюта_учета_руб</w:t>
            </w:r>
          </w:p>
        </w:tc>
        <w:tc>
          <w:tcPr>
            <w:tcW w:w="1090" w:type="dxa"/>
          </w:tcPr>
          <w:p w14:paraId="444175FA" w14:textId="50738DBE" w:rsidR="006D642E" w:rsidRPr="00A92F23" w:rsidRDefault="006D642E" w:rsidP="00C05CF0">
            <w:pPr>
              <w:pStyle w:val="GOSTTablenorm"/>
            </w:pPr>
            <w:r w:rsidRPr="00A92F23">
              <w:t>Да</w:t>
            </w:r>
          </w:p>
        </w:tc>
        <w:tc>
          <w:tcPr>
            <w:tcW w:w="3651" w:type="dxa"/>
          </w:tcPr>
          <w:p w14:paraId="1E57C36D" w14:textId="7C118EDB" w:rsidR="006D642E" w:rsidRPr="00A92F23" w:rsidRDefault="006D642E" w:rsidP="00C05CF0">
            <w:pPr>
              <w:pStyle w:val="GOSTTablenorm"/>
            </w:pPr>
            <w:r w:rsidRPr="00A92F23">
              <w:t>Сумма в валюте учета (руб)</w:t>
            </w:r>
          </w:p>
        </w:tc>
        <w:tc>
          <w:tcPr>
            <w:tcW w:w="3651" w:type="dxa"/>
          </w:tcPr>
          <w:p w14:paraId="27F0EAA4" w14:textId="434A0DC3" w:rsidR="006D642E" w:rsidRPr="00C05CF0" w:rsidRDefault="006D642E" w:rsidP="00C05CF0">
            <w:pPr>
              <w:pStyle w:val="GOSTTablenorm"/>
            </w:pPr>
            <w:r w:rsidRPr="00C05CF0">
              <w:t>sender:entries:amount</w:t>
            </w:r>
          </w:p>
        </w:tc>
        <w:tc>
          <w:tcPr>
            <w:tcW w:w="3651" w:type="dxa"/>
          </w:tcPr>
          <w:p w14:paraId="60665856" w14:textId="73DC5B81" w:rsidR="006D642E" w:rsidRPr="00A92F23" w:rsidRDefault="006D642E" w:rsidP="00C05CF0">
            <w:pPr>
              <w:pStyle w:val="GOSTTablenorm"/>
            </w:pPr>
            <w:r w:rsidRPr="00A92F23">
              <w:t xml:space="preserve">Указывается значение реквизита </w:t>
            </w:r>
            <w:r w:rsidRPr="00A92F23">
              <w:rPr>
                <w:lang w:val="en-US"/>
              </w:rPr>
              <w:t>sender</w:t>
            </w:r>
            <w:r w:rsidRPr="00A92F23">
              <w:t>:</w:t>
            </w:r>
            <w:r w:rsidRPr="00A92F23">
              <w:rPr>
                <w:lang w:val="en-US"/>
              </w:rPr>
              <w:t>entries</w:t>
            </w:r>
            <w:r w:rsidRPr="00A92F23">
              <w:t>:amount (по данному типу документа Сумма_валюта_уче</w:t>
            </w:r>
            <w:r w:rsidR="00C05CF0">
              <w:t>та_руб = Сумма_валюта_операции)</w:t>
            </w:r>
          </w:p>
        </w:tc>
      </w:tr>
    </w:tbl>
    <w:p w14:paraId="1FEC01B8" w14:textId="7420B5E6"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952" w:name="_Toc226625632"/>
      <w:r w:rsidR="001C3732">
        <w:rPr>
          <w:noProof/>
        </w:rPr>
        <w:t>33</w:t>
      </w:r>
      <w:r>
        <w:rPr>
          <w:noProof/>
        </w:rPr>
        <w:fldChar w:fldCharType="end"/>
      </w:r>
      <w:r w:rsidR="004966EC">
        <w:t xml:space="preserve"> </w:t>
      </w:r>
      <w:r w:rsidR="004966EC" w:rsidRPr="00F92797">
        <w:t>– Перечень атрибутов, соответствующих типу документа «</w:t>
      </w:r>
      <w:r w:rsidR="004966EC" w:rsidRPr="00314682">
        <w:rPr>
          <w:sz w:val="22"/>
          <w:szCs w:val="22"/>
        </w:rPr>
        <w:t>Реестр передаваемых (принимаемых) платежей</w:t>
      </w:r>
      <w:r w:rsidR="004966EC">
        <w:rPr>
          <w:sz w:val="22"/>
          <w:szCs w:val="22"/>
        </w:rPr>
        <w:t>»</w:t>
      </w:r>
      <w:r w:rsidR="004966EC" w:rsidRPr="00314682">
        <w:rPr>
          <w:sz w:val="22"/>
          <w:szCs w:val="22"/>
        </w:rPr>
        <w:t xml:space="preserve"> (ф. 0531477) (РОМ) B</w:t>
      </w:r>
      <w:r w:rsidR="004966EC">
        <w:rPr>
          <w:sz w:val="22"/>
          <w:szCs w:val="22"/>
          <w:lang w:val="en-US"/>
        </w:rPr>
        <w:t>SP</w:t>
      </w:r>
      <w:r w:rsidR="004966EC" w:rsidRPr="00314682">
        <w:rPr>
          <w:sz w:val="22"/>
          <w:szCs w:val="22"/>
        </w:rPr>
        <w:t>_DOC_D_019</w:t>
      </w:r>
      <w:r w:rsidR="004966EC" w:rsidRPr="00F92797">
        <w:t xml:space="preserve"> в SVAP НПС</w:t>
      </w:r>
      <w:bookmarkEnd w:id="952"/>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45986456"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77D8FA56"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5A08A87B"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19345E9D"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091E5E0B"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6D0A7787"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3B5B0B3C" w14:textId="77777777" w:rsidTr="00924BC6">
        <w:tc>
          <w:tcPr>
            <w:tcW w:w="15694" w:type="dxa"/>
            <w:gridSpan w:val="5"/>
          </w:tcPr>
          <w:p w14:paraId="2BECED5E" w14:textId="119BBE46" w:rsidR="006D642E" w:rsidRPr="00A92F23" w:rsidRDefault="006D642E" w:rsidP="004F1622">
            <w:pPr>
              <w:ind w:firstLine="0"/>
              <w:jc w:val="center"/>
              <w:rPr>
                <w:sz w:val="22"/>
                <w:szCs w:val="22"/>
              </w:rPr>
            </w:pPr>
            <w:r w:rsidRPr="00314682">
              <w:rPr>
                <w:b/>
                <w:sz w:val="22"/>
                <w:szCs w:val="22"/>
              </w:rPr>
              <w:t>Реестр передаваемых (принимаемых) платежей (ф. 0531477) (РОМ) B</w:t>
            </w:r>
            <w:r>
              <w:rPr>
                <w:b/>
                <w:sz w:val="22"/>
                <w:szCs w:val="22"/>
                <w:lang w:val="en-US"/>
              </w:rPr>
              <w:t>SP</w:t>
            </w:r>
            <w:r w:rsidRPr="00314682">
              <w:rPr>
                <w:b/>
                <w:sz w:val="22"/>
                <w:szCs w:val="22"/>
              </w:rPr>
              <w:t>_DOC_D_019</w:t>
            </w:r>
          </w:p>
        </w:tc>
      </w:tr>
      <w:tr w:rsidR="006D642E" w:rsidRPr="00A92F23" w14:paraId="7D6AC922" w14:textId="77777777" w:rsidTr="00924BC6">
        <w:tc>
          <w:tcPr>
            <w:tcW w:w="3651" w:type="dxa"/>
          </w:tcPr>
          <w:p w14:paraId="3424D310" w14:textId="0272D725" w:rsidR="006D642E" w:rsidRPr="003A6BFC" w:rsidRDefault="006D642E" w:rsidP="00C05CF0">
            <w:pPr>
              <w:pStyle w:val="GOSTTablenorm"/>
            </w:pPr>
            <w:r w:rsidRPr="003A6BFC">
              <w:t>Номер_документа</w:t>
            </w:r>
          </w:p>
        </w:tc>
        <w:tc>
          <w:tcPr>
            <w:tcW w:w="1090" w:type="dxa"/>
          </w:tcPr>
          <w:p w14:paraId="03C1D532" w14:textId="0AB46888" w:rsidR="006D642E" w:rsidRPr="003A6BFC" w:rsidRDefault="006D642E" w:rsidP="00C05CF0">
            <w:pPr>
              <w:pStyle w:val="GOSTTablenorm"/>
            </w:pPr>
            <w:r w:rsidRPr="003A6BFC">
              <w:t>Нет</w:t>
            </w:r>
          </w:p>
        </w:tc>
        <w:tc>
          <w:tcPr>
            <w:tcW w:w="3651" w:type="dxa"/>
          </w:tcPr>
          <w:p w14:paraId="3E1CA479" w14:textId="461AE4D4" w:rsidR="006D642E" w:rsidRPr="003A6BFC" w:rsidRDefault="006D642E" w:rsidP="00C05CF0">
            <w:pPr>
              <w:pStyle w:val="GOSTTablenorm"/>
            </w:pPr>
            <w:r w:rsidRPr="003A6BFC">
              <w:t>Номер документа</w:t>
            </w:r>
          </w:p>
        </w:tc>
        <w:tc>
          <w:tcPr>
            <w:tcW w:w="3651" w:type="dxa"/>
          </w:tcPr>
          <w:p w14:paraId="6BDE9078" w14:textId="10C96510" w:rsidR="006D642E" w:rsidRPr="00C05CF0" w:rsidRDefault="006D642E" w:rsidP="00C05CF0">
            <w:pPr>
              <w:pStyle w:val="GOSTTablenorm"/>
            </w:pPr>
            <w:r w:rsidRPr="00C05CF0">
              <w:t>document_no</w:t>
            </w:r>
          </w:p>
        </w:tc>
        <w:tc>
          <w:tcPr>
            <w:tcW w:w="3651" w:type="dxa"/>
          </w:tcPr>
          <w:p w14:paraId="5459359E" w14:textId="1936C904" w:rsidR="006D642E" w:rsidRPr="003A6BFC" w:rsidRDefault="006D642E" w:rsidP="00C05CF0">
            <w:pPr>
              <w:pStyle w:val="GOSTTablenorm"/>
            </w:pPr>
            <w:r w:rsidRPr="003A6BFC">
              <w:t>-</w:t>
            </w:r>
          </w:p>
        </w:tc>
      </w:tr>
      <w:tr w:rsidR="006D642E" w:rsidRPr="00A92F23" w14:paraId="64A4A149" w14:textId="77777777" w:rsidTr="00924BC6">
        <w:tc>
          <w:tcPr>
            <w:tcW w:w="3651" w:type="dxa"/>
          </w:tcPr>
          <w:p w14:paraId="7B092E70" w14:textId="65CA6CC0" w:rsidR="006D642E" w:rsidRPr="003A6BFC" w:rsidRDefault="006D642E" w:rsidP="00C05CF0">
            <w:pPr>
              <w:pStyle w:val="GOSTTablenorm"/>
            </w:pPr>
            <w:r w:rsidRPr="003A6BFC">
              <w:lastRenderedPageBreak/>
              <w:t>Дата_документа</w:t>
            </w:r>
          </w:p>
        </w:tc>
        <w:tc>
          <w:tcPr>
            <w:tcW w:w="1090" w:type="dxa"/>
          </w:tcPr>
          <w:p w14:paraId="2A47759A" w14:textId="21BAFAD6" w:rsidR="006D642E" w:rsidRPr="003A6BFC" w:rsidRDefault="006D642E" w:rsidP="00C05CF0">
            <w:pPr>
              <w:pStyle w:val="GOSTTablenorm"/>
            </w:pPr>
            <w:r w:rsidRPr="003A6BFC">
              <w:t>Нет</w:t>
            </w:r>
          </w:p>
        </w:tc>
        <w:tc>
          <w:tcPr>
            <w:tcW w:w="3651" w:type="dxa"/>
          </w:tcPr>
          <w:p w14:paraId="1277529D" w14:textId="1D35AB9A" w:rsidR="006D642E" w:rsidRPr="003A6BFC" w:rsidRDefault="006D642E" w:rsidP="00C05CF0">
            <w:pPr>
              <w:pStyle w:val="GOSTTablenorm"/>
            </w:pPr>
            <w:r w:rsidRPr="003A6BFC">
              <w:t>Дата документа</w:t>
            </w:r>
          </w:p>
        </w:tc>
        <w:tc>
          <w:tcPr>
            <w:tcW w:w="3651" w:type="dxa"/>
          </w:tcPr>
          <w:p w14:paraId="06A91752" w14:textId="2F04EDD7" w:rsidR="006D642E" w:rsidRPr="00C05CF0" w:rsidRDefault="006D642E" w:rsidP="00C05CF0">
            <w:pPr>
              <w:pStyle w:val="GOSTTablenorm"/>
            </w:pPr>
            <w:r w:rsidRPr="00C05CF0">
              <w:t>document_date</w:t>
            </w:r>
          </w:p>
        </w:tc>
        <w:tc>
          <w:tcPr>
            <w:tcW w:w="3651" w:type="dxa"/>
          </w:tcPr>
          <w:p w14:paraId="1FF066CE" w14:textId="3C2A52A4" w:rsidR="006D642E" w:rsidRPr="003A6BFC" w:rsidRDefault="006D642E" w:rsidP="00C05CF0">
            <w:pPr>
              <w:pStyle w:val="GOSTTablenorm"/>
            </w:pPr>
            <w:r w:rsidRPr="003A6BFC">
              <w:t>Указывается дата документа в формате YYYY-MM-DD</w:t>
            </w:r>
          </w:p>
        </w:tc>
      </w:tr>
      <w:tr w:rsidR="006D642E" w:rsidRPr="00A92F23" w14:paraId="2C3E5051" w14:textId="77777777" w:rsidTr="00924BC6">
        <w:tc>
          <w:tcPr>
            <w:tcW w:w="3651" w:type="dxa"/>
          </w:tcPr>
          <w:p w14:paraId="787720CD" w14:textId="0A9A26DA" w:rsidR="006D642E" w:rsidRPr="003A6BFC" w:rsidRDefault="006D642E" w:rsidP="00C05CF0">
            <w:pPr>
              <w:pStyle w:val="GOSTTablenorm"/>
            </w:pPr>
            <w:r w:rsidRPr="003A6BFC">
              <w:t>Наименование_документа</w:t>
            </w:r>
          </w:p>
        </w:tc>
        <w:tc>
          <w:tcPr>
            <w:tcW w:w="1090" w:type="dxa"/>
          </w:tcPr>
          <w:p w14:paraId="0D324E1D" w14:textId="56D11FC8" w:rsidR="006D642E" w:rsidRPr="003A6BFC" w:rsidRDefault="006D642E" w:rsidP="00C05CF0">
            <w:pPr>
              <w:pStyle w:val="GOSTTablenorm"/>
            </w:pPr>
            <w:r w:rsidRPr="003A6BFC">
              <w:t>Да</w:t>
            </w:r>
          </w:p>
        </w:tc>
        <w:tc>
          <w:tcPr>
            <w:tcW w:w="3651" w:type="dxa"/>
          </w:tcPr>
          <w:p w14:paraId="5DEB68E7" w14:textId="2FBD2A67" w:rsidR="006D642E" w:rsidRPr="003A6BFC" w:rsidRDefault="006D642E" w:rsidP="00C05CF0">
            <w:pPr>
              <w:pStyle w:val="GOSTTablenorm"/>
            </w:pPr>
            <w:r w:rsidRPr="003A6BFC">
              <w:t>Наименование документа</w:t>
            </w:r>
          </w:p>
        </w:tc>
        <w:tc>
          <w:tcPr>
            <w:tcW w:w="3651" w:type="dxa"/>
          </w:tcPr>
          <w:p w14:paraId="2B2452DE" w14:textId="071076BB" w:rsidR="006D642E" w:rsidRPr="00C05CF0" w:rsidRDefault="006D642E" w:rsidP="00C05CF0">
            <w:pPr>
              <w:pStyle w:val="GOSTTablenorm"/>
            </w:pPr>
            <w:r w:rsidRPr="00C05CF0">
              <w:t>-</w:t>
            </w:r>
          </w:p>
        </w:tc>
        <w:tc>
          <w:tcPr>
            <w:tcW w:w="3651" w:type="dxa"/>
          </w:tcPr>
          <w:p w14:paraId="2B8BC62C" w14:textId="4E9A0E39" w:rsidR="006D642E" w:rsidRPr="003A6BFC" w:rsidRDefault="006D642E" w:rsidP="00C05CF0">
            <w:pPr>
              <w:pStyle w:val="GOSTTablenorm"/>
            </w:pPr>
            <w:r w:rsidRPr="003A6BF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6D642E" w:rsidRPr="00A92F23" w14:paraId="39CA1CDA" w14:textId="77777777" w:rsidTr="00924BC6">
        <w:tc>
          <w:tcPr>
            <w:tcW w:w="3651" w:type="dxa"/>
          </w:tcPr>
          <w:p w14:paraId="116839CB" w14:textId="418247A7" w:rsidR="006D642E" w:rsidRPr="003A6BFC" w:rsidRDefault="006D642E" w:rsidP="00C05CF0">
            <w:pPr>
              <w:pStyle w:val="GOSTTablenorm"/>
            </w:pPr>
            <w:r w:rsidRPr="003A6BFC">
              <w:t>Вид_документа</w:t>
            </w:r>
          </w:p>
        </w:tc>
        <w:tc>
          <w:tcPr>
            <w:tcW w:w="1090" w:type="dxa"/>
          </w:tcPr>
          <w:p w14:paraId="667DCB01" w14:textId="3E03AC55" w:rsidR="006D642E" w:rsidRPr="003A6BFC" w:rsidRDefault="006D642E" w:rsidP="00C05CF0">
            <w:pPr>
              <w:pStyle w:val="GOSTTablenorm"/>
            </w:pPr>
            <w:r w:rsidRPr="003A6BFC">
              <w:t>Нет</w:t>
            </w:r>
          </w:p>
        </w:tc>
        <w:tc>
          <w:tcPr>
            <w:tcW w:w="3651" w:type="dxa"/>
          </w:tcPr>
          <w:p w14:paraId="02E1D04A" w14:textId="2DF70A7A" w:rsidR="006D642E" w:rsidRPr="003A6BFC" w:rsidRDefault="006D642E" w:rsidP="00C05CF0">
            <w:pPr>
              <w:pStyle w:val="GOSTTablenorm"/>
            </w:pPr>
            <w:r w:rsidRPr="003A6BFC">
              <w:t>Вид документа (3-х буквенный)</w:t>
            </w:r>
          </w:p>
        </w:tc>
        <w:tc>
          <w:tcPr>
            <w:tcW w:w="3651" w:type="dxa"/>
          </w:tcPr>
          <w:p w14:paraId="2C006214" w14:textId="7959BCBD" w:rsidR="006D642E" w:rsidRPr="00C05CF0" w:rsidRDefault="006D642E" w:rsidP="00C05CF0">
            <w:pPr>
              <w:pStyle w:val="GOSTTablenorm"/>
            </w:pPr>
            <w:r w:rsidRPr="00C05CF0">
              <w:t>document_type</w:t>
            </w:r>
          </w:p>
        </w:tc>
        <w:tc>
          <w:tcPr>
            <w:tcW w:w="3651" w:type="dxa"/>
          </w:tcPr>
          <w:p w14:paraId="25BF5FC7" w14:textId="507565F7" w:rsidR="006D642E" w:rsidRPr="003A6BFC" w:rsidRDefault="006D642E" w:rsidP="00C05CF0">
            <w:pPr>
              <w:pStyle w:val="GOSTTablenorm"/>
            </w:pPr>
            <w:r w:rsidRPr="003A6BFC">
              <w:t>-</w:t>
            </w:r>
          </w:p>
        </w:tc>
      </w:tr>
      <w:tr w:rsidR="006D642E" w:rsidRPr="00A92F23" w14:paraId="3C3AF706" w14:textId="77777777" w:rsidTr="00924BC6">
        <w:tc>
          <w:tcPr>
            <w:tcW w:w="3651" w:type="dxa"/>
          </w:tcPr>
          <w:p w14:paraId="1C5AE904" w14:textId="02AA9760" w:rsidR="006D642E" w:rsidRPr="003A6BFC" w:rsidRDefault="006D642E" w:rsidP="00C05CF0">
            <w:pPr>
              <w:pStyle w:val="GOSTTablenorm"/>
            </w:pPr>
            <w:r w:rsidRPr="003A6BFC">
              <w:t>Дата_ввода_в_действие</w:t>
            </w:r>
          </w:p>
        </w:tc>
        <w:tc>
          <w:tcPr>
            <w:tcW w:w="1090" w:type="dxa"/>
          </w:tcPr>
          <w:p w14:paraId="66AA0D20" w14:textId="657DE2F6" w:rsidR="006D642E" w:rsidRPr="003A6BFC" w:rsidRDefault="006D642E" w:rsidP="00C05CF0">
            <w:pPr>
              <w:pStyle w:val="GOSTTablenorm"/>
            </w:pPr>
            <w:r w:rsidRPr="003A6BFC">
              <w:t>Да</w:t>
            </w:r>
          </w:p>
        </w:tc>
        <w:tc>
          <w:tcPr>
            <w:tcW w:w="3651" w:type="dxa"/>
          </w:tcPr>
          <w:p w14:paraId="24C67A31" w14:textId="2978F434" w:rsidR="006D642E" w:rsidRPr="003A6BFC" w:rsidRDefault="006D642E" w:rsidP="00C05CF0">
            <w:pPr>
              <w:pStyle w:val="GOSTTablenorm"/>
            </w:pPr>
            <w:r w:rsidRPr="003A6BFC">
              <w:t>Дата ввода в действие</w:t>
            </w:r>
          </w:p>
        </w:tc>
        <w:tc>
          <w:tcPr>
            <w:tcW w:w="3651" w:type="dxa"/>
          </w:tcPr>
          <w:p w14:paraId="6D4A5D0D" w14:textId="203D2A89" w:rsidR="006D642E" w:rsidRPr="00C05CF0" w:rsidRDefault="006D642E" w:rsidP="00C05CF0">
            <w:pPr>
              <w:pStyle w:val="GOSTTablenorm"/>
            </w:pPr>
            <w:r w:rsidRPr="00C05CF0">
              <w:t>SettlementDate (из заголовка запроса)</w:t>
            </w:r>
          </w:p>
        </w:tc>
        <w:tc>
          <w:tcPr>
            <w:tcW w:w="3651" w:type="dxa"/>
          </w:tcPr>
          <w:p w14:paraId="58E09EDA" w14:textId="76873B53" w:rsidR="006D642E" w:rsidRPr="003A6BFC" w:rsidRDefault="006D642E" w:rsidP="00C05CF0">
            <w:pPr>
              <w:pStyle w:val="GOSTTablenorm"/>
            </w:pPr>
            <w:r w:rsidRPr="003A6BFC">
              <w:t>Для данного типа документов Дата_ввода_в_действие = Дата_отражения_в_учете</w:t>
            </w:r>
          </w:p>
        </w:tc>
      </w:tr>
      <w:tr w:rsidR="006D642E" w:rsidRPr="00A92F23" w14:paraId="6CF427DF" w14:textId="77777777" w:rsidTr="00924BC6">
        <w:tc>
          <w:tcPr>
            <w:tcW w:w="3651" w:type="dxa"/>
          </w:tcPr>
          <w:p w14:paraId="24D0FFC6" w14:textId="46FC56AD" w:rsidR="006D642E" w:rsidRPr="003A6BFC" w:rsidRDefault="006D642E" w:rsidP="00C05CF0">
            <w:pPr>
              <w:pStyle w:val="GOSTTablenorm"/>
            </w:pPr>
            <w:r w:rsidRPr="003A6BFC">
              <w:t>Код_валюты</w:t>
            </w:r>
          </w:p>
        </w:tc>
        <w:tc>
          <w:tcPr>
            <w:tcW w:w="1090" w:type="dxa"/>
          </w:tcPr>
          <w:p w14:paraId="00F1178A" w14:textId="59960031" w:rsidR="006D642E" w:rsidRPr="003A6BFC" w:rsidRDefault="006D642E" w:rsidP="00C05CF0">
            <w:pPr>
              <w:pStyle w:val="GOSTTablenorm"/>
            </w:pPr>
            <w:r w:rsidRPr="003A6BFC">
              <w:t>Да</w:t>
            </w:r>
          </w:p>
        </w:tc>
        <w:tc>
          <w:tcPr>
            <w:tcW w:w="3651" w:type="dxa"/>
          </w:tcPr>
          <w:p w14:paraId="3C20BCFC" w14:textId="6A922D5E" w:rsidR="006D642E" w:rsidRPr="003A6BFC" w:rsidRDefault="006D642E" w:rsidP="00C05CF0">
            <w:pPr>
              <w:pStyle w:val="GOSTTablenorm"/>
            </w:pPr>
            <w:r w:rsidRPr="003A6BFC">
              <w:t>Код валюты по ОКВ</w:t>
            </w:r>
          </w:p>
        </w:tc>
        <w:tc>
          <w:tcPr>
            <w:tcW w:w="3651" w:type="dxa"/>
          </w:tcPr>
          <w:p w14:paraId="4EFEDDB3" w14:textId="04E359A0" w:rsidR="006D642E" w:rsidRPr="00C05CF0" w:rsidRDefault="006D642E" w:rsidP="00C05CF0">
            <w:pPr>
              <w:pStyle w:val="GOSTTablenorm"/>
            </w:pPr>
            <w:r w:rsidRPr="00C05CF0">
              <w:t>-</w:t>
            </w:r>
          </w:p>
        </w:tc>
        <w:tc>
          <w:tcPr>
            <w:tcW w:w="3651" w:type="dxa"/>
          </w:tcPr>
          <w:p w14:paraId="228BEC47" w14:textId="3315274F" w:rsidR="006D642E" w:rsidRPr="003A6BFC" w:rsidRDefault="006D642E" w:rsidP="00C05CF0">
            <w:pPr>
              <w:pStyle w:val="GOSTTablenorm"/>
            </w:pPr>
            <w:r w:rsidRPr="003A6BFC">
              <w:t>Атрибут всегда заполняется значением «643»</w:t>
            </w:r>
          </w:p>
        </w:tc>
      </w:tr>
      <w:tr w:rsidR="006D642E" w:rsidRPr="00A92F23" w14:paraId="12657705" w14:textId="77777777" w:rsidTr="00924BC6">
        <w:tc>
          <w:tcPr>
            <w:tcW w:w="3651" w:type="dxa"/>
          </w:tcPr>
          <w:p w14:paraId="28F3D01A" w14:textId="7FFE783E" w:rsidR="006D642E" w:rsidRPr="003A6BFC" w:rsidRDefault="006D642E" w:rsidP="00C05CF0">
            <w:pPr>
              <w:pStyle w:val="GOSTTablenorm"/>
            </w:pPr>
            <w:r w:rsidRPr="003A6BFC">
              <w:t>Код_контура</w:t>
            </w:r>
          </w:p>
        </w:tc>
        <w:tc>
          <w:tcPr>
            <w:tcW w:w="1090" w:type="dxa"/>
          </w:tcPr>
          <w:p w14:paraId="2C8331FD" w14:textId="6057DD8E" w:rsidR="006D642E" w:rsidRPr="003A6BFC" w:rsidRDefault="006D642E" w:rsidP="00C05CF0">
            <w:pPr>
              <w:pStyle w:val="GOSTTablenorm"/>
            </w:pPr>
            <w:r w:rsidRPr="003A6BFC">
              <w:t>Да</w:t>
            </w:r>
          </w:p>
        </w:tc>
        <w:tc>
          <w:tcPr>
            <w:tcW w:w="3651" w:type="dxa"/>
          </w:tcPr>
          <w:p w14:paraId="402187C2" w14:textId="25DB7451" w:rsidR="006D642E" w:rsidRPr="003A6BFC" w:rsidRDefault="006D642E" w:rsidP="00C05CF0">
            <w:pPr>
              <w:pStyle w:val="GOSTTablenorm"/>
            </w:pPr>
            <w:r w:rsidRPr="003A6BFC">
              <w:t>Код контура</w:t>
            </w:r>
          </w:p>
        </w:tc>
        <w:tc>
          <w:tcPr>
            <w:tcW w:w="3651" w:type="dxa"/>
          </w:tcPr>
          <w:p w14:paraId="6161F6F0" w14:textId="6F0A1832" w:rsidR="006D642E" w:rsidRPr="00C05CF0" w:rsidRDefault="006D642E" w:rsidP="00C05CF0">
            <w:pPr>
              <w:pStyle w:val="GOSTTablenorm"/>
            </w:pPr>
            <w:r w:rsidRPr="00C05CF0">
              <w:t>-</w:t>
            </w:r>
          </w:p>
        </w:tc>
        <w:tc>
          <w:tcPr>
            <w:tcW w:w="3651" w:type="dxa"/>
          </w:tcPr>
          <w:p w14:paraId="064B50C0" w14:textId="4F4E8C23" w:rsidR="006D642E" w:rsidRPr="003A6BFC" w:rsidRDefault="006D642E" w:rsidP="00C05CF0">
            <w:pPr>
              <w:pStyle w:val="GOSTTablenorm"/>
            </w:pPr>
            <w:r w:rsidRPr="003A6BFC">
              <w:t>Атрибут всегда заполняется значением «1»</w:t>
            </w:r>
          </w:p>
        </w:tc>
      </w:tr>
      <w:tr w:rsidR="006D642E" w:rsidRPr="00A92F23" w14:paraId="4A1CB0A5" w14:textId="77777777" w:rsidTr="00924BC6">
        <w:tc>
          <w:tcPr>
            <w:tcW w:w="3651" w:type="dxa"/>
          </w:tcPr>
          <w:p w14:paraId="787E6DEC" w14:textId="05CBD293" w:rsidR="006D642E" w:rsidRPr="003A6BFC" w:rsidRDefault="006D642E" w:rsidP="00C05CF0">
            <w:pPr>
              <w:pStyle w:val="GOSTTablenorm"/>
            </w:pPr>
            <w:r w:rsidRPr="003A6BFC">
              <w:t>Уровень_конфиденциальности</w:t>
            </w:r>
          </w:p>
        </w:tc>
        <w:tc>
          <w:tcPr>
            <w:tcW w:w="1090" w:type="dxa"/>
          </w:tcPr>
          <w:p w14:paraId="254C0074" w14:textId="7759F956" w:rsidR="006D642E" w:rsidRPr="003A6BFC" w:rsidRDefault="006D642E" w:rsidP="00C05CF0">
            <w:pPr>
              <w:pStyle w:val="GOSTTablenorm"/>
            </w:pPr>
            <w:r w:rsidRPr="003A6BFC">
              <w:t>Да</w:t>
            </w:r>
          </w:p>
        </w:tc>
        <w:tc>
          <w:tcPr>
            <w:tcW w:w="3651" w:type="dxa"/>
          </w:tcPr>
          <w:p w14:paraId="6FBA3695" w14:textId="51BF5153" w:rsidR="006D642E" w:rsidRPr="003A6BFC" w:rsidRDefault="006D642E" w:rsidP="00C05CF0">
            <w:pPr>
              <w:pStyle w:val="GOSTTablenorm"/>
            </w:pPr>
            <w:r w:rsidRPr="003A6BFC">
              <w:t>Уровень конфиденциальности</w:t>
            </w:r>
          </w:p>
        </w:tc>
        <w:tc>
          <w:tcPr>
            <w:tcW w:w="3651" w:type="dxa"/>
          </w:tcPr>
          <w:p w14:paraId="55CCE72A" w14:textId="339FCB5F" w:rsidR="006D642E" w:rsidRPr="00C05CF0" w:rsidRDefault="006D642E" w:rsidP="00C05CF0">
            <w:pPr>
              <w:pStyle w:val="GOSTTablenorm"/>
            </w:pPr>
            <w:r w:rsidRPr="00C05CF0">
              <w:t>-</w:t>
            </w:r>
          </w:p>
        </w:tc>
        <w:tc>
          <w:tcPr>
            <w:tcW w:w="3651" w:type="dxa"/>
          </w:tcPr>
          <w:p w14:paraId="30CD2BF9" w14:textId="1EDF4AFD" w:rsidR="006D642E" w:rsidRPr="003A6BFC" w:rsidRDefault="006D642E" w:rsidP="00C05CF0">
            <w:pPr>
              <w:pStyle w:val="GOSTTablenorm"/>
            </w:pPr>
            <w:r w:rsidRPr="003A6BFC">
              <w:t>Атрибут заполняется значением «0».</w:t>
            </w:r>
          </w:p>
        </w:tc>
      </w:tr>
      <w:tr w:rsidR="006D642E" w:rsidRPr="00A92F23" w14:paraId="6E5060F1" w14:textId="77777777" w:rsidTr="00924BC6">
        <w:tc>
          <w:tcPr>
            <w:tcW w:w="3651" w:type="dxa"/>
          </w:tcPr>
          <w:p w14:paraId="5F7FF95A" w14:textId="0372094C" w:rsidR="006D642E" w:rsidRPr="00A92F23" w:rsidRDefault="006D642E" w:rsidP="00C05CF0">
            <w:pPr>
              <w:pStyle w:val="GOSTTablenorm"/>
            </w:pPr>
            <w:r>
              <w:t>ТОФК_КС_</w:t>
            </w:r>
            <w:r w:rsidRPr="005625AC">
              <w:t>получателя</w:t>
            </w:r>
          </w:p>
        </w:tc>
        <w:tc>
          <w:tcPr>
            <w:tcW w:w="1090" w:type="dxa"/>
          </w:tcPr>
          <w:p w14:paraId="4B8DE42F" w14:textId="1A2722BA" w:rsidR="006D642E" w:rsidRPr="00A92F23" w:rsidRDefault="006D642E" w:rsidP="00C05CF0">
            <w:pPr>
              <w:pStyle w:val="GOSTTablenorm"/>
            </w:pPr>
            <w:r>
              <w:t>Да</w:t>
            </w:r>
          </w:p>
        </w:tc>
        <w:tc>
          <w:tcPr>
            <w:tcW w:w="3651" w:type="dxa"/>
          </w:tcPr>
          <w:p w14:paraId="1D77CDE5" w14:textId="1CAB8C07" w:rsidR="006D642E" w:rsidRPr="00A92F23" w:rsidRDefault="006D642E" w:rsidP="00C05CF0">
            <w:pPr>
              <w:pStyle w:val="GOSTTablenorm"/>
            </w:pPr>
            <w:r>
              <w:rPr>
                <w:lang w:eastAsia="en-US"/>
              </w:rPr>
              <w:t>2-х значный код субъекта учета</w:t>
            </w:r>
          </w:p>
        </w:tc>
        <w:tc>
          <w:tcPr>
            <w:tcW w:w="3651" w:type="dxa"/>
          </w:tcPr>
          <w:p w14:paraId="18229679" w14:textId="783EF89D" w:rsidR="006D642E" w:rsidRPr="00C05CF0" w:rsidRDefault="006D642E" w:rsidP="00C05CF0">
            <w:pPr>
              <w:pStyle w:val="GOSTTablenorm"/>
            </w:pPr>
            <w:r w:rsidRPr="00C05CF0">
              <w:t>Subject</w:t>
            </w:r>
          </w:p>
        </w:tc>
        <w:tc>
          <w:tcPr>
            <w:tcW w:w="3651" w:type="dxa"/>
          </w:tcPr>
          <w:p w14:paraId="01F34FFD" w14:textId="32C802EF" w:rsidR="006D642E" w:rsidRPr="00E658A8" w:rsidRDefault="006D642E" w:rsidP="00C05CF0">
            <w:pPr>
              <w:pStyle w:val="GOSTTablenorm"/>
            </w:pPr>
            <w:r>
              <w:t xml:space="preserve">Указывается 1-2 символы кода субъекта учета из атрибута </w:t>
            </w:r>
            <w:r w:rsidRPr="00F76F52">
              <w:t>Субъект_учета</w:t>
            </w:r>
          </w:p>
        </w:tc>
      </w:tr>
      <w:tr w:rsidR="006D642E" w:rsidRPr="00A92F23" w14:paraId="23AE7C65" w14:textId="77777777" w:rsidTr="00924BC6">
        <w:tc>
          <w:tcPr>
            <w:tcW w:w="3651" w:type="dxa"/>
          </w:tcPr>
          <w:p w14:paraId="2B15B79C" w14:textId="3B8274D8" w:rsidR="006D642E" w:rsidRPr="00A92F23" w:rsidRDefault="006D642E" w:rsidP="00C05CF0">
            <w:pPr>
              <w:pStyle w:val="GOSTTablenorm"/>
            </w:pPr>
            <w:r>
              <w:t>Номер_ЛС_получателя</w:t>
            </w:r>
          </w:p>
        </w:tc>
        <w:tc>
          <w:tcPr>
            <w:tcW w:w="1090" w:type="dxa"/>
          </w:tcPr>
          <w:p w14:paraId="7B31A94B" w14:textId="10CA170C" w:rsidR="006D642E" w:rsidRPr="00A92F23" w:rsidRDefault="006D642E" w:rsidP="00C05CF0">
            <w:pPr>
              <w:pStyle w:val="GOSTTablenorm"/>
            </w:pPr>
            <w:r>
              <w:t>Нет</w:t>
            </w:r>
          </w:p>
        </w:tc>
        <w:tc>
          <w:tcPr>
            <w:tcW w:w="3651" w:type="dxa"/>
          </w:tcPr>
          <w:p w14:paraId="3B38A958" w14:textId="0FAE30DB" w:rsidR="006D642E" w:rsidRPr="00A92F23" w:rsidRDefault="006D642E" w:rsidP="00C05CF0">
            <w:pPr>
              <w:pStyle w:val="GOSTTablenorm"/>
            </w:pPr>
            <w:r>
              <w:t>Номер лицевого счета получателя</w:t>
            </w:r>
          </w:p>
        </w:tc>
        <w:tc>
          <w:tcPr>
            <w:tcW w:w="3651" w:type="dxa"/>
          </w:tcPr>
          <w:p w14:paraId="07C55BA1" w14:textId="7424EF33" w:rsidR="006D642E" w:rsidRPr="00C05CF0" w:rsidRDefault="006D642E" w:rsidP="00C05CF0">
            <w:pPr>
              <w:pStyle w:val="GOSTTablenorm"/>
            </w:pPr>
            <w:r w:rsidRPr="00C05CF0">
              <w:t>entries:account</w:t>
            </w:r>
          </w:p>
        </w:tc>
        <w:tc>
          <w:tcPr>
            <w:tcW w:w="3651" w:type="dxa"/>
          </w:tcPr>
          <w:p w14:paraId="3958EDFB" w14:textId="6D5BE176" w:rsidR="006D642E" w:rsidRPr="00A92F23" w:rsidRDefault="006D642E" w:rsidP="00C05CF0">
            <w:pPr>
              <w:pStyle w:val="GOSTTablenorm"/>
            </w:pPr>
            <w:r>
              <w:t>-</w:t>
            </w:r>
          </w:p>
        </w:tc>
      </w:tr>
      <w:tr w:rsidR="006D642E" w:rsidRPr="00A92F23" w14:paraId="491AABB5" w14:textId="77777777" w:rsidTr="00924BC6">
        <w:tc>
          <w:tcPr>
            <w:tcW w:w="3651" w:type="dxa"/>
          </w:tcPr>
          <w:p w14:paraId="6438024F" w14:textId="56853053" w:rsidR="006D642E" w:rsidRPr="00A92F23" w:rsidRDefault="006D642E" w:rsidP="00C05CF0">
            <w:pPr>
              <w:pStyle w:val="GOSTTablenorm"/>
            </w:pPr>
            <w:r w:rsidRPr="00A92F23">
              <w:t>ТОФК_ЛС_получателя</w:t>
            </w:r>
          </w:p>
        </w:tc>
        <w:tc>
          <w:tcPr>
            <w:tcW w:w="1090" w:type="dxa"/>
          </w:tcPr>
          <w:p w14:paraId="53BD7C12" w14:textId="51EDA4A6" w:rsidR="006D642E" w:rsidRPr="00A92F23" w:rsidRDefault="006D642E" w:rsidP="00C05CF0">
            <w:pPr>
              <w:pStyle w:val="GOSTTablenorm"/>
            </w:pPr>
            <w:r w:rsidRPr="00A92F23">
              <w:t>Нет</w:t>
            </w:r>
          </w:p>
        </w:tc>
        <w:tc>
          <w:tcPr>
            <w:tcW w:w="3651" w:type="dxa"/>
          </w:tcPr>
          <w:p w14:paraId="274DA38B" w14:textId="481EB8A3" w:rsidR="006D642E" w:rsidRPr="00A92F23" w:rsidRDefault="006D642E" w:rsidP="00C05CF0">
            <w:pPr>
              <w:pStyle w:val="GOSTTablenorm"/>
            </w:pPr>
            <w:r w:rsidRPr="00A92F23">
              <w:t>ТОФК по ЛС получателя</w:t>
            </w:r>
          </w:p>
        </w:tc>
        <w:tc>
          <w:tcPr>
            <w:tcW w:w="3651" w:type="dxa"/>
          </w:tcPr>
          <w:p w14:paraId="6887DFA3" w14:textId="7F747DF8" w:rsidR="006D642E" w:rsidRPr="00C05CF0" w:rsidRDefault="006D642E" w:rsidP="00C05CF0">
            <w:pPr>
              <w:pStyle w:val="GOSTTablenorm"/>
            </w:pPr>
            <w:r w:rsidRPr="00C05CF0">
              <w:t>entries:account_tofk_code</w:t>
            </w:r>
          </w:p>
        </w:tc>
        <w:tc>
          <w:tcPr>
            <w:tcW w:w="3651" w:type="dxa"/>
          </w:tcPr>
          <w:p w14:paraId="3F9B6FBE" w14:textId="7B878DDF" w:rsidR="006D642E" w:rsidRPr="00A92F23" w:rsidRDefault="006D642E" w:rsidP="00C05CF0">
            <w:pPr>
              <w:pStyle w:val="GOSTTablenorm"/>
            </w:pPr>
            <w:r>
              <w:t>-</w:t>
            </w:r>
          </w:p>
        </w:tc>
      </w:tr>
      <w:tr w:rsidR="006D642E" w:rsidRPr="00A92F23" w14:paraId="6227D323" w14:textId="77777777" w:rsidTr="00924BC6">
        <w:tc>
          <w:tcPr>
            <w:tcW w:w="3651" w:type="dxa"/>
          </w:tcPr>
          <w:p w14:paraId="61668CE1" w14:textId="4425C08A" w:rsidR="006D642E" w:rsidRPr="003A6BFC" w:rsidRDefault="006D642E" w:rsidP="00C05CF0">
            <w:pPr>
              <w:pStyle w:val="GOSTTablenorm"/>
            </w:pPr>
            <w:r w:rsidRPr="00A92F23">
              <w:t>ОКТМО_получателя</w:t>
            </w:r>
          </w:p>
        </w:tc>
        <w:tc>
          <w:tcPr>
            <w:tcW w:w="1090" w:type="dxa"/>
          </w:tcPr>
          <w:p w14:paraId="363778AB" w14:textId="775848F1" w:rsidR="006D642E" w:rsidRPr="003A6BFC" w:rsidRDefault="006D642E" w:rsidP="00C05CF0">
            <w:pPr>
              <w:pStyle w:val="GOSTTablenorm"/>
            </w:pPr>
            <w:r w:rsidRPr="00A92F23">
              <w:t>Нет</w:t>
            </w:r>
          </w:p>
        </w:tc>
        <w:tc>
          <w:tcPr>
            <w:tcW w:w="3651" w:type="dxa"/>
          </w:tcPr>
          <w:p w14:paraId="091D054D" w14:textId="10F34B73" w:rsidR="006D642E" w:rsidRPr="003A6BFC" w:rsidRDefault="006D642E" w:rsidP="00C05CF0">
            <w:pPr>
              <w:pStyle w:val="GOSTTablenorm"/>
            </w:pPr>
            <w:r w:rsidRPr="00A92F23">
              <w:t>Код по ОКТМО публично-правового образования платежа получателя</w:t>
            </w:r>
          </w:p>
        </w:tc>
        <w:tc>
          <w:tcPr>
            <w:tcW w:w="3651" w:type="dxa"/>
          </w:tcPr>
          <w:p w14:paraId="396111E5" w14:textId="60A24508" w:rsidR="006D642E" w:rsidRPr="00C05CF0" w:rsidRDefault="006D642E" w:rsidP="00C05CF0">
            <w:pPr>
              <w:pStyle w:val="GOSTTablenorm"/>
            </w:pPr>
            <w:r w:rsidRPr="00C05CF0">
              <w:t>entries:oktmo</w:t>
            </w:r>
          </w:p>
        </w:tc>
        <w:tc>
          <w:tcPr>
            <w:tcW w:w="3651" w:type="dxa"/>
          </w:tcPr>
          <w:p w14:paraId="5BF85D80" w14:textId="4C3F1DF8" w:rsidR="006D642E" w:rsidRPr="003A6BFC" w:rsidRDefault="006D642E" w:rsidP="00C05CF0">
            <w:pPr>
              <w:pStyle w:val="GOSTTablenorm"/>
            </w:pPr>
            <w:r>
              <w:t>-</w:t>
            </w:r>
          </w:p>
        </w:tc>
      </w:tr>
      <w:tr w:rsidR="006D642E" w:rsidRPr="00A92F23" w14:paraId="7E13522A" w14:textId="77777777" w:rsidTr="00924BC6">
        <w:tc>
          <w:tcPr>
            <w:tcW w:w="3651" w:type="dxa"/>
          </w:tcPr>
          <w:p w14:paraId="4A3EF564" w14:textId="774C914A" w:rsidR="006D642E" w:rsidRPr="00A92F23" w:rsidRDefault="006D642E" w:rsidP="00C05CF0">
            <w:pPr>
              <w:pStyle w:val="GOSTTablenorm"/>
            </w:pPr>
            <w:r w:rsidRPr="00A92F23">
              <w:t>КБК</w:t>
            </w:r>
          </w:p>
        </w:tc>
        <w:tc>
          <w:tcPr>
            <w:tcW w:w="1090" w:type="dxa"/>
          </w:tcPr>
          <w:p w14:paraId="6C58D79D" w14:textId="03AD2884" w:rsidR="006D642E" w:rsidRPr="00A92F23" w:rsidRDefault="006D642E" w:rsidP="00C05CF0">
            <w:pPr>
              <w:pStyle w:val="GOSTTablenorm"/>
            </w:pPr>
            <w:r w:rsidRPr="00A92F23">
              <w:t>Нет</w:t>
            </w:r>
          </w:p>
        </w:tc>
        <w:tc>
          <w:tcPr>
            <w:tcW w:w="3651" w:type="dxa"/>
          </w:tcPr>
          <w:p w14:paraId="27549D85" w14:textId="4F6ECBBA" w:rsidR="006D642E" w:rsidRPr="00A92F23" w:rsidRDefault="006D642E" w:rsidP="00C05CF0">
            <w:pPr>
              <w:pStyle w:val="GOSTTablenorm"/>
            </w:pPr>
            <w:r w:rsidRPr="00A92F23">
              <w:t xml:space="preserve">КБК </w:t>
            </w:r>
          </w:p>
        </w:tc>
        <w:tc>
          <w:tcPr>
            <w:tcW w:w="3651" w:type="dxa"/>
          </w:tcPr>
          <w:p w14:paraId="742BB7FA" w14:textId="5815F6BD" w:rsidR="006D642E" w:rsidRPr="00C05CF0" w:rsidRDefault="006D642E" w:rsidP="00C05CF0">
            <w:pPr>
              <w:pStyle w:val="GOSTTablenorm"/>
            </w:pPr>
            <w:r w:rsidRPr="00C05CF0">
              <w:t>entries:bcc</w:t>
            </w:r>
          </w:p>
        </w:tc>
        <w:tc>
          <w:tcPr>
            <w:tcW w:w="3651" w:type="dxa"/>
          </w:tcPr>
          <w:p w14:paraId="4C3DE8A8" w14:textId="5DA78B8C" w:rsidR="006D642E" w:rsidRPr="00A92F23" w:rsidRDefault="006D642E" w:rsidP="00C05CF0">
            <w:pPr>
              <w:pStyle w:val="GOSTTablenorm"/>
            </w:pPr>
            <w:r>
              <w:t>-</w:t>
            </w:r>
          </w:p>
        </w:tc>
      </w:tr>
      <w:tr w:rsidR="006D642E" w:rsidRPr="008A3752" w14:paraId="0418A87D" w14:textId="77777777" w:rsidTr="00924BC6">
        <w:tc>
          <w:tcPr>
            <w:tcW w:w="3651" w:type="dxa"/>
          </w:tcPr>
          <w:p w14:paraId="65C7EAB4" w14:textId="7FA1605C" w:rsidR="006D642E" w:rsidRPr="00C46E3B" w:rsidRDefault="006D642E" w:rsidP="00C05CF0">
            <w:pPr>
              <w:pStyle w:val="GOSTTablenorm"/>
            </w:pPr>
            <w:r w:rsidRPr="00A92F23">
              <w:lastRenderedPageBreak/>
              <w:t xml:space="preserve">Код_субсидии_получателя </w:t>
            </w:r>
          </w:p>
        </w:tc>
        <w:tc>
          <w:tcPr>
            <w:tcW w:w="1090" w:type="dxa"/>
          </w:tcPr>
          <w:p w14:paraId="4183EB1C" w14:textId="6CFA95D7" w:rsidR="006D642E" w:rsidRPr="00C46E3B" w:rsidRDefault="006D642E" w:rsidP="00C05CF0">
            <w:pPr>
              <w:pStyle w:val="GOSTTablenorm"/>
              <w:rPr>
                <w:lang w:val="en-US"/>
              </w:rPr>
            </w:pPr>
            <w:r w:rsidRPr="00A92F23">
              <w:t>Нет</w:t>
            </w:r>
          </w:p>
        </w:tc>
        <w:tc>
          <w:tcPr>
            <w:tcW w:w="3651" w:type="dxa"/>
          </w:tcPr>
          <w:p w14:paraId="7CDF6457" w14:textId="64535303" w:rsidR="006D642E" w:rsidRPr="003A6BFC" w:rsidRDefault="006D642E" w:rsidP="00C05CF0">
            <w:pPr>
              <w:pStyle w:val="GOSTTablenorm"/>
            </w:pPr>
            <w:r w:rsidRPr="00A92F23">
              <w:t xml:space="preserve">Код субсидии получателя </w:t>
            </w:r>
          </w:p>
        </w:tc>
        <w:tc>
          <w:tcPr>
            <w:tcW w:w="3651" w:type="dxa"/>
          </w:tcPr>
          <w:p w14:paraId="21194F46" w14:textId="6BA4884F" w:rsidR="006D642E" w:rsidRPr="00C05CF0" w:rsidRDefault="006D642E" w:rsidP="00C05CF0">
            <w:pPr>
              <w:pStyle w:val="GOSTTablenorm"/>
            </w:pPr>
            <w:r w:rsidRPr="00C05CF0">
              <w:t>entries:analytical_group</w:t>
            </w:r>
          </w:p>
        </w:tc>
        <w:tc>
          <w:tcPr>
            <w:tcW w:w="3651" w:type="dxa"/>
          </w:tcPr>
          <w:p w14:paraId="6302F909" w14:textId="220E1FF5" w:rsidR="006D642E" w:rsidRPr="00C6161D" w:rsidRDefault="006D642E" w:rsidP="00C05CF0">
            <w:pPr>
              <w:pStyle w:val="GOSTTablenorm"/>
              <w:rPr>
                <w:lang w:val="en-US"/>
              </w:rPr>
            </w:pPr>
            <w:r>
              <w:t>-</w:t>
            </w:r>
          </w:p>
        </w:tc>
      </w:tr>
      <w:tr w:rsidR="006D642E" w:rsidRPr="00A92F23" w14:paraId="28555069" w14:textId="77777777" w:rsidTr="00924BC6">
        <w:tc>
          <w:tcPr>
            <w:tcW w:w="3651" w:type="dxa"/>
          </w:tcPr>
          <w:p w14:paraId="53B3D6A8" w14:textId="12ECCB28" w:rsidR="006D642E" w:rsidRPr="00A92F23" w:rsidRDefault="006D642E" w:rsidP="00C05CF0">
            <w:pPr>
              <w:pStyle w:val="GOSTTablenorm"/>
              <w:rPr>
                <w:lang w:val="en-US"/>
              </w:rPr>
            </w:pPr>
            <w:r w:rsidRPr="004A2BCE">
              <w:t>Период</w:t>
            </w:r>
          </w:p>
        </w:tc>
        <w:tc>
          <w:tcPr>
            <w:tcW w:w="1090" w:type="dxa"/>
          </w:tcPr>
          <w:p w14:paraId="353ECBB1" w14:textId="213A6625" w:rsidR="006D642E" w:rsidRPr="00A92F23" w:rsidRDefault="006D642E" w:rsidP="00C05CF0">
            <w:pPr>
              <w:pStyle w:val="GOSTTablenorm"/>
            </w:pPr>
            <w:r w:rsidRPr="00A92F23">
              <w:t>Нет</w:t>
            </w:r>
          </w:p>
        </w:tc>
        <w:tc>
          <w:tcPr>
            <w:tcW w:w="3651" w:type="dxa"/>
          </w:tcPr>
          <w:p w14:paraId="451904EA" w14:textId="586D5E26" w:rsidR="006D642E" w:rsidRPr="00A92F23" w:rsidRDefault="006D642E" w:rsidP="00C05CF0">
            <w:pPr>
              <w:pStyle w:val="GOSTTablenorm"/>
            </w:pPr>
            <w:r w:rsidRPr="00A92F23">
              <w:t>Период для учета невыясненных платежей прошлых лет</w:t>
            </w:r>
          </w:p>
        </w:tc>
        <w:tc>
          <w:tcPr>
            <w:tcW w:w="3651" w:type="dxa"/>
          </w:tcPr>
          <w:p w14:paraId="6BDE6703" w14:textId="76C1C74C" w:rsidR="006D642E" w:rsidRPr="00C05CF0" w:rsidRDefault="006D642E" w:rsidP="00C05CF0">
            <w:pPr>
              <w:pStyle w:val="GOSTTablenorm"/>
            </w:pPr>
            <w:r w:rsidRPr="00C05CF0">
              <w:t>entries:period</w:t>
            </w:r>
          </w:p>
        </w:tc>
        <w:tc>
          <w:tcPr>
            <w:tcW w:w="3651" w:type="dxa"/>
          </w:tcPr>
          <w:p w14:paraId="4E22CE68" w14:textId="0307933E" w:rsidR="006D642E" w:rsidRPr="00A92F23" w:rsidRDefault="006D642E" w:rsidP="00C05CF0">
            <w:pPr>
              <w:pStyle w:val="GOSTTablenorm"/>
            </w:pPr>
            <w:r>
              <w:t>-</w:t>
            </w:r>
          </w:p>
        </w:tc>
      </w:tr>
      <w:tr w:rsidR="006D642E" w:rsidRPr="00A92F23" w14:paraId="034B6B39" w14:textId="77777777" w:rsidTr="00924BC6">
        <w:tc>
          <w:tcPr>
            <w:tcW w:w="3651" w:type="dxa"/>
          </w:tcPr>
          <w:p w14:paraId="6BFAA3CF" w14:textId="54A862E6" w:rsidR="006D642E" w:rsidRPr="00A92F23" w:rsidRDefault="006D642E" w:rsidP="00C05CF0">
            <w:pPr>
              <w:pStyle w:val="GOSTTablenorm"/>
              <w:rPr>
                <w:lang w:val="en-US"/>
              </w:rPr>
            </w:pPr>
            <w:r w:rsidRPr="00A92F23">
              <w:t>Сумма_валюта_операции</w:t>
            </w:r>
          </w:p>
        </w:tc>
        <w:tc>
          <w:tcPr>
            <w:tcW w:w="1090" w:type="dxa"/>
          </w:tcPr>
          <w:p w14:paraId="096B29F9" w14:textId="5AE7064B" w:rsidR="006D642E" w:rsidRPr="00A92F23" w:rsidRDefault="006D642E" w:rsidP="00C05CF0">
            <w:pPr>
              <w:pStyle w:val="GOSTTablenorm"/>
            </w:pPr>
            <w:r w:rsidRPr="00A92F23">
              <w:t>Да</w:t>
            </w:r>
          </w:p>
        </w:tc>
        <w:tc>
          <w:tcPr>
            <w:tcW w:w="3651" w:type="dxa"/>
          </w:tcPr>
          <w:p w14:paraId="6F35ECFA" w14:textId="6BE95BF0" w:rsidR="006D642E" w:rsidRPr="00A92F23" w:rsidRDefault="006D642E" w:rsidP="00C05CF0">
            <w:pPr>
              <w:pStyle w:val="GOSTTablenorm"/>
            </w:pPr>
            <w:r w:rsidRPr="00A92F23">
              <w:t>Сумма в валюте (по строке документа)</w:t>
            </w:r>
          </w:p>
        </w:tc>
        <w:tc>
          <w:tcPr>
            <w:tcW w:w="3651" w:type="dxa"/>
          </w:tcPr>
          <w:p w14:paraId="02D12384" w14:textId="2942173C" w:rsidR="006D642E" w:rsidRPr="00C05CF0" w:rsidRDefault="006D642E" w:rsidP="00C05CF0">
            <w:pPr>
              <w:pStyle w:val="GOSTTablenorm"/>
            </w:pPr>
            <w:r w:rsidRPr="00C05CF0">
              <w:t>entries:amount</w:t>
            </w:r>
          </w:p>
        </w:tc>
        <w:tc>
          <w:tcPr>
            <w:tcW w:w="3651" w:type="dxa"/>
          </w:tcPr>
          <w:p w14:paraId="2C4C39A0" w14:textId="688A848C" w:rsidR="006D642E" w:rsidRPr="00A92F23" w:rsidRDefault="006D642E" w:rsidP="009C6772">
            <w:pPr>
              <w:pStyle w:val="GOSTTablenorm"/>
            </w:pPr>
            <w:r w:rsidRPr="00A92F23">
              <w:t xml:space="preserve">Сумма передается в единицах валюты с точностью 2 знака после запятой </w:t>
            </w:r>
            <w:r w:rsidR="00AB167F" w:rsidRPr="00A92F23">
              <w:t xml:space="preserve">– </w:t>
            </w:r>
            <w:r w:rsidRPr="00A92F23">
              <w:t>необходимо конвертировать в минимальные единицы валюты (для данного типа документов умножить на 100)</w:t>
            </w:r>
          </w:p>
        </w:tc>
      </w:tr>
      <w:tr w:rsidR="006D642E" w:rsidRPr="00A92F23" w14:paraId="41C79C94" w14:textId="77777777" w:rsidTr="00924BC6">
        <w:tc>
          <w:tcPr>
            <w:tcW w:w="3651" w:type="dxa"/>
          </w:tcPr>
          <w:p w14:paraId="7F5D27BE" w14:textId="16C532D2" w:rsidR="006D642E" w:rsidRPr="00A92F23" w:rsidRDefault="006D642E" w:rsidP="00C05CF0">
            <w:pPr>
              <w:pStyle w:val="GOSTTablenorm"/>
              <w:rPr>
                <w:lang w:val="en-US"/>
              </w:rPr>
            </w:pPr>
            <w:r w:rsidRPr="00A92F23">
              <w:t>Сумма_валюта_учета_руб</w:t>
            </w:r>
          </w:p>
        </w:tc>
        <w:tc>
          <w:tcPr>
            <w:tcW w:w="1090" w:type="dxa"/>
          </w:tcPr>
          <w:p w14:paraId="33CAB384" w14:textId="263B70F7" w:rsidR="006D642E" w:rsidRPr="00C6161D" w:rsidRDefault="006D642E" w:rsidP="00C05CF0">
            <w:pPr>
              <w:pStyle w:val="GOSTTablenorm"/>
              <w:rPr>
                <w:lang w:val="en-US"/>
              </w:rPr>
            </w:pPr>
            <w:r w:rsidRPr="00A92F23">
              <w:t>Да</w:t>
            </w:r>
          </w:p>
        </w:tc>
        <w:tc>
          <w:tcPr>
            <w:tcW w:w="3651" w:type="dxa"/>
          </w:tcPr>
          <w:p w14:paraId="0255935E" w14:textId="516982EE" w:rsidR="006D642E" w:rsidRPr="00A92F23" w:rsidRDefault="006D642E" w:rsidP="00C05CF0">
            <w:pPr>
              <w:pStyle w:val="GOSTTablenorm"/>
            </w:pPr>
            <w:r w:rsidRPr="00A92F23">
              <w:t>Сумма в валюте учета (руб)</w:t>
            </w:r>
          </w:p>
        </w:tc>
        <w:tc>
          <w:tcPr>
            <w:tcW w:w="3651" w:type="dxa"/>
          </w:tcPr>
          <w:p w14:paraId="28032A68" w14:textId="57D0BE13" w:rsidR="006D642E" w:rsidRPr="00C05CF0" w:rsidRDefault="006D642E" w:rsidP="00C05CF0">
            <w:pPr>
              <w:pStyle w:val="GOSTTablenorm"/>
            </w:pPr>
            <w:r w:rsidRPr="00C05CF0">
              <w:t>entries:amount</w:t>
            </w:r>
          </w:p>
        </w:tc>
        <w:tc>
          <w:tcPr>
            <w:tcW w:w="3651" w:type="dxa"/>
          </w:tcPr>
          <w:p w14:paraId="1C7EA689" w14:textId="51589E9A" w:rsidR="006D642E" w:rsidRPr="00A92F23" w:rsidRDefault="006D642E" w:rsidP="00C05CF0">
            <w:pPr>
              <w:pStyle w:val="GOSTTablenorm"/>
            </w:pPr>
            <w:r w:rsidRPr="00A92F23">
              <w:t>Указывается значение реквизита entries:amount</w:t>
            </w:r>
            <w:r w:rsidRPr="00A92F23" w:rsidDel="00A57312">
              <w:t xml:space="preserve"> </w:t>
            </w:r>
            <w:r w:rsidRPr="00A92F23">
              <w:t>(по данному типу документа Сумма_валюта_учета_руб = Сумма_валюта_операции)</w:t>
            </w:r>
          </w:p>
        </w:tc>
      </w:tr>
      <w:tr w:rsidR="006D642E" w:rsidRPr="00A92F23" w14:paraId="4477473F" w14:textId="77777777" w:rsidTr="00924BC6">
        <w:tc>
          <w:tcPr>
            <w:tcW w:w="3651" w:type="dxa"/>
          </w:tcPr>
          <w:p w14:paraId="21CEA632" w14:textId="16D892A9" w:rsidR="006D642E" w:rsidRPr="00A92F23" w:rsidRDefault="006D642E" w:rsidP="00C05CF0">
            <w:pPr>
              <w:pStyle w:val="GOSTTablenorm"/>
              <w:rPr>
                <w:lang w:val="en-US"/>
              </w:rPr>
            </w:pPr>
            <w:r w:rsidRPr="00A92F23">
              <w:rPr>
                <w:lang w:val="en-US"/>
              </w:rPr>
              <w:t>GUID</w:t>
            </w:r>
            <w:r w:rsidRPr="00A92F23">
              <w:t>_НВС_ФБ_получателя</w:t>
            </w:r>
          </w:p>
        </w:tc>
        <w:tc>
          <w:tcPr>
            <w:tcW w:w="1090" w:type="dxa"/>
          </w:tcPr>
          <w:p w14:paraId="0FCA8A22" w14:textId="0D7F2AA6" w:rsidR="006D642E" w:rsidRPr="00A92F23" w:rsidRDefault="006D642E" w:rsidP="00C05CF0">
            <w:pPr>
              <w:pStyle w:val="GOSTTablenorm"/>
            </w:pPr>
            <w:r w:rsidRPr="00A92F23">
              <w:t>Нет</w:t>
            </w:r>
          </w:p>
        </w:tc>
        <w:tc>
          <w:tcPr>
            <w:tcW w:w="3651" w:type="dxa"/>
          </w:tcPr>
          <w:p w14:paraId="6821F624" w14:textId="6293E032" w:rsidR="006D642E" w:rsidRPr="00A92F23" w:rsidRDefault="006D642E" w:rsidP="00C05CF0">
            <w:pPr>
              <w:pStyle w:val="GOSTTablenorm"/>
            </w:pPr>
            <w:r w:rsidRPr="00A92F23">
              <w:t xml:space="preserve">Указывается </w:t>
            </w:r>
            <w:r w:rsidRPr="00A92F23">
              <w:rPr>
                <w:lang w:val="en-US"/>
              </w:rPr>
              <w:t>GUID</w:t>
            </w:r>
            <w:r w:rsidRPr="00A92F23">
              <w:t xml:space="preserve"> первичного документа по зачислению НВС ФБ</w:t>
            </w:r>
          </w:p>
        </w:tc>
        <w:tc>
          <w:tcPr>
            <w:tcW w:w="3651" w:type="dxa"/>
          </w:tcPr>
          <w:p w14:paraId="79ECC154" w14:textId="5E0CB95A" w:rsidR="006D642E" w:rsidRPr="00C05CF0" w:rsidRDefault="006D642E" w:rsidP="00C05CF0">
            <w:pPr>
              <w:pStyle w:val="GOSTTablenorm"/>
            </w:pPr>
            <w:r w:rsidRPr="00C05CF0">
              <w:t>entries:doc_guid_nvs</w:t>
            </w:r>
          </w:p>
        </w:tc>
        <w:tc>
          <w:tcPr>
            <w:tcW w:w="3651" w:type="dxa"/>
          </w:tcPr>
          <w:p w14:paraId="0AC1B632" w14:textId="292F8DB5" w:rsidR="006D642E" w:rsidRPr="00A92F23" w:rsidRDefault="006D642E" w:rsidP="00C05CF0">
            <w:pPr>
              <w:pStyle w:val="GOSTTablenorm"/>
            </w:pPr>
            <w:r w:rsidRPr="00A92F23">
              <w:t>-</w:t>
            </w:r>
          </w:p>
        </w:tc>
      </w:tr>
    </w:tbl>
    <w:p w14:paraId="158E11AC" w14:textId="71CD393E"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953" w:name="_Toc226625633"/>
      <w:r w:rsidR="001C3732">
        <w:rPr>
          <w:noProof/>
        </w:rPr>
        <w:t>34</w:t>
      </w:r>
      <w:r>
        <w:rPr>
          <w:noProof/>
        </w:rPr>
        <w:fldChar w:fldCharType="end"/>
      </w:r>
      <w:r w:rsidR="004966EC">
        <w:t xml:space="preserve"> </w:t>
      </w:r>
      <w:r w:rsidR="004966EC" w:rsidRPr="0038190A">
        <w:t>– Перечень атрибутов, соответствующих типу документа «</w:t>
      </w:r>
      <w:r w:rsidR="004966EC" w:rsidRPr="00314682">
        <w:rPr>
          <w:sz w:val="22"/>
          <w:szCs w:val="22"/>
        </w:rPr>
        <w:t>Реестр передаваемых (принима</w:t>
      </w:r>
      <w:r w:rsidR="004966EC">
        <w:rPr>
          <w:sz w:val="22"/>
          <w:szCs w:val="22"/>
        </w:rPr>
        <w:t>емых) платежей» (ф. 0531477) (РОП, РНЗ</w:t>
      </w:r>
      <w:r w:rsidR="004966EC" w:rsidRPr="00314682">
        <w:rPr>
          <w:sz w:val="22"/>
          <w:szCs w:val="22"/>
        </w:rPr>
        <w:t>) B</w:t>
      </w:r>
      <w:r w:rsidR="004966EC">
        <w:rPr>
          <w:sz w:val="22"/>
          <w:szCs w:val="22"/>
          <w:lang w:val="en-US"/>
        </w:rPr>
        <w:t>SP</w:t>
      </w:r>
      <w:r w:rsidR="004966EC" w:rsidRPr="00314682">
        <w:rPr>
          <w:sz w:val="22"/>
          <w:szCs w:val="22"/>
        </w:rPr>
        <w:t>_DOC_D_019</w:t>
      </w:r>
      <w:r w:rsidR="004966EC" w:rsidRPr="0038190A">
        <w:t xml:space="preserve"> в SVAP НПС</w:t>
      </w:r>
      <w:bookmarkEnd w:id="953"/>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28BBCC58"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1EFC7471"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560BC76D"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1CEE792A"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03AB0E90"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545A56AB"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034EFDF7" w14:textId="77777777" w:rsidTr="00924BC6">
        <w:tc>
          <w:tcPr>
            <w:tcW w:w="15694" w:type="dxa"/>
            <w:gridSpan w:val="5"/>
          </w:tcPr>
          <w:p w14:paraId="7707DA4F" w14:textId="270EE10F" w:rsidR="006D642E" w:rsidRPr="00A92F23" w:rsidRDefault="006D642E" w:rsidP="00DD2055">
            <w:pPr>
              <w:ind w:firstLine="0"/>
              <w:jc w:val="center"/>
              <w:rPr>
                <w:sz w:val="22"/>
                <w:szCs w:val="22"/>
              </w:rPr>
            </w:pPr>
            <w:commentRangeStart w:id="954"/>
            <w:r w:rsidRPr="00314682">
              <w:rPr>
                <w:b/>
                <w:sz w:val="22"/>
                <w:szCs w:val="22"/>
              </w:rPr>
              <w:t>Реестр передаваемых (принима</w:t>
            </w:r>
            <w:r>
              <w:rPr>
                <w:b/>
                <w:sz w:val="22"/>
                <w:szCs w:val="22"/>
              </w:rPr>
              <w:t>емых) платежей (ф. 0531477) (РОП</w:t>
            </w:r>
            <w:r w:rsidR="004F1622">
              <w:rPr>
                <w:b/>
                <w:sz w:val="22"/>
                <w:szCs w:val="22"/>
              </w:rPr>
              <w:t>, РНЗ</w:t>
            </w:r>
            <w:r w:rsidRPr="00314682">
              <w:rPr>
                <w:b/>
                <w:sz w:val="22"/>
                <w:szCs w:val="22"/>
              </w:rPr>
              <w:t>) B</w:t>
            </w:r>
            <w:r>
              <w:rPr>
                <w:b/>
                <w:sz w:val="22"/>
                <w:szCs w:val="22"/>
                <w:lang w:val="en-US"/>
              </w:rPr>
              <w:t>SP</w:t>
            </w:r>
            <w:r w:rsidRPr="00314682">
              <w:rPr>
                <w:b/>
                <w:sz w:val="22"/>
                <w:szCs w:val="22"/>
              </w:rPr>
              <w:t>_DOC_D_019</w:t>
            </w:r>
            <w:commentRangeEnd w:id="954"/>
            <w:r>
              <w:rPr>
                <w:rStyle w:val="affa"/>
              </w:rPr>
              <w:commentReference w:id="954"/>
            </w:r>
          </w:p>
        </w:tc>
      </w:tr>
      <w:tr w:rsidR="006D642E" w:rsidRPr="00A92F23" w14:paraId="78C1E33F" w14:textId="77777777" w:rsidTr="00924BC6">
        <w:tc>
          <w:tcPr>
            <w:tcW w:w="3651" w:type="dxa"/>
          </w:tcPr>
          <w:p w14:paraId="1066929F" w14:textId="046C507C" w:rsidR="006D642E" w:rsidRPr="00192EB5" w:rsidRDefault="006D642E" w:rsidP="00192EB5">
            <w:pPr>
              <w:pStyle w:val="GOSTTablenorm"/>
            </w:pPr>
            <w:r w:rsidRPr="00192EB5">
              <w:t>Номер_документа</w:t>
            </w:r>
          </w:p>
        </w:tc>
        <w:tc>
          <w:tcPr>
            <w:tcW w:w="1090" w:type="dxa"/>
          </w:tcPr>
          <w:p w14:paraId="4A1399EE" w14:textId="41D5D6EE" w:rsidR="006D642E" w:rsidRPr="00192EB5" w:rsidRDefault="006D642E" w:rsidP="00192EB5">
            <w:pPr>
              <w:pStyle w:val="GOSTTablenorm"/>
            </w:pPr>
            <w:r w:rsidRPr="00192EB5">
              <w:t>Нет</w:t>
            </w:r>
          </w:p>
        </w:tc>
        <w:tc>
          <w:tcPr>
            <w:tcW w:w="3651" w:type="dxa"/>
          </w:tcPr>
          <w:p w14:paraId="6D0513D4" w14:textId="338C7D5E" w:rsidR="006D642E" w:rsidRPr="00192EB5" w:rsidRDefault="006D642E" w:rsidP="00192EB5">
            <w:pPr>
              <w:pStyle w:val="GOSTTablenorm"/>
            </w:pPr>
            <w:r w:rsidRPr="00192EB5">
              <w:t>Номер документа</w:t>
            </w:r>
          </w:p>
        </w:tc>
        <w:tc>
          <w:tcPr>
            <w:tcW w:w="3651" w:type="dxa"/>
          </w:tcPr>
          <w:p w14:paraId="76D69A15" w14:textId="23F2FAA2" w:rsidR="006D642E" w:rsidRPr="00192EB5" w:rsidRDefault="006D642E" w:rsidP="00192EB5">
            <w:pPr>
              <w:pStyle w:val="GOSTTablenorm"/>
            </w:pPr>
            <w:r w:rsidRPr="00192EB5">
              <w:t>document_no</w:t>
            </w:r>
          </w:p>
        </w:tc>
        <w:tc>
          <w:tcPr>
            <w:tcW w:w="3651" w:type="dxa"/>
          </w:tcPr>
          <w:p w14:paraId="21E21164" w14:textId="49DA2108" w:rsidR="006D642E" w:rsidRPr="00192EB5" w:rsidRDefault="006D642E" w:rsidP="00192EB5">
            <w:pPr>
              <w:pStyle w:val="GOSTTablenorm"/>
            </w:pPr>
            <w:r w:rsidRPr="00192EB5">
              <w:t>-</w:t>
            </w:r>
          </w:p>
        </w:tc>
      </w:tr>
      <w:tr w:rsidR="006D642E" w:rsidRPr="00A92F23" w14:paraId="322785A6" w14:textId="77777777" w:rsidTr="00924BC6">
        <w:tc>
          <w:tcPr>
            <w:tcW w:w="3651" w:type="dxa"/>
          </w:tcPr>
          <w:p w14:paraId="4137D163" w14:textId="4A585BD2" w:rsidR="006D642E" w:rsidRPr="00192EB5" w:rsidRDefault="006D642E" w:rsidP="00192EB5">
            <w:pPr>
              <w:pStyle w:val="GOSTTablenorm"/>
            </w:pPr>
            <w:r w:rsidRPr="00192EB5">
              <w:t>Дата_документа</w:t>
            </w:r>
          </w:p>
        </w:tc>
        <w:tc>
          <w:tcPr>
            <w:tcW w:w="1090" w:type="dxa"/>
          </w:tcPr>
          <w:p w14:paraId="15689337" w14:textId="43A3302B" w:rsidR="006D642E" w:rsidRPr="00192EB5" w:rsidRDefault="006D642E" w:rsidP="00192EB5">
            <w:pPr>
              <w:pStyle w:val="GOSTTablenorm"/>
            </w:pPr>
            <w:r w:rsidRPr="00192EB5">
              <w:t>Нет</w:t>
            </w:r>
          </w:p>
        </w:tc>
        <w:tc>
          <w:tcPr>
            <w:tcW w:w="3651" w:type="dxa"/>
          </w:tcPr>
          <w:p w14:paraId="67E46D0F" w14:textId="2FB2425C" w:rsidR="006D642E" w:rsidRPr="00192EB5" w:rsidRDefault="006D642E" w:rsidP="00192EB5">
            <w:pPr>
              <w:pStyle w:val="GOSTTablenorm"/>
            </w:pPr>
            <w:r w:rsidRPr="00192EB5">
              <w:t>Дата документа</w:t>
            </w:r>
          </w:p>
        </w:tc>
        <w:tc>
          <w:tcPr>
            <w:tcW w:w="3651" w:type="dxa"/>
          </w:tcPr>
          <w:p w14:paraId="4138CE9D" w14:textId="3B85E08F" w:rsidR="006D642E" w:rsidRPr="00192EB5" w:rsidRDefault="006D642E" w:rsidP="00192EB5">
            <w:pPr>
              <w:pStyle w:val="GOSTTablenorm"/>
            </w:pPr>
            <w:r w:rsidRPr="00192EB5">
              <w:t>document_date</w:t>
            </w:r>
          </w:p>
        </w:tc>
        <w:tc>
          <w:tcPr>
            <w:tcW w:w="3651" w:type="dxa"/>
          </w:tcPr>
          <w:p w14:paraId="3B5B21AC" w14:textId="28E0CAC1" w:rsidR="006D642E" w:rsidRPr="00192EB5" w:rsidRDefault="006D642E" w:rsidP="00192EB5">
            <w:pPr>
              <w:pStyle w:val="GOSTTablenorm"/>
            </w:pPr>
            <w:r w:rsidRPr="00192EB5">
              <w:t>-</w:t>
            </w:r>
          </w:p>
        </w:tc>
      </w:tr>
      <w:tr w:rsidR="006D642E" w:rsidRPr="00A92F23" w14:paraId="3406A4B2" w14:textId="77777777" w:rsidTr="00924BC6">
        <w:tc>
          <w:tcPr>
            <w:tcW w:w="3651" w:type="dxa"/>
          </w:tcPr>
          <w:p w14:paraId="313EF3B1" w14:textId="3AC758A9" w:rsidR="006D642E" w:rsidRPr="00192EB5" w:rsidRDefault="006D642E" w:rsidP="00192EB5">
            <w:pPr>
              <w:pStyle w:val="GOSTTablenorm"/>
            </w:pPr>
            <w:r w:rsidRPr="00192EB5">
              <w:lastRenderedPageBreak/>
              <w:t>Наименование_документа</w:t>
            </w:r>
          </w:p>
        </w:tc>
        <w:tc>
          <w:tcPr>
            <w:tcW w:w="1090" w:type="dxa"/>
          </w:tcPr>
          <w:p w14:paraId="5717A497" w14:textId="0816DFAF" w:rsidR="006D642E" w:rsidRPr="00192EB5" w:rsidRDefault="006D642E" w:rsidP="00192EB5">
            <w:pPr>
              <w:pStyle w:val="GOSTTablenorm"/>
            </w:pPr>
            <w:r w:rsidRPr="00192EB5">
              <w:t>Да</w:t>
            </w:r>
          </w:p>
        </w:tc>
        <w:tc>
          <w:tcPr>
            <w:tcW w:w="3651" w:type="dxa"/>
          </w:tcPr>
          <w:p w14:paraId="41122626" w14:textId="64A89AA3" w:rsidR="006D642E" w:rsidRPr="00192EB5" w:rsidRDefault="006D642E" w:rsidP="00192EB5">
            <w:pPr>
              <w:pStyle w:val="GOSTTablenorm"/>
            </w:pPr>
            <w:r w:rsidRPr="00192EB5">
              <w:t>Наименование документа</w:t>
            </w:r>
          </w:p>
        </w:tc>
        <w:tc>
          <w:tcPr>
            <w:tcW w:w="3651" w:type="dxa"/>
          </w:tcPr>
          <w:p w14:paraId="704E4BDB" w14:textId="25562399" w:rsidR="006D642E" w:rsidRPr="00192EB5" w:rsidRDefault="006D642E" w:rsidP="00192EB5">
            <w:pPr>
              <w:pStyle w:val="GOSTTablenorm"/>
            </w:pPr>
            <w:r w:rsidRPr="00192EB5">
              <w:t>-</w:t>
            </w:r>
          </w:p>
        </w:tc>
        <w:tc>
          <w:tcPr>
            <w:tcW w:w="3651" w:type="dxa"/>
          </w:tcPr>
          <w:p w14:paraId="06C0F86A" w14:textId="6593E3E0" w:rsidR="006D642E" w:rsidRPr="00192EB5" w:rsidRDefault="006D642E" w:rsidP="00192EB5">
            <w:pPr>
              <w:pStyle w:val="GOSTTablenorm"/>
            </w:pPr>
            <w:r w:rsidRPr="00192EB5">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6D642E" w:rsidRPr="00A92F23" w14:paraId="3C20990A" w14:textId="77777777" w:rsidTr="00924BC6">
        <w:tc>
          <w:tcPr>
            <w:tcW w:w="3651" w:type="dxa"/>
          </w:tcPr>
          <w:p w14:paraId="77A7299D" w14:textId="0CA12F47" w:rsidR="006D642E" w:rsidRPr="00192EB5" w:rsidRDefault="006D642E" w:rsidP="00192EB5">
            <w:pPr>
              <w:pStyle w:val="GOSTTablenorm"/>
            </w:pPr>
            <w:r w:rsidRPr="00192EB5">
              <w:t>Вид_документа</w:t>
            </w:r>
          </w:p>
        </w:tc>
        <w:tc>
          <w:tcPr>
            <w:tcW w:w="1090" w:type="dxa"/>
          </w:tcPr>
          <w:p w14:paraId="62F46B1D" w14:textId="3A3BF62F" w:rsidR="006D642E" w:rsidRPr="00192EB5" w:rsidRDefault="006D642E" w:rsidP="00192EB5">
            <w:pPr>
              <w:pStyle w:val="GOSTTablenorm"/>
            </w:pPr>
            <w:r w:rsidRPr="00192EB5">
              <w:t>Нет</w:t>
            </w:r>
          </w:p>
        </w:tc>
        <w:tc>
          <w:tcPr>
            <w:tcW w:w="3651" w:type="dxa"/>
          </w:tcPr>
          <w:p w14:paraId="55BE13C5" w14:textId="3341498A" w:rsidR="006D642E" w:rsidRPr="00192EB5" w:rsidRDefault="006D642E" w:rsidP="00192EB5">
            <w:pPr>
              <w:pStyle w:val="GOSTTablenorm"/>
            </w:pPr>
            <w:r w:rsidRPr="00192EB5">
              <w:t>Вид документа (3-х буквенный)</w:t>
            </w:r>
          </w:p>
        </w:tc>
        <w:tc>
          <w:tcPr>
            <w:tcW w:w="3651" w:type="dxa"/>
          </w:tcPr>
          <w:p w14:paraId="78095D68" w14:textId="3EABAD4E" w:rsidR="006D642E" w:rsidRPr="00192EB5" w:rsidRDefault="006D642E" w:rsidP="00192EB5">
            <w:pPr>
              <w:pStyle w:val="GOSTTablenorm"/>
            </w:pPr>
            <w:r w:rsidRPr="00192EB5">
              <w:t>document_type</w:t>
            </w:r>
          </w:p>
        </w:tc>
        <w:tc>
          <w:tcPr>
            <w:tcW w:w="3651" w:type="dxa"/>
          </w:tcPr>
          <w:p w14:paraId="1A514DC1" w14:textId="39BF6DE0" w:rsidR="006D642E" w:rsidRPr="00192EB5" w:rsidRDefault="00192EB5" w:rsidP="00192EB5">
            <w:pPr>
              <w:pStyle w:val="GOSTTablenorm"/>
            </w:pPr>
            <w:r w:rsidRPr="00192EB5">
              <w:t>-</w:t>
            </w:r>
          </w:p>
        </w:tc>
      </w:tr>
      <w:tr w:rsidR="006D642E" w:rsidRPr="00A92F23" w14:paraId="6078F3B3" w14:textId="77777777" w:rsidTr="00924BC6">
        <w:tc>
          <w:tcPr>
            <w:tcW w:w="3651" w:type="dxa"/>
          </w:tcPr>
          <w:p w14:paraId="499BE9C0" w14:textId="1E9F6F24" w:rsidR="006D642E" w:rsidRPr="00192EB5" w:rsidRDefault="006D642E" w:rsidP="00192EB5">
            <w:pPr>
              <w:pStyle w:val="GOSTTablenorm"/>
            </w:pPr>
            <w:r w:rsidRPr="00192EB5">
              <w:t>Дата_ввода_в_действие</w:t>
            </w:r>
          </w:p>
        </w:tc>
        <w:tc>
          <w:tcPr>
            <w:tcW w:w="1090" w:type="dxa"/>
          </w:tcPr>
          <w:p w14:paraId="7D6351C6" w14:textId="2B56441D" w:rsidR="006D642E" w:rsidRPr="00192EB5" w:rsidRDefault="006D642E" w:rsidP="00192EB5">
            <w:pPr>
              <w:pStyle w:val="GOSTTablenorm"/>
            </w:pPr>
            <w:r w:rsidRPr="00192EB5">
              <w:t>Да</w:t>
            </w:r>
          </w:p>
        </w:tc>
        <w:tc>
          <w:tcPr>
            <w:tcW w:w="3651" w:type="dxa"/>
          </w:tcPr>
          <w:p w14:paraId="66450FC4" w14:textId="6AAF034E" w:rsidR="006D642E" w:rsidRPr="00192EB5" w:rsidRDefault="006D642E" w:rsidP="00192EB5">
            <w:pPr>
              <w:pStyle w:val="GOSTTablenorm"/>
            </w:pPr>
            <w:r w:rsidRPr="00192EB5">
              <w:t>Дата ввода в действие</w:t>
            </w:r>
          </w:p>
        </w:tc>
        <w:tc>
          <w:tcPr>
            <w:tcW w:w="3651" w:type="dxa"/>
          </w:tcPr>
          <w:p w14:paraId="027AAF58" w14:textId="5B246FFD" w:rsidR="006D642E" w:rsidRPr="00192EB5" w:rsidRDefault="006D642E" w:rsidP="00192EB5">
            <w:pPr>
              <w:pStyle w:val="GOSTTablenorm"/>
            </w:pPr>
            <w:r w:rsidRPr="00192EB5">
              <w:t>SettlementDate (из заголовка запроса)</w:t>
            </w:r>
          </w:p>
        </w:tc>
        <w:tc>
          <w:tcPr>
            <w:tcW w:w="3651" w:type="dxa"/>
          </w:tcPr>
          <w:p w14:paraId="37A56DFA" w14:textId="7FE6F30D" w:rsidR="006D642E" w:rsidRPr="00192EB5" w:rsidRDefault="006D642E" w:rsidP="00192EB5">
            <w:pPr>
              <w:pStyle w:val="GOSTTablenorm"/>
            </w:pPr>
            <w:r w:rsidRPr="00192EB5">
              <w:t>Для данного типа документов Дата_ввода_в_действие = Дата_отражения_в_учете</w:t>
            </w:r>
          </w:p>
        </w:tc>
      </w:tr>
      <w:tr w:rsidR="00192EB5" w:rsidRPr="00A92F23" w14:paraId="25C6FABA" w14:textId="77777777" w:rsidTr="00924BC6">
        <w:tc>
          <w:tcPr>
            <w:tcW w:w="3651" w:type="dxa"/>
          </w:tcPr>
          <w:p w14:paraId="1B2A0FBE" w14:textId="65778255" w:rsidR="00192EB5" w:rsidRPr="00192EB5" w:rsidRDefault="00192EB5" w:rsidP="00192EB5">
            <w:pPr>
              <w:pStyle w:val="GOSTTablenorm"/>
            </w:pPr>
            <w:r w:rsidRPr="00192EB5">
              <w:t>Код_валюты</w:t>
            </w:r>
          </w:p>
        </w:tc>
        <w:tc>
          <w:tcPr>
            <w:tcW w:w="1090" w:type="dxa"/>
          </w:tcPr>
          <w:p w14:paraId="37AAAD36" w14:textId="277FE7CD" w:rsidR="00192EB5" w:rsidRPr="00192EB5" w:rsidRDefault="00192EB5" w:rsidP="00192EB5">
            <w:pPr>
              <w:pStyle w:val="GOSTTablenorm"/>
            </w:pPr>
            <w:r w:rsidRPr="00192EB5">
              <w:t>Да</w:t>
            </w:r>
          </w:p>
        </w:tc>
        <w:tc>
          <w:tcPr>
            <w:tcW w:w="3651" w:type="dxa"/>
          </w:tcPr>
          <w:p w14:paraId="29C3CB82" w14:textId="571EAED0" w:rsidR="00192EB5" w:rsidRPr="00192EB5" w:rsidRDefault="00192EB5" w:rsidP="00192EB5">
            <w:pPr>
              <w:pStyle w:val="GOSTTablenorm"/>
            </w:pPr>
            <w:r w:rsidRPr="00192EB5">
              <w:t>Код валюты по ОКВ</w:t>
            </w:r>
          </w:p>
        </w:tc>
        <w:tc>
          <w:tcPr>
            <w:tcW w:w="3651" w:type="dxa"/>
          </w:tcPr>
          <w:p w14:paraId="5762FA5D" w14:textId="3C1470EB" w:rsidR="00192EB5" w:rsidRPr="00192EB5" w:rsidRDefault="00192EB5" w:rsidP="00192EB5">
            <w:pPr>
              <w:pStyle w:val="GOSTTablenorm"/>
            </w:pPr>
            <w:r w:rsidRPr="00F373E5">
              <w:t>-</w:t>
            </w:r>
          </w:p>
        </w:tc>
        <w:tc>
          <w:tcPr>
            <w:tcW w:w="3651" w:type="dxa"/>
          </w:tcPr>
          <w:p w14:paraId="0B2BAE36" w14:textId="5A074144" w:rsidR="00192EB5" w:rsidRPr="00192EB5" w:rsidRDefault="00192EB5" w:rsidP="00192EB5">
            <w:pPr>
              <w:pStyle w:val="GOSTTablenorm"/>
            </w:pPr>
            <w:r w:rsidRPr="00192EB5">
              <w:t>Атрибут всегда заполняется значением «643»</w:t>
            </w:r>
          </w:p>
        </w:tc>
      </w:tr>
      <w:tr w:rsidR="00192EB5" w:rsidRPr="00A92F23" w14:paraId="60BF9633" w14:textId="77777777" w:rsidTr="00924BC6">
        <w:tc>
          <w:tcPr>
            <w:tcW w:w="3651" w:type="dxa"/>
          </w:tcPr>
          <w:p w14:paraId="5D8D7262" w14:textId="34CFD0F2" w:rsidR="00192EB5" w:rsidRPr="00192EB5" w:rsidRDefault="00192EB5" w:rsidP="00192EB5">
            <w:pPr>
              <w:pStyle w:val="GOSTTablenorm"/>
            </w:pPr>
            <w:r w:rsidRPr="00192EB5">
              <w:t>Код_контура</w:t>
            </w:r>
          </w:p>
        </w:tc>
        <w:tc>
          <w:tcPr>
            <w:tcW w:w="1090" w:type="dxa"/>
          </w:tcPr>
          <w:p w14:paraId="1669F804" w14:textId="34867968" w:rsidR="00192EB5" w:rsidRPr="00192EB5" w:rsidRDefault="00192EB5" w:rsidP="00192EB5">
            <w:pPr>
              <w:pStyle w:val="GOSTTablenorm"/>
            </w:pPr>
            <w:r w:rsidRPr="00192EB5">
              <w:t>Да</w:t>
            </w:r>
          </w:p>
        </w:tc>
        <w:tc>
          <w:tcPr>
            <w:tcW w:w="3651" w:type="dxa"/>
          </w:tcPr>
          <w:p w14:paraId="7A5C5FD5" w14:textId="4F25357B" w:rsidR="00192EB5" w:rsidRPr="00192EB5" w:rsidRDefault="00192EB5" w:rsidP="00192EB5">
            <w:pPr>
              <w:pStyle w:val="GOSTTablenorm"/>
            </w:pPr>
            <w:r w:rsidRPr="00192EB5">
              <w:t>Код контура</w:t>
            </w:r>
          </w:p>
        </w:tc>
        <w:tc>
          <w:tcPr>
            <w:tcW w:w="3651" w:type="dxa"/>
          </w:tcPr>
          <w:p w14:paraId="44D558ED" w14:textId="715F9FB1" w:rsidR="00192EB5" w:rsidRPr="00192EB5" w:rsidRDefault="00192EB5" w:rsidP="00192EB5">
            <w:pPr>
              <w:pStyle w:val="GOSTTablenorm"/>
            </w:pPr>
            <w:r w:rsidRPr="00F373E5">
              <w:t>-</w:t>
            </w:r>
          </w:p>
        </w:tc>
        <w:tc>
          <w:tcPr>
            <w:tcW w:w="3651" w:type="dxa"/>
          </w:tcPr>
          <w:p w14:paraId="47C16153" w14:textId="1B488D92" w:rsidR="00192EB5" w:rsidRPr="00192EB5" w:rsidRDefault="00192EB5" w:rsidP="00192EB5">
            <w:pPr>
              <w:pStyle w:val="GOSTTablenorm"/>
            </w:pPr>
            <w:r w:rsidRPr="00192EB5">
              <w:t>Атрибут всегда заполняется значением «1»</w:t>
            </w:r>
          </w:p>
        </w:tc>
      </w:tr>
      <w:tr w:rsidR="00192EB5" w:rsidRPr="00A92F23" w14:paraId="5F9FF667" w14:textId="77777777" w:rsidTr="00924BC6">
        <w:tc>
          <w:tcPr>
            <w:tcW w:w="3651" w:type="dxa"/>
          </w:tcPr>
          <w:p w14:paraId="30F215B2" w14:textId="238F9421" w:rsidR="00192EB5" w:rsidRPr="00192EB5" w:rsidRDefault="00192EB5" w:rsidP="00192EB5">
            <w:pPr>
              <w:pStyle w:val="GOSTTablenorm"/>
            </w:pPr>
            <w:r w:rsidRPr="00192EB5">
              <w:t>Уровень_конфиденциальности</w:t>
            </w:r>
          </w:p>
        </w:tc>
        <w:tc>
          <w:tcPr>
            <w:tcW w:w="1090" w:type="dxa"/>
          </w:tcPr>
          <w:p w14:paraId="5237081B" w14:textId="25EC6CF0" w:rsidR="00192EB5" w:rsidRPr="00192EB5" w:rsidRDefault="00192EB5" w:rsidP="00192EB5">
            <w:pPr>
              <w:pStyle w:val="GOSTTablenorm"/>
            </w:pPr>
            <w:r w:rsidRPr="00192EB5">
              <w:t>Да</w:t>
            </w:r>
          </w:p>
        </w:tc>
        <w:tc>
          <w:tcPr>
            <w:tcW w:w="3651" w:type="dxa"/>
          </w:tcPr>
          <w:p w14:paraId="243EE7BA" w14:textId="61819A4E" w:rsidR="00192EB5" w:rsidRPr="00192EB5" w:rsidRDefault="00192EB5" w:rsidP="00192EB5">
            <w:pPr>
              <w:pStyle w:val="GOSTTablenorm"/>
            </w:pPr>
            <w:r w:rsidRPr="00192EB5">
              <w:t>Уровень конфиденциальности</w:t>
            </w:r>
          </w:p>
        </w:tc>
        <w:tc>
          <w:tcPr>
            <w:tcW w:w="3651" w:type="dxa"/>
          </w:tcPr>
          <w:p w14:paraId="1C4C7DF9" w14:textId="11080BF2" w:rsidR="00192EB5" w:rsidRPr="00192EB5" w:rsidRDefault="00192EB5" w:rsidP="00192EB5">
            <w:pPr>
              <w:pStyle w:val="GOSTTablenorm"/>
            </w:pPr>
            <w:r w:rsidRPr="00F373E5">
              <w:t>-</w:t>
            </w:r>
          </w:p>
        </w:tc>
        <w:tc>
          <w:tcPr>
            <w:tcW w:w="3651" w:type="dxa"/>
          </w:tcPr>
          <w:p w14:paraId="3D898429" w14:textId="271B7150" w:rsidR="00192EB5" w:rsidRPr="00192EB5" w:rsidRDefault="00192EB5" w:rsidP="00192EB5">
            <w:pPr>
              <w:pStyle w:val="GOSTTablenorm"/>
            </w:pPr>
            <w:r w:rsidRPr="00192EB5">
              <w:t>Атрибут заполняется значением «0»</w:t>
            </w:r>
          </w:p>
        </w:tc>
      </w:tr>
      <w:tr w:rsidR="00192EB5" w:rsidRPr="00A92F23" w14:paraId="724F442C" w14:textId="77777777" w:rsidTr="00924BC6">
        <w:tc>
          <w:tcPr>
            <w:tcW w:w="3651" w:type="dxa"/>
          </w:tcPr>
          <w:p w14:paraId="16BCC1A2" w14:textId="56328303" w:rsidR="00192EB5" w:rsidRPr="00192EB5" w:rsidRDefault="00192EB5" w:rsidP="00192EB5">
            <w:pPr>
              <w:pStyle w:val="GOSTTablenorm"/>
            </w:pPr>
            <w:r w:rsidRPr="00192EB5">
              <w:t>ТОФК_КС_плательщика</w:t>
            </w:r>
          </w:p>
        </w:tc>
        <w:tc>
          <w:tcPr>
            <w:tcW w:w="1090" w:type="dxa"/>
          </w:tcPr>
          <w:p w14:paraId="625D3320" w14:textId="7A1C0B13" w:rsidR="00192EB5" w:rsidRPr="00192EB5" w:rsidRDefault="00192EB5" w:rsidP="00192EB5">
            <w:pPr>
              <w:pStyle w:val="GOSTTablenorm"/>
            </w:pPr>
            <w:r w:rsidRPr="00192EB5">
              <w:t>Да</w:t>
            </w:r>
          </w:p>
        </w:tc>
        <w:tc>
          <w:tcPr>
            <w:tcW w:w="3651" w:type="dxa"/>
          </w:tcPr>
          <w:p w14:paraId="2C7F3336" w14:textId="44098E62" w:rsidR="00192EB5" w:rsidRPr="00192EB5" w:rsidRDefault="00192EB5" w:rsidP="00192EB5">
            <w:pPr>
              <w:pStyle w:val="GOSTTablenorm"/>
            </w:pPr>
            <w:r w:rsidRPr="00192EB5">
              <w:t>Код ТОФК казначейского счета плательщика</w:t>
            </w:r>
          </w:p>
        </w:tc>
        <w:tc>
          <w:tcPr>
            <w:tcW w:w="3651" w:type="dxa"/>
          </w:tcPr>
          <w:p w14:paraId="26DC5744" w14:textId="45276A30" w:rsidR="00192EB5" w:rsidRPr="00192EB5" w:rsidRDefault="00192EB5" w:rsidP="00192EB5">
            <w:pPr>
              <w:pStyle w:val="GOSTTablenorm"/>
            </w:pPr>
            <w:r w:rsidRPr="00F373E5">
              <w:t>-</w:t>
            </w:r>
          </w:p>
        </w:tc>
        <w:tc>
          <w:tcPr>
            <w:tcW w:w="3651" w:type="dxa"/>
          </w:tcPr>
          <w:p w14:paraId="6E0C8B77" w14:textId="00DCB387" w:rsidR="00192EB5" w:rsidRPr="00192EB5" w:rsidRDefault="00192EB5" w:rsidP="00192EB5">
            <w:pPr>
              <w:pStyle w:val="GOSTTablenorm"/>
            </w:pPr>
            <w:r w:rsidRPr="00192EB5">
              <w:t>Указывается 1-2 символы кода субъекта учета из атрибута Субъект_учета</w:t>
            </w:r>
          </w:p>
        </w:tc>
      </w:tr>
      <w:tr w:rsidR="00192EB5" w:rsidRPr="00A92F23" w14:paraId="1924F02E" w14:textId="77777777" w:rsidTr="00924BC6">
        <w:tc>
          <w:tcPr>
            <w:tcW w:w="3651" w:type="dxa"/>
          </w:tcPr>
          <w:p w14:paraId="16D7BC2B" w14:textId="6AD8FFCD" w:rsidR="00192EB5" w:rsidRPr="00192EB5" w:rsidRDefault="00192EB5" w:rsidP="00192EB5">
            <w:pPr>
              <w:pStyle w:val="GOSTTablenorm"/>
            </w:pPr>
            <w:r w:rsidRPr="00192EB5">
              <w:t>ТОФК_КС_получателя</w:t>
            </w:r>
          </w:p>
        </w:tc>
        <w:tc>
          <w:tcPr>
            <w:tcW w:w="1090" w:type="dxa"/>
          </w:tcPr>
          <w:p w14:paraId="6D5A7358" w14:textId="20E1DA94" w:rsidR="00192EB5" w:rsidRPr="00192EB5" w:rsidRDefault="00192EB5" w:rsidP="00192EB5">
            <w:pPr>
              <w:pStyle w:val="GOSTTablenorm"/>
            </w:pPr>
            <w:r w:rsidRPr="00192EB5">
              <w:t>Да</w:t>
            </w:r>
          </w:p>
        </w:tc>
        <w:tc>
          <w:tcPr>
            <w:tcW w:w="3651" w:type="dxa"/>
          </w:tcPr>
          <w:p w14:paraId="4207D9E0" w14:textId="3DA81C98" w:rsidR="00192EB5" w:rsidRPr="00192EB5" w:rsidRDefault="00192EB5" w:rsidP="00192EB5">
            <w:pPr>
              <w:pStyle w:val="GOSTTablenorm"/>
            </w:pPr>
            <w:r w:rsidRPr="00192EB5">
              <w:t>Код ТОФК казначейского счета получателя</w:t>
            </w:r>
          </w:p>
        </w:tc>
        <w:tc>
          <w:tcPr>
            <w:tcW w:w="3651" w:type="dxa"/>
          </w:tcPr>
          <w:p w14:paraId="423E3739" w14:textId="68FE8E64" w:rsidR="00192EB5" w:rsidRPr="00192EB5" w:rsidRDefault="00192EB5" w:rsidP="00192EB5">
            <w:pPr>
              <w:pStyle w:val="GOSTTablenorm"/>
            </w:pPr>
            <w:r w:rsidRPr="00F373E5">
              <w:t>-</w:t>
            </w:r>
          </w:p>
        </w:tc>
        <w:tc>
          <w:tcPr>
            <w:tcW w:w="3651" w:type="dxa"/>
          </w:tcPr>
          <w:p w14:paraId="5C2A7486" w14:textId="77777777" w:rsidR="00192EB5" w:rsidRPr="00192EB5" w:rsidRDefault="00192EB5" w:rsidP="00192EB5">
            <w:pPr>
              <w:pStyle w:val="GOSTTablenorm"/>
            </w:pPr>
            <w:r w:rsidRPr="00192EB5">
              <w:t>Указывается 1-2 символы кода субъекта учета из атрибута Субъект_учета.</w:t>
            </w:r>
          </w:p>
          <w:p w14:paraId="67D95F2B" w14:textId="2DDFE290" w:rsidR="00192EB5" w:rsidRPr="00192EB5" w:rsidRDefault="00192EB5" w:rsidP="00192EB5">
            <w:pPr>
              <w:pStyle w:val="GOSTTablenorm"/>
            </w:pPr>
            <w:r w:rsidRPr="00192EB5">
              <w:t>Для РНЗ не заполнять</w:t>
            </w:r>
          </w:p>
        </w:tc>
      </w:tr>
      <w:tr w:rsidR="006D642E" w:rsidRPr="00A92F23" w14:paraId="0A7FAB0F" w14:textId="77777777" w:rsidTr="00924BC6">
        <w:tc>
          <w:tcPr>
            <w:tcW w:w="3651" w:type="dxa"/>
          </w:tcPr>
          <w:p w14:paraId="391EDC58" w14:textId="010381B7" w:rsidR="006D642E" w:rsidRPr="00192EB5" w:rsidRDefault="006D642E" w:rsidP="00192EB5">
            <w:pPr>
              <w:pStyle w:val="GOSTTablenorm"/>
            </w:pPr>
            <w:r w:rsidRPr="00192EB5">
              <w:t>КБК</w:t>
            </w:r>
          </w:p>
        </w:tc>
        <w:tc>
          <w:tcPr>
            <w:tcW w:w="1090" w:type="dxa"/>
          </w:tcPr>
          <w:p w14:paraId="6FF7E851" w14:textId="206EDB8B" w:rsidR="006D642E" w:rsidRPr="00192EB5" w:rsidRDefault="006D642E" w:rsidP="00192EB5">
            <w:pPr>
              <w:pStyle w:val="GOSTTablenorm"/>
            </w:pPr>
            <w:r w:rsidRPr="00192EB5">
              <w:t>Нет</w:t>
            </w:r>
          </w:p>
        </w:tc>
        <w:tc>
          <w:tcPr>
            <w:tcW w:w="3651" w:type="dxa"/>
          </w:tcPr>
          <w:p w14:paraId="14986F27" w14:textId="7E93E876" w:rsidR="006D642E" w:rsidRPr="00192EB5" w:rsidRDefault="006D642E" w:rsidP="00192EB5">
            <w:pPr>
              <w:pStyle w:val="GOSTTablenorm"/>
            </w:pPr>
            <w:r w:rsidRPr="00192EB5">
              <w:t xml:space="preserve">КБК </w:t>
            </w:r>
          </w:p>
        </w:tc>
        <w:tc>
          <w:tcPr>
            <w:tcW w:w="3651" w:type="dxa"/>
          </w:tcPr>
          <w:p w14:paraId="36ECEB3C" w14:textId="322D64E2" w:rsidR="006D642E" w:rsidRPr="00192EB5" w:rsidRDefault="006D642E" w:rsidP="00192EB5">
            <w:pPr>
              <w:pStyle w:val="GOSTTablenorm"/>
            </w:pPr>
            <w:r w:rsidRPr="00192EB5">
              <w:t>bcc</w:t>
            </w:r>
          </w:p>
        </w:tc>
        <w:tc>
          <w:tcPr>
            <w:tcW w:w="3651" w:type="dxa"/>
          </w:tcPr>
          <w:p w14:paraId="3A091BE3" w14:textId="38006302" w:rsidR="006D642E" w:rsidRPr="00192EB5" w:rsidRDefault="006D642E" w:rsidP="00192EB5">
            <w:pPr>
              <w:pStyle w:val="GOSTTablenorm"/>
            </w:pPr>
            <w:r w:rsidRPr="00192EB5">
              <w:t>-</w:t>
            </w:r>
          </w:p>
        </w:tc>
      </w:tr>
      <w:tr w:rsidR="006D642E" w:rsidRPr="00A92F23" w14:paraId="3431D03B" w14:textId="77777777" w:rsidTr="00924BC6">
        <w:tc>
          <w:tcPr>
            <w:tcW w:w="3651" w:type="dxa"/>
          </w:tcPr>
          <w:p w14:paraId="5ED21EE3" w14:textId="0B49E80D" w:rsidR="006D642E" w:rsidRPr="00192EB5" w:rsidRDefault="006D642E" w:rsidP="00192EB5">
            <w:pPr>
              <w:pStyle w:val="GOSTTablenorm"/>
            </w:pPr>
            <w:r w:rsidRPr="00192EB5">
              <w:t>Тип_КБК</w:t>
            </w:r>
          </w:p>
        </w:tc>
        <w:tc>
          <w:tcPr>
            <w:tcW w:w="1090" w:type="dxa"/>
          </w:tcPr>
          <w:p w14:paraId="3DF7CC66" w14:textId="4181482C" w:rsidR="006D642E" w:rsidRPr="00192EB5" w:rsidRDefault="006D642E" w:rsidP="00192EB5">
            <w:pPr>
              <w:pStyle w:val="GOSTTablenorm"/>
            </w:pPr>
            <w:r w:rsidRPr="00192EB5">
              <w:t>Нет</w:t>
            </w:r>
          </w:p>
        </w:tc>
        <w:tc>
          <w:tcPr>
            <w:tcW w:w="3651" w:type="dxa"/>
          </w:tcPr>
          <w:p w14:paraId="6669280A" w14:textId="2D57F4A5" w:rsidR="006D642E" w:rsidRPr="00192EB5" w:rsidRDefault="006D642E" w:rsidP="00192EB5">
            <w:pPr>
              <w:pStyle w:val="GOSTTablenorm"/>
            </w:pPr>
            <w:r w:rsidRPr="00192EB5">
              <w:t xml:space="preserve">Тип КБК </w:t>
            </w:r>
          </w:p>
        </w:tc>
        <w:tc>
          <w:tcPr>
            <w:tcW w:w="3651" w:type="dxa"/>
          </w:tcPr>
          <w:p w14:paraId="6B31F04E" w14:textId="12840127" w:rsidR="006D642E" w:rsidRPr="00192EB5" w:rsidRDefault="006D642E" w:rsidP="00192EB5">
            <w:pPr>
              <w:pStyle w:val="GOSTTablenorm"/>
            </w:pPr>
            <w:r w:rsidRPr="00192EB5">
              <w:t>type_bcc</w:t>
            </w:r>
          </w:p>
        </w:tc>
        <w:tc>
          <w:tcPr>
            <w:tcW w:w="3651" w:type="dxa"/>
          </w:tcPr>
          <w:p w14:paraId="75DCD705" w14:textId="045952D3" w:rsidR="006D642E" w:rsidRPr="00192EB5" w:rsidRDefault="006D642E" w:rsidP="00192EB5">
            <w:pPr>
              <w:pStyle w:val="GOSTTablenorm"/>
            </w:pPr>
            <w:r w:rsidRPr="00192EB5">
              <w:t>-</w:t>
            </w:r>
          </w:p>
        </w:tc>
      </w:tr>
      <w:tr w:rsidR="006D642E" w:rsidRPr="00A92F23" w14:paraId="1F9148E2" w14:textId="77777777" w:rsidTr="00924BC6">
        <w:tc>
          <w:tcPr>
            <w:tcW w:w="3651" w:type="dxa"/>
          </w:tcPr>
          <w:p w14:paraId="760E332F" w14:textId="28B540B2" w:rsidR="006D642E" w:rsidRPr="00192EB5" w:rsidRDefault="006D642E" w:rsidP="00192EB5">
            <w:pPr>
              <w:pStyle w:val="GOSTTablenorm"/>
            </w:pPr>
            <w:r w:rsidRPr="00192EB5">
              <w:lastRenderedPageBreak/>
              <w:t>Период</w:t>
            </w:r>
          </w:p>
        </w:tc>
        <w:tc>
          <w:tcPr>
            <w:tcW w:w="1090" w:type="dxa"/>
          </w:tcPr>
          <w:p w14:paraId="19CE846B" w14:textId="17BA8B97" w:rsidR="006D642E" w:rsidRPr="00192EB5" w:rsidRDefault="006D642E" w:rsidP="00192EB5">
            <w:pPr>
              <w:pStyle w:val="GOSTTablenorm"/>
            </w:pPr>
            <w:r w:rsidRPr="00192EB5">
              <w:t>Нет</w:t>
            </w:r>
          </w:p>
        </w:tc>
        <w:tc>
          <w:tcPr>
            <w:tcW w:w="3651" w:type="dxa"/>
          </w:tcPr>
          <w:p w14:paraId="22BAB78B" w14:textId="47BD729B" w:rsidR="006D642E" w:rsidRPr="00192EB5" w:rsidRDefault="006D642E" w:rsidP="00192EB5">
            <w:pPr>
              <w:pStyle w:val="GOSTTablenorm"/>
            </w:pPr>
            <w:r w:rsidRPr="00192EB5">
              <w:t>Период для учета невыясненных платежей прошлых лет</w:t>
            </w:r>
          </w:p>
        </w:tc>
        <w:tc>
          <w:tcPr>
            <w:tcW w:w="3651" w:type="dxa"/>
          </w:tcPr>
          <w:p w14:paraId="70200B96" w14:textId="6D2D00D8" w:rsidR="006D642E" w:rsidRPr="00192EB5" w:rsidRDefault="006D642E" w:rsidP="00192EB5">
            <w:pPr>
              <w:pStyle w:val="GOSTTablenorm"/>
            </w:pPr>
            <w:r w:rsidRPr="00192EB5">
              <w:t>period</w:t>
            </w:r>
          </w:p>
        </w:tc>
        <w:tc>
          <w:tcPr>
            <w:tcW w:w="3651" w:type="dxa"/>
          </w:tcPr>
          <w:p w14:paraId="18696D42" w14:textId="7F2B6838" w:rsidR="006D642E" w:rsidRPr="00192EB5" w:rsidRDefault="006D642E" w:rsidP="00192EB5">
            <w:pPr>
              <w:pStyle w:val="GOSTTablenorm"/>
            </w:pPr>
            <w:r w:rsidRPr="00192EB5">
              <w:t>-</w:t>
            </w:r>
          </w:p>
        </w:tc>
      </w:tr>
      <w:tr w:rsidR="004F1622" w:rsidRPr="00A92F23" w14:paraId="28236146" w14:textId="77777777" w:rsidTr="00924BC6">
        <w:tc>
          <w:tcPr>
            <w:tcW w:w="3651" w:type="dxa"/>
          </w:tcPr>
          <w:p w14:paraId="25EE20EC" w14:textId="103E6688" w:rsidR="004F1622" w:rsidRPr="00192EB5" w:rsidRDefault="004F1622" w:rsidP="00192EB5">
            <w:pPr>
              <w:pStyle w:val="GOSTTablenorm"/>
            </w:pPr>
            <w:commentRangeStart w:id="955"/>
            <w:r w:rsidRPr="00192EB5">
              <w:t>ПЗО</w:t>
            </w:r>
            <w:commentRangeEnd w:id="955"/>
            <w:r w:rsidRPr="00192EB5">
              <w:commentReference w:id="955"/>
            </w:r>
          </w:p>
        </w:tc>
        <w:tc>
          <w:tcPr>
            <w:tcW w:w="1090" w:type="dxa"/>
          </w:tcPr>
          <w:p w14:paraId="3B71C0F2" w14:textId="24F81A9E" w:rsidR="004F1622" w:rsidRPr="00192EB5" w:rsidRDefault="004F1622" w:rsidP="00192EB5">
            <w:pPr>
              <w:pStyle w:val="GOSTTablenorm"/>
            </w:pPr>
            <w:r w:rsidRPr="00192EB5">
              <w:t>Нет</w:t>
            </w:r>
          </w:p>
        </w:tc>
        <w:tc>
          <w:tcPr>
            <w:tcW w:w="3651" w:type="dxa"/>
          </w:tcPr>
          <w:p w14:paraId="1603DB22" w14:textId="5D21E5C1" w:rsidR="004F1622" w:rsidRPr="00192EB5" w:rsidRDefault="004F1622" w:rsidP="00192EB5">
            <w:pPr>
              <w:pStyle w:val="GOSTTablenorm"/>
            </w:pPr>
            <w:r w:rsidRPr="00192EB5">
              <w:t>Признак заключительных оборотов</w:t>
            </w:r>
          </w:p>
        </w:tc>
        <w:tc>
          <w:tcPr>
            <w:tcW w:w="3651" w:type="dxa"/>
          </w:tcPr>
          <w:p w14:paraId="2CFA6B50" w14:textId="78780C74" w:rsidR="004F1622" w:rsidRPr="00192EB5" w:rsidRDefault="004F1622" w:rsidP="00192EB5">
            <w:pPr>
              <w:pStyle w:val="GOSTTablenorm"/>
            </w:pPr>
            <w:r w:rsidRPr="00192EB5">
              <w:t>zo</w:t>
            </w:r>
          </w:p>
        </w:tc>
        <w:tc>
          <w:tcPr>
            <w:tcW w:w="3651" w:type="dxa"/>
          </w:tcPr>
          <w:p w14:paraId="1DF3AC3D" w14:textId="3082BB32" w:rsidR="004F1622" w:rsidRPr="00192EB5" w:rsidRDefault="004F1622" w:rsidP="00192EB5">
            <w:pPr>
              <w:pStyle w:val="GOSTTablenorm"/>
            </w:pPr>
            <w:r w:rsidRPr="00192EB5">
              <w:t>-</w:t>
            </w:r>
          </w:p>
        </w:tc>
      </w:tr>
      <w:tr w:rsidR="006D642E" w:rsidRPr="00A92F23" w14:paraId="111295CD" w14:textId="77777777" w:rsidTr="00924BC6">
        <w:tc>
          <w:tcPr>
            <w:tcW w:w="3651" w:type="dxa"/>
          </w:tcPr>
          <w:p w14:paraId="23A5B9A7" w14:textId="4C7FC262" w:rsidR="006D642E" w:rsidRPr="00192EB5" w:rsidRDefault="006D642E" w:rsidP="00192EB5">
            <w:pPr>
              <w:pStyle w:val="GOSTTablenorm"/>
            </w:pPr>
            <w:r w:rsidRPr="00192EB5">
              <w:t>Участник_НПС_плательщика</w:t>
            </w:r>
          </w:p>
        </w:tc>
        <w:tc>
          <w:tcPr>
            <w:tcW w:w="1090" w:type="dxa"/>
          </w:tcPr>
          <w:p w14:paraId="27D0144F" w14:textId="6A89DDE5" w:rsidR="006D642E" w:rsidRPr="00192EB5" w:rsidRDefault="006D642E" w:rsidP="00192EB5">
            <w:pPr>
              <w:pStyle w:val="GOSTTablenorm"/>
            </w:pPr>
            <w:r w:rsidRPr="00192EB5">
              <w:t>Нет</w:t>
            </w:r>
          </w:p>
        </w:tc>
        <w:tc>
          <w:tcPr>
            <w:tcW w:w="3651" w:type="dxa"/>
          </w:tcPr>
          <w:p w14:paraId="74A7EFF7" w14:textId="49E28CD5" w:rsidR="006D642E" w:rsidRPr="00192EB5" w:rsidRDefault="006D642E" w:rsidP="00192EB5">
            <w:pPr>
              <w:pStyle w:val="GOSTTablenorm"/>
            </w:pPr>
            <w:r w:rsidRPr="00192EB5">
              <w:t>Признак перехода на учет по новому плану счетов плательщика</w:t>
            </w:r>
          </w:p>
        </w:tc>
        <w:tc>
          <w:tcPr>
            <w:tcW w:w="3651" w:type="dxa"/>
          </w:tcPr>
          <w:p w14:paraId="69ADCBB1" w14:textId="728649D7" w:rsidR="006D642E" w:rsidRPr="00192EB5" w:rsidRDefault="006D642E" w:rsidP="00192EB5">
            <w:pPr>
              <w:pStyle w:val="GOSTTablenorm"/>
            </w:pPr>
            <w:r w:rsidRPr="00192EB5">
              <w:t>sender:is_nps</w:t>
            </w:r>
          </w:p>
        </w:tc>
        <w:tc>
          <w:tcPr>
            <w:tcW w:w="3651" w:type="dxa"/>
          </w:tcPr>
          <w:p w14:paraId="4B6C33F8" w14:textId="5E8FFDF1" w:rsidR="006D642E" w:rsidRPr="00192EB5" w:rsidRDefault="006D642E" w:rsidP="00192EB5">
            <w:pPr>
              <w:pStyle w:val="GOSTTablenorm"/>
            </w:pPr>
            <w:r w:rsidRPr="00192EB5">
              <w:t>-</w:t>
            </w:r>
          </w:p>
        </w:tc>
      </w:tr>
      <w:tr w:rsidR="006D642E" w:rsidRPr="00A92F23" w14:paraId="40709FFB" w14:textId="77777777" w:rsidTr="00924BC6">
        <w:tc>
          <w:tcPr>
            <w:tcW w:w="3651" w:type="dxa"/>
          </w:tcPr>
          <w:p w14:paraId="110991BF" w14:textId="5C50FBA6" w:rsidR="006D642E" w:rsidRPr="00192EB5" w:rsidRDefault="006D642E" w:rsidP="00192EB5">
            <w:pPr>
              <w:pStyle w:val="GOSTTablenorm"/>
            </w:pPr>
            <w:r w:rsidRPr="00192EB5">
              <w:t>ТОФК_ЛС_плательщика</w:t>
            </w:r>
          </w:p>
        </w:tc>
        <w:tc>
          <w:tcPr>
            <w:tcW w:w="1090" w:type="dxa"/>
          </w:tcPr>
          <w:p w14:paraId="37290FAC" w14:textId="1C8200DB" w:rsidR="006D642E" w:rsidRPr="00192EB5" w:rsidRDefault="006D642E" w:rsidP="00192EB5">
            <w:pPr>
              <w:pStyle w:val="GOSTTablenorm"/>
            </w:pPr>
            <w:r w:rsidRPr="00192EB5">
              <w:t>Нет</w:t>
            </w:r>
          </w:p>
        </w:tc>
        <w:tc>
          <w:tcPr>
            <w:tcW w:w="3651" w:type="dxa"/>
          </w:tcPr>
          <w:p w14:paraId="3D4B17AB" w14:textId="1341B022" w:rsidR="006D642E" w:rsidRPr="00192EB5" w:rsidRDefault="006D642E" w:rsidP="00192EB5">
            <w:pPr>
              <w:pStyle w:val="GOSTTablenorm"/>
            </w:pPr>
            <w:r w:rsidRPr="00192EB5">
              <w:t>Код ТОФК лицевого счета плательщика</w:t>
            </w:r>
          </w:p>
        </w:tc>
        <w:tc>
          <w:tcPr>
            <w:tcW w:w="3651" w:type="dxa"/>
          </w:tcPr>
          <w:p w14:paraId="04D7E154" w14:textId="24CBA230" w:rsidR="006D642E" w:rsidRPr="00192EB5" w:rsidRDefault="006D642E" w:rsidP="00192EB5">
            <w:pPr>
              <w:pStyle w:val="GOSTTablenorm"/>
            </w:pPr>
            <w:r w:rsidRPr="00192EB5">
              <w:t>sender:account_tofk_code</w:t>
            </w:r>
          </w:p>
        </w:tc>
        <w:tc>
          <w:tcPr>
            <w:tcW w:w="3651" w:type="dxa"/>
          </w:tcPr>
          <w:p w14:paraId="68EBFDB3" w14:textId="459CF863" w:rsidR="006D642E" w:rsidRPr="00192EB5" w:rsidRDefault="006D642E" w:rsidP="00192EB5">
            <w:pPr>
              <w:pStyle w:val="GOSTTablenorm"/>
            </w:pPr>
            <w:r w:rsidRPr="00192EB5">
              <w:t>-</w:t>
            </w:r>
          </w:p>
        </w:tc>
      </w:tr>
      <w:tr w:rsidR="006D642E" w:rsidRPr="00A92F23" w14:paraId="6A5C06C1" w14:textId="77777777" w:rsidTr="00924BC6">
        <w:tc>
          <w:tcPr>
            <w:tcW w:w="3651" w:type="dxa"/>
          </w:tcPr>
          <w:p w14:paraId="47B9AF46" w14:textId="29D2E52D" w:rsidR="006D642E" w:rsidRPr="00192EB5" w:rsidRDefault="006D642E" w:rsidP="00192EB5">
            <w:pPr>
              <w:pStyle w:val="GOSTTablenorm"/>
            </w:pPr>
            <w:r w:rsidRPr="00192EB5">
              <w:t>ТОФК_ЛС_получателя</w:t>
            </w:r>
          </w:p>
        </w:tc>
        <w:tc>
          <w:tcPr>
            <w:tcW w:w="1090" w:type="dxa"/>
          </w:tcPr>
          <w:p w14:paraId="3985E8FF" w14:textId="4267852F" w:rsidR="006D642E" w:rsidRPr="00192EB5" w:rsidRDefault="006D642E" w:rsidP="00192EB5">
            <w:pPr>
              <w:pStyle w:val="GOSTTablenorm"/>
            </w:pPr>
            <w:r w:rsidRPr="00192EB5">
              <w:t>Нет</w:t>
            </w:r>
          </w:p>
        </w:tc>
        <w:tc>
          <w:tcPr>
            <w:tcW w:w="3651" w:type="dxa"/>
          </w:tcPr>
          <w:p w14:paraId="61484CEF" w14:textId="5A0EB947" w:rsidR="006D642E" w:rsidRPr="00192EB5" w:rsidRDefault="006D642E" w:rsidP="00192EB5">
            <w:pPr>
              <w:pStyle w:val="GOSTTablenorm"/>
            </w:pPr>
            <w:r w:rsidRPr="00192EB5">
              <w:t>Код ТОФК лицевого счета получателя</w:t>
            </w:r>
          </w:p>
        </w:tc>
        <w:tc>
          <w:tcPr>
            <w:tcW w:w="3651" w:type="dxa"/>
          </w:tcPr>
          <w:p w14:paraId="2DBC65E9" w14:textId="3319C043" w:rsidR="006D642E" w:rsidRPr="00192EB5" w:rsidRDefault="006D642E" w:rsidP="00192EB5">
            <w:pPr>
              <w:pStyle w:val="GOSTTablenorm"/>
            </w:pPr>
            <w:r w:rsidRPr="00192EB5">
              <w:t>recipient:account_tofk_code</w:t>
            </w:r>
          </w:p>
        </w:tc>
        <w:tc>
          <w:tcPr>
            <w:tcW w:w="3651" w:type="dxa"/>
          </w:tcPr>
          <w:p w14:paraId="2F9E6381" w14:textId="57077B4D" w:rsidR="006D642E" w:rsidRPr="00192EB5" w:rsidRDefault="006D642E" w:rsidP="00192EB5">
            <w:pPr>
              <w:pStyle w:val="GOSTTablenorm"/>
            </w:pPr>
            <w:r w:rsidRPr="00192EB5">
              <w:t>-</w:t>
            </w:r>
          </w:p>
        </w:tc>
      </w:tr>
      <w:tr w:rsidR="006D642E" w:rsidRPr="00A92F23" w14:paraId="637EF708" w14:textId="77777777" w:rsidTr="00924BC6">
        <w:tc>
          <w:tcPr>
            <w:tcW w:w="3651" w:type="dxa"/>
          </w:tcPr>
          <w:p w14:paraId="677C1179" w14:textId="1AAEA8F8" w:rsidR="006D642E" w:rsidRPr="00192EB5" w:rsidRDefault="006D642E" w:rsidP="00192EB5">
            <w:pPr>
              <w:pStyle w:val="GOSTTablenorm"/>
            </w:pPr>
            <w:r w:rsidRPr="00192EB5">
              <w:t>Участник_НПС_получателя</w:t>
            </w:r>
          </w:p>
        </w:tc>
        <w:tc>
          <w:tcPr>
            <w:tcW w:w="1090" w:type="dxa"/>
          </w:tcPr>
          <w:p w14:paraId="1DB7365C" w14:textId="186D3BAF" w:rsidR="006D642E" w:rsidRPr="00192EB5" w:rsidRDefault="006D642E" w:rsidP="00192EB5">
            <w:pPr>
              <w:pStyle w:val="GOSTTablenorm"/>
            </w:pPr>
            <w:r w:rsidRPr="00192EB5">
              <w:t>Нет</w:t>
            </w:r>
          </w:p>
        </w:tc>
        <w:tc>
          <w:tcPr>
            <w:tcW w:w="3651" w:type="dxa"/>
          </w:tcPr>
          <w:p w14:paraId="18AD3460" w14:textId="01E6CA17" w:rsidR="006D642E" w:rsidRPr="00192EB5" w:rsidRDefault="006D642E" w:rsidP="00192EB5">
            <w:pPr>
              <w:pStyle w:val="GOSTTablenorm"/>
            </w:pPr>
            <w:r w:rsidRPr="00192EB5">
              <w:t>Признак перехода на учет по новому плану счетов получателя</w:t>
            </w:r>
          </w:p>
        </w:tc>
        <w:tc>
          <w:tcPr>
            <w:tcW w:w="3651" w:type="dxa"/>
          </w:tcPr>
          <w:p w14:paraId="47BF0F41" w14:textId="7DF1A659" w:rsidR="006D642E" w:rsidRPr="00192EB5" w:rsidRDefault="006D642E" w:rsidP="00192EB5">
            <w:pPr>
              <w:pStyle w:val="GOSTTablenorm"/>
            </w:pPr>
            <w:r w:rsidRPr="00192EB5">
              <w:t>recipient:is_nps</w:t>
            </w:r>
          </w:p>
        </w:tc>
        <w:tc>
          <w:tcPr>
            <w:tcW w:w="3651" w:type="dxa"/>
          </w:tcPr>
          <w:p w14:paraId="07B91C4A" w14:textId="090FE244" w:rsidR="006D642E" w:rsidRPr="00192EB5" w:rsidRDefault="006D642E" w:rsidP="00192EB5">
            <w:pPr>
              <w:pStyle w:val="GOSTTablenorm"/>
            </w:pPr>
            <w:r w:rsidRPr="00192EB5">
              <w:t>-</w:t>
            </w:r>
          </w:p>
        </w:tc>
      </w:tr>
      <w:tr w:rsidR="006D642E" w:rsidRPr="00A92F23" w14:paraId="2CEA989F" w14:textId="77777777" w:rsidTr="00924BC6">
        <w:tc>
          <w:tcPr>
            <w:tcW w:w="3651" w:type="dxa"/>
          </w:tcPr>
          <w:p w14:paraId="18D7D7EF" w14:textId="3994FFB8" w:rsidR="006D642E" w:rsidRPr="00192EB5" w:rsidRDefault="006D642E" w:rsidP="00192EB5">
            <w:pPr>
              <w:pStyle w:val="GOSTTablenorm"/>
            </w:pPr>
            <w:r w:rsidRPr="00192EB5">
              <w:t>ОКТМО_получателя</w:t>
            </w:r>
          </w:p>
        </w:tc>
        <w:tc>
          <w:tcPr>
            <w:tcW w:w="1090" w:type="dxa"/>
          </w:tcPr>
          <w:p w14:paraId="2B83A020" w14:textId="319779B9" w:rsidR="006D642E" w:rsidRPr="00192EB5" w:rsidRDefault="006D642E" w:rsidP="00192EB5">
            <w:pPr>
              <w:pStyle w:val="GOSTTablenorm"/>
            </w:pPr>
            <w:r w:rsidRPr="00192EB5">
              <w:t>Нет</w:t>
            </w:r>
          </w:p>
        </w:tc>
        <w:tc>
          <w:tcPr>
            <w:tcW w:w="3651" w:type="dxa"/>
          </w:tcPr>
          <w:p w14:paraId="73A2BD38" w14:textId="0DE37A0C" w:rsidR="006D642E" w:rsidRPr="00192EB5" w:rsidRDefault="006D642E" w:rsidP="00192EB5">
            <w:pPr>
              <w:pStyle w:val="GOSTTablenorm"/>
            </w:pPr>
            <w:r w:rsidRPr="00192EB5">
              <w:t>Код по ОКТМО публично-правового образования платежа получателя</w:t>
            </w:r>
          </w:p>
        </w:tc>
        <w:tc>
          <w:tcPr>
            <w:tcW w:w="3651" w:type="dxa"/>
          </w:tcPr>
          <w:p w14:paraId="45420621" w14:textId="3A87A6A2" w:rsidR="006D642E" w:rsidRPr="00192EB5" w:rsidRDefault="006D642E" w:rsidP="00192EB5">
            <w:pPr>
              <w:pStyle w:val="GOSTTablenorm"/>
            </w:pPr>
            <w:r w:rsidRPr="00192EB5">
              <w:t>recipient:oktmo</w:t>
            </w:r>
          </w:p>
        </w:tc>
        <w:tc>
          <w:tcPr>
            <w:tcW w:w="3651" w:type="dxa"/>
          </w:tcPr>
          <w:p w14:paraId="10F1F256" w14:textId="165FD9EC" w:rsidR="006D642E" w:rsidRPr="00192EB5" w:rsidRDefault="006D642E" w:rsidP="00192EB5">
            <w:pPr>
              <w:pStyle w:val="GOSTTablenorm"/>
            </w:pPr>
            <w:r w:rsidRPr="00192EB5">
              <w:t>-</w:t>
            </w:r>
          </w:p>
        </w:tc>
      </w:tr>
      <w:tr w:rsidR="006D642E" w:rsidRPr="00A92F23" w14:paraId="365F25FA" w14:textId="77777777" w:rsidTr="00924BC6">
        <w:tc>
          <w:tcPr>
            <w:tcW w:w="3651" w:type="dxa"/>
          </w:tcPr>
          <w:p w14:paraId="436DFEF8" w14:textId="57CF1E37" w:rsidR="006D642E" w:rsidRPr="00192EB5" w:rsidRDefault="006D642E" w:rsidP="00192EB5">
            <w:pPr>
              <w:pStyle w:val="GOSTTablenorm"/>
            </w:pPr>
            <w:r w:rsidRPr="00192EB5">
              <w:t>Номер_строки</w:t>
            </w:r>
          </w:p>
        </w:tc>
        <w:tc>
          <w:tcPr>
            <w:tcW w:w="1090" w:type="dxa"/>
          </w:tcPr>
          <w:p w14:paraId="6DDB51B9" w14:textId="1B257D2F" w:rsidR="006D642E" w:rsidRPr="00192EB5" w:rsidRDefault="006D642E" w:rsidP="00192EB5">
            <w:pPr>
              <w:pStyle w:val="GOSTTablenorm"/>
            </w:pPr>
            <w:r w:rsidRPr="00192EB5">
              <w:t>Нет</w:t>
            </w:r>
          </w:p>
        </w:tc>
        <w:tc>
          <w:tcPr>
            <w:tcW w:w="3651" w:type="dxa"/>
          </w:tcPr>
          <w:p w14:paraId="11DB1A0D" w14:textId="72E51DBF" w:rsidR="006D642E" w:rsidRPr="00192EB5" w:rsidRDefault="006D642E" w:rsidP="00192EB5">
            <w:pPr>
              <w:pStyle w:val="GOSTTablenorm"/>
            </w:pPr>
            <w:r w:rsidRPr="00192EB5">
              <w:t>Номер строки</w:t>
            </w:r>
          </w:p>
        </w:tc>
        <w:tc>
          <w:tcPr>
            <w:tcW w:w="3651" w:type="dxa"/>
          </w:tcPr>
          <w:p w14:paraId="1D83114F" w14:textId="6DBB563F" w:rsidR="006D642E" w:rsidRPr="00192EB5" w:rsidRDefault="006D642E" w:rsidP="00192EB5">
            <w:pPr>
              <w:pStyle w:val="GOSTTablenorm"/>
            </w:pPr>
            <w:r w:rsidRPr="00192EB5">
              <w:t>entries:line_no</w:t>
            </w:r>
          </w:p>
        </w:tc>
        <w:tc>
          <w:tcPr>
            <w:tcW w:w="3651" w:type="dxa"/>
          </w:tcPr>
          <w:p w14:paraId="483BBA19" w14:textId="5F4AABBE" w:rsidR="006D642E" w:rsidRPr="00192EB5" w:rsidRDefault="006D642E" w:rsidP="00192EB5">
            <w:pPr>
              <w:pStyle w:val="GOSTTablenorm"/>
            </w:pPr>
            <w:r w:rsidRPr="00192EB5">
              <w:t>-</w:t>
            </w:r>
          </w:p>
        </w:tc>
      </w:tr>
      <w:tr w:rsidR="006D642E" w:rsidRPr="00A92F23" w14:paraId="60D32931" w14:textId="77777777" w:rsidTr="00924BC6">
        <w:tc>
          <w:tcPr>
            <w:tcW w:w="3651" w:type="dxa"/>
          </w:tcPr>
          <w:p w14:paraId="7B40B9F0" w14:textId="3FC714BF" w:rsidR="006D642E" w:rsidRPr="00192EB5" w:rsidRDefault="006D642E" w:rsidP="00192EB5">
            <w:pPr>
              <w:pStyle w:val="GOSTTablenorm"/>
            </w:pPr>
            <w:r w:rsidRPr="00192EB5">
              <w:t>Сумма_валюта_учета_руб</w:t>
            </w:r>
          </w:p>
        </w:tc>
        <w:tc>
          <w:tcPr>
            <w:tcW w:w="1090" w:type="dxa"/>
          </w:tcPr>
          <w:p w14:paraId="7D2A2F62" w14:textId="7AE1B82C" w:rsidR="006D642E" w:rsidRPr="00192EB5" w:rsidRDefault="006D642E" w:rsidP="00192EB5">
            <w:pPr>
              <w:pStyle w:val="GOSTTablenorm"/>
            </w:pPr>
            <w:r w:rsidRPr="00192EB5">
              <w:t>Нет</w:t>
            </w:r>
          </w:p>
        </w:tc>
        <w:tc>
          <w:tcPr>
            <w:tcW w:w="3651" w:type="dxa"/>
          </w:tcPr>
          <w:p w14:paraId="5668C4E7" w14:textId="5AB31734" w:rsidR="006D642E" w:rsidRPr="00192EB5" w:rsidRDefault="006D642E" w:rsidP="00192EB5">
            <w:pPr>
              <w:pStyle w:val="GOSTTablenorm"/>
            </w:pPr>
            <w:r w:rsidRPr="00192EB5">
              <w:t>Сумма в валюте учета (руб)</w:t>
            </w:r>
          </w:p>
        </w:tc>
        <w:tc>
          <w:tcPr>
            <w:tcW w:w="3651" w:type="dxa"/>
          </w:tcPr>
          <w:p w14:paraId="0C56A6F7" w14:textId="46E8A9D8" w:rsidR="006D642E" w:rsidRPr="00192EB5" w:rsidRDefault="006D642E" w:rsidP="00192EB5">
            <w:pPr>
              <w:pStyle w:val="GOSTTablenorm"/>
            </w:pPr>
            <w:r w:rsidRPr="00192EB5">
              <w:t>entries:amount</w:t>
            </w:r>
          </w:p>
        </w:tc>
        <w:tc>
          <w:tcPr>
            <w:tcW w:w="3651" w:type="dxa"/>
          </w:tcPr>
          <w:p w14:paraId="73500B6C" w14:textId="22512114" w:rsidR="006D642E" w:rsidRPr="00192EB5" w:rsidRDefault="008E7BDA" w:rsidP="00192EB5">
            <w:pPr>
              <w:pStyle w:val="GOSTTablenorm"/>
            </w:pPr>
            <w:r w:rsidRPr="00192EB5">
              <w:t>Указывается передаваемая сумма строки по документу в валюте Российской Федерации, с точностью 2 знака после запятой</w:t>
            </w:r>
          </w:p>
        </w:tc>
      </w:tr>
      <w:tr w:rsidR="006D642E" w:rsidRPr="00A92F23" w14:paraId="255DB32C" w14:textId="77777777" w:rsidTr="00924BC6">
        <w:tc>
          <w:tcPr>
            <w:tcW w:w="3651" w:type="dxa"/>
          </w:tcPr>
          <w:p w14:paraId="1FE0197D" w14:textId="5373CB63" w:rsidR="006D642E" w:rsidRPr="00192EB5" w:rsidRDefault="006D642E" w:rsidP="00192EB5">
            <w:pPr>
              <w:pStyle w:val="GOSTTablenorm"/>
            </w:pPr>
            <w:r w:rsidRPr="00192EB5">
              <w:t>Сумма_валюта_операции</w:t>
            </w:r>
          </w:p>
        </w:tc>
        <w:tc>
          <w:tcPr>
            <w:tcW w:w="1090" w:type="dxa"/>
          </w:tcPr>
          <w:p w14:paraId="733E9E55" w14:textId="4E376E7E" w:rsidR="006D642E" w:rsidRPr="00192EB5" w:rsidRDefault="006D642E" w:rsidP="00192EB5">
            <w:pPr>
              <w:pStyle w:val="GOSTTablenorm"/>
            </w:pPr>
            <w:r w:rsidRPr="00192EB5">
              <w:t>Да</w:t>
            </w:r>
          </w:p>
        </w:tc>
        <w:tc>
          <w:tcPr>
            <w:tcW w:w="3651" w:type="dxa"/>
          </w:tcPr>
          <w:p w14:paraId="444D1F7C" w14:textId="238E189C" w:rsidR="006D642E" w:rsidRPr="00192EB5" w:rsidRDefault="006D642E" w:rsidP="00192EB5">
            <w:pPr>
              <w:pStyle w:val="GOSTTablenorm"/>
            </w:pPr>
            <w:r w:rsidRPr="00192EB5">
              <w:t>Сумма в валюте заявки</w:t>
            </w:r>
          </w:p>
        </w:tc>
        <w:tc>
          <w:tcPr>
            <w:tcW w:w="3651" w:type="dxa"/>
          </w:tcPr>
          <w:p w14:paraId="5DBDB495" w14:textId="1D6ECC84" w:rsidR="006D642E" w:rsidRPr="00192EB5" w:rsidRDefault="006D642E" w:rsidP="00192EB5">
            <w:pPr>
              <w:pStyle w:val="GOSTTablenorm"/>
            </w:pPr>
            <w:r w:rsidRPr="00192EB5">
              <w:t>entries:amount</w:t>
            </w:r>
          </w:p>
        </w:tc>
        <w:tc>
          <w:tcPr>
            <w:tcW w:w="3651" w:type="dxa"/>
          </w:tcPr>
          <w:p w14:paraId="51C59E7B" w14:textId="3EA8AC09" w:rsidR="006D642E" w:rsidRPr="00192EB5" w:rsidRDefault="006D642E" w:rsidP="00192EB5">
            <w:pPr>
              <w:pStyle w:val="GOSTTablenorm"/>
            </w:pPr>
            <w:r w:rsidRPr="00192EB5">
              <w:t>Указывается значение реквизита entries:amount</w:t>
            </w:r>
          </w:p>
        </w:tc>
      </w:tr>
      <w:tr w:rsidR="006D642E" w:rsidRPr="00A92F23" w14:paraId="326A7CE9" w14:textId="77777777" w:rsidTr="00924BC6">
        <w:tc>
          <w:tcPr>
            <w:tcW w:w="3651" w:type="dxa"/>
          </w:tcPr>
          <w:p w14:paraId="16AF5456" w14:textId="1C4E734D" w:rsidR="006D642E" w:rsidRPr="00192EB5" w:rsidRDefault="006D642E" w:rsidP="00192EB5">
            <w:pPr>
              <w:pStyle w:val="GOSTTablenorm"/>
            </w:pPr>
            <w:r w:rsidRPr="00192EB5">
              <w:t>GUID_НВС_ФБ_плательщика</w:t>
            </w:r>
          </w:p>
        </w:tc>
        <w:tc>
          <w:tcPr>
            <w:tcW w:w="1090" w:type="dxa"/>
          </w:tcPr>
          <w:p w14:paraId="5F43274E" w14:textId="14F1C634" w:rsidR="006D642E" w:rsidRPr="00192EB5" w:rsidRDefault="006D642E" w:rsidP="00192EB5">
            <w:pPr>
              <w:pStyle w:val="GOSTTablenorm"/>
            </w:pPr>
            <w:r w:rsidRPr="00192EB5">
              <w:t>Нет</w:t>
            </w:r>
          </w:p>
        </w:tc>
        <w:tc>
          <w:tcPr>
            <w:tcW w:w="3651" w:type="dxa"/>
          </w:tcPr>
          <w:p w14:paraId="2E47C0CA" w14:textId="1D52CFAC" w:rsidR="006D642E" w:rsidRPr="00192EB5" w:rsidRDefault="006D642E" w:rsidP="00192EB5">
            <w:pPr>
              <w:pStyle w:val="GOSTTablenorm"/>
            </w:pPr>
            <w:r w:rsidRPr="00192EB5">
              <w:t>Идентификатор первичного документа по зачислению НВС ФБ плательщика</w:t>
            </w:r>
          </w:p>
        </w:tc>
        <w:tc>
          <w:tcPr>
            <w:tcW w:w="3651" w:type="dxa"/>
          </w:tcPr>
          <w:p w14:paraId="11BBDCFA" w14:textId="3B6F988B" w:rsidR="006D642E" w:rsidRPr="00192EB5" w:rsidRDefault="006D642E" w:rsidP="00192EB5">
            <w:pPr>
              <w:pStyle w:val="GOSTTablenorm"/>
            </w:pPr>
            <w:r w:rsidRPr="00192EB5">
              <w:t>entries:doc_guid_nvs</w:t>
            </w:r>
          </w:p>
        </w:tc>
        <w:tc>
          <w:tcPr>
            <w:tcW w:w="3651" w:type="dxa"/>
          </w:tcPr>
          <w:p w14:paraId="6F192342" w14:textId="004EB273" w:rsidR="006D642E" w:rsidRPr="00192EB5" w:rsidRDefault="006D642E" w:rsidP="00192EB5">
            <w:pPr>
              <w:pStyle w:val="GOSTTablenorm"/>
            </w:pPr>
            <w:r w:rsidRPr="00192EB5">
              <w:t>-</w:t>
            </w:r>
          </w:p>
        </w:tc>
      </w:tr>
      <w:tr w:rsidR="006D642E" w:rsidRPr="00A92F23" w14:paraId="08DE943F" w14:textId="77777777" w:rsidTr="00924BC6">
        <w:tc>
          <w:tcPr>
            <w:tcW w:w="3651" w:type="dxa"/>
          </w:tcPr>
          <w:p w14:paraId="3A46B9B5" w14:textId="08AA1EC0" w:rsidR="006D642E" w:rsidRPr="00192EB5" w:rsidRDefault="006D642E" w:rsidP="00192EB5">
            <w:pPr>
              <w:pStyle w:val="GOSTTablenorm"/>
            </w:pPr>
            <w:r w:rsidRPr="00192EB5">
              <w:lastRenderedPageBreak/>
              <w:t>ОКТМО_плательщика</w:t>
            </w:r>
          </w:p>
        </w:tc>
        <w:tc>
          <w:tcPr>
            <w:tcW w:w="1090" w:type="dxa"/>
          </w:tcPr>
          <w:p w14:paraId="464F1E09" w14:textId="1A4D6D31" w:rsidR="006D642E" w:rsidRPr="00192EB5" w:rsidRDefault="006D642E" w:rsidP="00192EB5">
            <w:pPr>
              <w:pStyle w:val="GOSTTablenorm"/>
            </w:pPr>
            <w:r w:rsidRPr="00192EB5">
              <w:t>Нет</w:t>
            </w:r>
          </w:p>
        </w:tc>
        <w:tc>
          <w:tcPr>
            <w:tcW w:w="3651" w:type="dxa"/>
          </w:tcPr>
          <w:p w14:paraId="64400B78" w14:textId="0CF5B967" w:rsidR="006D642E" w:rsidRPr="00192EB5" w:rsidRDefault="006D642E" w:rsidP="00192EB5">
            <w:pPr>
              <w:pStyle w:val="GOSTTablenorm"/>
            </w:pPr>
            <w:r w:rsidRPr="00192EB5">
              <w:t>Код по ОКТМО публично-правового образования платежа плательщика</w:t>
            </w:r>
          </w:p>
        </w:tc>
        <w:tc>
          <w:tcPr>
            <w:tcW w:w="3651" w:type="dxa"/>
          </w:tcPr>
          <w:p w14:paraId="0804F062" w14:textId="3440D75A" w:rsidR="006D642E" w:rsidRPr="00192EB5" w:rsidRDefault="006D642E" w:rsidP="00192EB5">
            <w:pPr>
              <w:pStyle w:val="GOSTTablenorm"/>
            </w:pPr>
            <w:r w:rsidRPr="00192EB5">
              <w:t>entries:oktmo</w:t>
            </w:r>
          </w:p>
        </w:tc>
        <w:tc>
          <w:tcPr>
            <w:tcW w:w="3651" w:type="dxa"/>
          </w:tcPr>
          <w:p w14:paraId="4086A7C2" w14:textId="521D5F3A" w:rsidR="006D642E" w:rsidRPr="00192EB5" w:rsidRDefault="006D642E" w:rsidP="00192EB5">
            <w:pPr>
              <w:pStyle w:val="GOSTTablenorm"/>
            </w:pPr>
            <w:r w:rsidRPr="00192EB5">
              <w:t>-</w:t>
            </w:r>
          </w:p>
        </w:tc>
      </w:tr>
    </w:tbl>
    <w:p w14:paraId="0D4A1094" w14:textId="3DBE5E89" w:rsidR="004966EC" w:rsidRDefault="00D471C2" w:rsidP="004966EC">
      <w:pPr>
        <w:pStyle w:val="GOSTNameTable"/>
      </w:pPr>
      <w:r>
        <w:rPr>
          <w:noProof/>
        </w:rPr>
        <w:fldChar w:fldCharType="begin"/>
      </w:r>
      <w:r>
        <w:rPr>
          <w:noProof/>
        </w:rPr>
        <w:instrText xml:space="preserve"> SEQ Таблица \* ARABIC </w:instrText>
      </w:r>
      <w:r>
        <w:rPr>
          <w:noProof/>
        </w:rPr>
        <w:fldChar w:fldCharType="separate"/>
      </w:r>
      <w:bookmarkStart w:id="956" w:name="_Toc226625634"/>
      <w:r w:rsidR="001C3732">
        <w:rPr>
          <w:noProof/>
        </w:rPr>
        <w:t>35</w:t>
      </w:r>
      <w:r>
        <w:rPr>
          <w:noProof/>
        </w:rPr>
        <w:fldChar w:fldCharType="end"/>
      </w:r>
      <w:r w:rsidR="004966EC">
        <w:t xml:space="preserve"> </w:t>
      </w:r>
      <w:r w:rsidR="004966EC" w:rsidRPr="00206EF9">
        <w:t>– Перечень атрибутов, соответствующих типу документа «</w:t>
      </w:r>
      <w:r w:rsidR="004966EC" w:rsidRPr="00192EB5">
        <w:t>Распоряжение о совершении казначейского платежа (уточнение)</w:t>
      </w:r>
      <w:r w:rsidR="004966EC">
        <w:t>»</w:t>
      </w:r>
      <w:r w:rsidR="004966EC" w:rsidRPr="00192EB5">
        <w:t xml:space="preserve"> BRA_DOC_D_020</w:t>
      </w:r>
      <w:r w:rsidR="004966EC" w:rsidRPr="00206EF9">
        <w:t>в SVAP НПС</w:t>
      </w:r>
      <w:bookmarkEnd w:id="956"/>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1C4F1EC8"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336E456D"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286A41CA"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0F6A9809"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075746D9"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3A45A170"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1226A70A" w14:textId="77777777" w:rsidTr="00924BC6">
        <w:tc>
          <w:tcPr>
            <w:tcW w:w="15694" w:type="dxa"/>
            <w:gridSpan w:val="5"/>
          </w:tcPr>
          <w:p w14:paraId="4EF7C3FD" w14:textId="2AA61D15" w:rsidR="006D642E" w:rsidRPr="00192EB5" w:rsidRDefault="006D642E" w:rsidP="00192EB5">
            <w:pPr>
              <w:pStyle w:val="GOSTTablenorm"/>
              <w:jc w:val="center"/>
              <w:rPr>
                <w:b/>
              </w:rPr>
            </w:pPr>
            <w:r w:rsidRPr="00192EB5">
              <w:rPr>
                <w:b/>
              </w:rPr>
              <w:t>Распоряжение о совершении казначейского платежа (уточнение) BRA_DOC_D_020 (Document)</w:t>
            </w:r>
          </w:p>
        </w:tc>
      </w:tr>
      <w:tr w:rsidR="006D642E" w:rsidRPr="00A92F23" w14:paraId="4F0268D3" w14:textId="77777777" w:rsidTr="00924BC6">
        <w:tc>
          <w:tcPr>
            <w:tcW w:w="3651" w:type="dxa"/>
          </w:tcPr>
          <w:p w14:paraId="5B8C82DF" w14:textId="5156395D" w:rsidR="006D642E" w:rsidRPr="00A92F23" w:rsidRDefault="006D642E" w:rsidP="006D642E">
            <w:pPr>
              <w:pStyle w:val="GOSTTablenorm"/>
              <w:rPr>
                <w:szCs w:val="22"/>
              </w:rPr>
            </w:pPr>
            <w:r w:rsidRPr="00A92F23">
              <w:rPr>
                <w:szCs w:val="22"/>
              </w:rPr>
              <w:t>Номер_документа</w:t>
            </w:r>
          </w:p>
        </w:tc>
        <w:tc>
          <w:tcPr>
            <w:tcW w:w="1090" w:type="dxa"/>
          </w:tcPr>
          <w:p w14:paraId="388587D8" w14:textId="7A5FC029" w:rsidR="006D642E" w:rsidRPr="00A92F23" w:rsidRDefault="006D642E" w:rsidP="006D642E">
            <w:pPr>
              <w:pStyle w:val="GOSTTablenorm"/>
              <w:rPr>
                <w:szCs w:val="22"/>
              </w:rPr>
            </w:pPr>
            <w:r w:rsidRPr="00A92F23">
              <w:rPr>
                <w:szCs w:val="22"/>
              </w:rPr>
              <w:t>Нет</w:t>
            </w:r>
          </w:p>
        </w:tc>
        <w:tc>
          <w:tcPr>
            <w:tcW w:w="3651" w:type="dxa"/>
          </w:tcPr>
          <w:p w14:paraId="75B93358" w14:textId="465BE9F8" w:rsidR="006D642E" w:rsidRPr="00A92F23" w:rsidRDefault="006D642E" w:rsidP="006D642E">
            <w:pPr>
              <w:pStyle w:val="GOSTTablenorm"/>
              <w:rPr>
                <w:szCs w:val="22"/>
              </w:rPr>
            </w:pPr>
            <w:r w:rsidRPr="00A92F23">
              <w:rPr>
                <w:szCs w:val="22"/>
              </w:rPr>
              <w:t>Номер документа</w:t>
            </w:r>
          </w:p>
        </w:tc>
        <w:tc>
          <w:tcPr>
            <w:tcW w:w="3651" w:type="dxa"/>
          </w:tcPr>
          <w:p w14:paraId="5CF3BAEB" w14:textId="0150B527" w:rsidR="006D642E" w:rsidRPr="00192EB5" w:rsidRDefault="006D642E" w:rsidP="00192EB5">
            <w:pPr>
              <w:pStyle w:val="GOSTTablenorm"/>
            </w:pPr>
            <w:r w:rsidRPr="00192EB5">
              <w:t>document_no</w:t>
            </w:r>
          </w:p>
        </w:tc>
        <w:tc>
          <w:tcPr>
            <w:tcW w:w="3651" w:type="dxa"/>
          </w:tcPr>
          <w:p w14:paraId="0D569E45" w14:textId="17968A51" w:rsidR="006D642E" w:rsidRPr="00A92F23" w:rsidRDefault="006D642E" w:rsidP="006D642E">
            <w:pPr>
              <w:ind w:firstLine="0"/>
              <w:rPr>
                <w:sz w:val="22"/>
                <w:szCs w:val="22"/>
              </w:rPr>
            </w:pPr>
            <w:r w:rsidRPr="00A92F23">
              <w:rPr>
                <w:sz w:val="22"/>
                <w:szCs w:val="22"/>
              </w:rPr>
              <w:t>-</w:t>
            </w:r>
          </w:p>
        </w:tc>
      </w:tr>
      <w:tr w:rsidR="006D642E" w:rsidRPr="00A92F23" w14:paraId="125E85F3" w14:textId="77777777" w:rsidTr="00924BC6">
        <w:tc>
          <w:tcPr>
            <w:tcW w:w="3651" w:type="dxa"/>
          </w:tcPr>
          <w:p w14:paraId="7FB41E73" w14:textId="5117371B" w:rsidR="006D642E" w:rsidRPr="00A92F23" w:rsidRDefault="006D642E" w:rsidP="006D642E">
            <w:pPr>
              <w:pStyle w:val="GOSTTablenorm"/>
              <w:rPr>
                <w:szCs w:val="22"/>
              </w:rPr>
            </w:pPr>
            <w:r w:rsidRPr="00A92F23">
              <w:rPr>
                <w:szCs w:val="22"/>
              </w:rPr>
              <w:t>Дата_документа</w:t>
            </w:r>
          </w:p>
        </w:tc>
        <w:tc>
          <w:tcPr>
            <w:tcW w:w="1090" w:type="dxa"/>
          </w:tcPr>
          <w:p w14:paraId="3C01170A" w14:textId="56EF9A44" w:rsidR="006D642E" w:rsidRPr="00A92F23" w:rsidRDefault="006D642E" w:rsidP="006D642E">
            <w:pPr>
              <w:pStyle w:val="GOSTTablenorm"/>
              <w:rPr>
                <w:szCs w:val="22"/>
              </w:rPr>
            </w:pPr>
            <w:r w:rsidRPr="00A92F23">
              <w:rPr>
                <w:szCs w:val="22"/>
              </w:rPr>
              <w:t>Нет</w:t>
            </w:r>
          </w:p>
        </w:tc>
        <w:tc>
          <w:tcPr>
            <w:tcW w:w="3651" w:type="dxa"/>
          </w:tcPr>
          <w:p w14:paraId="10DDBED1" w14:textId="40FE1618" w:rsidR="006D642E" w:rsidRPr="00A92F23" w:rsidRDefault="006D642E" w:rsidP="006D642E">
            <w:pPr>
              <w:pStyle w:val="GOSTTablenorm"/>
              <w:rPr>
                <w:szCs w:val="22"/>
              </w:rPr>
            </w:pPr>
            <w:r w:rsidRPr="00A92F23">
              <w:rPr>
                <w:szCs w:val="22"/>
              </w:rPr>
              <w:t>Дата документа</w:t>
            </w:r>
          </w:p>
        </w:tc>
        <w:tc>
          <w:tcPr>
            <w:tcW w:w="3651" w:type="dxa"/>
          </w:tcPr>
          <w:p w14:paraId="25EE05C9" w14:textId="6EA26611" w:rsidR="006D642E" w:rsidRPr="00192EB5" w:rsidRDefault="006D642E" w:rsidP="00192EB5">
            <w:pPr>
              <w:pStyle w:val="GOSTTablenorm"/>
            </w:pPr>
            <w:r w:rsidRPr="00192EB5">
              <w:t>document_date</w:t>
            </w:r>
          </w:p>
        </w:tc>
        <w:tc>
          <w:tcPr>
            <w:tcW w:w="3651" w:type="dxa"/>
          </w:tcPr>
          <w:p w14:paraId="3760A9CA" w14:textId="024B9BA1" w:rsidR="006D642E" w:rsidRPr="00A92F23" w:rsidRDefault="006D642E" w:rsidP="006D642E">
            <w:pPr>
              <w:ind w:firstLine="0"/>
              <w:rPr>
                <w:sz w:val="22"/>
                <w:szCs w:val="22"/>
              </w:rPr>
            </w:pPr>
            <w:r w:rsidRPr="00A92F23">
              <w:rPr>
                <w:sz w:val="22"/>
                <w:szCs w:val="22"/>
              </w:rPr>
              <w:t>Указывается дата</w:t>
            </w:r>
            <w:r w:rsidR="00192EB5">
              <w:rPr>
                <w:sz w:val="22"/>
                <w:szCs w:val="22"/>
              </w:rPr>
              <w:t xml:space="preserve"> документа в формате YYYY-MM-DD</w:t>
            </w:r>
          </w:p>
        </w:tc>
      </w:tr>
      <w:tr w:rsidR="006D642E" w:rsidRPr="00A92F23" w14:paraId="20280672" w14:textId="77777777" w:rsidTr="00924BC6">
        <w:tc>
          <w:tcPr>
            <w:tcW w:w="3651" w:type="dxa"/>
          </w:tcPr>
          <w:p w14:paraId="52C45FD7" w14:textId="633DD558" w:rsidR="006D642E" w:rsidRPr="00A92F23" w:rsidRDefault="006D642E" w:rsidP="006D642E">
            <w:pPr>
              <w:pStyle w:val="GOSTTablenorm"/>
              <w:rPr>
                <w:szCs w:val="22"/>
              </w:rPr>
            </w:pPr>
            <w:r w:rsidRPr="00A92F23">
              <w:rPr>
                <w:szCs w:val="22"/>
              </w:rPr>
              <w:t>Наименование_документа</w:t>
            </w:r>
          </w:p>
        </w:tc>
        <w:tc>
          <w:tcPr>
            <w:tcW w:w="1090" w:type="dxa"/>
          </w:tcPr>
          <w:p w14:paraId="529DABB9" w14:textId="0A33CDD5" w:rsidR="006D642E" w:rsidRPr="00A92F23" w:rsidRDefault="006D642E" w:rsidP="006D642E">
            <w:pPr>
              <w:pStyle w:val="GOSTTablenorm"/>
              <w:rPr>
                <w:szCs w:val="22"/>
              </w:rPr>
            </w:pPr>
            <w:r w:rsidRPr="00A92F23">
              <w:rPr>
                <w:szCs w:val="22"/>
              </w:rPr>
              <w:t>Да</w:t>
            </w:r>
          </w:p>
        </w:tc>
        <w:tc>
          <w:tcPr>
            <w:tcW w:w="3651" w:type="dxa"/>
          </w:tcPr>
          <w:p w14:paraId="05D1B246" w14:textId="006C10F7" w:rsidR="006D642E" w:rsidRPr="00A92F23" w:rsidRDefault="006D642E" w:rsidP="006D642E">
            <w:pPr>
              <w:pStyle w:val="GOSTTablenorm"/>
              <w:rPr>
                <w:szCs w:val="22"/>
              </w:rPr>
            </w:pPr>
            <w:r w:rsidRPr="00A92F23">
              <w:rPr>
                <w:szCs w:val="22"/>
              </w:rPr>
              <w:t>Наименование документа</w:t>
            </w:r>
          </w:p>
        </w:tc>
        <w:tc>
          <w:tcPr>
            <w:tcW w:w="3651" w:type="dxa"/>
          </w:tcPr>
          <w:p w14:paraId="58B0E7A4" w14:textId="4CD38A21" w:rsidR="006D642E" w:rsidRPr="00192EB5" w:rsidRDefault="006D642E" w:rsidP="00192EB5">
            <w:pPr>
              <w:pStyle w:val="GOSTTablenorm"/>
            </w:pPr>
            <w:r w:rsidRPr="00192EB5">
              <w:t>-</w:t>
            </w:r>
          </w:p>
        </w:tc>
        <w:tc>
          <w:tcPr>
            <w:tcW w:w="3651" w:type="dxa"/>
          </w:tcPr>
          <w:p w14:paraId="15B371F8" w14:textId="35892CCC" w:rsidR="006D642E" w:rsidRPr="00A92F23" w:rsidRDefault="006D642E" w:rsidP="00192EB5">
            <w:pPr>
              <w:ind w:firstLine="0"/>
              <w:rPr>
                <w:sz w:val="22"/>
                <w:szCs w:val="22"/>
              </w:rPr>
            </w:pPr>
            <w:r w:rsidRPr="00A92F23">
              <w:rPr>
                <w:sz w:val="22"/>
                <w:szCs w:val="22"/>
              </w:rPr>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6D642E" w:rsidRPr="00A92F23" w14:paraId="4B34DCBE" w14:textId="77777777" w:rsidTr="00924BC6">
        <w:tc>
          <w:tcPr>
            <w:tcW w:w="3651" w:type="dxa"/>
          </w:tcPr>
          <w:p w14:paraId="51C4B0F1" w14:textId="2436B4A0" w:rsidR="006D642E" w:rsidRPr="00A92F23" w:rsidRDefault="006D642E" w:rsidP="006D642E">
            <w:pPr>
              <w:pStyle w:val="GOSTTablenorm"/>
              <w:rPr>
                <w:szCs w:val="22"/>
              </w:rPr>
            </w:pPr>
            <w:r w:rsidRPr="00A92F23">
              <w:rPr>
                <w:szCs w:val="22"/>
              </w:rPr>
              <w:t>Вид_документа</w:t>
            </w:r>
          </w:p>
        </w:tc>
        <w:tc>
          <w:tcPr>
            <w:tcW w:w="1090" w:type="dxa"/>
          </w:tcPr>
          <w:p w14:paraId="01C4FFF8" w14:textId="3A680683" w:rsidR="006D642E" w:rsidRPr="00A92F23" w:rsidRDefault="006D642E" w:rsidP="006D642E">
            <w:pPr>
              <w:pStyle w:val="GOSTTablenorm"/>
              <w:rPr>
                <w:szCs w:val="22"/>
              </w:rPr>
            </w:pPr>
            <w:r w:rsidRPr="00A92F23">
              <w:rPr>
                <w:szCs w:val="22"/>
              </w:rPr>
              <w:t>Нет</w:t>
            </w:r>
          </w:p>
        </w:tc>
        <w:tc>
          <w:tcPr>
            <w:tcW w:w="3651" w:type="dxa"/>
          </w:tcPr>
          <w:p w14:paraId="7D9C8E94" w14:textId="61BC198B" w:rsidR="006D642E" w:rsidRPr="00A92F23" w:rsidRDefault="006D642E" w:rsidP="006D642E">
            <w:pPr>
              <w:pStyle w:val="GOSTTablenorm"/>
              <w:rPr>
                <w:szCs w:val="22"/>
              </w:rPr>
            </w:pPr>
            <w:r w:rsidRPr="00A92F23">
              <w:rPr>
                <w:szCs w:val="22"/>
              </w:rPr>
              <w:t>Вид документа (3-х буквенный)</w:t>
            </w:r>
          </w:p>
        </w:tc>
        <w:tc>
          <w:tcPr>
            <w:tcW w:w="3651" w:type="dxa"/>
          </w:tcPr>
          <w:p w14:paraId="7A16BA87" w14:textId="6BD640A7" w:rsidR="006D642E" w:rsidRPr="00192EB5" w:rsidRDefault="006D642E" w:rsidP="00192EB5">
            <w:pPr>
              <w:pStyle w:val="GOSTTablenorm"/>
            </w:pPr>
            <w:r w:rsidRPr="00192EB5">
              <w:t>document_type</w:t>
            </w:r>
          </w:p>
        </w:tc>
        <w:tc>
          <w:tcPr>
            <w:tcW w:w="3651" w:type="dxa"/>
          </w:tcPr>
          <w:p w14:paraId="54FEBA10" w14:textId="43A70BA7" w:rsidR="006D642E" w:rsidRPr="00A92F23" w:rsidRDefault="006D642E" w:rsidP="006D642E">
            <w:pPr>
              <w:ind w:firstLine="0"/>
              <w:rPr>
                <w:sz w:val="22"/>
                <w:szCs w:val="22"/>
              </w:rPr>
            </w:pPr>
          </w:p>
        </w:tc>
      </w:tr>
      <w:tr w:rsidR="006D642E" w:rsidRPr="00A92F23" w14:paraId="4E99A361" w14:textId="77777777" w:rsidTr="00924BC6">
        <w:tc>
          <w:tcPr>
            <w:tcW w:w="3651" w:type="dxa"/>
          </w:tcPr>
          <w:p w14:paraId="30AF2E4B" w14:textId="112388C7" w:rsidR="006D642E" w:rsidRPr="00A92F23" w:rsidRDefault="006D642E" w:rsidP="006D642E">
            <w:pPr>
              <w:pStyle w:val="GOSTTablenorm"/>
              <w:rPr>
                <w:szCs w:val="22"/>
              </w:rPr>
            </w:pPr>
            <w:r w:rsidRPr="00A92F23">
              <w:rPr>
                <w:szCs w:val="22"/>
              </w:rPr>
              <w:t>Дата_ввода_в_действие</w:t>
            </w:r>
          </w:p>
        </w:tc>
        <w:tc>
          <w:tcPr>
            <w:tcW w:w="1090" w:type="dxa"/>
          </w:tcPr>
          <w:p w14:paraId="4B8FC418" w14:textId="66231A05" w:rsidR="006D642E" w:rsidRPr="00A92F23" w:rsidRDefault="006D642E" w:rsidP="006D642E">
            <w:pPr>
              <w:pStyle w:val="GOSTTablenorm"/>
              <w:rPr>
                <w:szCs w:val="22"/>
              </w:rPr>
            </w:pPr>
            <w:r w:rsidRPr="00A92F23">
              <w:rPr>
                <w:szCs w:val="22"/>
              </w:rPr>
              <w:t>Да</w:t>
            </w:r>
          </w:p>
        </w:tc>
        <w:tc>
          <w:tcPr>
            <w:tcW w:w="3651" w:type="dxa"/>
          </w:tcPr>
          <w:p w14:paraId="6562A62E" w14:textId="71DF0DC7" w:rsidR="006D642E" w:rsidRPr="00A92F23" w:rsidRDefault="006D642E" w:rsidP="006D642E">
            <w:pPr>
              <w:pStyle w:val="GOSTTablenorm"/>
              <w:rPr>
                <w:szCs w:val="22"/>
              </w:rPr>
            </w:pPr>
            <w:r w:rsidRPr="00A92F23">
              <w:rPr>
                <w:szCs w:val="22"/>
              </w:rPr>
              <w:t>Дата ввода в действие</w:t>
            </w:r>
          </w:p>
        </w:tc>
        <w:tc>
          <w:tcPr>
            <w:tcW w:w="3651" w:type="dxa"/>
          </w:tcPr>
          <w:p w14:paraId="148E2E45" w14:textId="1520897A" w:rsidR="006D642E" w:rsidRPr="00192EB5" w:rsidRDefault="006D642E" w:rsidP="00192EB5">
            <w:pPr>
              <w:pStyle w:val="GOSTTablenorm"/>
            </w:pPr>
            <w:r w:rsidRPr="00192EB5">
              <w:t>SettlementDate (из заголовка запроса)</w:t>
            </w:r>
          </w:p>
        </w:tc>
        <w:tc>
          <w:tcPr>
            <w:tcW w:w="3651" w:type="dxa"/>
          </w:tcPr>
          <w:p w14:paraId="2D91D4B3" w14:textId="1180B5CE" w:rsidR="006D642E" w:rsidRPr="00A92F23" w:rsidRDefault="006D642E" w:rsidP="006D642E">
            <w:pPr>
              <w:ind w:firstLine="0"/>
              <w:rPr>
                <w:sz w:val="22"/>
                <w:szCs w:val="22"/>
              </w:rPr>
            </w:pPr>
            <w:r w:rsidRPr="00A92F23">
              <w:rPr>
                <w:sz w:val="22"/>
                <w:szCs w:val="22"/>
              </w:rPr>
              <w:t>Для данного типа документов Дата_ввода_в_де</w:t>
            </w:r>
            <w:r w:rsidR="00192EB5">
              <w:rPr>
                <w:sz w:val="22"/>
                <w:szCs w:val="22"/>
              </w:rPr>
              <w:t>йствие = Дата_отражения_в_учете</w:t>
            </w:r>
          </w:p>
        </w:tc>
      </w:tr>
      <w:tr w:rsidR="006D642E" w:rsidRPr="00A92F23" w14:paraId="0469537D" w14:textId="77777777" w:rsidTr="00924BC6">
        <w:tc>
          <w:tcPr>
            <w:tcW w:w="3651" w:type="dxa"/>
          </w:tcPr>
          <w:p w14:paraId="79AE970C" w14:textId="60B2AB8A" w:rsidR="006D642E" w:rsidRPr="00A92F23" w:rsidRDefault="006D642E" w:rsidP="006D642E">
            <w:pPr>
              <w:pStyle w:val="GOSTTablenorm"/>
              <w:rPr>
                <w:szCs w:val="22"/>
              </w:rPr>
            </w:pPr>
            <w:r w:rsidRPr="00A92F23">
              <w:rPr>
                <w:szCs w:val="22"/>
              </w:rPr>
              <w:t>Код_валюты</w:t>
            </w:r>
          </w:p>
        </w:tc>
        <w:tc>
          <w:tcPr>
            <w:tcW w:w="1090" w:type="dxa"/>
          </w:tcPr>
          <w:p w14:paraId="39E5AA69" w14:textId="416BB79B" w:rsidR="006D642E" w:rsidRPr="00A92F23" w:rsidRDefault="006D642E" w:rsidP="006D642E">
            <w:pPr>
              <w:pStyle w:val="GOSTTablenorm"/>
              <w:rPr>
                <w:szCs w:val="22"/>
              </w:rPr>
            </w:pPr>
            <w:r w:rsidRPr="00A92F23">
              <w:rPr>
                <w:szCs w:val="22"/>
              </w:rPr>
              <w:t>Да</w:t>
            </w:r>
          </w:p>
        </w:tc>
        <w:tc>
          <w:tcPr>
            <w:tcW w:w="3651" w:type="dxa"/>
          </w:tcPr>
          <w:p w14:paraId="3AC74C25" w14:textId="5C6F936B" w:rsidR="006D642E" w:rsidRPr="00A92F23" w:rsidRDefault="006D642E" w:rsidP="006D642E">
            <w:pPr>
              <w:pStyle w:val="GOSTTablenorm"/>
              <w:rPr>
                <w:szCs w:val="22"/>
              </w:rPr>
            </w:pPr>
            <w:r w:rsidRPr="00A92F23">
              <w:rPr>
                <w:szCs w:val="22"/>
              </w:rPr>
              <w:t>Код валюты по ОКВ</w:t>
            </w:r>
          </w:p>
        </w:tc>
        <w:tc>
          <w:tcPr>
            <w:tcW w:w="3651" w:type="dxa"/>
          </w:tcPr>
          <w:p w14:paraId="0AC104A8" w14:textId="3F774F1B" w:rsidR="006D642E" w:rsidRPr="00192EB5" w:rsidRDefault="006D642E" w:rsidP="00192EB5">
            <w:pPr>
              <w:pStyle w:val="GOSTTablenorm"/>
            </w:pPr>
            <w:r w:rsidRPr="00192EB5">
              <w:t>-</w:t>
            </w:r>
          </w:p>
        </w:tc>
        <w:tc>
          <w:tcPr>
            <w:tcW w:w="3651" w:type="dxa"/>
          </w:tcPr>
          <w:p w14:paraId="29DC5303" w14:textId="4B4E5945" w:rsidR="006D642E" w:rsidRPr="00A92F23" w:rsidRDefault="006D642E" w:rsidP="006D642E">
            <w:pPr>
              <w:ind w:firstLine="0"/>
              <w:rPr>
                <w:sz w:val="22"/>
                <w:szCs w:val="22"/>
              </w:rPr>
            </w:pPr>
            <w:r w:rsidRPr="00A92F23">
              <w:rPr>
                <w:sz w:val="22"/>
                <w:szCs w:val="22"/>
              </w:rPr>
              <w:t>Атрибут всегда запол</w:t>
            </w:r>
            <w:r w:rsidR="00192EB5">
              <w:rPr>
                <w:sz w:val="22"/>
                <w:szCs w:val="22"/>
              </w:rPr>
              <w:t>няется значением «643»</w:t>
            </w:r>
          </w:p>
        </w:tc>
      </w:tr>
      <w:tr w:rsidR="006D642E" w:rsidRPr="00A92F23" w14:paraId="7C59A1D2" w14:textId="77777777" w:rsidTr="00924BC6">
        <w:tc>
          <w:tcPr>
            <w:tcW w:w="3651" w:type="dxa"/>
          </w:tcPr>
          <w:p w14:paraId="159B01E0" w14:textId="4C8092E6" w:rsidR="006D642E" w:rsidRPr="00A92F23" w:rsidRDefault="006D642E" w:rsidP="006D642E">
            <w:pPr>
              <w:pStyle w:val="GOSTTablenorm"/>
              <w:rPr>
                <w:szCs w:val="22"/>
              </w:rPr>
            </w:pPr>
            <w:r w:rsidRPr="00A92F23">
              <w:rPr>
                <w:szCs w:val="22"/>
              </w:rPr>
              <w:lastRenderedPageBreak/>
              <w:t>Код_контура</w:t>
            </w:r>
          </w:p>
        </w:tc>
        <w:tc>
          <w:tcPr>
            <w:tcW w:w="1090" w:type="dxa"/>
          </w:tcPr>
          <w:p w14:paraId="76A3BC4C" w14:textId="7B906AC0" w:rsidR="006D642E" w:rsidRPr="00A92F23" w:rsidRDefault="006D642E" w:rsidP="006D642E">
            <w:pPr>
              <w:pStyle w:val="GOSTTablenorm"/>
              <w:rPr>
                <w:szCs w:val="22"/>
              </w:rPr>
            </w:pPr>
            <w:r w:rsidRPr="00A92F23">
              <w:rPr>
                <w:szCs w:val="22"/>
              </w:rPr>
              <w:t>Да</w:t>
            </w:r>
          </w:p>
        </w:tc>
        <w:tc>
          <w:tcPr>
            <w:tcW w:w="3651" w:type="dxa"/>
          </w:tcPr>
          <w:p w14:paraId="027BAC38" w14:textId="6E5C48D9" w:rsidR="006D642E" w:rsidRPr="00A92F23" w:rsidRDefault="006D642E" w:rsidP="006D642E">
            <w:pPr>
              <w:pStyle w:val="GOSTTablenorm"/>
              <w:rPr>
                <w:szCs w:val="22"/>
              </w:rPr>
            </w:pPr>
            <w:r w:rsidRPr="00A92F23">
              <w:rPr>
                <w:szCs w:val="22"/>
              </w:rPr>
              <w:t>Код контура</w:t>
            </w:r>
          </w:p>
        </w:tc>
        <w:tc>
          <w:tcPr>
            <w:tcW w:w="3651" w:type="dxa"/>
          </w:tcPr>
          <w:p w14:paraId="5D8A9684" w14:textId="6563ABD5" w:rsidR="006D642E" w:rsidRPr="00192EB5" w:rsidRDefault="006D642E" w:rsidP="00192EB5">
            <w:pPr>
              <w:pStyle w:val="GOSTTablenorm"/>
            </w:pPr>
            <w:r w:rsidRPr="00192EB5">
              <w:t>-</w:t>
            </w:r>
          </w:p>
        </w:tc>
        <w:tc>
          <w:tcPr>
            <w:tcW w:w="3651" w:type="dxa"/>
          </w:tcPr>
          <w:p w14:paraId="28BD2C4F" w14:textId="47BA722C" w:rsidR="006D642E" w:rsidRPr="00A92F23" w:rsidRDefault="006D642E" w:rsidP="006D642E">
            <w:pPr>
              <w:ind w:firstLine="0"/>
              <w:rPr>
                <w:sz w:val="22"/>
                <w:szCs w:val="22"/>
              </w:rPr>
            </w:pPr>
            <w:r w:rsidRPr="00A92F23">
              <w:rPr>
                <w:sz w:val="22"/>
                <w:szCs w:val="22"/>
              </w:rPr>
              <w:t>Атрибут в</w:t>
            </w:r>
            <w:r w:rsidR="00192EB5">
              <w:rPr>
                <w:sz w:val="22"/>
                <w:szCs w:val="22"/>
              </w:rPr>
              <w:t>сегда заполняется значением «1»</w:t>
            </w:r>
          </w:p>
        </w:tc>
      </w:tr>
      <w:tr w:rsidR="006D642E" w:rsidRPr="00A92F23" w14:paraId="23E33739" w14:textId="77777777" w:rsidTr="00924BC6">
        <w:tc>
          <w:tcPr>
            <w:tcW w:w="3651" w:type="dxa"/>
          </w:tcPr>
          <w:p w14:paraId="2E56F109" w14:textId="6A2A4F8F" w:rsidR="006D642E" w:rsidRPr="00A92F23" w:rsidRDefault="006D642E" w:rsidP="006D642E">
            <w:pPr>
              <w:pStyle w:val="GOSTTablenorm"/>
              <w:rPr>
                <w:szCs w:val="22"/>
              </w:rPr>
            </w:pPr>
            <w:r w:rsidRPr="00A92F23">
              <w:rPr>
                <w:szCs w:val="22"/>
              </w:rPr>
              <w:t>Уровень_конфиденциальности</w:t>
            </w:r>
          </w:p>
        </w:tc>
        <w:tc>
          <w:tcPr>
            <w:tcW w:w="1090" w:type="dxa"/>
          </w:tcPr>
          <w:p w14:paraId="5869A1FC" w14:textId="743B0B6B" w:rsidR="006D642E" w:rsidRPr="00A92F23" w:rsidRDefault="006D642E" w:rsidP="006D642E">
            <w:pPr>
              <w:pStyle w:val="GOSTTablenorm"/>
              <w:rPr>
                <w:szCs w:val="22"/>
              </w:rPr>
            </w:pPr>
            <w:r w:rsidRPr="00A92F23">
              <w:rPr>
                <w:szCs w:val="22"/>
              </w:rPr>
              <w:t>Да</w:t>
            </w:r>
          </w:p>
        </w:tc>
        <w:tc>
          <w:tcPr>
            <w:tcW w:w="3651" w:type="dxa"/>
          </w:tcPr>
          <w:p w14:paraId="677837D5" w14:textId="18320C59" w:rsidR="006D642E" w:rsidRPr="00A92F23" w:rsidRDefault="006D642E" w:rsidP="006D642E">
            <w:pPr>
              <w:pStyle w:val="GOSTTablenorm"/>
              <w:rPr>
                <w:szCs w:val="22"/>
              </w:rPr>
            </w:pPr>
            <w:r w:rsidRPr="00A92F23">
              <w:rPr>
                <w:szCs w:val="22"/>
              </w:rPr>
              <w:t>Уровень конфиденциальности</w:t>
            </w:r>
          </w:p>
        </w:tc>
        <w:tc>
          <w:tcPr>
            <w:tcW w:w="3651" w:type="dxa"/>
          </w:tcPr>
          <w:p w14:paraId="0A02C6D1" w14:textId="53106B34" w:rsidR="006D642E" w:rsidRPr="00192EB5" w:rsidRDefault="006D642E" w:rsidP="00192EB5">
            <w:pPr>
              <w:pStyle w:val="GOSTTablenorm"/>
            </w:pPr>
            <w:r w:rsidRPr="00192EB5">
              <w:t>-</w:t>
            </w:r>
          </w:p>
        </w:tc>
        <w:tc>
          <w:tcPr>
            <w:tcW w:w="3651" w:type="dxa"/>
          </w:tcPr>
          <w:p w14:paraId="2791EAA3" w14:textId="16B5682D" w:rsidR="006D642E" w:rsidRPr="00A92F23" w:rsidRDefault="006D642E" w:rsidP="006D642E">
            <w:pPr>
              <w:ind w:firstLine="0"/>
              <w:rPr>
                <w:sz w:val="22"/>
                <w:szCs w:val="22"/>
              </w:rPr>
            </w:pPr>
            <w:r w:rsidRPr="00A92F23">
              <w:rPr>
                <w:sz w:val="22"/>
                <w:szCs w:val="22"/>
              </w:rPr>
              <w:t xml:space="preserve">Атрибут заполняется значением </w:t>
            </w:r>
            <w:r>
              <w:rPr>
                <w:sz w:val="22"/>
                <w:szCs w:val="22"/>
              </w:rPr>
              <w:t>«0»</w:t>
            </w:r>
          </w:p>
        </w:tc>
      </w:tr>
      <w:tr w:rsidR="006D642E" w:rsidRPr="00A92F23" w14:paraId="4E8BD4B5" w14:textId="77777777" w:rsidTr="00924BC6">
        <w:tc>
          <w:tcPr>
            <w:tcW w:w="3651" w:type="dxa"/>
          </w:tcPr>
          <w:p w14:paraId="0A37BABC" w14:textId="1DE73F28" w:rsidR="006D642E" w:rsidRPr="00A92F23" w:rsidRDefault="006D642E" w:rsidP="006D642E">
            <w:pPr>
              <w:pStyle w:val="GOSTTablenorm"/>
              <w:rPr>
                <w:szCs w:val="22"/>
              </w:rPr>
            </w:pPr>
            <w:r w:rsidRPr="00A92F23">
              <w:rPr>
                <w:szCs w:val="22"/>
              </w:rPr>
              <w:t>ОКТМО_КС_плательщика</w:t>
            </w:r>
          </w:p>
        </w:tc>
        <w:tc>
          <w:tcPr>
            <w:tcW w:w="1090" w:type="dxa"/>
          </w:tcPr>
          <w:p w14:paraId="1703858E" w14:textId="3BE1A66C" w:rsidR="006D642E" w:rsidRPr="00A92F23" w:rsidRDefault="006D642E" w:rsidP="006D642E">
            <w:pPr>
              <w:pStyle w:val="GOSTTablenorm"/>
              <w:rPr>
                <w:szCs w:val="22"/>
              </w:rPr>
            </w:pPr>
            <w:r w:rsidRPr="00A92F23">
              <w:rPr>
                <w:szCs w:val="22"/>
              </w:rPr>
              <w:t>Да</w:t>
            </w:r>
          </w:p>
        </w:tc>
        <w:tc>
          <w:tcPr>
            <w:tcW w:w="3651" w:type="dxa"/>
          </w:tcPr>
          <w:p w14:paraId="7D276875" w14:textId="582A62A4" w:rsidR="006D642E" w:rsidRPr="00A92F23" w:rsidRDefault="006D642E" w:rsidP="006D642E">
            <w:pPr>
              <w:pStyle w:val="GOSTTablenorm"/>
              <w:rPr>
                <w:szCs w:val="22"/>
              </w:rPr>
            </w:pPr>
            <w:r w:rsidRPr="00A92F23">
              <w:rPr>
                <w:szCs w:val="22"/>
                <w:lang w:eastAsia="en-US"/>
              </w:rPr>
              <w:t xml:space="preserve">Код по ОКТМО </w:t>
            </w:r>
            <w:r w:rsidRPr="00A92F23">
              <w:rPr>
                <w:szCs w:val="22"/>
              </w:rPr>
              <w:t>публично-правового образования</w:t>
            </w:r>
            <w:r w:rsidRPr="00A92F23">
              <w:rPr>
                <w:szCs w:val="22"/>
                <w:lang w:eastAsia="en-US"/>
              </w:rPr>
              <w:t xml:space="preserve"> плательщика</w:t>
            </w:r>
          </w:p>
        </w:tc>
        <w:tc>
          <w:tcPr>
            <w:tcW w:w="3651" w:type="dxa"/>
          </w:tcPr>
          <w:p w14:paraId="6BDF4278" w14:textId="6D1723C6" w:rsidR="006D642E" w:rsidRPr="00192EB5" w:rsidRDefault="006D642E" w:rsidP="00192EB5">
            <w:pPr>
              <w:pStyle w:val="GOSTTablenorm"/>
            </w:pPr>
            <w:r w:rsidRPr="00192EB5">
              <w:t>sender:treasury_account</w:t>
            </w:r>
          </w:p>
        </w:tc>
        <w:tc>
          <w:tcPr>
            <w:tcW w:w="3651" w:type="dxa"/>
          </w:tcPr>
          <w:p w14:paraId="6F05DA12" w14:textId="7A4784C0" w:rsidR="006D642E" w:rsidRPr="00A92F23" w:rsidRDefault="006D642E" w:rsidP="006D642E">
            <w:pPr>
              <w:ind w:firstLine="0"/>
              <w:rPr>
                <w:sz w:val="22"/>
                <w:szCs w:val="22"/>
              </w:rPr>
            </w:pPr>
            <w:r w:rsidRPr="00A92F23">
              <w:rPr>
                <w:sz w:val="22"/>
                <w:szCs w:val="22"/>
              </w:rPr>
              <w:t xml:space="preserve">Атрибут заполняется символами 9-16 номера </w:t>
            </w:r>
            <w:r w:rsidR="00192EB5">
              <w:rPr>
                <w:sz w:val="22"/>
                <w:szCs w:val="22"/>
              </w:rPr>
              <w:t>казначейского счета плательщика</w:t>
            </w:r>
          </w:p>
        </w:tc>
      </w:tr>
      <w:tr w:rsidR="006D642E" w:rsidRPr="00A92F23" w14:paraId="2E8ED28D" w14:textId="77777777" w:rsidTr="00924BC6">
        <w:tc>
          <w:tcPr>
            <w:tcW w:w="3651" w:type="dxa"/>
          </w:tcPr>
          <w:p w14:paraId="7B775150" w14:textId="4B78CFA7" w:rsidR="006D642E" w:rsidRPr="00A92F23" w:rsidRDefault="006D642E" w:rsidP="006D642E">
            <w:pPr>
              <w:pStyle w:val="GOSTTablenorm"/>
              <w:rPr>
                <w:szCs w:val="22"/>
              </w:rPr>
            </w:pPr>
            <w:r w:rsidRPr="00A92F23">
              <w:rPr>
                <w:szCs w:val="22"/>
              </w:rPr>
              <w:t>ОКТМО_КС_получателя</w:t>
            </w:r>
          </w:p>
        </w:tc>
        <w:tc>
          <w:tcPr>
            <w:tcW w:w="1090" w:type="dxa"/>
          </w:tcPr>
          <w:p w14:paraId="2B7753B7" w14:textId="23868B24" w:rsidR="006D642E" w:rsidRPr="00A92F23" w:rsidRDefault="006D642E" w:rsidP="006D642E">
            <w:pPr>
              <w:pStyle w:val="GOSTTablenorm"/>
              <w:rPr>
                <w:szCs w:val="22"/>
              </w:rPr>
            </w:pPr>
            <w:r w:rsidRPr="00A92F23">
              <w:rPr>
                <w:szCs w:val="22"/>
              </w:rPr>
              <w:t>Да</w:t>
            </w:r>
          </w:p>
        </w:tc>
        <w:tc>
          <w:tcPr>
            <w:tcW w:w="3651" w:type="dxa"/>
          </w:tcPr>
          <w:p w14:paraId="1BD34B74" w14:textId="7FD4183B" w:rsidR="006D642E" w:rsidRPr="00A92F23" w:rsidRDefault="006D642E" w:rsidP="006D642E">
            <w:pPr>
              <w:pStyle w:val="GOSTTablenorm"/>
              <w:rPr>
                <w:szCs w:val="22"/>
                <w:lang w:eastAsia="en-US"/>
              </w:rPr>
            </w:pPr>
            <w:r w:rsidRPr="00A92F23">
              <w:rPr>
                <w:szCs w:val="22"/>
                <w:lang w:eastAsia="en-US"/>
              </w:rPr>
              <w:t xml:space="preserve">Код по ОКТМО </w:t>
            </w:r>
            <w:r w:rsidRPr="00A92F23">
              <w:rPr>
                <w:szCs w:val="22"/>
              </w:rPr>
              <w:t>публично-правового образования</w:t>
            </w:r>
            <w:r w:rsidRPr="00A92F23">
              <w:rPr>
                <w:szCs w:val="22"/>
                <w:lang w:eastAsia="en-US"/>
              </w:rPr>
              <w:t xml:space="preserve"> получателя</w:t>
            </w:r>
          </w:p>
        </w:tc>
        <w:tc>
          <w:tcPr>
            <w:tcW w:w="3651" w:type="dxa"/>
          </w:tcPr>
          <w:p w14:paraId="14026EEB" w14:textId="72CC707F" w:rsidR="006D642E" w:rsidRPr="00192EB5" w:rsidRDefault="006D642E" w:rsidP="00192EB5">
            <w:pPr>
              <w:pStyle w:val="GOSTTablenorm"/>
            </w:pPr>
            <w:r w:rsidRPr="00192EB5">
              <w:t>recipient:treasury_account</w:t>
            </w:r>
          </w:p>
        </w:tc>
        <w:tc>
          <w:tcPr>
            <w:tcW w:w="3651" w:type="dxa"/>
          </w:tcPr>
          <w:p w14:paraId="3C65F5AD" w14:textId="6D133075" w:rsidR="006D642E" w:rsidRPr="00A92F23" w:rsidRDefault="006D642E" w:rsidP="006D642E">
            <w:pPr>
              <w:ind w:firstLine="0"/>
              <w:rPr>
                <w:sz w:val="22"/>
                <w:szCs w:val="22"/>
              </w:rPr>
            </w:pPr>
            <w:r w:rsidRPr="00A92F23">
              <w:rPr>
                <w:sz w:val="22"/>
                <w:szCs w:val="22"/>
              </w:rPr>
              <w:t>Атрибут заполняется символами 9-16 номера</w:t>
            </w:r>
            <w:r w:rsidR="00192EB5">
              <w:rPr>
                <w:sz w:val="22"/>
                <w:szCs w:val="22"/>
              </w:rPr>
              <w:t xml:space="preserve"> казначейского счета получателя</w:t>
            </w:r>
          </w:p>
        </w:tc>
      </w:tr>
      <w:tr w:rsidR="006D642E" w:rsidRPr="00A92F23" w14:paraId="5CA931DB" w14:textId="77777777" w:rsidTr="00924BC6">
        <w:tc>
          <w:tcPr>
            <w:tcW w:w="3651" w:type="dxa"/>
          </w:tcPr>
          <w:p w14:paraId="1278F966" w14:textId="286F20E9" w:rsidR="006D642E" w:rsidRPr="00A92F23" w:rsidRDefault="006D642E" w:rsidP="006D642E">
            <w:pPr>
              <w:pStyle w:val="GOSTTablenorm"/>
              <w:rPr>
                <w:szCs w:val="22"/>
              </w:rPr>
            </w:pPr>
            <w:r w:rsidRPr="00A92F23">
              <w:rPr>
                <w:szCs w:val="22"/>
              </w:rPr>
              <w:t>КС_плательщика</w:t>
            </w:r>
          </w:p>
        </w:tc>
        <w:tc>
          <w:tcPr>
            <w:tcW w:w="1090" w:type="dxa"/>
          </w:tcPr>
          <w:p w14:paraId="460488E8" w14:textId="4A4E5400" w:rsidR="006D642E" w:rsidRPr="00A92F23" w:rsidRDefault="006D642E" w:rsidP="006D642E">
            <w:pPr>
              <w:pStyle w:val="GOSTTablenorm"/>
              <w:rPr>
                <w:szCs w:val="22"/>
              </w:rPr>
            </w:pPr>
            <w:r w:rsidRPr="00A92F23">
              <w:rPr>
                <w:szCs w:val="22"/>
              </w:rPr>
              <w:t>Нет</w:t>
            </w:r>
          </w:p>
        </w:tc>
        <w:tc>
          <w:tcPr>
            <w:tcW w:w="3651" w:type="dxa"/>
          </w:tcPr>
          <w:p w14:paraId="370517BB" w14:textId="5D2250C7" w:rsidR="006D642E" w:rsidRPr="00A92F23" w:rsidRDefault="006D642E" w:rsidP="006D642E">
            <w:pPr>
              <w:pStyle w:val="GOSTTablenorm"/>
              <w:rPr>
                <w:szCs w:val="22"/>
              </w:rPr>
            </w:pPr>
            <w:r w:rsidRPr="00A92F23">
              <w:rPr>
                <w:szCs w:val="22"/>
                <w:lang w:eastAsia="en-US"/>
              </w:rPr>
              <w:t>КС плательщика</w:t>
            </w:r>
          </w:p>
        </w:tc>
        <w:tc>
          <w:tcPr>
            <w:tcW w:w="3651" w:type="dxa"/>
          </w:tcPr>
          <w:p w14:paraId="596C268A" w14:textId="414E77B8" w:rsidR="006D642E" w:rsidRPr="00192EB5" w:rsidRDefault="006D642E" w:rsidP="00192EB5">
            <w:pPr>
              <w:pStyle w:val="GOSTTablenorm"/>
            </w:pPr>
            <w:r w:rsidRPr="00192EB5">
              <w:t>sender:treasury_account</w:t>
            </w:r>
          </w:p>
        </w:tc>
        <w:tc>
          <w:tcPr>
            <w:tcW w:w="3651" w:type="dxa"/>
          </w:tcPr>
          <w:p w14:paraId="250F7285" w14:textId="47691CA8" w:rsidR="006D642E" w:rsidRPr="00A92F23" w:rsidRDefault="006D642E" w:rsidP="006D642E">
            <w:pPr>
              <w:ind w:firstLine="0"/>
              <w:rPr>
                <w:sz w:val="22"/>
                <w:szCs w:val="22"/>
              </w:rPr>
            </w:pPr>
            <w:r w:rsidRPr="00A92F23">
              <w:rPr>
                <w:sz w:val="22"/>
                <w:szCs w:val="22"/>
              </w:rPr>
              <w:t>-</w:t>
            </w:r>
          </w:p>
        </w:tc>
      </w:tr>
      <w:tr w:rsidR="006D642E" w:rsidRPr="00A92F23" w14:paraId="4C33174B" w14:textId="77777777" w:rsidTr="00924BC6">
        <w:tc>
          <w:tcPr>
            <w:tcW w:w="3651" w:type="dxa"/>
          </w:tcPr>
          <w:p w14:paraId="2401E458" w14:textId="06B282E7" w:rsidR="006D642E" w:rsidRPr="00A92F23" w:rsidRDefault="006D642E" w:rsidP="006D642E">
            <w:pPr>
              <w:pStyle w:val="GOSTTablenorm"/>
              <w:rPr>
                <w:szCs w:val="22"/>
              </w:rPr>
            </w:pPr>
            <w:r w:rsidRPr="00A92F23">
              <w:rPr>
                <w:szCs w:val="22"/>
              </w:rPr>
              <w:t>Порядк_номер_КС_плательщика</w:t>
            </w:r>
          </w:p>
        </w:tc>
        <w:tc>
          <w:tcPr>
            <w:tcW w:w="1090" w:type="dxa"/>
          </w:tcPr>
          <w:p w14:paraId="77A1D39D" w14:textId="100926C2" w:rsidR="006D642E" w:rsidRPr="00A92F23" w:rsidRDefault="006D642E" w:rsidP="006D642E">
            <w:pPr>
              <w:pStyle w:val="GOSTTablenorm"/>
              <w:rPr>
                <w:szCs w:val="22"/>
              </w:rPr>
            </w:pPr>
            <w:r w:rsidRPr="00A92F23">
              <w:rPr>
                <w:szCs w:val="22"/>
              </w:rPr>
              <w:t>Да</w:t>
            </w:r>
          </w:p>
        </w:tc>
        <w:tc>
          <w:tcPr>
            <w:tcW w:w="3651" w:type="dxa"/>
          </w:tcPr>
          <w:p w14:paraId="16403176" w14:textId="285962ED" w:rsidR="006D642E" w:rsidRPr="00A92F23" w:rsidRDefault="006D642E" w:rsidP="006D642E">
            <w:pPr>
              <w:pStyle w:val="GOSTTablenorm"/>
              <w:rPr>
                <w:szCs w:val="22"/>
              </w:rPr>
            </w:pPr>
            <w:r w:rsidRPr="00A92F23">
              <w:rPr>
                <w:szCs w:val="22"/>
              </w:rPr>
              <w:t>Порядковый номер КС плательщика для отражения в аналитическом признаке по модели учета</w:t>
            </w:r>
          </w:p>
        </w:tc>
        <w:tc>
          <w:tcPr>
            <w:tcW w:w="3651" w:type="dxa"/>
          </w:tcPr>
          <w:p w14:paraId="37B6466C" w14:textId="735AF884" w:rsidR="006D642E" w:rsidRPr="00192EB5" w:rsidRDefault="006D642E" w:rsidP="00192EB5">
            <w:pPr>
              <w:pStyle w:val="GOSTTablenorm"/>
            </w:pPr>
            <w:r w:rsidRPr="00192EB5">
              <w:t>sender:treasury_account</w:t>
            </w:r>
          </w:p>
        </w:tc>
        <w:tc>
          <w:tcPr>
            <w:tcW w:w="3651" w:type="dxa"/>
          </w:tcPr>
          <w:p w14:paraId="66B86CCE" w14:textId="20EEC4BF" w:rsidR="006D642E" w:rsidRPr="00A92F23" w:rsidRDefault="006D642E" w:rsidP="006D642E">
            <w:pPr>
              <w:ind w:firstLine="0"/>
              <w:rPr>
                <w:sz w:val="22"/>
                <w:szCs w:val="22"/>
              </w:rPr>
            </w:pPr>
            <w:r w:rsidRPr="00A92F23">
              <w:rPr>
                <w:sz w:val="22"/>
                <w:szCs w:val="22"/>
              </w:rPr>
              <w:t>Указываются 19-2</w:t>
            </w:r>
            <w:r w:rsidR="00192EB5">
              <w:rPr>
                <w:sz w:val="22"/>
                <w:szCs w:val="22"/>
              </w:rPr>
              <w:t>0 символы номера КС плательщика</w:t>
            </w:r>
          </w:p>
        </w:tc>
      </w:tr>
      <w:tr w:rsidR="006D642E" w:rsidRPr="00A92F23" w14:paraId="0F030F5C" w14:textId="77777777" w:rsidTr="00924BC6">
        <w:tc>
          <w:tcPr>
            <w:tcW w:w="3651" w:type="dxa"/>
          </w:tcPr>
          <w:p w14:paraId="0D308765" w14:textId="51671AE3" w:rsidR="006D642E" w:rsidRPr="00A92F23" w:rsidRDefault="006D642E" w:rsidP="006D642E">
            <w:pPr>
              <w:pStyle w:val="GOSTTablenorm"/>
              <w:rPr>
                <w:szCs w:val="22"/>
              </w:rPr>
            </w:pPr>
            <w:r w:rsidRPr="00A92F23">
              <w:rPr>
                <w:szCs w:val="22"/>
              </w:rPr>
              <w:t>ТОФК_КС_плательщика</w:t>
            </w:r>
          </w:p>
        </w:tc>
        <w:tc>
          <w:tcPr>
            <w:tcW w:w="1090" w:type="dxa"/>
          </w:tcPr>
          <w:p w14:paraId="19C6EE82" w14:textId="7B7F4CA1" w:rsidR="006D642E" w:rsidRPr="00A92F23" w:rsidRDefault="006D642E" w:rsidP="006D642E">
            <w:pPr>
              <w:pStyle w:val="GOSTTablenorm"/>
              <w:rPr>
                <w:szCs w:val="22"/>
              </w:rPr>
            </w:pPr>
            <w:r w:rsidRPr="00A92F23">
              <w:rPr>
                <w:szCs w:val="22"/>
              </w:rPr>
              <w:t>Да</w:t>
            </w:r>
          </w:p>
        </w:tc>
        <w:tc>
          <w:tcPr>
            <w:tcW w:w="3651" w:type="dxa"/>
          </w:tcPr>
          <w:p w14:paraId="7FB8A945" w14:textId="525291B2" w:rsidR="006D642E" w:rsidRPr="00A92F23" w:rsidRDefault="006D642E" w:rsidP="006D642E">
            <w:pPr>
              <w:pStyle w:val="GOSTTablenorm"/>
              <w:rPr>
                <w:szCs w:val="22"/>
              </w:rPr>
            </w:pPr>
            <w:r w:rsidRPr="00A92F23">
              <w:rPr>
                <w:szCs w:val="22"/>
              </w:rPr>
              <w:t xml:space="preserve">ТОФК учета </w:t>
            </w:r>
            <w:r w:rsidRPr="00A92F23">
              <w:rPr>
                <w:szCs w:val="22"/>
                <w:lang w:eastAsia="en-US"/>
              </w:rPr>
              <w:t>плательщика</w:t>
            </w:r>
          </w:p>
        </w:tc>
        <w:tc>
          <w:tcPr>
            <w:tcW w:w="3651" w:type="dxa"/>
          </w:tcPr>
          <w:p w14:paraId="6A42B72C" w14:textId="7281A2A5" w:rsidR="006D642E" w:rsidRPr="00192EB5" w:rsidRDefault="006D642E" w:rsidP="00192EB5">
            <w:pPr>
              <w:pStyle w:val="GOSTTablenorm"/>
            </w:pPr>
            <w:r w:rsidRPr="00192EB5">
              <w:t>sender:treasury_account</w:t>
            </w:r>
          </w:p>
        </w:tc>
        <w:tc>
          <w:tcPr>
            <w:tcW w:w="3651" w:type="dxa"/>
          </w:tcPr>
          <w:p w14:paraId="1C79FD9C" w14:textId="1BA6F84D" w:rsidR="006D642E" w:rsidRPr="00A92F23" w:rsidRDefault="006D642E" w:rsidP="006D642E">
            <w:pPr>
              <w:ind w:firstLine="0"/>
              <w:rPr>
                <w:sz w:val="22"/>
                <w:szCs w:val="22"/>
              </w:rPr>
            </w:pPr>
            <w:r w:rsidRPr="00A92F23">
              <w:rPr>
                <w:sz w:val="22"/>
                <w:szCs w:val="22"/>
              </w:rPr>
              <w:t>Указываются 17-1</w:t>
            </w:r>
            <w:r w:rsidR="00192EB5">
              <w:rPr>
                <w:sz w:val="22"/>
                <w:szCs w:val="22"/>
              </w:rPr>
              <w:t>8 разряды номера КС плательщика</w:t>
            </w:r>
          </w:p>
        </w:tc>
      </w:tr>
      <w:tr w:rsidR="006D642E" w:rsidRPr="00A92F23" w14:paraId="05D73470" w14:textId="77777777" w:rsidTr="00924BC6">
        <w:tc>
          <w:tcPr>
            <w:tcW w:w="3651" w:type="dxa"/>
          </w:tcPr>
          <w:p w14:paraId="06376A61" w14:textId="66EA2ADB" w:rsidR="006D642E" w:rsidRPr="00A92F23" w:rsidRDefault="006D642E" w:rsidP="006D642E">
            <w:pPr>
              <w:pStyle w:val="GOSTTablenorm"/>
              <w:rPr>
                <w:szCs w:val="22"/>
              </w:rPr>
            </w:pPr>
            <w:r w:rsidRPr="00A92F23">
              <w:rPr>
                <w:szCs w:val="22"/>
              </w:rPr>
              <w:t>Номер_ЛС_плательщика</w:t>
            </w:r>
          </w:p>
        </w:tc>
        <w:tc>
          <w:tcPr>
            <w:tcW w:w="1090" w:type="dxa"/>
          </w:tcPr>
          <w:p w14:paraId="16F8AC82" w14:textId="407AF7BD" w:rsidR="006D642E" w:rsidRPr="00A92F23" w:rsidRDefault="006D642E" w:rsidP="006D642E">
            <w:pPr>
              <w:pStyle w:val="GOSTTablenorm"/>
              <w:rPr>
                <w:szCs w:val="22"/>
              </w:rPr>
            </w:pPr>
            <w:r w:rsidRPr="00A92F23">
              <w:rPr>
                <w:szCs w:val="22"/>
              </w:rPr>
              <w:t>Нет</w:t>
            </w:r>
          </w:p>
        </w:tc>
        <w:tc>
          <w:tcPr>
            <w:tcW w:w="3651" w:type="dxa"/>
          </w:tcPr>
          <w:p w14:paraId="5CFEC394" w14:textId="487EE1E1" w:rsidR="006D642E" w:rsidRPr="00A92F23" w:rsidRDefault="006D642E" w:rsidP="006D642E">
            <w:pPr>
              <w:pStyle w:val="GOSTTablenorm"/>
              <w:rPr>
                <w:szCs w:val="22"/>
              </w:rPr>
            </w:pPr>
            <w:r w:rsidRPr="00A92F23">
              <w:rPr>
                <w:szCs w:val="22"/>
                <w:lang w:eastAsia="en-US"/>
              </w:rPr>
              <w:t>Лицевой счет плательщика</w:t>
            </w:r>
          </w:p>
        </w:tc>
        <w:tc>
          <w:tcPr>
            <w:tcW w:w="3651" w:type="dxa"/>
          </w:tcPr>
          <w:p w14:paraId="34A1E221" w14:textId="3B02FB49" w:rsidR="006D642E" w:rsidRPr="00192EB5" w:rsidRDefault="006D642E" w:rsidP="00192EB5">
            <w:pPr>
              <w:pStyle w:val="GOSTTablenorm"/>
            </w:pPr>
            <w:r w:rsidRPr="00192EB5">
              <w:t>sender:account</w:t>
            </w:r>
          </w:p>
        </w:tc>
        <w:tc>
          <w:tcPr>
            <w:tcW w:w="3651" w:type="dxa"/>
          </w:tcPr>
          <w:p w14:paraId="416CCBE7" w14:textId="03645B0F" w:rsidR="006D642E" w:rsidRPr="00A92F23" w:rsidRDefault="006D642E" w:rsidP="006D642E">
            <w:pPr>
              <w:ind w:firstLine="0"/>
              <w:rPr>
                <w:sz w:val="22"/>
                <w:szCs w:val="22"/>
              </w:rPr>
            </w:pPr>
            <w:r w:rsidRPr="00A92F23">
              <w:rPr>
                <w:sz w:val="22"/>
                <w:szCs w:val="22"/>
              </w:rPr>
              <w:t>-</w:t>
            </w:r>
          </w:p>
        </w:tc>
      </w:tr>
      <w:tr w:rsidR="006D642E" w:rsidRPr="00A92F23" w14:paraId="67C3CF5A" w14:textId="77777777" w:rsidTr="00924BC6">
        <w:tc>
          <w:tcPr>
            <w:tcW w:w="3651" w:type="dxa"/>
          </w:tcPr>
          <w:p w14:paraId="36BF680C" w14:textId="56D17130" w:rsidR="006D642E" w:rsidRPr="00A92F23" w:rsidRDefault="006D642E" w:rsidP="006D642E">
            <w:pPr>
              <w:pStyle w:val="GOSTTablenorm"/>
              <w:rPr>
                <w:szCs w:val="22"/>
              </w:rPr>
            </w:pPr>
            <w:r w:rsidRPr="00A92F23">
              <w:rPr>
                <w:szCs w:val="22"/>
              </w:rPr>
              <w:t>ТОФК_ЛС_плательщика</w:t>
            </w:r>
          </w:p>
        </w:tc>
        <w:tc>
          <w:tcPr>
            <w:tcW w:w="1090" w:type="dxa"/>
          </w:tcPr>
          <w:p w14:paraId="6807661B" w14:textId="3BF01714" w:rsidR="006D642E" w:rsidRPr="00A92F23" w:rsidRDefault="006D642E" w:rsidP="006D642E">
            <w:pPr>
              <w:pStyle w:val="GOSTTablenorm"/>
              <w:rPr>
                <w:szCs w:val="22"/>
              </w:rPr>
            </w:pPr>
            <w:r w:rsidRPr="00A92F23">
              <w:rPr>
                <w:szCs w:val="22"/>
              </w:rPr>
              <w:t>Нет</w:t>
            </w:r>
          </w:p>
        </w:tc>
        <w:tc>
          <w:tcPr>
            <w:tcW w:w="3651" w:type="dxa"/>
          </w:tcPr>
          <w:p w14:paraId="7EE4FA2A" w14:textId="5314EDD3" w:rsidR="006D642E" w:rsidRPr="00A92F23" w:rsidRDefault="006D642E" w:rsidP="006D642E">
            <w:pPr>
              <w:pStyle w:val="GOSTTablenorm"/>
              <w:rPr>
                <w:szCs w:val="22"/>
              </w:rPr>
            </w:pPr>
            <w:r w:rsidRPr="00A92F23">
              <w:rPr>
                <w:szCs w:val="22"/>
              </w:rPr>
              <w:t xml:space="preserve">ТОФК по ЛС </w:t>
            </w:r>
            <w:r w:rsidRPr="00A92F23">
              <w:rPr>
                <w:szCs w:val="22"/>
                <w:lang w:eastAsia="en-US"/>
              </w:rPr>
              <w:t>плательщика</w:t>
            </w:r>
          </w:p>
        </w:tc>
        <w:tc>
          <w:tcPr>
            <w:tcW w:w="3651" w:type="dxa"/>
          </w:tcPr>
          <w:p w14:paraId="315E0DBA" w14:textId="6908DC3D" w:rsidR="006D642E" w:rsidRPr="00192EB5" w:rsidRDefault="006D642E" w:rsidP="00192EB5">
            <w:pPr>
              <w:pStyle w:val="GOSTTablenorm"/>
            </w:pPr>
            <w:r w:rsidRPr="00192EB5">
              <w:t>sender:account_tofk_code</w:t>
            </w:r>
          </w:p>
        </w:tc>
        <w:tc>
          <w:tcPr>
            <w:tcW w:w="3651" w:type="dxa"/>
          </w:tcPr>
          <w:p w14:paraId="004164C7" w14:textId="44FF42E5" w:rsidR="006D642E" w:rsidRPr="00A92F23" w:rsidRDefault="006D642E" w:rsidP="006D642E">
            <w:pPr>
              <w:ind w:firstLine="0"/>
              <w:rPr>
                <w:sz w:val="22"/>
                <w:szCs w:val="22"/>
              </w:rPr>
            </w:pPr>
            <w:r w:rsidRPr="00A92F23">
              <w:rPr>
                <w:sz w:val="22"/>
                <w:szCs w:val="22"/>
              </w:rPr>
              <w:t>-</w:t>
            </w:r>
          </w:p>
        </w:tc>
      </w:tr>
      <w:tr w:rsidR="006D642E" w:rsidRPr="00A92F23" w14:paraId="765C291A" w14:textId="77777777" w:rsidTr="00924BC6">
        <w:tc>
          <w:tcPr>
            <w:tcW w:w="3651" w:type="dxa"/>
          </w:tcPr>
          <w:p w14:paraId="35AB1675" w14:textId="5EC6D082" w:rsidR="006D642E" w:rsidRPr="00A92F23" w:rsidRDefault="006D642E" w:rsidP="006D642E">
            <w:pPr>
              <w:pStyle w:val="GOSTTablenorm"/>
              <w:rPr>
                <w:szCs w:val="22"/>
              </w:rPr>
            </w:pPr>
            <w:r w:rsidRPr="00A92F23">
              <w:rPr>
                <w:szCs w:val="22"/>
                <w:lang w:val="en-US"/>
              </w:rPr>
              <w:t>GUID</w:t>
            </w:r>
            <w:r w:rsidRPr="00A92F23">
              <w:rPr>
                <w:szCs w:val="22"/>
              </w:rPr>
              <w:t>_НВС_ФБ_плательщика</w:t>
            </w:r>
          </w:p>
        </w:tc>
        <w:tc>
          <w:tcPr>
            <w:tcW w:w="1090" w:type="dxa"/>
          </w:tcPr>
          <w:p w14:paraId="7F8951CE" w14:textId="0C39ED3C" w:rsidR="006D642E" w:rsidRPr="00A92F23" w:rsidRDefault="006D642E" w:rsidP="006D642E">
            <w:pPr>
              <w:pStyle w:val="GOSTTablenorm"/>
              <w:rPr>
                <w:szCs w:val="22"/>
              </w:rPr>
            </w:pPr>
            <w:r w:rsidRPr="00A92F23">
              <w:rPr>
                <w:szCs w:val="22"/>
              </w:rPr>
              <w:t>Нет</w:t>
            </w:r>
          </w:p>
        </w:tc>
        <w:tc>
          <w:tcPr>
            <w:tcW w:w="3651" w:type="dxa"/>
          </w:tcPr>
          <w:p w14:paraId="52143ABB" w14:textId="254EE0C1" w:rsidR="006D642E" w:rsidRPr="00A92F23" w:rsidRDefault="006D642E" w:rsidP="006D642E">
            <w:pPr>
              <w:pStyle w:val="GOSTTablenorm"/>
              <w:rPr>
                <w:szCs w:val="22"/>
                <w:lang w:eastAsia="en-US"/>
              </w:rPr>
            </w:pPr>
            <w:r w:rsidRPr="00A92F23">
              <w:rPr>
                <w:szCs w:val="22"/>
              </w:rPr>
              <w:t>Указывается значение ГУИД первичного документа по зачислению НВС ФБ</w:t>
            </w:r>
          </w:p>
        </w:tc>
        <w:tc>
          <w:tcPr>
            <w:tcW w:w="3651" w:type="dxa"/>
          </w:tcPr>
          <w:p w14:paraId="6D1DEB2D" w14:textId="3430BEE3" w:rsidR="006D642E" w:rsidRPr="00192EB5" w:rsidRDefault="006D642E" w:rsidP="00192EB5">
            <w:pPr>
              <w:pStyle w:val="GOSTTablenorm"/>
            </w:pPr>
            <w:r w:rsidRPr="00192EB5">
              <w:t>sender:doc_guid_nvs</w:t>
            </w:r>
          </w:p>
        </w:tc>
        <w:tc>
          <w:tcPr>
            <w:tcW w:w="3651" w:type="dxa"/>
          </w:tcPr>
          <w:p w14:paraId="2FD415FC" w14:textId="4EC52308" w:rsidR="006D642E" w:rsidRPr="00A92F23" w:rsidRDefault="006D642E" w:rsidP="006D642E">
            <w:pPr>
              <w:ind w:firstLine="0"/>
              <w:rPr>
                <w:sz w:val="22"/>
                <w:szCs w:val="22"/>
              </w:rPr>
            </w:pPr>
            <w:r w:rsidRPr="00A92F23">
              <w:rPr>
                <w:sz w:val="22"/>
                <w:szCs w:val="22"/>
              </w:rPr>
              <w:t>-</w:t>
            </w:r>
          </w:p>
        </w:tc>
      </w:tr>
      <w:tr w:rsidR="006D642E" w:rsidRPr="00A92F23" w14:paraId="0307E5D9" w14:textId="77777777" w:rsidTr="00924BC6">
        <w:tc>
          <w:tcPr>
            <w:tcW w:w="3651" w:type="dxa"/>
          </w:tcPr>
          <w:p w14:paraId="0FC552BC" w14:textId="7BDDDBCB" w:rsidR="006D642E" w:rsidRPr="00A92F23" w:rsidRDefault="006D642E" w:rsidP="006D642E">
            <w:pPr>
              <w:pStyle w:val="GOSTTablenorm"/>
              <w:rPr>
                <w:szCs w:val="22"/>
              </w:rPr>
            </w:pPr>
            <w:r w:rsidRPr="00A92F23">
              <w:rPr>
                <w:szCs w:val="22"/>
              </w:rPr>
              <w:t>Период</w:t>
            </w:r>
          </w:p>
        </w:tc>
        <w:tc>
          <w:tcPr>
            <w:tcW w:w="1090" w:type="dxa"/>
          </w:tcPr>
          <w:p w14:paraId="2003C13A" w14:textId="0945FE8C" w:rsidR="006D642E" w:rsidRPr="00A92F23" w:rsidRDefault="006D642E" w:rsidP="006D642E">
            <w:pPr>
              <w:pStyle w:val="GOSTTablenorm"/>
              <w:rPr>
                <w:szCs w:val="22"/>
              </w:rPr>
            </w:pPr>
            <w:r w:rsidRPr="00A92F23">
              <w:rPr>
                <w:szCs w:val="22"/>
              </w:rPr>
              <w:t>Нет</w:t>
            </w:r>
          </w:p>
        </w:tc>
        <w:tc>
          <w:tcPr>
            <w:tcW w:w="3651" w:type="dxa"/>
          </w:tcPr>
          <w:p w14:paraId="4B189A1F" w14:textId="5D4307D1" w:rsidR="006D642E" w:rsidRPr="00A92F23" w:rsidRDefault="006D642E" w:rsidP="006D642E">
            <w:pPr>
              <w:pStyle w:val="GOSTTablenorm"/>
              <w:rPr>
                <w:szCs w:val="22"/>
                <w:lang w:eastAsia="en-US"/>
              </w:rPr>
            </w:pPr>
            <w:r w:rsidRPr="00A92F23">
              <w:rPr>
                <w:szCs w:val="22"/>
              </w:rPr>
              <w:t>Период для учета невыясненных платежей прошлых лет</w:t>
            </w:r>
          </w:p>
        </w:tc>
        <w:tc>
          <w:tcPr>
            <w:tcW w:w="3651" w:type="dxa"/>
          </w:tcPr>
          <w:p w14:paraId="09DD7F1E" w14:textId="6AF14AA8" w:rsidR="006D642E" w:rsidRPr="00192EB5" w:rsidRDefault="006D642E" w:rsidP="00192EB5">
            <w:pPr>
              <w:pStyle w:val="GOSTTablenorm"/>
            </w:pPr>
            <w:r w:rsidRPr="00192EB5">
              <w:t>sender:period</w:t>
            </w:r>
          </w:p>
        </w:tc>
        <w:tc>
          <w:tcPr>
            <w:tcW w:w="3651" w:type="dxa"/>
          </w:tcPr>
          <w:p w14:paraId="11624BF0" w14:textId="4AF9DF26" w:rsidR="006D642E" w:rsidRPr="00A92F23" w:rsidRDefault="006D642E" w:rsidP="006D642E">
            <w:pPr>
              <w:ind w:firstLine="0"/>
              <w:rPr>
                <w:sz w:val="22"/>
                <w:szCs w:val="22"/>
              </w:rPr>
            </w:pPr>
          </w:p>
        </w:tc>
      </w:tr>
      <w:tr w:rsidR="006D642E" w:rsidRPr="00A92F23" w:rsidDel="008B4D22" w14:paraId="4F3D4D73" w14:textId="77777777" w:rsidTr="00924BC6">
        <w:tc>
          <w:tcPr>
            <w:tcW w:w="3651" w:type="dxa"/>
          </w:tcPr>
          <w:p w14:paraId="1313EB36" w14:textId="01F3E8DD" w:rsidR="006D642E" w:rsidRPr="00A92F23" w:rsidDel="008B4D22" w:rsidRDefault="006D642E" w:rsidP="006D642E">
            <w:pPr>
              <w:pStyle w:val="GOSTTablenorm"/>
              <w:rPr>
                <w:szCs w:val="22"/>
              </w:rPr>
            </w:pPr>
            <w:r w:rsidRPr="00A92F23">
              <w:rPr>
                <w:szCs w:val="22"/>
              </w:rPr>
              <w:t>КС_получателя</w:t>
            </w:r>
          </w:p>
        </w:tc>
        <w:tc>
          <w:tcPr>
            <w:tcW w:w="1090" w:type="dxa"/>
          </w:tcPr>
          <w:p w14:paraId="7E333FD2" w14:textId="05391BB7" w:rsidR="006D642E" w:rsidRPr="00A92F23" w:rsidDel="008B4D22" w:rsidRDefault="006D642E" w:rsidP="006D642E">
            <w:pPr>
              <w:pStyle w:val="GOSTTablenorm"/>
              <w:rPr>
                <w:szCs w:val="22"/>
              </w:rPr>
            </w:pPr>
            <w:r w:rsidRPr="00A92F23">
              <w:rPr>
                <w:szCs w:val="22"/>
              </w:rPr>
              <w:t>Нет</w:t>
            </w:r>
          </w:p>
        </w:tc>
        <w:tc>
          <w:tcPr>
            <w:tcW w:w="3651" w:type="dxa"/>
          </w:tcPr>
          <w:p w14:paraId="0F2446E4" w14:textId="7AE8DC26" w:rsidR="006D642E" w:rsidRPr="00A92F23" w:rsidDel="008B4D22" w:rsidRDefault="006D642E" w:rsidP="006D642E">
            <w:pPr>
              <w:pStyle w:val="GOSTTablenorm"/>
              <w:rPr>
                <w:szCs w:val="22"/>
                <w:lang w:eastAsia="en-US"/>
              </w:rPr>
            </w:pPr>
            <w:r w:rsidRPr="00A92F23">
              <w:rPr>
                <w:szCs w:val="22"/>
                <w:lang w:eastAsia="en-US"/>
              </w:rPr>
              <w:t>КС получателя</w:t>
            </w:r>
          </w:p>
        </w:tc>
        <w:tc>
          <w:tcPr>
            <w:tcW w:w="3651" w:type="dxa"/>
          </w:tcPr>
          <w:p w14:paraId="7DC04602" w14:textId="52529621" w:rsidR="006D642E" w:rsidRPr="00192EB5" w:rsidDel="008B4D22" w:rsidRDefault="006D642E" w:rsidP="00192EB5">
            <w:pPr>
              <w:pStyle w:val="GOSTTablenorm"/>
            </w:pPr>
            <w:r w:rsidRPr="00192EB5">
              <w:t>recipient:treasury_account</w:t>
            </w:r>
          </w:p>
        </w:tc>
        <w:tc>
          <w:tcPr>
            <w:tcW w:w="3651" w:type="dxa"/>
          </w:tcPr>
          <w:p w14:paraId="544AA8DF" w14:textId="4556561E" w:rsidR="006D642E" w:rsidRPr="00A92F23" w:rsidDel="008B4D22" w:rsidRDefault="006D642E" w:rsidP="006D642E">
            <w:pPr>
              <w:ind w:firstLine="0"/>
              <w:rPr>
                <w:sz w:val="22"/>
                <w:szCs w:val="22"/>
              </w:rPr>
            </w:pPr>
            <w:r w:rsidRPr="00A92F23">
              <w:rPr>
                <w:sz w:val="22"/>
                <w:szCs w:val="22"/>
              </w:rPr>
              <w:t>-</w:t>
            </w:r>
          </w:p>
        </w:tc>
      </w:tr>
      <w:tr w:rsidR="006D642E" w:rsidRPr="00A92F23" w:rsidDel="008B4D22" w14:paraId="28F8A100" w14:textId="77777777" w:rsidTr="00924BC6">
        <w:tc>
          <w:tcPr>
            <w:tcW w:w="3651" w:type="dxa"/>
          </w:tcPr>
          <w:p w14:paraId="6AB4B0B2" w14:textId="1C32867B" w:rsidR="006D642E" w:rsidRPr="00A92F23" w:rsidDel="008B4D22" w:rsidRDefault="006D642E" w:rsidP="006D642E">
            <w:pPr>
              <w:pStyle w:val="GOSTTablenorm"/>
              <w:rPr>
                <w:szCs w:val="22"/>
              </w:rPr>
            </w:pPr>
            <w:r w:rsidRPr="00A92F23">
              <w:rPr>
                <w:szCs w:val="22"/>
              </w:rPr>
              <w:lastRenderedPageBreak/>
              <w:t>Порядк_номер_КС_получателя</w:t>
            </w:r>
          </w:p>
        </w:tc>
        <w:tc>
          <w:tcPr>
            <w:tcW w:w="1090" w:type="dxa"/>
          </w:tcPr>
          <w:p w14:paraId="30EB8FAE" w14:textId="595DDE65" w:rsidR="006D642E" w:rsidRPr="00A92F23" w:rsidDel="008B4D22" w:rsidRDefault="006D642E" w:rsidP="006D642E">
            <w:pPr>
              <w:pStyle w:val="GOSTTablenorm"/>
              <w:rPr>
                <w:szCs w:val="22"/>
              </w:rPr>
            </w:pPr>
            <w:r w:rsidRPr="00A92F23">
              <w:rPr>
                <w:szCs w:val="22"/>
              </w:rPr>
              <w:t>Да</w:t>
            </w:r>
          </w:p>
        </w:tc>
        <w:tc>
          <w:tcPr>
            <w:tcW w:w="3651" w:type="dxa"/>
          </w:tcPr>
          <w:p w14:paraId="57F3D915" w14:textId="0129AE00" w:rsidR="006D642E" w:rsidRPr="00A92F23" w:rsidDel="008B4D22" w:rsidRDefault="006D642E" w:rsidP="006D642E">
            <w:pPr>
              <w:pStyle w:val="GOSTTablenorm"/>
              <w:rPr>
                <w:szCs w:val="22"/>
                <w:lang w:eastAsia="en-US"/>
              </w:rPr>
            </w:pPr>
            <w:r w:rsidRPr="00A92F23">
              <w:rPr>
                <w:szCs w:val="22"/>
              </w:rPr>
              <w:t>Порядковый номер КС получателя для отражения в аналитическом признаке по модели учета</w:t>
            </w:r>
          </w:p>
        </w:tc>
        <w:tc>
          <w:tcPr>
            <w:tcW w:w="3651" w:type="dxa"/>
          </w:tcPr>
          <w:p w14:paraId="40DBD06C" w14:textId="3704D94B" w:rsidR="006D642E" w:rsidRPr="00192EB5" w:rsidDel="008B4D22" w:rsidRDefault="006D642E" w:rsidP="00192EB5">
            <w:pPr>
              <w:pStyle w:val="GOSTTablenorm"/>
            </w:pPr>
            <w:r w:rsidRPr="00192EB5">
              <w:t>recipient:treasury_account</w:t>
            </w:r>
          </w:p>
        </w:tc>
        <w:tc>
          <w:tcPr>
            <w:tcW w:w="3651" w:type="dxa"/>
          </w:tcPr>
          <w:p w14:paraId="4BD79840" w14:textId="7516613A" w:rsidR="006D642E" w:rsidRPr="00A92F23" w:rsidDel="008B4D22" w:rsidRDefault="006D642E" w:rsidP="006D642E">
            <w:pPr>
              <w:ind w:firstLine="0"/>
              <w:rPr>
                <w:sz w:val="22"/>
                <w:szCs w:val="22"/>
              </w:rPr>
            </w:pPr>
            <w:r w:rsidRPr="00A92F23">
              <w:rPr>
                <w:sz w:val="22"/>
                <w:szCs w:val="22"/>
              </w:rPr>
              <w:t>Указываются 19-</w:t>
            </w:r>
            <w:r w:rsidR="00192EB5">
              <w:rPr>
                <w:sz w:val="22"/>
                <w:szCs w:val="22"/>
              </w:rPr>
              <w:t>20 символы номера КС получателя</w:t>
            </w:r>
          </w:p>
        </w:tc>
      </w:tr>
      <w:tr w:rsidR="006D642E" w:rsidRPr="00A92F23" w:rsidDel="008B4D22" w14:paraId="07466367" w14:textId="77777777" w:rsidTr="00924BC6">
        <w:tc>
          <w:tcPr>
            <w:tcW w:w="3651" w:type="dxa"/>
          </w:tcPr>
          <w:p w14:paraId="277304BF" w14:textId="31ABA2BF" w:rsidR="006D642E" w:rsidRPr="00A92F23" w:rsidDel="008B4D22" w:rsidRDefault="006D642E" w:rsidP="006D642E">
            <w:pPr>
              <w:pStyle w:val="GOSTTablenorm"/>
              <w:rPr>
                <w:szCs w:val="22"/>
              </w:rPr>
            </w:pPr>
            <w:r w:rsidRPr="00A92F23">
              <w:rPr>
                <w:szCs w:val="22"/>
              </w:rPr>
              <w:t>ТОФК_КС_получателя</w:t>
            </w:r>
          </w:p>
        </w:tc>
        <w:tc>
          <w:tcPr>
            <w:tcW w:w="1090" w:type="dxa"/>
          </w:tcPr>
          <w:p w14:paraId="0289E656" w14:textId="208F3B67" w:rsidR="006D642E" w:rsidRPr="00A92F23" w:rsidDel="008B4D22" w:rsidRDefault="006D642E" w:rsidP="006D642E">
            <w:pPr>
              <w:pStyle w:val="GOSTTablenorm"/>
              <w:rPr>
                <w:szCs w:val="22"/>
              </w:rPr>
            </w:pPr>
            <w:r w:rsidRPr="00A92F23">
              <w:rPr>
                <w:szCs w:val="22"/>
              </w:rPr>
              <w:t>Да</w:t>
            </w:r>
          </w:p>
        </w:tc>
        <w:tc>
          <w:tcPr>
            <w:tcW w:w="3651" w:type="dxa"/>
          </w:tcPr>
          <w:p w14:paraId="7F5627A3" w14:textId="31E692DE" w:rsidR="006D642E" w:rsidRPr="00A92F23" w:rsidDel="008B4D22" w:rsidRDefault="006D642E" w:rsidP="006D642E">
            <w:pPr>
              <w:pStyle w:val="GOSTTablenorm"/>
              <w:rPr>
                <w:szCs w:val="22"/>
                <w:lang w:eastAsia="en-US"/>
              </w:rPr>
            </w:pPr>
            <w:r w:rsidRPr="00A92F23">
              <w:rPr>
                <w:szCs w:val="22"/>
              </w:rPr>
              <w:t>ТОФК по КС учета получателя</w:t>
            </w:r>
          </w:p>
        </w:tc>
        <w:tc>
          <w:tcPr>
            <w:tcW w:w="3651" w:type="dxa"/>
          </w:tcPr>
          <w:p w14:paraId="273B937A" w14:textId="759D2E2E" w:rsidR="006D642E" w:rsidRPr="00192EB5" w:rsidDel="008B4D22" w:rsidRDefault="006D642E" w:rsidP="00192EB5">
            <w:pPr>
              <w:pStyle w:val="GOSTTablenorm"/>
            </w:pPr>
            <w:r w:rsidRPr="00192EB5">
              <w:t>recipient:treasury_account</w:t>
            </w:r>
          </w:p>
        </w:tc>
        <w:tc>
          <w:tcPr>
            <w:tcW w:w="3651" w:type="dxa"/>
          </w:tcPr>
          <w:p w14:paraId="33957215" w14:textId="63037F4A" w:rsidR="006D642E" w:rsidRPr="00A92F23" w:rsidDel="008B4D22" w:rsidRDefault="006D642E" w:rsidP="006D642E">
            <w:pPr>
              <w:ind w:firstLine="0"/>
              <w:rPr>
                <w:sz w:val="22"/>
                <w:szCs w:val="22"/>
              </w:rPr>
            </w:pPr>
            <w:r w:rsidRPr="00A92F23">
              <w:rPr>
                <w:sz w:val="22"/>
                <w:szCs w:val="22"/>
              </w:rPr>
              <w:t>Указывается два символа из номера счета КС (17-18 разряды) получателя</w:t>
            </w:r>
          </w:p>
        </w:tc>
      </w:tr>
      <w:tr w:rsidR="006D642E" w:rsidRPr="00A92F23" w:rsidDel="008B4D22" w14:paraId="0E26BAA2" w14:textId="77777777" w:rsidTr="00924BC6">
        <w:tc>
          <w:tcPr>
            <w:tcW w:w="3651" w:type="dxa"/>
          </w:tcPr>
          <w:p w14:paraId="48F9FE74" w14:textId="18480FDD" w:rsidR="006D642E" w:rsidRPr="00A92F23" w:rsidDel="008B4D22" w:rsidRDefault="006D642E" w:rsidP="006D642E">
            <w:pPr>
              <w:pStyle w:val="GOSTTablenorm"/>
              <w:rPr>
                <w:szCs w:val="22"/>
              </w:rPr>
            </w:pPr>
            <w:r w:rsidRPr="00A92F23">
              <w:rPr>
                <w:szCs w:val="22"/>
              </w:rPr>
              <w:t>Номер_ЛС_получателя</w:t>
            </w:r>
          </w:p>
        </w:tc>
        <w:tc>
          <w:tcPr>
            <w:tcW w:w="1090" w:type="dxa"/>
          </w:tcPr>
          <w:p w14:paraId="39A37D1C" w14:textId="1F953D32" w:rsidR="006D642E" w:rsidRPr="00A92F23" w:rsidDel="008B4D22" w:rsidRDefault="006D642E" w:rsidP="006D642E">
            <w:pPr>
              <w:pStyle w:val="GOSTTablenorm"/>
              <w:rPr>
                <w:szCs w:val="22"/>
              </w:rPr>
            </w:pPr>
            <w:r w:rsidRPr="00A92F23">
              <w:rPr>
                <w:szCs w:val="22"/>
              </w:rPr>
              <w:t>Нет</w:t>
            </w:r>
          </w:p>
        </w:tc>
        <w:tc>
          <w:tcPr>
            <w:tcW w:w="3651" w:type="dxa"/>
          </w:tcPr>
          <w:p w14:paraId="50037443" w14:textId="3B596B93" w:rsidR="006D642E" w:rsidRPr="00A92F23" w:rsidDel="008B4D22" w:rsidRDefault="006D642E" w:rsidP="006D642E">
            <w:pPr>
              <w:pStyle w:val="GOSTTablenorm"/>
              <w:rPr>
                <w:szCs w:val="22"/>
                <w:lang w:eastAsia="en-US"/>
              </w:rPr>
            </w:pPr>
            <w:r w:rsidRPr="00A92F23">
              <w:rPr>
                <w:szCs w:val="22"/>
                <w:lang w:eastAsia="en-US"/>
              </w:rPr>
              <w:t xml:space="preserve">Лицевой счет </w:t>
            </w:r>
            <w:r w:rsidRPr="00A92F23">
              <w:rPr>
                <w:szCs w:val="22"/>
              </w:rPr>
              <w:t>получателя</w:t>
            </w:r>
          </w:p>
        </w:tc>
        <w:tc>
          <w:tcPr>
            <w:tcW w:w="3651" w:type="dxa"/>
          </w:tcPr>
          <w:p w14:paraId="2F90070E" w14:textId="4603CDAA" w:rsidR="006D642E" w:rsidRPr="00192EB5" w:rsidDel="008B4D22" w:rsidRDefault="006D642E" w:rsidP="00192EB5">
            <w:pPr>
              <w:pStyle w:val="GOSTTablenorm"/>
            </w:pPr>
            <w:r w:rsidRPr="00192EB5">
              <w:t>recipient:account</w:t>
            </w:r>
          </w:p>
        </w:tc>
        <w:tc>
          <w:tcPr>
            <w:tcW w:w="3651" w:type="dxa"/>
          </w:tcPr>
          <w:p w14:paraId="436B8053" w14:textId="156D46EF" w:rsidR="006D642E" w:rsidRPr="00A92F23" w:rsidDel="008B4D22" w:rsidRDefault="006D642E" w:rsidP="006D642E">
            <w:pPr>
              <w:ind w:firstLine="0"/>
              <w:rPr>
                <w:sz w:val="22"/>
                <w:szCs w:val="22"/>
              </w:rPr>
            </w:pPr>
            <w:r w:rsidRPr="00A92F23">
              <w:rPr>
                <w:sz w:val="22"/>
                <w:szCs w:val="22"/>
              </w:rPr>
              <w:t>-</w:t>
            </w:r>
          </w:p>
        </w:tc>
      </w:tr>
      <w:tr w:rsidR="006D642E" w:rsidRPr="00A92F23" w:rsidDel="008B4D22" w14:paraId="6DBD947B" w14:textId="77777777" w:rsidTr="00924BC6">
        <w:tc>
          <w:tcPr>
            <w:tcW w:w="3651" w:type="dxa"/>
          </w:tcPr>
          <w:p w14:paraId="3A3A5C6C" w14:textId="1C46EEB5" w:rsidR="006D642E" w:rsidRPr="00A92F23" w:rsidDel="008B4D22" w:rsidRDefault="006D642E" w:rsidP="006D642E">
            <w:pPr>
              <w:pStyle w:val="GOSTTablenorm"/>
              <w:rPr>
                <w:szCs w:val="22"/>
              </w:rPr>
            </w:pPr>
            <w:r w:rsidRPr="00A92F23">
              <w:rPr>
                <w:szCs w:val="22"/>
              </w:rPr>
              <w:t>ТОФК_ЛС_получателя</w:t>
            </w:r>
          </w:p>
        </w:tc>
        <w:tc>
          <w:tcPr>
            <w:tcW w:w="1090" w:type="dxa"/>
          </w:tcPr>
          <w:p w14:paraId="6BF86A95" w14:textId="68404BDA" w:rsidR="006D642E" w:rsidRPr="00A92F23" w:rsidDel="008B4D22" w:rsidRDefault="006D642E" w:rsidP="006D642E">
            <w:pPr>
              <w:pStyle w:val="GOSTTablenorm"/>
              <w:rPr>
                <w:szCs w:val="22"/>
              </w:rPr>
            </w:pPr>
            <w:r w:rsidRPr="00A92F23">
              <w:rPr>
                <w:szCs w:val="22"/>
              </w:rPr>
              <w:t>Нет</w:t>
            </w:r>
          </w:p>
        </w:tc>
        <w:tc>
          <w:tcPr>
            <w:tcW w:w="3651" w:type="dxa"/>
          </w:tcPr>
          <w:p w14:paraId="341DBDAE" w14:textId="05AAC995" w:rsidR="006D642E" w:rsidRPr="00A92F23" w:rsidDel="008B4D22" w:rsidRDefault="006D642E" w:rsidP="006D642E">
            <w:pPr>
              <w:pStyle w:val="GOSTTablenorm"/>
              <w:rPr>
                <w:szCs w:val="22"/>
                <w:lang w:eastAsia="en-US"/>
              </w:rPr>
            </w:pPr>
            <w:r w:rsidRPr="00A92F23">
              <w:rPr>
                <w:szCs w:val="22"/>
              </w:rPr>
              <w:t>ТОФК по ЛС получателя</w:t>
            </w:r>
          </w:p>
        </w:tc>
        <w:tc>
          <w:tcPr>
            <w:tcW w:w="3651" w:type="dxa"/>
          </w:tcPr>
          <w:p w14:paraId="7402973F" w14:textId="04041560" w:rsidR="006D642E" w:rsidRPr="00192EB5" w:rsidDel="008B4D22" w:rsidRDefault="006D642E" w:rsidP="00192EB5">
            <w:pPr>
              <w:pStyle w:val="GOSTTablenorm"/>
            </w:pPr>
            <w:r w:rsidRPr="00192EB5">
              <w:t>recipient:account_tofk_code</w:t>
            </w:r>
          </w:p>
        </w:tc>
        <w:tc>
          <w:tcPr>
            <w:tcW w:w="3651" w:type="dxa"/>
          </w:tcPr>
          <w:p w14:paraId="22714054" w14:textId="2BB4B8DA" w:rsidR="006D642E" w:rsidRPr="00A92F23" w:rsidDel="008B4D22" w:rsidRDefault="006D642E" w:rsidP="006D642E">
            <w:pPr>
              <w:ind w:firstLine="0"/>
              <w:rPr>
                <w:sz w:val="22"/>
                <w:szCs w:val="22"/>
              </w:rPr>
            </w:pPr>
            <w:r w:rsidRPr="00A92F23">
              <w:rPr>
                <w:sz w:val="22"/>
                <w:szCs w:val="22"/>
              </w:rPr>
              <w:t>-</w:t>
            </w:r>
          </w:p>
        </w:tc>
      </w:tr>
      <w:tr w:rsidR="006D642E" w:rsidRPr="00A92F23" w:rsidDel="008B4D22" w14:paraId="44029AAE" w14:textId="77777777" w:rsidTr="00924BC6">
        <w:tc>
          <w:tcPr>
            <w:tcW w:w="3651" w:type="dxa"/>
          </w:tcPr>
          <w:p w14:paraId="6F64C822" w14:textId="4F2446C8" w:rsidR="006D642E" w:rsidRPr="00A92F23" w:rsidDel="008B4D22" w:rsidRDefault="006D642E" w:rsidP="006D642E">
            <w:pPr>
              <w:pStyle w:val="GOSTTablenorm"/>
              <w:rPr>
                <w:szCs w:val="22"/>
              </w:rPr>
            </w:pPr>
            <w:r w:rsidRPr="00A92F23">
              <w:rPr>
                <w:szCs w:val="22"/>
                <w:lang w:val="en-US"/>
              </w:rPr>
              <w:t>GUID</w:t>
            </w:r>
            <w:r w:rsidRPr="00A92F23">
              <w:rPr>
                <w:szCs w:val="22"/>
              </w:rPr>
              <w:t>_НВС_ФБ_получателя</w:t>
            </w:r>
          </w:p>
        </w:tc>
        <w:tc>
          <w:tcPr>
            <w:tcW w:w="1090" w:type="dxa"/>
          </w:tcPr>
          <w:p w14:paraId="085EB0AC" w14:textId="3DBC3A5A" w:rsidR="006D642E" w:rsidRPr="00A92F23" w:rsidDel="008B4D22" w:rsidRDefault="006D642E" w:rsidP="006D642E">
            <w:pPr>
              <w:pStyle w:val="GOSTTablenorm"/>
              <w:rPr>
                <w:szCs w:val="22"/>
              </w:rPr>
            </w:pPr>
            <w:r w:rsidRPr="00A92F23">
              <w:rPr>
                <w:szCs w:val="22"/>
              </w:rPr>
              <w:t>Нет</w:t>
            </w:r>
          </w:p>
        </w:tc>
        <w:tc>
          <w:tcPr>
            <w:tcW w:w="3651" w:type="dxa"/>
          </w:tcPr>
          <w:p w14:paraId="33AC74C0" w14:textId="79176469" w:rsidR="006D642E" w:rsidRPr="00A92F23" w:rsidDel="008B4D22" w:rsidRDefault="006D642E" w:rsidP="006D642E">
            <w:pPr>
              <w:pStyle w:val="GOSTTablenorm"/>
              <w:rPr>
                <w:szCs w:val="22"/>
                <w:lang w:eastAsia="en-US"/>
              </w:rPr>
            </w:pPr>
            <w:r w:rsidRPr="00A92F23">
              <w:rPr>
                <w:szCs w:val="22"/>
              </w:rPr>
              <w:t>Указывается значение ГУИД первичного документа по зачислению НВС ФБ</w:t>
            </w:r>
          </w:p>
        </w:tc>
        <w:tc>
          <w:tcPr>
            <w:tcW w:w="3651" w:type="dxa"/>
          </w:tcPr>
          <w:p w14:paraId="7A07C16A" w14:textId="1174088F" w:rsidR="006D642E" w:rsidRPr="00192EB5" w:rsidDel="008B4D22" w:rsidRDefault="006D642E" w:rsidP="00192EB5">
            <w:pPr>
              <w:pStyle w:val="GOSTTablenorm"/>
            </w:pPr>
            <w:r w:rsidRPr="00192EB5">
              <w:t>recipient:doc_guid_nvs</w:t>
            </w:r>
          </w:p>
        </w:tc>
        <w:tc>
          <w:tcPr>
            <w:tcW w:w="3651" w:type="dxa"/>
          </w:tcPr>
          <w:p w14:paraId="1693ED48" w14:textId="2B790588" w:rsidR="006D642E" w:rsidRPr="00A92F23" w:rsidDel="008B4D22" w:rsidRDefault="006D642E" w:rsidP="006D642E">
            <w:pPr>
              <w:ind w:firstLine="0"/>
              <w:rPr>
                <w:sz w:val="22"/>
                <w:szCs w:val="22"/>
              </w:rPr>
            </w:pPr>
            <w:r w:rsidRPr="00A92F23">
              <w:rPr>
                <w:sz w:val="22"/>
                <w:szCs w:val="22"/>
              </w:rPr>
              <w:t>-</w:t>
            </w:r>
          </w:p>
        </w:tc>
      </w:tr>
      <w:tr w:rsidR="006D642E" w:rsidRPr="00A92F23" w14:paraId="1F10D31A" w14:textId="77777777" w:rsidTr="00924BC6">
        <w:tc>
          <w:tcPr>
            <w:tcW w:w="3651" w:type="dxa"/>
          </w:tcPr>
          <w:p w14:paraId="65328200" w14:textId="38B86ED8" w:rsidR="006D642E" w:rsidRPr="00A92F23" w:rsidRDefault="006D642E" w:rsidP="006D642E">
            <w:pPr>
              <w:pStyle w:val="GOSTTablenorm"/>
              <w:rPr>
                <w:szCs w:val="22"/>
              </w:rPr>
            </w:pPr>
            <w:r w:rsidRPr="00A92F23">
              <w:rPr>
                <w:szCs w:val="22"/>
              </w:rPr>
              <w:t>Номер_строки_плательщика</w:t>
            </w:r>
          </w:p>
        </w:tc>
        <w:tc>
          <w:tcPr>
            <w:tcW w:w="1090" w:type="dxa"/>
          </w:tcPr>
          <w:p w14:paraId="5DB23315" w14:textId="79BFDE7D" w:rsidR="006D642E" w:rsidRPr="00A92F23" w:rsidRDefault="006D642E" w:rsidP="006D642E">
            <w:pPr>
              <w:pStyle w:val="GOSTTablenorm"/>
              <w:rPr>
                <w:szCs w:val="22"/>
              </w:rPr>
            </w:pPr>
            <w:r w:rsidRPr="00A92F23">
              <w:rPr>
                <w:szCs w:val="22"/>
              </w:rPr>
              <w:t>Нет</w:t>
            </w:r>
          </w:p>
        </w:tc>
        <w:tc>
          <w:tcPr>
            <w:tcW w:w="3651" w:type="dxa"/>
          </w:tcPr>
          <w:p w14:paraId="50C75506" w14:textId="77777777" w:rsidR="006D642E" w:rsidRPr="00A92F23" w:rsidRDefault="006D642E" w:rsidP="006D642E">
            <w:pPr>
              <w:pStyle w:val="GOSTTablenorm"/>
              <w:rPr>
                <w:szCs w:val="22"/>
              </w:rPr>
            </w:pPr>
            <w:r w:rsidRPr="00A92F23">
              <w:rPr>
                <w:szCs w:val="22"/>
              </w:rPr>
              <w:t>Порядковый номер строки документа.</w:t>
            </w:r>
          </w:p>
          <w:p w14:paraId="185E9ADA" w14:textId="75B351DF" w:rsidR="006D642E" w:rsidRPr="00A92F23" w:rsidRDefault="006D642E" w:rsidP="006D642E">
            <w:pPr>
              <w:pStyle w:val="GOSTTablenorm"/>
              <w:rPr>
                <w:szCs w:val="22"/>
                <w:lang w:eastAsia="en-US"/>
              </w:rPr>
            </w:pPr>
            <w:r w:rsidRPr="00A92F23">
              <w:rPr>
                <w:szCs w:val="22"/>
              </w:rPr>
              <w:t>Каждому номеру записи в блоке «Строки плательщика» должен соответствовать такой же номер (номера) записи в блоке «Строки получателя».</w:t>
            </w:r>
          </w:p>
        </w:tc>
        <w:tc>
          <w:tcPr>
            <w:tcW w:w="3651" w:type="dxa"/>
          </w:tcPr>
          <w:p w14:paraId="00675818" w14:textId="784527CF" w:rsidR="006D642E" w:rsidRPr="00192EB5" w:rsidRDefault="006D642E" w:rsidP="00192EB5">
            <w:pPr>
              <w:pStyle w:val="GOSTTablenorm"/>
            </w:pPr>
            <w:r w:rsidRPr="00192EB5">
              <w:t>specified_entries:line_no</w:t>
            </w:r>
          </w:p>
        </w:tc>
        <w:tc>
          <w:tcPr>
            <w:tcW w:w="3651" w:type="dxa"/>
          </w:tcPr>
          <w:p w14:paraId="17AB3B5B" w14:textId="39F3C22E" w:rsidR="006D642E" w:rsidRPr="00A92F23" w:rsidRDefault="006D642E" w:rsidP="006D642E">
            <w:pPr>
              <w:ind w:firstLine="0"/>
              <w:rPr>
                <w:sz w:val="22"/>
                <w:szCs w:val="22"/>
              </w:rPr>
            </w:pPr>
            <w:r w:rsidRPr="00A92F23">
              <w:rPr>
                <w:sz w:val="22"/>
                <w:szCs w:val="22"/>
              </w:rPr>
              <w:t>-</w:t>
            </w:r>
          </w:p>
        </w:tc>
      </w:tr>
      <w:tr w:rsidR="006D642E" w:rsidRPr="00A92F23" w14:paraId="06C4D5D7" w14:textId="77777777" w:rsidTr="00924BC6">
        <w:tc>
          <w:tcPr>
            <w:tcW w:w="3651" w:type="dxa"/>
          </w:tcPr>
          <w:p w14:paraId="480A218D" w14:textId="2DA54576" w:rsidR="006D642E" w:rsidRPr="00A92F23" w:rsidRDefault="006D642E" w:rsidP="006D642E">
            <w:pPr>
              <w:pStyle w:val="GOSTTablenorm"/>
              <w:rPr>
                <w:szCs w:val="22"/>
              </w:rPr>
            </w:pPr>
            <w:r w:rsidRPr="00A92F23">
              <w:rPr>
                <w:szCs w:val="22"/>
              </w:rPr>
              <w:t>КБК_плательщика</w:t>
            </w:r>
          </w:p>
        </w:tc>
        <w:tc>
          <w:tcPr>
            <w:tcW w:w="1090" w:type="dxa"/>
          </w:tcPr>
          <w:p w14:paraId="47B5F404" w14:textId="38669450" w:rsidR="006D642E" w:rsidRPr="00A92F23" w:rsidRDefault="006D642E" w:rsidP="006D642E">
            <w:pPr>
              <w:pStyle w:val="GOSTTablenorm"/>
              <w:rPr>
                <w:szCs w:val="22"/>
              </w:rPr>
            </w:pPr>
            <w:r w:rsidRPr="00A92F23">
              <w:rPr>
                <w:szCs w:val="22"/>
              </w:rPr>
              <w:t>Нет</w:t>
            </w:r>
          </w:p>
        </w:tc>
        <w:tc>
          <w:tcPr>
            <w:tcW w:w="3651" w:type="dxa"/>
          </w:tcPr>
          <w:p w14:paraId="2A5F1678" w14:textId="52548FBD" w:rsidR="006D642E" w:rsidRPr="00A92F23" w:rsidRDefault="006D642E" w:rsidP="006D642E">
            <w:pPr>
              <w:pStyle w:val="GOSTTablenorm"/>
              <w:rPr>
                <w:szCs w:val="22"/>
              </w:rPr>
            </w:pPr>
            <w:r w:rsidRPr="00A92F23">
              <w:rPr>
                <w:szCs w:val="22"/>
              </w:rPr>
              <w:t>КБК плательщика</w:t>
            </w:r>
          </w:p>
        </w:tc>
        <w:tc>
          <w:tcPr>
            <w:tcW w:w="3651" w:type="dxa"/>
          </w:tcPr>
          <w:p w14:paraId="1CEDCB58" w14:textId="1792B54E" w:rsidR="006D642E" w:rsidRPr="00192EB5" w:rsidRDefault="006D642E" w:rsidP="00192EB5">
            <w:pPr>
              <w:pStyle w:val="GOSTTablenorm"/>
            </w:pPr>
            <w:r w:rsidRPr="00192EB5">
              <w:t>specified_entries:entries:bcc</w:t>
            </w:r>
          </w:p>
        </w:tc>
        <w:tc>
          <w:tcPr>
            <w:tcW w:w="3651" w:type="dxa"/>
          </w:tcPr>
          <w:p w14:paraId="699EA8F6" w14:textId="02A3D273" w:rsidR="006D642E" w:rsidRPr="00A92F23" w:rsidRDefault="006D642E" w:rsidP="006D642E">
            <w:pPr>
              <w:ind w:firstLine="0"/>
              <w:rPr>
                <w:sz w:val="22"/>
                <w:szCs w:val="22"/>
              </w:rPr>
            </w:pPr>
            <w:r w:rsidRPr="00A92F23">
              <w:rPr>
                <w:sz w:val="22"/>
                <w:szCs w:val="22"/>
              </w:rPr>
              <w:t>-</w:t>
            </w:r>
          </w:p>
        </w:tc>
      </w:tr>
      <w:tr w:rsidR="006D642E" w:rsidRPr="00A92F23" w14:paraId="2B5BE180" w14:textId="77777777" w:rsidTr="00924BC6">
        <w:tc>
          <w:tcPr>
            <w:tcW w:w="3651" w:type="dxa"/>
          </w:tcPr>
          <w:p w14:paraId="123970F6" w14:textId="56FC1589" w:rsidR="006D642E" w:rsidRPr="00A92F23" w:rsidRDefault="006D642E" w:rsidP="006D642E">
            <w:pPr>
              <w:pStyle w:val="GOSTTablenorm"/>
              <w:rPr>
                <w:szCs w:val="22"/>
              </w:rPr>
            </w:pPr>
            <w:r w:rsidRPr="00A92F23">
              <w:rPr>
                <w:szCs w:val="22"/>
              </w:rPr>
              <w:t>Тип_КБК_плательщика</w:t>
            </w:r>
          </w:p>
        </w:tc>
        <w:tc>
          <w:tcPr>
            <w:tcW w:w="1090" w:type="dxa"/>
          </w:tcPr>
          <w:p w14:paraId="40AF3800" w14:textId="1FD30BE7" w:rsidR="006D642E" w:rsidRPr="00A92F23" w:rsidRDefault="006D642E" w:rsidP="006D642E">
            <w:pPr>
              <w:pStyle w:val="GOSTTablenorm"/>
              <w:rPr>
                <w:szCs w:val="22"/>
              </w:rPr>
            </w:pPr>
            <w:r w:rsidRPr="00A92F23">
              <w:rPr>
                <w:szCs w:val="22"/>
              </w:rPr>
              <w:t>Нет</w:t>
            </w:r>
          </w:p>
        </w:tc>
        <w:tc>
          <w:tcPr>
            <w:tcW w:w="3651" w:type="dxa"/>
          </w:tcPr>
          <w:p w14:paraId="1D043F67" w14:textId="265C6E8C" w:rsidR="006D642E" w:rsidRPr="00A92F23" w:rsidRDefault="006D642E" w:rsidP="006D642E">
            <w:pPr>
              <w:pStyle w:val="GOSTTablenorm"/>
              <w:rPr>
                <w:szCs w:val="22"/>
              </w:rPr>
            </w:pPr>
            <w:r w:rsidRPr="00A92F23">
              <w:rPr>
                <w:szCs w:val="22"/>
              </w:rPr>
              <w:t xml:space="preserve">Тип КБК </w:t>
            </w:r>
            <w:r w:rsidRPr="00A92F23">
              <w:rPr>
                <w:szCs w:val="22"/>
                <w:lang w:eastAsia="en-US"/>
              </w:rPr>
              <w:t>плательщика</w:t>
            </w:r>
            <w:r w:rsidRPr="00A92F23">
              <w:rPr>
                <w:szCs w:val="22"/>
              </w:rPr>
              <w:t xml:space="preserve"> для формирования регистров учета в ПУИО</w:t>
            </w:r>
          </w:p>
        </w:tc>
        <w:tc>
          <w:tcPr>
            <w:tcW w:w="3651" w:type="dxa"/>
          </w:tcPr>
          <w:p w14:paraId="47011F5F" w14:textId="72423C1D" w:rsidR="006D642E" w:rsidRPr="00192EB5" w:rsidRDefault="006D642E" w:rsidP="00192EB5">
            <w:pPr>
              <w:pStyle w:val="GOSTTablenorm"/>
            </w:pPr>
            <w:r w:rsidRPr="00192EB5">
              <w:t>specified_entries:type_bcc</w:t>
            </w:r>
          </w:p>
        </w:tc>
        <w:tc>
          <w:tcPr>
            <w:tcW w:w="3651" w:type="dxa"/>
          </w:tcPr>
          <w:p w14:paraId="111D47E5" w14:textId="17D4710C" w:rsidR="006D642E" w:rsidRPr="00A92F23" w:rsidRDefault="006D642E" w:rsidP="006D642E">
            <w:pPr>
              <w:ind w:firstLine="0"/>
              <w:rPr>
                <w:sz w:val="22"/>
                <w:szCs w:val="22"/>
              </w:rPr>
            </w:pPr>
            <w:r w:rsidRPr="00A92F23">
              <w:rPr>
                <w:sz w:val="22"/>
                <w:szCs w:val="22"/>
              </w:rPr>
              <w:t>-</w:t>
            </w:r>
          </w:p>
        </w:tc>
      </w:tr>
      <w:tr w:rsidR="006D642E" w:rsidRPr="00A92F23" w14:paraId="149A430C" w14:textId="77777777" w:rsidTr="00924BC6">
        <w:tc>
          <w:tcPr>
            <w:tcW w:w="3651" w:type="dxa"/>
          </w:tcPr>
          <w:p w14:paraId="35CBBC31" w14:textId="5EE101DD" w:rsidR="006D642E" w:rsidRPr="00A92F23" w:rsidRDefault="006D642E" w:rsidP="006D642E">
            <w:pPr>
              <w:pStyle w:val="GOSTTablenorm"/>
              <w:rPr>
                <w:szCs w:val="22"/>
              </w:rPr>
            </w:pPr>
            <w:r w:rsidRPr="00A92F23">
              <w:rPr>
                <w:szCs w:val="22"/>
              </w:rPr>
              <w:t>ОКТМО_плательщика</w:t>
            </w:r>
          </w:p>
        </w:tc>
        <w:tc>
          <w:tcPr>
            <w:tcW w:w="1090" w:type="dxa"/>
          </w:tcPr>
          <w:p w14:paraId="63FF7B17" w14:textId="791165AE" w:rsidR="006D642E" w:rsidRPr="00A92F23" w:rsidRDefault="006D642E" w:rsidP="006D642E">
            <w:pPr>
              <w:pStyle w:val="GOSTTablenorm"/>
              <w:rPr>
                <w:szCs w:val="22"/>
              </w:rPr>
            </w:pPr>
            <w:r w:rsidRPr="00A92F23">
              <w:rPr>
                <w:szCs w:val="22"/>
              </w:rPr>
              <w:t>Нет</w:t>
            </w:r>
          </w:p>
        </w:tc>
        <w:tc>
          <w:tcPr>
            <w:tcW w:w="3651" w:type="dxa"/>
          </w:tcPr>
          <w:p w14:paraId="5B2212A5" w14:textId="72090903" w:rsidR="006D642E" w:rsidRPr="00A92F23" w:rsidRDefault="006D642E" w:rsidP="006D642E">
            <w:pPr>
              <w:pStyle w:val="GOSTTablenorm"/>
              <w:rPr>
                <w:szCs w:val="22"/>
              </w:rPr>
            </w:pPr>
            <w:r w:rsidRPr="00A92F23">
              <w:rPr>
                <w:szCs w:val="22"/>
              </w:rPr>
              <w:t xml:space="preserve">Код по ОКТМО публично-правового образования </w:t>
            </w:r>
            <w:r w:rsidRPr="00A92F23">
              <w:rPr>
                <w:szCs w:val="22"/>
                <w:lang w:eastAsia="en-US"/>
              </w:rPr>
              <w:t>плательщика</w:t>
            </w:r>
          </w:p>
        </w:tc>
        <w:tc>
          <w:tcPr>
            <w:tcW w:w="3651" w:type="dxa"/>
          </w:tcPr>
          <w:p w14:paraId="4532365B" w14:textId="5FABA842" w:rsidR="006D642E" w:rsidRPr="00192EB5" w:rsidRDefault="006D642E" w:rsidP="00192EB5">
            <w:pPr>
              <w:pStyle w:val="GOSTTablenorm"/>
            </w:pPr>
            <w:r w:rsidRPr="00192EB5">
              <w:t>specified_entries:oktmo</w:t>
            </w:r>
          </w:p>
        </w:tc>
        <w:tc>
          <w:tcPr>
            <w:tcW w:w="3651" w:type="dxa"/>
          </w:tcPr>
          <w:p w14:paraId="325C28E9" w14:textId="1992DDFB" w:rsidR="006D642E" w:rsidRPr="00A92F23" w:rsidRDefault="006D642E" w:rsidP="006D642E">
            <w:pPr>
              <w:ind w:firstLine="0"/>
              <w:rPr>
                <w:sz w:val="22"/>
                <w:szCs w:val="22"/>
              </w:rPr>
            </w:pPr>
            <w:r w:rsidRPr="00A92F23">
              <w:rPr>
                <w:sz w:val="22"/>
                <w:szCs w:val="22"/>
              </w:rPr>
              <w:t>-</w:t>
            </w:r>
          </w:p>
        </w:tc>
      </w:tr>
      <w:tr w:rsidR="006D642E" w:rsidRPr="00A92F23" w14:paraId="394B6EEE" w14:textId="77777777" w:rsidTr="00924BC6">
        <w:tc>
          <w:tcPr>
            <w:tcW w:w="3651" w:type="dxa"/>
          </w:tcPr>
          <w:p w14:paraId="61174A65" w14:textId="404901E8" w:rsidR="006D642E" w:rsidRPr="00A92F23" w:rsidRDefault="006D642E" w:rsidP="006D642E">
            <w:pPr>
              <w:pStyle w:val="GOSTTablenorm"/>
              <w:rPr>
                <w:szCs w:val="22"/>
              </w:rPr>
            </w:pPr>
            <w:r w:rsidRPr="00A92F23">
              <w:rPr>
                <w:szCs w:val="22"/>
              </w:rPr>
              <w:t>Код_субсидии_плательщика</w:t>
            </w:r>
          </w:p>
        </w:tc>
        <w:tc>
          <w:tcPr>
            <w:tcW w:w="1090" w:type="dxa"/>
          </w:tcPr>
          <w:p w14:paraId="558DE3D9" w14:textId="4BDB0443" w:rsidR="006D642E" w:rsidRPr="00A92F23" w:rsidRDefault="006D642E" w:rsidP="006D642E">
            <w:pPr>
              <w:pStyle w:val="GOSTTablenorm"/>
              <w:rPr>
                <w:szCs w:val="22"/>
              </w:rPr>
            </w:pPr>
            <w:r w:rsidRPr="00A92F23">
              <w:rPr>
                <w:szCs w:val="22"/>
              </w:rPr>
              <w:t>Нет</w:t>
            </w:r>
          </w:p>
        </w:tc>
        <w:tc>
          <w:tcPr>
            <w:tcW w:w="3651" w:type="dxa"/>
          </w:tcPr>
          <w:p w14:paraId="3F6AEFE5" w14:textId="0A540080" w:rsidR="006D642E" w:rsidRPr="00A92F23" w:rsidRDefault="006D642E" w:rsidP="006D642E">
            <w:pPr>
              <w:pStyle w:val="GOSTTablenorm"/>
              <w:rPr>
                <w:szCs w:val="22"/>
              </w:rPr>
            </w:pPr>
            <w:r w:rsidRPr="00A92F23">
              <w:rPr>
                <w:szCs w:val="22"/>
              </w:rPr>
              <w:t xml:space="preserve">Код субсидии </w:t>
            </w:r>
            <w:r w:rsidRPr="00A92F23">
              <w:rPr>
                <w:szCs w:val="22"/>
                <w:lang w:eastAsia="en-US"/>
              </w:rPr>
              <w:t>плательщика</w:t>
            </w:r>
          </w:p>
        </w:tc>
        <w:tc>
          <w:tcPr>
            <w:tcW w:w="3651" w:type="dxa"/>
          </w:tcPr>
          <w:p w14:paraId="04820BE5" w14:textId="5762C2AB" w:rsidR="006D642E" w:rsidRPr="004966EC" w:rsidRDefault="006D642E" w:rsidP="004966EC">
            <w:pPr>
              <w:pStyle w:val="GOSTTablenorm"/>
            </w:pPr>
            <w:r w:rsidRPr="004966EC">
              <w:t>specified_entries:analytical_group</w:t>
            </w:r>
          </w:p>
        </w:tc>
        <w:tc>
          <w:tcPr>
            <w:tcW w:w="3651" w:type="dxa"/>
          </w:tcPr>
          <w:p w14:paraId="0C0F12A8" w14:textId="40E04DCF" w:rsidR="006D642E" w:rsidRPr="00A92F23" w:rsidRDefault="006D642E" w:rsidP="006D642E">
            <w:pPr>
              <w:ind w:firstLine="0"/>
              <w:rPr>
                <w:sz w:val="22"/>
                <w:szCs w:val="22"/>
              </w:rPr>
            </w:pPr>
            <w:r w:rsidRPr="00A92F23">
              <w:rPr>
                <w:sz w:val="22"/>
                <w:szCs w:val="22"/>
              </w:rPr>
              <w:t>-</w:t>
            </w:r>
          </w:p>
        </w:tc>
      </w:tr>
      <w:tr w:rsidR="006D642E" w:rsidRPr="00A92F23" w14:paraId="061D223A" w14:textId="77777777" w:rsidTr="00924BC6">
        <w:tc>
          <w:tcPr>
            <w:tcW w:w="3651" w:type="dxa"/>
          </w:tcPr>
          <w:p w14:paraId="02F017C7" w14:textId="668F93F1" w:rsidR="006D642E" w:rsidRPr="00A92F23" w:rsidRDefault="006D642E" w:rsidP="006D642E">
            <w:pPr>
              <w:pStyle w:val="GOSTTablenorm"/>
              <w:rPr>
                <w:szCs w:val="22"/>
              </w:rPr>
            </w:pPr>
            <w:r w:rsidRPr="00A92F23">
              <w:rPr>
                <w:szCs w:val="22"/>
              </w:rPr>
              <w:t>Доп_ЛС_плательщика</w:t>
            </w:r>
          </w:p>
        </w:tc>
        <w:tc>
          <w:tcPr>
            <w:tcW w:w="1090" w:type="dxa"/>
          </w:tcPr>
          <w:p w14:paraId="4FCCE6EA" w14:textId="2D2B6F06" w:rsidR="006D642E" w:rsidRPr="00A92F23" w:rsidRDefault="006D642E" w:rsidP="006D642E">
            <w:pPr>
              <w:pStyle w:val="GOSTTablenorm"/>
              <w:rPr>
                <w:szCs w:val="22"/>
              </w:rPr>
            </w:pPr>
            <w:r w:rsidRPr="00A92F23">
              <w:rPr>
                <w:szCs w:val="22"/>
              </w:rPr>
              <w:t>Нет</w:t>
            </w:r>
          </w:p>
        </w:tc>
        <w:tc>
          <w:tcPr>
            <w:tcW w:w="3651" w:type="dxa"/>
          </w:tcPr>
          <w:p w14:paraId="02C36CA4" w14:textId="764F1749" w:rsidR="006D642E" w:rsidRPr="00A92F23" w:rsidRDefault="006D642E" w:rsidP="006D642E">
            <w:pPr>
              <w:pStyle w:val="GOSTTablenorm"/>
              <w:rPr>
                <w:szCs w:val="22"/>
              </w:rPr>
            </w:pPr>
            <w:r w:rsidRPr="00A92F23">
              <w:rPr>
                <w:szCs w:val="22"/>
              </w:rPr>
              <w:t>Лицевой счет по дополнительному финансированию</w:t>
            </w:r>
          </w:p>
        </w:tc>
        <w:tc>
          <w:tcPr>
            <w:tcW w:w="3651" w:type="dxa"/>
          </w:tcPr>
          <w:p w14:paraId="1E2B7A97" w14:textId="02D2FA09" w:rsidR="006D642E" w:rsidRPr="004966EC" w:rsidRDefault="006D642E" w:rsidP="004966EC">
            <w:pPr>
              <w:pStyle w:val="GOSTTablenorm"/>
            </w:pPr>
            <w:r w:rsidRPr="004966EC">
              <w:t>specified_entries:account_additional</w:t>
            </w:r>
          </w:p>
        </w:tc>
        <w:tc>
          <w:tcPr>
            <w:tcW w:w="3651" w:type="dxa"/>
          </w:tcPr>
          <w:p w14:paraId="050AB061" w14:textId="517807F3" w:rsidR="006D642E" w:rsidRPr="00A92F23" w:rsidRDefault="006D642E" w:rsidP="006D642E">
            <w:pPr>
              <w:ind w:firstLine="0"/>
              <w:rPr>
                <w:sz w:val="22"/>
                <w:szCs w:val="22"/>
              </w:rPr>
            </w:pPr>
            <w:r w:rsidRPr="00A92F23">
              <w:rPr>
                <w:sz w:val="22"/>
                <w:szCs w:val="22"/>
              </w:rPr>
              <w:t>-</w:t>
            </w:r>
          </w:p>
        </w:tc>
      </w:tr>
      <w:tr w:rsidR="006D642E" w:rsidRPr="00A92F23" w14:paraId="1E43AA35" w14:textId="77777777" w:rsidTr="00924BC6">
        <w:tc>
          <w:tcPr>
            <w:tcW w:w="3651" w:type="dxa"/>
          </w:tcPr>
          <w:p w14:paraId="2D7F65A4" w14:textId="62A72CDB" w:rsidR="006D642E" w:rsidRPr="00A92F23" w:rsidRDefault="006D642E" w:rsidP="006D642E">
            <w:pPr>
              <w:pStyle w:val="GOSTTablenorm"/>
              <w:rPr>
                <w:szCs w:val="22"/>
              </w:rPr>
            </w:pPr>
            <w:r w:rsidRPr="00A92F23">
              <w:rPr>
                <w:szCs w:val="22"/>
              </w:rPr>
              <w:lastRenderedPageBreak/>
              <w:t>Номер_строки_получателя</w:t>
            </w:r>
          </w:p>
        </w:tc>
        <w:tc>
          <w:tcPr>
            <w:tcW w:w="1090" w:type="dxa"/>
          </w:tcPr>
          <w:p w14:paraId="0B6B1009" w14:textId="268FF0DE" w:rsidR="006D642E" w:rsidRPr="00A92F23" w:rsidRDefault="006D642E" w:rsidP="006D642E">
            <w:pPr>
              <w:pStyle w:val="GOSTTablenorm"/>
              <w:rPr>
                <w:szCs w:val="22"/>
              </w:rPr>
            </w:pPr>
            <w:r w:rsidRPr="00A92F23">
              <w:rPr>
                <w:szCs w:val="22"/>
              </w:rPr>
              <w:t>Нет</w:t>
            </w:r>
          </w:p>
        </w:tc>
        <w:tc>
          <w:tcPr>
            <w:tcW w:w="3651" w:type="dxa"/>
          </w:tcPr>
          <w:p w14:paraId="7B184EB5" w14:textId="77777777" w:rsidR="006D642E" w:rsidRPr="00A92F23" w:rsidRDefault="006D642E" w:rsidP="006D642E">
            <w:pPr>
              <w:pStyle w:val="GOSTTablenorm"/>
              <w:rPr>
                <w:szCs w:val="22"/>
              </w:rPr>
            </w:pPr>
            <w:r w:rsidRPr="00A92F23">
              <w:rPr>
                <w:szCs w:val="22"/>
              </w:rPr>
              <w:t>Порядковый номер строки документа.</w:t>
            </w:r>
          </w:p>
          <w:p w14:paraId="2552D960" w14:textId="28C9AFFF" w:rsidR="006D642E" w:rsidRPr="00A92F23" w:rsidRDefault="006D642E" w:rsidP="006D642E">
            <w:pPr>
              <w:pStyle w:val="GOSTTablenorm"/>
              <w:rPr>
                <w:szCs w:val="22"/>
              </w:rPr>
            </w:pPr>
            <w:r w:rsidRPr="00A92F23">
              <w:rPr>
                <w:szCs w:val="22"/>
              </w:rPr>
              <w:t>Каждому номеру записи в блоке «Строки получателя» должен соответствовать такой же номер (номера) записи в блоке «Строки плательщика».</w:t>
            </w:r>
          </w:p>
        </w:tc>
        <w:tc>
          <w:tcPr>
            <w:tcW w:w="3651" w:type="dxa"/>
          </w:tcPr>
          <w:p w14:paraId="766A02E0" w14:textId="0776AB30" w:rsidR="006D642E" w:rsidRPr="00B9735F" w:rsidRDefault="006D642E" w:rsidP="004966EC">
            <w:pPr>
              <w:pStyle w:val="GOSTTablenorm"/>
              <w:rPr>
                <w:lang w:val="en-US"/>
              </w:rPr>
            </w:pPr>
            <w:r w:rsidRPr="00B9735F">
              <w:rPr>
                <w:lang w:val="en-US"/>
              </w:rPr>
              <w:t>specified_entries:updated_entries:line_no</w:t>
            </w:r>
          </w:p>
        </w:tc>
        <w:tc>
          <w:tcPr>
            <w:tcW w:w="3651" w:type="dxa"/>
          </w:tcPr>
          <w:p w14:paraId="5BFD44C2" w14:textId="51E73C98" w:rsidR="006D642E" w:rsidRPr="00A92F23" w:rsidRDefault="006D642E" w:rsidP="006D642E">
            <w:pPr>
              <w:ind w:firstLine="0"/>
              <w:rPr>
                <w:sz w:val="22"/>
                <w:szCs w:val="22"/>
              </w:rPr>
            </w:pPr>
            <w:r w:rsidRPr="00A92F23">
              <w:rPr>
                <w:sz w:val="22"/>
                <w:szCs w:val="22"/>
              </w:rPr>
              <w:t>-</w:t>
            </w:r>
          </w:p>
        </w:tc>
      </w:tr>
      <w:tr w:rsidR="006D642E" w:rsidRPr="00A92F23" w14:paraId="5C1E430C" w14:textId="77777777" w:rsidTr="00924BC6">
        <w:tc>
          <w:tcPr>
            <w:tcW w:w="3651" w:type="dxa"/>
          </w:tcPr>
          <w:p w14:paraId="5553217A" w14:textId="19A99262" w:rsidR="006D642E" w:rsidRPr="00A92F23" w:rsidRDefault="006D642E" w:rsidP="006D642E">
            <w:pPr>
              <w:pStyle w:val="GOSTTablenorm"/>
              <w:rPr>
                <w:szCs w:val="22"/>
              </w:rPr>
            </w:pPr>
            <w:r w:rsidRPr="00A92F23">
              <w:rPr>
                <w:szCs w:val="22"/>
              </w:rPr>
              <w:t>КБК_получателя</w:t>
            </w:r>
          </w:p>
        </w:tc>
        <w:tc>
          <w:tcPr>
            <w:tcW w:w="1090" w:type="dxa"/>
          </w:tcPr>
          <w:p w14:paraId="71382BE5" w14:textId="19616E5B" w:rsidR="006D642E" w:rsidRPr="00A92F23" w:rsidRDefault="006D642E" w:rsidP="006D642E">
            <w:pPr>
              <w:pStyle w:val="GOSTTablenorm"/>
              <w:rPr>
                <w:szCs w:val="22"/>
              </w:rPr>
            </w:pPr>
            <w:r w:rsidRPr="00A92F23">
              <w:rPr>
                <w:szCs w:val="22"/>
              </w:rPr>
              <w:t>Нет</w:t>
            </w:r>
          </w:p>
        </w:tc>
        <w:tc>
          <w:tcPr>
            <w:tcW w:w="3651" w:type="dxa"/>
          </w:tcPr>
          <w:p w14:paraId="12F8E396" w14:textId="49D347BD" w:rsidR="006D642E" w:rsidRPr="00A92F23" w:rsidRDefault="006D642E" w:rsidP="006D642E">
            <w:pPr>
              <w:pStyle w:val="GOSTTablenorm"/>
              <w:rPr>
                <w:szCs w:val="22"/>
              </w:rPr>
            </w:pPr>
            <w:r w:rsidRPr="00A92F23">
              <w:rPr>
                <w:szCs w:val="22"/>
              </w:rPr>
              <w:t>КБК получателя</w:t>
            </w:r>
          </w:p>
        </w:tc>
        <w:tc>
          <w:tcPr>
            <w:tcW w:w="3651" w:type="dxa"/>
          </w:tcPr>
          <w:p w14:paraId="713F9A7A" w14:textId="71094C8F" w:rsidR="006D642E" w:rsidRPr="00B9735F" w:rsidRDefault="006D642E" w:rsidP="004966EC">
            <w:pPr>
              <w:pStyle w:val="GOSTTablenorm"/>
              <w:rPr>
                <w:lang w:val="en-US"/>
              </w:rPr>
            </w:pPr>
            <w:r w:rsidRPr="00B9735F">
              <w:rPr>
                <w:lang w:val="en-US"/>
              </w:rPr>
              <w:t>specified_entries:updated_entries:entries:bcc</w:t>
            </w:r>
          </w:p>
        </w:tc>
        <w:tc>
          <w:tcPr>
            <w:tcW w:w="3651" w:type="dxa"/>
          </w:tcPr>
          <w:p w14:paraId="301621DF" w14:textId="7E89C70D" w:rsidR="006D642E" w:rsidRPr="00A92F23" w:rsidRDefault="006D642E" w:rsidP="006D642E">
            <w:pPr>
              <w:ind w:firstLine="0"/>
              <w:rPr>
                <w:sz w:val="22"/>
                <w:szCs w:val="22"/>
              </w:rPr>
            </w:pPr>
            <w:r w:rsidRPr="00A92F23">
              <w:rPr>
                <w:sz w:val="22"/>
                <w:szCs w:val="22"/>
              </w:rPr>
              <w:t>-</w:t>
            </w:r>
          </w:p>
        </w:tc>
      </w:tr>
      <w:tr w:rsidR="006D642E" w:rsidRPr="00A92F23" w14:paraId="4DD26376" w14:textId="77777777" w:rsidTr="00924BC6">
        <w:tc>
          <w:tcPr>
            <w:tcW w:w="3651" w:type="dxa"/>
          </w:tcPr>
          <w:p w14:paraId="5AE24C2F" w14:textId="01D95071" w:rsidR="006D642E" w:rsidRPr="00A92F23" w:rsidRDefault="006D642E" w:rsidP="006D642E">
            <w:pPr>
              <w:pStyle w:val="GOSTTablenorm"/>
              <w:rPr>
                <w:szCs w:val="22"/>
              </w:rPr>
            </w:pPr>
            <w:r w:rsidRPr="00A92F23">
              <w:rPr>
                <w:szCs w:val="22"/>
              </w:rPr>
              <w:t>Тип_КБК_получателя</w:t>
            </w:r>
          </w:p>
        </w:tc>
        <w:tc>
          <w:tcPr>
            <w:tcW w:w="1090" w:type="dxa"/>
          </w:tcPr>
          <w:p w14:paraId="369193F2" w14:textId="08EFB54D" w:rsidR="006D642E" w:rsidRPr="00A92F23" w:rsidRDefault="006D642E" w:rsidP="006D642E">
            <w:pPr>
              <w:pStyle w:val="GOSTTablenorm"/>
              <w:rPr>
                <w:szCs w:val="22"/>
              </w:rPr>
            </w:pPr>
            <w:r w:rsidRPr="00A92F23">
              <w:rPr>
                <w:szCs w:val="22"/>
              </w:rPr>
              <w:t>Нет</w:t>
            </w:r>
          </w:p>
        </w:tc>
        <w:tc>
          <w:tcPr>
            <w:tcW w:w="3651" w:type="dxa"/>
          </w:tcPr>
          <w:p w14:paraId="09E581D6" w14:textId="6F0B11EE" w:rsidR="006D642E" w:rsidRPr="00A92F23" w:rsidRDefault="006D642E" w:rsidP="006D642E">
            <w:pPr>
              <w:pStyle w:val="GOSTTablenorm"/>
              <w:rPr>
                <w:szCs w:val="22"/>
              </w:rPr>
            </w:pPr>
            <w:r w:rsidRPr="00A92F23">
              <w:rPr>
                <w:szCs w:val="22"/>
              </w:rPr>
              <w:t>Тип КБК получателя</w:t>
            </w:r>
          </w:p>
        </w:tc>
        <w:tc>
          <w:tcPr>
            <w:tcW w:w="3651" w:type="dxa"/>
          </w:tcPr>
          <w:p w14:paraId="44B296D4" w14:textId="0CCAFD91" w:rsidR="006D642E" w:rsidRPr="00B9735F" w:rsidRDefault="006D642E" w:rsidP="004966EC">
            <w:pPr>
              <w:pStyle w:val="GOSTTablenorm"/>
              <w:rPr>
                <w:lang w:val="en-US"/>
              </w:rPr>
            </w:pPr>
            <w:r w:rsidRPr="00B9735F">
              <w:rPr>
                <w:lang w:val="en-US"/>
              </w:rPr>
              <w:t>specified_entries:updated_entries:type_bcc</w:t>
            </w:r>
          </w:p>
        </w:tc>
        <w:tc>
          <w:tcPr>
            <w:tcW w:w="3651" w:type="dxa"/>
          </w:tcPr>
          <w:p w14:paraId="125123AD" w14:textId="572E9C66" w:rsidR="006D642E" w:rsidRPr="00A92F23" w:rsidRDefault="006D642E" w:rsidP="006D642E">
            <w:pPr>
              <w:ind w:firstLine="0"/>
              <w:rPr>
                <w:sz w:val="22"/>
                <w:szCs w:val="22"/>
              </w:rPr>
            </w:pPr>
            <w:r w:rsidRPr="00A92F23">
              <w:rPr>
                <w:sz w:val="22"/>
                <w:szCs w:val="22"/>
              </w:rPr>
              <w:t>-</w:t>
            </w:r>
          </w:p>
        </w:tc>
      </w:tr>
      <w:tr w:rsidR="006D642E" w:rsidRPr="00A92F23" w14:paraId="3441D955" w14:textId="77777777" w:rsidTr="00924BC6">
        <w:tc>
          <w:tcPr>
            <w:tcW w:w="3651" w:type="dxa"/>
          </w:tcPr>
          <w:p w14:paraId="3B042E6A" w14:textId="3D13E41A" w:rsidR="006D642E" w:rsidRPr="00A92F23" w:rsidRDefault="006D642E" w:rsidP="006D642E">
            <w:pPr>
              <w:pStyle w:val="GOSTTablenorm"/>
              <w:rPr>
                <w:szCs w:val="22"/>
              </w:rPr>
            </w:pPr>
            <w:r w:rsidRPr="00A92F23">
              <w:rPr>
                <w:szCs w:val="22"/>
              </w:rPr>
              <w:t>ОКТМО_получателя</w:t>
            </w:r>
          </w:p>
        </w:tc>
        <w:tc>
          <w:tcPr>
            <w:tcW w:w="1090" w:type="dxa"/>
          </w:tcPr>
          <w:p w14:paraId="2A7567C9" w14:textId="3F227BAF" w:rsidR="006D642E" w:rsidRPr="00A92F23" w:rsidRDefault="006D642E" w:rsidP="006D642E">
            <w:pPr>
              <w:pStyle w:val="GOSTTablenorm"/>
              <w:rPr>
                <w:szCs w:val="22"/>
              </w:rPr>
            </w:pPr>
            <w:r w:rsidRPr="00A92F23">
              <w:rPr>
                <w:szCs w:val="22"/>
              </w:rPr>
              <w:t>Нет</w:t>
            </w:r>
          </w:p>
        </w:tc>
        <w:tc>
          <w:tcPr>
            <w:tcW w:w="3651" w:type="dxa"/>
          </w:tcPr>
          <w:p w14:paraId="751B443C" w14:textId="626E61A4" w:rsidR="006D642E" w:rsidRPr="00A92F23" w:rsidRDefault="006D642E" w:rsidP="006D642E">
            <w:pPr>
              <w:pStyle w:val="GOSTTablenorm"/>
              <w:rPr>
                <w:szCs w:val="22"/>
              </w:rPr>
            </w:pPr>
            <w:r w:rsidRPr="00A92F23">
              <w:rPr>
                <w:szCs w:val="22"/>
              </w:rPr>
              <w:t>Код по ОКТМО публично-правового образования получателя</w:t>
            </w:r>
          </w:p>
        </w:tc>
        <w:tc>
          <w:tcPr>
            <w:tcW w:w="3651" w:type="dxa"/>
          </w:tcPr>
          <w:p w14:paraId="3215B72C" w14:textId="3FA4B2BC" w:rsidR="006D642E" w:rsidRPr="00B9735F" w:rsidRDefault="006D642E" w:rsidP="004966EC">
            <w:pPr>
              <w:pStyle w:val="GOSTTablenorm"/>
              <w:rPr>
                <w:lang w:val="en-US"/>
              </w:rPr>
            </w:pPr>
            <w:r w:rsidRPr="00B9735F">
              <w:rPr>
                <w:lang w:val="en-US"/>
              </w:rPr>
              <w:t>specified_entries:updated_entries:oktmo</w:t>
            </w:r>
          </w:p>
        </w:tc>
        <w:tc>
          <w:tcPr>
            <w:tcW w:w="3651" w:type="dxa"/>
          </w:tcPr>
          <w:p w14:paraId="0620D2C1" w14:textId="152133B4" w:rsidR="006D642E" w:rsidRPr="00A92F23" w:rsidRDefault="006D642E" w:rsidP="006D642E">
            <w:pPr>
              <w:ind w:firstLine="0"/>
              <w:rPr>
                <w:sz w:val="22"/>
                <w:szCs w:val="22"/>
              </w:rPr>
            </w:pPr>
            <w:r w:rsidRPr="00A92F23">
              <w:rPr>
                <w:sz w:val="22"/>
                <w:szCs w:val="22"/>
              </w:rPr>
              <w:t>-</w:t>
            </w:r>
          </w:p>
        </w:tc>
      </w:tr>
      <w:tr w:rsidR="006D642E" w:rsidRPr="00A92F23" w14:paraId="3CD46551" w14:textId="77777777" w:rsidTr="00924BC6">
        <w:tc>
          <w:tcPr>
            <w:tcW w:w="3651" w:type="dxa"/>
          </w:tcPr>
          <w:p w14:paraId="652A4828" w14:textId="572F7427" w:rsidR="006D642E" w:rsidRPr="00A92F23" w:rsidRDefault="006D642E" w:rsidP="006D642E">
            <w:pPr>
              <w:pStyle w:val="GOSTTablenorm"/>
              <w:rPr>
                <w:szCs w:val="22"/>
              </w:rPr>
            </w:pPr>
            <w:r w:rsidRPr="00A92F23">
              <w:rPr>
                <w:szCs w:val="22"/>
              </w:rPr>
              <w:t>Код_субсидии_получателя</w:t>
            </w:r>
          </w:p>
        </w:tc>
        <w:tc>
          <w:tcPr>
            <w:tcW w:w="1090" w:type="dxa"/>
          </w:tcPr>
          <w:p w14:paraId="221F2384" w14:textId="5287EB10" w:rsidR="006D642E" w:rsidRPr="00A92F23" w:rsidRDefault="006D642E" w:rsidP="006D642E">
            <w:pPr>
              <w:pStyle w:val="GOSTTablenorm"/>
              <w:rPr>
                <w:szCs w:val="22"/>
              </w:rPr>
            </w:pPr>
            <w:r w:rsidRPr="00A92F23">
              <w:rPr>
                <w:szCs w:val="22"/>
              </w:rPr>
              <w:t>Нет</w:t>
            </w:r>
          </w:p>
        </w:tc>
        <w:tc>
          <w:tcPr>
            <w:tcW w:w="3651" w:type="dxa"/>
          </w:tcPr>
          <w:p w14:paraId="1FA23188" w14:textId="170558CC" w:rsidR="006D642E" w:rsidRPr="00A92F23" w:rsidRDefault="006D642E" w:rsidP="006D642E">
            <w:pPr>
              <w:pStyle w:val="GOSTTablenorm"/>
              <w:rPr>
                <w:szCs w:val="22"/>
              </w:rPr>
            </w:pPr>
            <w:r w:rsidRPr="00A92F23">
              <w:rPr>
                <w:szCs w:val="22"/>
              </w:rPr>
              <w:t xml:space="preserve">Код субсидии получателя </w:t>
            </w:r>
          </w:p>
        </w:tc>
        <w:tc>
          <w:tcPr>
            <w:tcW w:w="3651" w:type="dxa"/>
          </w:tcPr>
          <w:p w14:paraId="2C52F930" w14:textId="2C69AE30" w:rsidR="006D642E" w:rsidRPr="00B9735F" w:rsidRDefault="006D642E" w:rsidP="004966EC">
            <w:pPr>
              <w:pStyle w:val="GOSTTablenorm"/>
              <w:rPr>
                <w:lang w:val="en-US"/>
              </w:rPr>
            </w:pPr>
            <w:r w:rsidRPr="00B9735F">
              <w:rPr>
                <w:lang w:val="en-US"/>
              </w:rPr>
              <w:t>specified_entries:updated_entries:analytical_group</w:t>
            </w:r>
          </w:p>
        </w:tc>
        <w:tc>
          <w:tcPr>
            <w:tcW w:w="3651" w:type="dxa"/>
          </w:tcPr>
          <w:p w14:paraId="062E648F" w14:textId="3A2F2067" w:rsidR="006D642E" w:rsidRPr="00A92F23" w:rsidRDefault="006D642E" w:rsidP="006D642E">
            <w:pPr>
              <w:ind w:firstLine="0"/>
              <w:rPr>
                <w:sz w:val="22"/>
                <w:szCs w:val="22"/>
              </w:rPr>
            </w:pPr>
            <w:r w:rsidRPr="00A92F23">
              <w:rPr>
                <w:sz w:val="22"/>
                <w:szCs w:val="22"/>
              </w:rPr>
              <w:t>-</w:t>
            </w:r>
          </w:p>
        </w:tc>
      </w:tr>
      <w:tr w:rsidR="006D642E" w:rsidRPr="00A92F23" w14:paraId="1F0B99FD" w14:textId="77777777" w:rsidTr="00924BC6">
        <w:tc>
          <w:tcPr>
            <w:tcW w:w="3651" w:type="dxa"/>
          </w:tcPr>
          <w:p w14:paraId="6D466FE9" w14:textId="2C70029E" w:rsidR="006D642E" w:rsidRPr="00A92F23" w:rsidRDefault="006D642E" w:rsidP="006D642E">
            <w:pPr>
              <w:pStyle w:val="GOSTTablenorm"/>
              <w:rPr>
                <w:szCs w:val="22"/>
              </w:rPr>
            </w:pPr>
            <w:r w:rsidRPr="00A92F23">
              <w:rPr>
                <w:szCs w:val="22"/>
              </w:rPr>
              <w:t>Доп_ЛС_получателя</w:t>
            </w:r>
          </w:p>
        </w:tc>
        <w:tc>
          <w:tcPr>
            <w:tcW w:w="1090" w:type="dxa"/>
          </w:tcPr>
          <w:p w14:paraId="424040EB" w14:textId="60213B04" w:rsidR="006D642E" w:rsidRPr="00A92F23" w:rsidRDefault="006D642E" w:rsidP="006D642E">
            <w:pPr>
              <w:pStyle w:val="GOSTTablenorm"/>
              <w:rPr>
                <w:szCs w:val="22"/>
              </w:rPr>
            </w:pPr>
            <w:r w:rsidRPr="00A92F23">
              <w:rPr>
                <w:szCs w:val="22"/>
              </w:rPr>
              <w:t>Нет</w:t>
            </w:r>
          </w:p>
        </w:tc>
        <w:tc>
          <w:tcPr>
            <w:tcW w:w="3651" w:type="dxa"/>
          </w:tcPr>
          <w:p w14:paraId="36075A34" w14:textId="75E1FD90" w:rsidR="006D642E" w:rsidRPr="00A92F23" w:rsidRDefault="006D642E" w:rsidP="006D642E">
            <w:pPr>
              <w:pStyle w:val="GOSTTablenorm"/>
              <w:rPr>
                <w:szCs w:val="22"/>
              </w:rPr>
            </w:pPr>
            <w:r w:rsidRPr="00A92F23">
              <w:rPr>
                <w:szCs w:val="22"/>
              </w:rPr>
              <w:t>Лицевой счет по дополнительному финансированию</w:t>
            </w:r>
          </w:p>
        </w:tc>
        <w:tc>
          <w:tcPr>
            <w:tcW w:w="3651" w:type="dxa"/>
          </w:tcPr>
          <w:p w14:paraId="531C46C5" w14:textId="6D4C43BF" w:rsidR="006D642E" w:rsidRPr="00B9735F" w:rsidRDefault="006D642E" w:rsidP="004966EC">
            <w:pPr>
              <w:pStyle w:val="GOSTTablenorm"/>
              <w:rPr>
                <w:lang w:val="en-US"/>
              </w:rPr>
            </w:pPr>
            <w:r w:rsidRPr="00B9735F">
              <w:rPr>
                <w:lang w:val="en-US"/>
              </w:rPr>
              <w:t>specified_entries:updated_entries:account_additional</w:t>
            </w:r>
          </w:p>
        </w:tc>
        <w:tc>
          <w:tcPr>
            <w:tcW w:w="3651" w:type="dxa"/>
          </w:tcPr>
          <w:p w14:paraId="7ED3D126" w14:textId="5544DF53" w:rsidR="006D642E" w:rsidRPr="00A92F23" w:rsidRDefault="006D642E" w:rsidP="006D642E">
            <w:pPr>
              <w:ind w:firstLine="0"/>
              <w:rPr>
                <w:sz w:val="22"/>
                <w:szCs w:val="22"/>
              </w:rPr>
            </w:pPr>
            <w:r w:rsidRPr="00A92F23">
              <w:rPr>
                <w:sz w:val="22"/>
                <w:szCs w:val="22"/>
              </w:rPr>
              <w:t>-</w:t>
            </w:r>
          </w:p>
        </w:tc>
      </w:tr>
      <w:tr w:rsidR="006D642E" w:rsidRPr="00A92F23" w14:paraId="60B2F286" w14:textId="77777777" w:rsidTr="00924BC6">
        <w:tc>
          <w:tcPr>
            <w:tcW w:w="3651" w:type="dxa"/>
          </w:tcPr>
          <w:p w14:paraId="7F701314" w14:textId="45717A04" w:rsidR="006D642E" w:rsidRPr="00A92F23" w:rsidRDefault="006D642E" w:rsidP="006D642E">
            <w:pPr>
              <w:pStyle w:val="GOSTTablenorm"/>
              <w:rPr>
                <w:szCs w:val="22"/>
              </w:rPr>
            </w:pPr>
            <w:r w:rsidRPr="00A92F23">
              <w:rPr>
                <w:szCs w:val="22"/>
              </w:rPr>
              <w:t>Сумма_валюта_операции</w:t>
            </w:r>
          </w:p>
        </w:tc>
        <w:tc>
          <w:tcPr>
            <w:tcW w:w="1090" w:type="dxa"/>
          </w:tcPr>
          <w:p w14:paraId="0998D3F7" w14:textId="2D62C871" w:rsidR="006D642E" w:rsidRPr="00A92F23" w:rsidRDefault="006D642E" w:rsidP="006D642E">
            <w:pPr>
              <w:pStyle w:val="GOSTTablenorm"/>
              <w:rPr>
                <w:szCs w:val="22"/>
              </w:rPr>
            </w:pPr>
            <w:r w:rsidRPr="00A92F23">
              <w:rPr>
                <w:szCs w:val="22"/>
              </w:rPr>
              <w:t>Да</w:t>
            </w:r>
          </w:p>
        </w:tc>
        <w:tc>
          <w:tcPr>
            <w:tcW w:w="3651" w:type="dxa"/>
          </w:tcPr>
          <w:p w14:paraId="47085B35" w14:textId="41B05A7D" w:rsidR="006D642E" w:rsidRPr="00A92F23" w:rsidRDefault="006D642E" w:rsidP="006D642E">
            <w:pPr>
              <w:pStyle w:val="GOSTTablenorm"/>
              <w:rPr>
                <w:szCs w:val="22"/>
              </w:rPr>
            </w:pPr>
            <w:r w:rsidRPr="00A92F23">
              <w:rPr>
                <w:szCs w:val="22"/>
              </w:rPr>
              <w:t>Сумма в валюте операции (руб)</w:t>
            </w:r>
          </w:p>
        </w:tc>
        <w:tc>
          <w:tcPr>
            <w:tcW w:w="3651" w:type="dxa"/>
          </w:tcPr>
          <w:p w14:paraId="269FEE1A" w14:textId="685CE9C5" w:rsidR="006D642E" w:rsidRPr="00B9735F" w:rsidRDefault="006D642E" w:rsidP="004966EC">
            <w:pPr>
              <w:pStyle w:val="GOSTTablenorm"/>
              <w:rPr>
                <w:lang w:val="en-US"/>
              </w:rPr>
            </w:pPr>
            <w:r w:rsidRPr="00B9735F">
              <w:rPr>
                <w:lang w:val="en-US"/>
              </w:rPr>
              <w:t>specified_entries:updated_entries:amount</w:t>
            </w:r>
          </w:p>
        </w:tc>
        <w:tc>
          <w:tcPr>
            <w:tcW w:w="3651" w:type="dxa"/>
          </w:tcPr>
          <w:p w14:paraId="607E19DC" w14:textId="400B046C" w:rsidR="006D642E" w:rsidRPr="00A92F23" w:rsidRDefault="006D642E" w:rsidP="00C23C14">
            <w:pPr>
              <w:ind w:firstLine="0"/>
              <w:rPr>
                <w:sz w:val="22"/>
                <w:szCs w:val="22"/>
              </w:rPr>
            </w:pPr>
            <w:r w:rsidRPr="00A92F23">
              <w:rPr>
                <w:sz w:val="22"/>
                <w:szCs w:val="22"/>
              </w:rPr>
              <w:t xml:space="preserve">Сумма передается в единицах валюты с точностью 2 знака после запятой </w:t>
            </w:r>
            <w:r w:rsidR="00C23C14">
              <w:rPr>
                <w:szCs w:val="22"/>
              </w:rPr>
              <w:t>–</w:t>
            </w:r>
            <w:r w:rsidRPr="00A92F23">
              <w:rPr>
                <w:sz w:val="22"/>
                <w:szCs w:val="22"/>
              </w:rPr>
              <w:t xml:space="preserve"> необходимо конвертировать в минимальные единицы валюты (для данного т</w:t>
            </w:r>
            <w:r w:rsidR="00192EB5">
              <w:rPr>
                <w:sz w:val="22"/>
                <w:szCs w:val="22"/>
              </w:rPr>
              <w:t>ипа документов умножить на 100)</w:t>
            </w:r>
          </w:p>
        </w:tc>
      </w:tr>
      <w:tr w:rsidR="006D642E" w:rsidRPr="00A92F23" w14:paraId="2A071853" w14:textId="77777777" w:rsidTr="00924BC6">
        <w:tc>
          <w:tcPr>
            <w:tcW w:w="3651" w:type="dxa"/>
          </w:tcPr>
          <w:p w14:paraId="3F2F542B" w14:textId="6F70A982" w:rsidR="006D642E" w:rsidRPr="00A92F23" w:rsidRDefault="006D642E" w:rsidP="006D642E">
            <w:pPr>
              <w:pStyle w:val="GOSTTablenorm"/>
              <w:rPr>
                <w:szCs w:val="22"/>
              </w:rPr>
            </w:pPr>
            <w:r w:rsidRPr="00A92F23">
              <w:rPr>
                <w:szCs w:val="22"/>
              </w:rPr>
              <w:t>Сумма_валюта_учета_руб</w:t>
            </w:r>
          </w:p>
        </w:tc>
        <w:tc>
          <w:tcPr>
            <w:tcW w:w="1090" w:type="dxa"/>
          </w:tcPr>
          <w:p w14:paraId="15BCD9E1" w14:textId="5023C30E" w:rsidR="006D642E" w:rsidRPr="00A92F23" w:rsidRDefault="006D642E" w:rsidP="006D642E">
            <w:pPr>
              <w:pStyle w:val="GOSTTablenorm"/>
              <w:rPr>
                <w:szCs w:val="22"/>
              </w:rPr>
            </w:pPr>
            <w:r w:rsidRPr="00A92F23">
              <w:rPr>
                <w:szCs w:val="22"/>
              </w:rPr>
              <w:t>Да</w:t>
            </w:r>
          </w:p>
        </w:tc>
        <w:tc>
          <w:tcPr>
            <w:tcW w:w="3651" w:type="dxa"/>
          </w:tcPr>
          <w:p w14:paraId="08FF4191" w14:textId="06FEE068" w:rsidR="006D642E" w:rsidRPr="00A92F23" w:rsidRDefault="006D642E" w:rsidP="006D642E">
            <w:pPr>
              <w:pStyle w:val="GOSTTablenorm"/>
              <w:rPr>
                <w:szCs w:val="22"/>
              </w:rPr>
            </w:pPr>
            <w:r w:rsidRPr="00A92F23">
              <w:rPr>
                <w:szCs w:val="22"/>
              </w:rPr>
              <w:t>Сумма в валюте учета (руб)</w:t>
            </w:r>
          </w:p>
        </w:tc>
        <w:tc>
          <w:tcPr>
            <w:tcW w:w="3651" w:type="dxa"/>
          </w:tcPr>
          <w:p w14:paraId="43830D53" w14:textId="7AF3B3F8" w:rsidR="006D642E" w:rsidRPr="00B9735F" w:rsidRDefault="006D642E" w:rsidP="004966EC">
            <w:pPr>
              <w:pStyle w:val="GOSTTablenorm"/>
              <w:rPr>
                <w:lang w:val="en-US"/>
              </w:rPr>
            </w:pPr>
            <w:r w:rsidRPr="00B9735F">
              <w:rPr>
                <w:lang w:val="en-US"/>
              </w:rPr>
              <w:t>specified_entries:updated_entries:amount</w:t>
            </w:r>
          </w:p>
        </w:tc>
        <w:tc>
          <w:tcPr>
            <w:tcW w:w="3651" w:type="dxa"/>
          </w:tcPr>
          <w:p w14:paraId="15A30518" w14:textId="4ABC8205" w:rsidR="006D642E" w:rsidRPr="00A92F23" w:rsidRDefault="006D642E" w:rsidP="006D642E">
            <w:pPr>
              <w:ind w:firstLine="0"/>
              <w:rPr>
                <w:sz w:val="22"/>
                <w:szCs w:val="22"/>
              </w:rPr>
            </w:pPr>
            <w:r w:rsidRPr="00A92F23">
              <w:rPr>
                <w:sz w:val="22"/>
                <w:szCs w:val="22"/>
              </w:rPr>
              <w:t xml:space="preserve">Указывается значение реквизита specified_entries:updated_entries:amount (по данному типу документа </w:t>
            </w:r>
            <w:r w:rsidRPr="00A92F23">
              <w:rPr>
                <w:sz w:val="22"/>
                <w:szCs w:val="22"/>
              </w:rPr>
              <w:lastRenderedPageBreak/>
              <w:t>Сумма_валюта_уче</w:t>
            </w:r>
            <w:r w:rsidR="00192EB5">
              <w:rPr>
                <w:sz w:val="22"/>
                <w:szCs w:val="22"/>
              </w:rPr>
              <w:t>та_руб = Сумма_валюта_операции)</w:t>
            </w:r>
          </w:p>
        </w:tc>
      </w:tr>
    </w:tbl>
    <w:p w14:paraId="0C0AA7A1" w14:textId="56ED5C8A" w:rsidR="00AA1813" w:rsidRDefault="00D471C2" w:rsidP="00AA1813">
      <w:pPr>
        <w:pStyle w:val="GOSTNameTable"/>
      </w:pPr>
      <w:r>
        <w:rPr>
          <w:noProof/>
        </w:rPr>
        <w:lastRenderedPageBreak/>
        <w:fldChar w:fldCharType="begin"/>
      </w:r>
      <w:r>
        <w:rPr>
          <w:noProof/>
        </w:rPr>
        <w:instrText xml:space="preserve"> SEQ Таблица \* ARABIC </w:instrText>
      </w:r>
      <w:r>
        <w:rPr>
          <w:noProof/>
        </w:rPr>
        <w:fldChar w:fldCharType="separate"/>
      </w:r>
      <w:bookmarkStart w:id="957" w:name="_Toc226625635"/>
      <w:r w:rsidR="001C3732">
        <w:rPr>
          <w:noProof/>
        </w:rPr>
        <w:t>36</w:t>
      </w:r>
      <w:r>
        <w:rPr>
          <w:noProof/>
        </w:rPr>
        <w:fldChar w:fldCharType="end"/>
      </w:r>
      <w:r w:rsidR="00AA1813">
        <w:t xml:space="preserve"> </w:t>
      </w:r>
      <w:r w:rsidR="00AA1813" w:rsidRPr="00CF74DC">
        <w:t>– Перечень атрибутов, соответствующих типу документа «</w:t>
      </w:r>
      <w:r w:rsidR="00AA1813" w:rsidRPr="00D8239D">
        <w:t>Акт приемки-передачи показателей лицевого счета администратора доходов бюджета при реорганизации</w:t>
      </w:r>
      <w:r w:rsidR="00AA1813">
        <w:t>»</w:t>
      </w:r>
      <w:r w:rsidR="00AA1813" w:rsidRPr="00D8239D">
        <w:t xml:space="preserve"> BRA_DOC_D_028</w:t>
      </w:r>
      <w:r w:rsidR="00AA1813">
        <w:t xml:space="preserve"> </w:t>
      </w:r>
      <w:r w:rsidR="00AA1813" w:rsidRPr="00CF74DC">
        <w:t>в SVAP НПС</w:t>
      </w:r>
      <w:bookmarkEnd w:id="957"/>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70986DB6"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4B9450D8"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13EE4E4E"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383EC607"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5B3FBD27"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37486D5E" w14:textId="77777777" w:rsidR="00B50025" w:rsidRPr="00A92F23" w:rsidRDefault="00B50025" w:rsidP="00B50025">
            <w:pPr>
              <w:pStyle w:val="GOSTTableHead"/>
              <w:rPr>
                <w:szCs w:val="22"/>
              </w:rPr>
            </w:pPr>
            <w:r w:rsidRPr="00A92F23">
              <w:rPr>
                <w:szCs w:val="22"/>
              </w:rPr>
              <w:t>Алгоритм вычисления</w:t>
            </w:r>
          </w:p>
        </w:tc>
      </w:tr>
      <w:tr w:rsidR="006D642E" w:rsidRPr="00A92F23" w14:paraId="40F92344" w14:textId="77777777" w:rsidTr="00924BC6">
        <w:tc>
          <w:tcPr>
            <w:tcW w:w="15694" w:type="dxa"/>
            <w:gridSpan w:val="5"/>
          </w:tcPr>
          <w:p w14:paraId="58C2B726" w14:textId="231324E1" w:rsidR="006D642E" w:rsidRPr="00D8239D" w:rsidRDefault="006D642E" w:rsidP="006D642E">
            <w:pPr>
              <w:ind w:firstLine="0"/>
              <w:jc w:val="center"/>
              <w:rPr>
                <w:sz w:val="22"/>
                <w:szCs w:val="22"/>
              </w:rPr>
            </w:pPr>
            <w:r w:rsidRPr="00D8239D">
              <w:rPr>
                <w:b/>
                <w:sz w:val="22"/>
                <w:szCs w:val="22"/>
              </w:rPr>
              <w:t>Акт приемки-передачи показателей лицевого счета администратора доходов бюджета при реорганизации BRA_DOC_D_028 (Document)</w:t>
            </w:r>
          </w:p>
        </w:tc>
      </w:tr>
      <w:tr w:rsidR="006D642E" w:rsidRPr="00A92F23" w14:paraId="377C5ED2" w14:textId="77777777" w:rsidTr="00924BC6">
        <w:tc>
          <w:tcPr>
            <w:tcW w:w="3651" w:type="dxa"/>
          </w:tcPr>
          <w:p w14:paraId="63A596E7" w14:textId="3DC83797" w:rsidR="006D642E" w:rsidRPr="00192EB5" w:rsidRDefault="006D642E" w:rsidP="00192EB5">
            <w:pPr>
              <w:pStyle w:val="GOSTTablenorm"/>
            </w:pPr>
            <w:r w:rsidRPr="00192EB5">
              <w:t>Номер_документа</w:t>
            </w:r>
          </w:p>
        </w:tc>
        <w:tc>
          <w:tcPr>
            <w:tcW w:w="1090" w:type="dxa"/>
          </w:tcPr>
          <w:p w14:paraId="629B06FD" w14:textId="05E00046" w:rsidR="006D642E" w:rsidRPr="00192EB5" w:rsidRDefault="006D642E" w:rsidP="00192EB5">
            <w:pPr>
              <w:pStyle w:val="GOSTTablenorm"/>
            </w:pPr>
            <w:r w:rsidRPr="00192EB5">
              <w:t>Нет</w:t>
            </w:r>
          </w:p>
        </w:tc>
        <w:tc>
          <w:tcPr>
            <w:tcW w:w="3651" w:type="dxa"/>
          </w:tcPr>
          <w:p w14:paraId="70680767" w14:textId="4698D106" w:rsidR="006D642E" w:rsidRPr="00192EB5" w:rsidRDefault="006D642E" w:rsidP="00192EB5">
            <w:pPr>
              <w:pStyle w:val="GOSTTablenorm"/>
            </w:pPr>
            <w:r w:rsidRPr="00192EB5">
              <w:t>Номер документа</w:t>
            </w:r>
          </w:p>
        </w:tc>
        <w:tc>
          <w:tcPr>
            <w:tcW w:w="3651" w:type="dxa"/>
          </w:tcPr>
          <w:p w14:paraId="61F0DF0C" w14:textId="22860D47" w:rsidR="006D642E" w:rsidRPr="00192EB5" w:rsidRDefault="006D642E" w:rsidP="00192EB5">
            <w:pPr>
              <w:pStyle w:val="GOSTTablenorm"/>
            </w:pPr>
            <w:r w:rsidRPr="00192EB5">
              <w:t>document_no</w:t>
            </w:r>
          </w:p>
        </w:tc>
        <w:tc>
          <w:tcPr>
            <w:tcW w:w="3651" w:type="dxa"/>
          </w:tcPr>
          <w:p w14:paraId="70A9A719" w14:textId="1FEF1A1F" w:rsidR="006D642E" w:rsidRPr="00192EB5" w:rsidRDefault="006D642E" w:rsidP="00192EB5">
            <w:pPr>
              <w:pStyle w:val="GOSTTablenorm"/>
            </w:pPr>
            <w:r w:rsidRPr="00192EB5">
              <w:t>-</w:t>
            </w:r>
          </w:p>
        </w:tc>
      </w:tr>
      <w:tr w:rsidR="006D642E" w:rsidRPr="00A92F23" w14:paraId="58F47C3D" w14:textId="77777777" w:rsidTr="00924BC6">
        <w:tc>
          <w:tcPr>
            <w:tcW w:w="3651" w:type="dxa"/>
          </w:tcPr>
          <w:p w14:paraId="1F768963" w14:textId="450975D8" w:rsidR="006D642E" w:rsidRPr="00192EB5" w:rsidRDefault="006D642E" w:rsidP="00192EB5">
            <w:pPr>
              <w:pStyle w:val="GOSTTablenorm"/>
            </w:pPr>
            <w:r w:rsidRPr="00192EB5">
              <w:t>Дата_документа</w:t>
            </w:r>
          </w:p>
        </w:tc>
        <w:tc>
          <w:tcPr>
            <w:tcW w:w="1090" w:type="dxa"/>
          </w:tcPr>
          <w:p w14:paraId="21815F00" w14:textId="11E0E2D0" w:rsidR="006D642E" w:rsidRPr="00192EB5" w:rsidRDefault="006D642E" w:rsidP="00192EB5">
            <w:pPr>
              <w:pStyle w:val="GOSTTablenorm"/>
            </w:pPr>
            <w:r w:rsidRPr="00192EB5">
              <w:t>Нет</w:t>
            </w:r>
          </w:p>
        </w:tc>
        <w:tc>
          <w:tcPr>
            <w:tcW w:w="3651" w:type="dxa"/>
          </w:tcPr>
          <w:p w14:paraId="7B265A23" w14:textId="6F97A167" w:rsidR="006D642E" w:rsidRPr="00192EB5" w:rsidRDefault="006D642E" w:rsidP="00192EB5">
            <w:pPr>
              <w:pStyle w:val="GOSTTablenorm"/>
            </w:pPr>
            <w:r w:rsidRPr="00192EB5">
              <w:t>Дата документа</w:t>
            </w:r>
          </w:p>
        </w:tc>
        <w:tc>
          <w:tcPr>
            <w:tcW w:w="3651" w:type="dxa"/>
          </w:tcPr>
          <w:p w14:paraId="095CFA70" w14:textId="0BB82819" w:rsidR="006D642E" w:rsidRPr="00192EB5" w:rsidRDefault="006D642E" w:rsidP="00192EB5">
            <w:pPr>
              <w:pStyle w:val="GOSTTablenorm"/>
            </w:pPr>
            <w:r w:rsidRPr="00192EB5">
              <w:t>document_date</w:t>
            </w:r>
          </w:p>
        </w:tc>
        <w:tc>
          <w:tcPr>
            <w:tcW w:w="3651" w:type="dxa"/>
          </w:tcPr>
          <w:p w14:paraId="4F0048C5" w14:textId="306C8BFA" w:rsidR="006D642E" w:rsidRPr="00192EB5" w:rsidRDefault="006D642E" w:rsidP="00192EB5">
            <w:pPr>
              <w:pStyle w:val="GOSTTablenorm"/>
            </w:pPr>
            <w:r w:rsidRPr="00192EB5">
              <w:t>-</w:t>
            </w:r>
          </w:p>
        </w:tc>
      </w:tr>
      <w:tr w:rsidR="006D642E" w:rsidRPr="00A92F23" w14:paraId="075B13CB" w14:textId="77777777" w:rsidTr="00924BC6">
        <w:tc>
          <w:tcPr>
            <w:tcW w:w="3651" w:type="dxa"/>
          </w:tcPr>
          <w:p w14:paraId="7B37EEA2" w14:textId="2C81336A" w:rsidR="006D642E" w:rsidRPr="00192EB5" w:rsidRDefault="006D642E" w:rsidP="00192EB5">
            <w:pPr>
              <w:pStyle w:val="GOSTTablenorm"/>
            </w:pPr>
            <w:r w:rsidRPr="00192EB5">
              <w:t>Вид_документа</w:t>
            </w:r>
          </w:p>
        </w:tc>
        <w:tc>
          <w:tcPr>
            <w:tcW w:w="1090" w:type="dxa"/>
          </w:tcPr>
          <w:p w14:paraId="2BCAB33D" w14:textId="5244FDDE" w:rsidR="006D642E" w:rsidRPr="00192EB5" w:rsidRDefault="006D642E" w:rsidP="00192EB5">
            <w:pPr>
              <w:pStyle w:val="GOSTTablenorm"/>
            </w:pPr>
            <w:r w:rsidRPr="00192EB5">
              <w:t>Нет</w:t>
            </w:r>
          </w:p>
        </w:tc>
        <w:tc>
          <w:tcPr>
            <w:tcW w:w="3651" w:type="dxa"/>
          </w:tcPr>
          <w:p w14:paraId="1A4B04B4" w14:textId="4F42CD1C" w:rsidR="006D642E" w:rsidRPr="00192EB5" w:rsidRDefault="006D642E" w:rsidP="00192EB5">
            <w:pPr>
              <w:pStyle w:val="GOSTTablenorm"/>
            </w:pPr>
            <w:r w:rsidRPr="00192EB5">
              <w:t>Вид документа</w:t>
            </w:r>
          </w:p>
        </w:tc>
        <w:tc>
          <w:tcPr>
            <w:tcW w:w="3651" w:type="dxa"/>
          </w:tcPr>
          <w:p w14:paraId="4B002330" w14:textId="6BBDB8D6" w:rsidR="006D642E" w:rsidRPr="00192EB5" w:rsidRDefault="006D642E" w:rsidP="00192EB5">
            <w:pPr>
              <w:pStyle w:val="GOSTTablenorm"/>
            </w:pPr>
            <w:r w:rsidRPr="00192EB5">
              <w:t>document_type</w:t>
            </w:r>
          </w:p>
        </w:tc>
        <w:tc>
          <w:tcPr>
            <w:tcW w:w="3651" w:type="dxa"/>
          </w:tcPr>
          <w:p w14:paraId="5F52D24F" w14:textId="2B5F69CA" w:rsidR="006D642E" w:rsidRPr="00192EB5" w:rsidRDefault="006D642E" w:rsidP="00192EB5">
            <w:pPr>
              <w:pStyle w:val="GOSTTablenorm"/>
            </w:pPr>
            <w:r w:rsidRPr="00192EB5">
              <w:t>-</w:t>
            </w:r>
          </w:p>
        </w:tc>
      </w:tr>
      <w:tr w:rsidR="006D642E" w:rsidRPr="00A92F23" w14:paraId="0A1F3210" w14:textId="77777777" w:rsidTr="00924BC6">
        <w:tc>
          <w:tcPr>
            <w:tcW w:w="3651" w:type="dxa"/>
          </w:tcPr>
          <w:p w14:paraId="533D8C99" w14:textId="3B4B8579" w:rsidR="006D642E" w:rsidRPr="00192EB5" w:rsidRDefault="006D642E" w:rsidP="00192EB5">
            <w:pPr>
              <w:pStyle w:val="GOSTTablenorm"/>
            </w:pPr>
            <w:r w:rsidRPr="00192EB5">
              <w:t>Контур_передающий</w:t>
            </w:r>
          </w:p>
        </w:tc>
        <w:tc>
          <w:tcPr>
            <w:tcW w:w="1090" w:type="dxa"/>
          </w:tcPr>
          <w:p w14:paraId="7B47A13F" w14:textId="5B4C4680" w:rsidR="006D642E" w:rsidRPr="00192EB5" w:rsidRDefault="006D642E" w:rsidP="00192EB5">
            <w:pPr>
              <w:pStyle w:val="GOSTTablenorm"/>
            </w:pPr>
            <w:r w:rsidRPr="00192EB5">
              <w:t>Да</w:t>
            </w:r>
          </w:p>
        </w:tc>
        <w:tc>
          <w:tcPr>
            <w:tcW w:w="3651" w:type="dxa"/>
          </w:tcPr>
          <w:p w14:paraId="0601DBA9" w14:textId="18398AA6" w:rsidR="006D642E" w:rsidRPr="00192EB5" w:rsidDel="00995ECE" w:rsidRDefault="006D642E" w:rsidP="00192EB5">
            <w:pPr>
              <w:pStyle w:val="GOSTTablenorm"/>
            </w:pPr>
            <w:r w:rsidRPr="00192EB5">
              <w:t>Контур</w:t>
            </w:r>
          </w:p>
        </w:tc>
        <w:tc>
          <w:tcPr>
            <w:tcW w:w="3651" w:type="dxa"/>
          </w:tcPr>
          <w:p w14:paraId="105499EB" w14:textId="7288B63A" w:rsidR="006D642E" w:rsidRPr="00192EB5" w:rsidRDefault="006D642E" w:rsidP="00192EB5">
            <w:pPr>
              <w:pStyle w:val="GOSTTablenorm"/>
            </w:pPr>
            <w:r w:rsidRPr="00192EB5">
              <w:t>-</w:t>
            </w:r>
          </w:p>
        </w:tc>
        <w:tc>
          <w:tcPr>
            <w:tcW w:w="3651" w:type="dxa"/>
          </w:tcPr>
          <w:p w14:paraId="18A196B4" w14:textId="01C3CA8E" w:rsidR="006D642E" w:rsidRPr="00192EB5" w:rsidRDefault="006D642E" w:rsidP="00192EB5">
            <w:pPr>
              <w:pStyle w:val="GOSTTablenorm"/>
            </w:pPr>
            <w:r w:rsidRPr="00192EB5">
              <w:t>Атрибут всегда заполняется значением «1»</w:t>
            </w:r>
          </w:p>
        </w:tc>
      </w:tr>
      <w:tr w:rsidR="006D642E" w:rsidRPr="00A92F23" w14:paraId="50D0A6C1" w14:textId="77777777" w:rsidTr="00924BC6">
        <w:tc>
          <w:tcPr>
            <w:tcW w:w="3651" w:type="dxa"/>
          </w:tcPr>
          <w:p w14:paraId="69D04BE7" w14:textId="4F3E6A40" w:rsidR="006D642E" w:rsidRPr="00192EB5" w:rsidRDefault="006D642E" w:rsidP="00192EB5">
            <w:pPr>
              <w:pStyle w:val="GOSTTablenorm"/>
            </w:pPr>
            <w:r w:rsidRPr="00192EB5">
              <w:t>Уровень_конфиденциальности</w:t>
            </w:r>
          </w:p>
        </w:tc>
        <w:tc>
          <w:tcPr>
            <w:tcW w:w="1090" w:type="dxa"/>
          </w:tcPr>
          <w:p w14:paraId="76FCD0AE" w14:textId="287EE9BA" w:rsidR="006D642E" w:rsidRPr="00192EB5" w:rsidRDefault="006D642E" w:rsidP="00192EB5">
            <w:pPr>
              <w:pStyle w:val="GOSTTablenorm"/>
            </w:pPr>
            <w:r w:rsidRPr="00192EB5">
              <w:t>Да</w:t>
            </w:r>
          </w:p>
        </w:tc>
        <w:tc>
          <w:tcPr>
            <w:tcW w:w="3651" w:type="dxa"/>
          </w:tcPr>
          <w:p w14:paraId="5BDE9566" w14:textId="27D95233" w:rsidR="006D642E" w:rsidRPr="00192EB5" w:rsidDel="00995ECE" w:rsidRDefault="006D642E" w:rsidP="00192EB5">
            <w:pPr>
              <w:pStyle w:val="GOSTTablenorm"/>
            </w:pPr>
            <w:r w:rsidRPr="00192EB5">
              <w:t>Уровень конфиденциальности</w:t>
            </w:r>
          </w:p>
        </w:tc>
        <w:tc>
          <w:tcPr>
            <w:tcW w:w="3651" w:type="dxa"/>
          </w:tcPr>
          <w:p w14:paraId="0516635E" w14:textId="573328E5" w:rsidR="006D642E" w:rsidRPr="00192EB5" w:rsidRDefault="006D642E" w:rsidP="00192EB5">
            <w:pPr>
              <w:pStyle w:val="GOSTTablenorm"/>
            </w:pPr>
            <w:r w:rsidRPr="00192EB5">
              <w:t>-</w:t>
            </w:r>
          </w:p>
        </w:tc>
        <w:tc>
          <w:tcPr>
            <w:tcW w:w="3651" w:type="dxa"/>
          </w:tcPr>
          <w:p w14:paraId="46EEC38C" w14:textId="60B4C623" w:rsidR="006D642E" w:rsidRPr="00192EB5" w:rsidRDefault="006D642E" w:rsidP="00192EB5">
            <w:pPr>
              <w:pStyle w:val="GOSTTablenorm"/>
            </w:pPr>
            <w:r w:rsidRPr="00192EB5">
              <w:t>Атрибут заполняется значением «0»</w:t>
            </w:r>
          </w:p>
        </w:tc>
      </w:tr>
      <w:tr w:rsidR="006D642E" w:rsidRPr="00A92F23" w14:paraId="3BACC28D" w14:textId="77777777" w:rsidTr="00924BC6">
        <w:tc>
          <w:tcPr>
            <w:tcW w:w="3651" w:type="dxa"/>
          </w:tcPr>
          <w:p w14:paraId="6F9A0C3B" w14:textId="12220A9A" w:rsidR="006D642E" w:rsidRPr="00192EB5" w:rsidRDefault="006D642E" w:rsidP="00192EB5">
            <w:pPr>
              <w:pStyle w:val="GOSTTablenorm"/>
            </w:pPr>
            <w:r w:rsidRPr="00192EB5">
              <w:t>Наименование_документа</w:t>
            </w:r>
          </w:p>
        </w:tc>
        <w:tc>
          <w:tcPr>
            <w:tcW w:w="1090" w:type="dxa"/>
          </w:tcPr>
          <w:p w14:paraId="03D436A3" w14:textId="3EFD8046" w:rsidR="006D642E" w:rsidRPr="00192EB5" w:rsidRDefault="006D642E" w:rsidP="00192EB5">
            <w:pPr>
              <w:pStyle w:val="GOSTTablenorm"/>
            </w:pPr>
            <w:r w:rsidRPr="00192EB5">
              <w:t>Да</w:t>
            </w:r>
          </w:p>
        </w:tc>
        <w:tc>
          <w:tcPr>
            <w:tcW w:w="3651" w:type="dxa"/>
          </w:tcPr>
          <w:p w14:paraId="7F40C0C9" w14:textId="1E2EDE77" w:rsidR="006D642E" w:rsidRPr="00192EB5" w:rsidDel="00995ECE" w:rsidRDefault="006D642E" w:rsidP="00192EB5">
            <w:pPr>
              <w:pStyle w:val="GOSTTablenorm"/>
            </w:pPr>
            <w:r w:rsidRPr="00192EB5">
              <w:t>Наименование документа</w:t>
            </w:r>
          </w:p>
        </w:tc>
        <w:tc>
          <w:tcPr>
            <w:tcW w:w="3651" w:type="dxa"/>
          </w:tcPr>
          <w:p w14:paraId="7230DA59" w14:textId="07193754" w:rsidR="006D642E" w:rsidRPr="00192EB5" w:rsidRDefault="006D642E" w:rsidP="00192EB5">
            <w:pPr>
              <w:pStyle w:val="GOSTTablenorm"/>
            </w:pPr>
            <w:r w:rsidRPr="00192EB5">
              <w:t>-</w:t>
            </w:r>
          </w:p>
        </w:tc>
        <w:tc>
          <w:tcPr>
            <w:tcW w:w="3651" w:type="dxa"/>
          </w:tcPr>
          <w:p w14:paraId="573587EF" w14:textId="6D6C388D" w:rsidR="006D642E" w:rsidRPr="00192EB5" w:rsidRDefault="006D642E" w:rsidP="00192EB5">
            <w:pPr>
              <w:pStyle w:val="GOSTTablenorm"/>
            </w:pPr>
            <w:r w:rsidRPr="00192EB5">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6D642E" w:rsidRPr="00A92F23" w14:paraId="61DA509D" w14:textId="77777777" w:rsidTr="00924BC6">
        <w:tc>
          <w:tcPr>
            <w:tcW w:w="3651" w:type="dxa"/>
          </w:tcPr>
          <w:p w14:paraId="6DB0762F" w14:textId="6BC26B69" w:rsidR="006D642E" w:rsidRPr="00192EB5" w:rsidRDefault="006D642E" w:rsidP="00192EB5">
            <w:pPr>
              <w:pStyle w:val="GOSTTablenorm"/>
            </w:pPr>
            <w:r w:rsidRPr="00192EB5">
              <w:t>Код_валюты</w:t>
            </w:r>
          </w:p>
        </w:tc>
        <w:tc>
          <w:tcPr>
            <w:tcW w:w="1090" w:type="dxa"/>
          </w:tcPr>
          <w:p w14:paraId="25B2D68C" w14:textId="1C9F9475" w:rsidR="006D642E" w:rsidRPr="00192EB5" w:rsidRDefault="006D642E" w:rsidP="00192EB5">
            <w:pPr>
              <w:pStyle w:val="GOSTTablenorm"/>
            </w:pPr>
            <w:r w:rsidRPr="00192EB5">
              <w:t>Да</w:t>
            </w:r>
          </w:p>
        </w:tc>
        <w:tc>
          <w:tcPr>
            <w:tcW w:w="3651" w:type="dxa"/>
          </w:tcPr>
          <w:p w14:paraId="58DD7ADF" w14:textId="310F02FA" w:rsidR="006D642E" w:rsidRPr="00192EB5" w:rsidDel="00995ECE" w:rsidRDefault="006D642E" w:rsidP="00192EB5">
            <w:pPr>
              <w:pStyle w:val="GOSTTablenorm"/>
            </w:pPr>
            <w:r w:rsidRPr="00192EB5">
              <w:t>Код валюты</w:t>
            </w:r>
          </w:p>
        </w:tc>
        <w:tc>
          <w:tcPr>
            <w:tcW w:w="3651" w:type="dxa"/>
          </w:tcPr>
          <w:p w14:paraId="43BF97D3" w14:textId="27F20CAF" w:rsidR="006D642E" w:rsidRPr="00192EB5" w:rsidRDefault="006D642E" w:rsidP="00192EB5">
            <w:pPr>
              <w:pStyle w:val="GOSTTablenorm"/>
            </w:pPr>
            <w:r w:rsidRPr="00192EB5">
              <w:t>-</w:t>
            </w:r>
          </w:p>
        </w:tc>
        <w:tc>
          <w:tcPr>
            <w:tcW w:w="3651" w:type="dxa"/>
          </w:tcPr>
          <w:p w14:paraId="28305930" w14:textId="0BDD6394" w:rsidR="006D642E" w:rsidRPr="00192EB5" w:rsidRDefault="006D642E" w:rsidP="00192EB5">
            <w:pPr>
              <w:pStyle w:val="GOSTTablenorm"/>
            </w:pPr>
            <w:r w:rsidRPr="00192EB5">
              <w:t>Атрибут всегда заполняется значением «643»</w:t>
            </w:r>
          </w:p>
        </w:tc>
      </w:tr>
      <w:tr w:rsidR="006D642E" w:rsidRPr="00A92F23" w14:paraId="7A3AB72F" w14:textId="77777777" w:rsidTr="00924BC6">
        <w:tc>
          <w:tcPr>
            <w:tcW w:w="3651" w:type="dxa"/>
          </w:tcPr>
          <w:p w14:paraId="59097D24" w14:textId="4741DB9D" w:rsidR="006D642E" w:rsidRPr="00192EB5" w:rsidRDefault="006D642E" w:rsidP="00192EB5">
            <w:pPr>
              <w:pStyle w:val="GOSTTablenorm"/>
            </w:pPr>
            <w:r w:rsidRPr="00192EB5">
              <w:t>ТОФК_КС_плательщика</w:t>
            </w:r>
          </w:p>
        </w:tc>
        <w:tc>
          <w:tcPr>
            <w:tcW w:w="1090" w:type="dxa"/>
          </w:tcPr>
          <w:p w14:paraId="5C12A72B" w14:textId="4492EE60" w:rsidR="006D642E" w:rsidRPr="00192EB5" w:rsidRDefault="006D642E" w:rsidP="00192EB5">
            <w:pPr>
              <w:pStyle w:val="GOSTTablenorm"/>
            </w:pPr>
            <w:r w:rsidRPr="00192EB5">
              <w:t>Да</w:t>
            </w:r>
          </w:p>
        </w:tc>
        <w:tc>
          <w:tcPr>
            <w:tcW w:w="3651" w:type="dxa"/>
          </w:tcPr>
          <w:p w14:paraId="52A40C57" w14:textId="53CFB8A2" w:rsidR="006D642E" w:rsidRPr="00192EB5" w:rsidDel="00995ECE" w:rsidRDefault="006D642E" w:rsidP="00192EB5">
            <w:pPr>
              <w:pStyle w:val="GOSTTablenorm"/>
            </w:pPr>
            <w:r w:rsidRPr="00192EB5">
              <w:t>ТОФК КС</w:t>
            </w:r>
          </w:p>
        </w:tc>
        <w:tc>
          <w:tcPr>
            <w:tcW w:w="3651" w:type="dxa"/>
          </w:tcPr>
          <w:p w14:paraId="7A7A38C6" w14:textId="62EAFDEF" w:rsidR="006D642E" w:rsidRPr="00192EB5" w:rsidRDefault="006D642E" w:rsidP="00192EB5">
            <w:pPr>
              <w:pStyle w:val="GOSTTablenorm"/>
            </w:pPr>
            <w:r w:rsidRPr="00192EB5">
              <w:t>-</w:t>
            </w:r>
          </w:p>
        </w:tc>
        <w:tc>
          <w:tcPr>
            <w:tcW w:w="3651" w:type="dxa"/>
          </w:tcPr>
          <w:p w14:paraId="3DE0F599" w14:textId="6C1CA6EB" w:rsidR="006D642E" w:rsidRPr="00192EB5" w:rsidRDefault="006D642E" w:rsidP="00192EB5">
            <w:pPr>
              <w:pStyle w:val="GOSTTablenorm"/>
            </w:pPr>
            <w:r w:rsidRPr="00192EB5">
              <w:t>17 – 18 символы из значения параметра «Казначейский счет»</w:t>
            </w:r>
          </w:p>
        </w:tc>
      </w:tr>
      <w:tr w:rsidR="006D642E" w:rsidRPr="00A92F23" w14:paraId="79E29736" w14:textId="77777777" w:rsidTr="00924BC6">
        <w:tc>
          <w:tcPr>
            <w:tcW w:w="3651" w:type="dxa"/>
          </w:tcPr>
          <w:p w14:paraId="399286A7" w14:textId="223C7132" w:rsidR="006D642E" w:rsidRPr="00192EB5" w:rsidRDefault="006D642E" w:rsidP="00192EB5">
            <w:pPr>
              <w:pStyle w:val="GOSTTablenorm"/>
            </w:pPr>
            <w:r w:rsidRPr="00192EB5">
              <w:lastRenderedPageBreak/>
              <w:t>Порядк_номер_КС_плательщика</w:t>
            </w:r>
          </w:p>
        </w:tc>
        <w:tc>
          <w:tcPr>
            <w:tcW w:w="1090" w:type="dxa"/>
          </w:tcPr>
          <w:p w14:paraId="454482D1" w14:textId="03CF4D54" w:rsidR="006D642E" w:rsidRPr="00192EB5" w:rsidRDefault="006D642E" w:rsidP="00192EB5">
            <w:pPr>
              <w:pStyle w:val="GOSTTablenorm"/>
            </w:pPr>
            <w:r w:rsidRPr="00192EB5">
              <w:t>Да</w:t>
            </w:r>
          </w:p>
        </w:tc>
        <w:tc>
          <w:tcPr>
            <w:tcW w:w="3651" w:type="dxa"/>
          </w:tcPr>
          <w:p w14:paraId="705B7712" w14:textId="42D651E7" w:rsidR="006D642E" w:rsidRPr="00192EB5" w:rsidDel="00995ECE" w:rsidRDefault="006D642E" w:rsidP="00192EB5">
            <w:pPr>
              <w:pStyle w:val="GOSTTablenorm"/>
            </w:pPr>
            <w:r w:rsidRPr="00192EB5">
              <w:t>Порядковый номер КС</w:t>
            </w:r>
          </w:p>
        </w:tc>
        <w:tc>
          <w:tcPr>
            <w:tcW w:w="3651" w:type="dxa"/>
          </w:tcPr>
          <w:p w14:paraId="7FF3E3FF" w14:textId="3310E236" w:rsidR="006D642E" w:rsidRPr="00192EB5" w:rsidRDefault="006D642E" w:rsidP="00192EB5">
            <w:pPr>
              <w:pStyle w:val="GOSTTablenorm"/>
            </w:pPr>
            <w:r w:rsidRPr="00192EB5">
              <w:t>-</w:t>
            </w:r>
          </w:p>
        </w:tc>
        <w:tc>
          <w:tcPr>
            <w:tcW w:w="3651" w:type="dxa"/>
          </w:tcPr>
          <w:p w14:paraId="4A7EB495" w14:textId="29C2FC8C" w:rsidR="006D642E" w:rsidRPr="00192EB5" w:rsidRDefault="006D642E" w:rsidP="00192EB5">
            <w:pPr>
              <w:pStyle w:val="GOSTTablenorm"/>
            </w:pPr>
            <w:r w:rsidRPr="00192EB5">
              <w:t>19 – 20 символы из значения параметра «Казначейский счет»</w:t>
            </w:r>
          </w:p>
        </w:tc>
      </w:tr>
      <w:tr w:rsidR="006D642E" w:rsidRPr="00A92F23" w14:paraId="181590EE" w14:textId="77777777" w:rsidTr="00924BC6">
        <w:tc>
          <w:tcPr>
            <w:tcW w:w="3651" w:type="dxa"/>
          </w:tcPr>
          <w:p w14:paraId="3C53E69B" w14:textId="50C39C76" w:rsidR="006D642E" w:rsidRPr="00192EB5" w:rsidRDefault="006D642E" w:rsidP="00192EB5">
            <w:pPr>
              <w:pStyle w:val="GOSTTablenorm"/>
            </w:pPr>
            <w:r w:rsidRPr="00192EB5">
              <w:t>КС_плательщика</w:t>
            </w:r>
          </w:p>
        </w:tc>
        <w:tc>
          <w:tcPr>
            <w:tcW w:w="1090" w:type="dxa"/>
          </w:tcPr>
          <w:p w14:paraId="79C2A956" w14:textId="7B564D48" w:rsidR="006D642E" w:rsidRPr="00192EB5" w:rsidRDefault="006D642E" w:rsidP="00192EB5">
            <w:pPr>
              <w:pStyle w:val="GOSTTablenorm"/>
            </w:pPr>
            <w:r w:rsidRPr="00192EB5">
              <w:t>Нет</w:t>
            </w:r>
          </w:p>
        </w:tc>
        <w:tc>
          <w:tcPr>
            <w:tcW w:w="3651" w:type="dxa"/>
          </w:tcPr>
          <w:p w14:paraId="3BE75110" w14:textId="38DFAB02" w:rsidR="006D642E" w:rsidRPr="00192EB5" w:rsidRDefault="006D642E" w:rsidP="00192EB5">
            <w:pPr>
              <w:pStyle w:val="GOSTTablenorm"/>
            </w:pPr>
            <w:r w:rsidRPr="00192EB5">
              <w:t>Казначейский счет</w:t>
            </w:r>
          </w:p>
        </w:tc>
        <w:tc>
          <w:tcPr>
            <w:tcW w:w="3651" w:type="dxa"/>
          </w:tcPr>
          <w:p w14:paraId="341DA05D" w14:textId="77B03C45" w:rsidR="006D642E" w:rsidRPr="00192EB5" w:rsidRDefault="006D642E" w:rsidP="00192EB5">
            <w:pPr>
              <w:pStyle w:val="GOSTTablenorm"/>
            </w:pPr>
            <w:r w:rsidRPr="00192EB5">
              <w:t>treasury_account</w:t>
            </w:r>
          </w:p>
        </w:tc>
        <w:tc>
          <w:tcPr>
            <w:tcW w:w="3651" w:type="dxa"/>
          </w:tcPr>
          <w:p w14:paraId="6F9DE98C" w14:textId="2D411054" w:rsidR="006D642E" w:rsidRPr="00192EB5" w:rsidRDefault="006D642E" w:rsidP="00192EB5">
            <w:pPr>
              <w:pStyle w:val="GOSTTablenorm"/>
            </w:pPr>
            <w:r w:rsidRPr="00192EB5">
              <w:t>-</w:t>
            </w:r>
          </w:p>
        </w:tc>
      </w:tr>
      <w:tr w:rsidR="006D642E" w:rsidRPr="00A92F23" w14:paraId="4ECE5824" w14:textId="77777777" w:rsidTr="00924BC6">
        <w:tc>
          <w:tcPr>
            <w:tcW w:w="3651" w:type="dxa"/>
          </w:tcPr>
          <w:p w14:paraId="79800154" w14:textId="341C1EF0" w:rsidR="006D642E" w:rsidRPr="00192EB5" w:rsidRDefault="006D642E" w:rsidP="00192EB5">
            <w:pPr>
              <w:pStyle w:val="GOSTTablenorm"/>
            </w:pPr>
            <w:r w:rsidRPr="00192EB5">
              <w:t>Номер_ЛС_передающий</w:t>
            </w:r>
            <w:r w:rsidRPr="00192EB5" w:rsidDel="00AD74FA">
              <w:t xml:space="preserve"> </w:t>
            </w:r>
          </w:p>
        </w:tc>
        <w:tc>
          <w:tcPr>
            <w:tcW w:w="1090" w:type="dxa"/>
          </w:tcPr>
          <w:p w14:paraId="3EBFF597" w14:textId="35DBAE69" w:rsidR="006D642E" w:rsidRPr="00192EB5" w:rsidRDefault="006D642E" w:rsidP="00192EB5">
            <w:pPr>
              <w:pStyle w:val="GOSTTablenorm"/>
            </w:pPr>
            <w:r w:rsidRPr="00192EB5">
              <w:t>Нет</w:t>
            </w:r>
          </w:p>
        </w:tc>
        <w:tc>
          <w:tcPr>
            <w:tcW w:w="3651" w:type="dxa"/>
          </w:tcPr>
          <w:p w14:paraId="653D8848" w14:textId="47BEC816" w:rsidR="006D642E" w:rsidRPr="00192EB5" w:rsidRDefault="006D642E" w:rsidP="00192EB5">
            <w:pPr>
              <w:pStyle w:val="GOSTTablenorm"/>
            </w:pPr>
            <w:r w:rsidRPr="00192EB5">
              <w:t>ЛС передающего полномочия АДБ</w:t>
            </w:r>
          </w:p>
        </w:tc>
        <w:tc>
          <w:tcPr>
            <w:tcW w:w="3651" w:type="dxa"/>
          </w:tcPr>
          <w:p w14:paraId="04A2179D" w14:textId="7D0EDAF1" w:rsidR="006D642E" w:rsidRPr="00192EB5" w:rsidRDefault="006D642E" w:rsidP="00192EB5">
            <w:pPr>
              <w:pStyle w:val="GOSTTablenorm"/>
            </w:pPr>
            <w:r w:rsidRPr="00192EB5">
              <w:t>sender:account</w:t>
            </w:r>
            <w:r w:rsidRPr="00192EB5" w:rsidDel="00AD74FA">
              <w:t xml:space="preserve"> </w:t>
            </w:r>
          </w:p>
        </w:tc>
        <w:tc>
          <w:tcPr>
            <w:tcW w:w="3651" w:type="dxa"/>
          </w:tcPr>
          <w:p w14:paraId="59709343" w14:textId="1177CD0E" w:rsidR="006D642E" w:rsidRPr="00192EB5" w:rsidRDefault="006D642E" w:rsidP="00192EB5">
            <w:pPr>
              <w:pStyle w:val="GOSTTablenorm"/>
            </w:pPr>
            <w:r w:rsidRPr="00192EB5">
              <w:t>-</w:t>
            </w:r>
          </w:p>
        </w:tc>
      </w:tr>
      <w:tr w:rsidR="006D642E" w:rsidRPr="00A92F23" w14:paraId="301A09D8" w14:textId="77777777" w:rsidTr="00924BC6">
        <w:tc>
          <w:tcPr>
            <w:tcW w:w="3651" w:type="dxa"/>
          </w:tcPr>
          <w:p w14:paraId="5E661AF8" w14:textId="3C025C1E" w:rsidR="006D642E" w:rsidRPr="00192EB5" w:rsidRDefault="006D642E" w:rsidP="00192EB5">
            <w:pPr>
              <w:pStyle w:val="GOSTTablenorm"/>
            </w:pPr>
            <w:r w:rsidRPr="00192EB5">
              <w:t>Номер_ЛС_принимающий</w:t>
            </w:r>
            <w:r w:rsidRPr="00192EB5" w:rsidDel="00AD74FA">
              <w:t xml:space="preserve"> </w:t>
            </w:r>
          </w:p>
        </w:tc>
        <w:tc>
          <w:tcPr>
            <w:tcW w:w="1090" w:type="dxa"/>
          </w:tcPr>
          <w:p w14:paraId="0E2586CC" w14:textId="4194B00F" w:rsidR="006D642E" w:rsidRPr="00192EB5" w:rsidRDefault="006D642E" w:rsidP="00192EB5">
            <w:pPr>
              <w:pStyle w:val="GOSTTablenorm"/>
            </w:pPr>
            <w:r w:rsidRPr="00192EB5">
              <w:t>Нет</w:t>
            </w:r>
          </w:p>
        </w:tc>
        <w:tc>
          <w:tcPr>
            <w:tcW w:w="3651" w:type="dxa"/>
          </w:tcPr>
          <w:p w14:paraId="50B0E666" w14:textId="0032FC08" w:rsidR="006D642E" w:rsidRPr="00192EB5" w:rsidRDefault="006D642E" w:rsidP="00192EB5">
            <w:pPr>
              <w:pStyle w:val="GOSTTablenorm"/>
            </w:pPr>
            <w:r w:rsidRPr="00192EB5">
              <w:t>ЛС принимающего полномочия АДБ</w:t>
            </w:r>
          </w:p>
        </w:tc>
        <w:tc>
          <w:tcPr>
            <w:tcW w:w="3651" w:type="dxa"/>
          </w:tcPr>
          <w:p w14:paraId="2D83A9ED" w14:textId="3EFB6472" w:rsidR="006D642E" w:rsidRPr="00192EB5" w:rsidRDefault="006D642E" w:rsidP="00192EB5">
            <w:pPr>
              <w:pStyle w:val="GOSTTablenorm"/>
            </w:pPr>
            <w:r w:rsidRPr="00192EB5">
              <w:t>recipient:account</w:t>
            </w:r>
          </w:p>
        </w:tc>
        <w:tc>
          <w:tcPr>
            <w:tcW w:w="3651" w:type="dxa"/>
          </w:tcPr>
          <w:p w14:paraId="2F1ABEE4" w14:textId="7DEEA8F7" w:rsidR="006D642E" w:rsidRPr="00192EB5" w:rsidRDefault="006D642E" w:rsidP="00192EB5">
            <w:pPr>
              <w:pStyle w:val="GOSTTablenorm"/>
            </w:pPr>
            <w:r w:rsidRPr="00192EB5">
              <w:t>-</w:t>
            </w:r>
          </w:p>
        </w:tc>
      </w:tr>
      <w:tr w:rsidR="006D642E" w:rsidRPr="00A92F23" w14:paraId="1DD3A512" w14:textId="77777777" w:rsidTr="00924BC6">
        <w:tc>
          <w:tcPr>
            <w:tcW w:w="3651" w:type="dxa"/>
          </w:tcPr>
          <w:p w14:paraId="4622DFDB" w14:textId="47D50F14" w:rsidR="006D642E" w:rsidRPr="00192EB5" w:rsidRDefault="006D642E" w:rsidP="00192EB5">
            <w:pPr>
              <w:pStyle w:val="GOSTTablenorm"/>
            </w:pPr>
            <w:r w:rsidRPr="00192EB5">
              <w:t>ЛС_Дт</w:t>
            </w:r>
          </w:p>
        </w:tc>
        <w:tc>
          <w:tcPr>
            <w:tcW w:w="1090" w:type="dxa"/>
          </w:tcPr>
          <w:p w14:paraId="42F29BF7" w14:textId="53B05C23" w:rsidR="006D642E" w:rsidRPr="00192EB5" w:rsidRDefault="006D642E" w:rsidP="00192EB5">
            <w:pPr>
              <w:pStyle w:val="GOSTTablenorm"/>
            </w:pPr>
            <w:r w:rsidRPr="00192EB5">
              <w:t>Нет</w:t>
            </w:r>
          </w:p>
        </w:tc>
        <w:tc>
          <w:tcPr>
            <w:tcW w:w="3651" w:type="dxa"/>
          </w:tcPr>
          <w:p w14:paraId="7056308A" w14:textId="3171C1AD" w:rsidR="006D642E" w:rsidRPr="00192EB5" w:rsidRDefault="006D642E" w:rsidP="00192EB5">
            <w:pPr>
              <w:pStyle w:val="GOSTTablenorm"/>
            </w:pPr>
            <w:r w:rsidRPr="00192EB5">
              <w:t>Указывается сторона записи учета, в которой содержаться данные по передающему или принимающему полномочия АДБ</w:t>
            </w:r>
          </w:p>
        </w:tc>
        <w:tc>
          <w:tcPr>
            <w:tcW w:w="3651" w:type="dxa"/>
          </w:tcPr>
          <w:p w14:paraId="359107DC" w14:textId="6A4C2C0D" w:rsidR="006D642E" w:rsidRPr="00192EB5" w:rsidRDefault="006D642E" w:rsidP="00192EB5">
            <w:pPr>
              <w:pStyle w:val="GOSTTablenorm"/>
            </w:pPr>
            <w:r w:rsidRPr="00192EB5">
              <w:t>entries:accounting_type</w:t>
            </w:r>
          </w:p>
        </w:tc>
        <w:tc>
          <w:tcPr>
            <w:tcW w:w="3651" w:type="dxa"/>
          </w:tcPr>
          <w:p w14:paraId="17E741CA" w14:textId="0742E7D0" w:rsidR="006D642E" w:rsidRPr="00192EB5" w:rsidRDefault="006D642E" w:rsidP="00192EB5">
            <w:pPr>
              <w:pStyle w:val="GOSTTablenorm"/>
            </w:pPr>
            <w:r w:rsidRPr="00192EB5">
              <w:t>-</w:t>
            </w:r>
          </w:p>
        </w:tc>
      </w:tr>
      <w:tr w:rsidR="006D642E" w:rsidRPr="00A92F23" w14:paraId="1DF74031" w14:textId="77777777" w:rsidTr="00924BC6">
        <w:tc>
          <w:tcPr>
            <w:tcW w:w="3651" w:type="dxa"/>
          </w:tcPr>
          <w:p w14:paraId="282A351F" w14:textId="6B78D257" w:rsidR="006D642E" w:rsidRPr="00192EB5" w:rsidRDefault="006D642E" w:rsidP="00192EB5">
            <w:pPr>
              <w:pStyle w:val="GOSTTablenorm"/>
            </w:pPr>
            <w:r w:rsidRPr="00192EB5">
              <w:t>Аналитический_код_СКУ_Дт</w:t>
            </w:r>
          </w:p>
        </w:tc>
        <w:tc>
          <w:tcPr>
            <w:tcW w:w="1090" w:type="dxa"/>
          </w:tcPr>
          <w:p w14:paraId="7644B9A7" w14:textId="152A4AF8" w:rsidR="006D642E" w:rsidRPr="00192EB5" w:rsidRDefault="006D642E" w:rsidP="00192EB5">
            <w:pPr>
              <w:pStyle w:val="GOSTTablenorm"/>
            </w:pPr>
            <w:r w:rsidRPr="00192EB5">
              <w:t>Нет</w:t>
            </w:r>
          </w:p>
        </w:tc>
        <w:tc>
          <w:tcPr>
            <w:tcW w:w="3651" w:type="dxa"/>
          </w:tcPr>
          <w:p w14:paraId="4593423D" w14:textId="128ACD36" w:rsidR="006D642E" w:rsidRPr="00192EB5" w:rsidRDefault="006D642E" w:rsidP="00192EB5">
            <w:pPr>
              <w:pStyle w:val="GOSTTablenorm"/>
            </w:pPr>
            <w:r w:rsidRPr="00192EB5">
              <w:t>Указывается аналитический код СКУ</w:t>
            </w:r>
          </w:p>
        </w:tc>
        <w:tc>
          <w:tcPr>
            <w:tcW w:w="3651" w:type="dxa"/>
          </w:tcPr>
          <w:p w14:paraId="3D6100B1" w14:textId="0231089D" w:rsidR="006D642E" w:rsidRPr="00192EB5" w:rsidRDefault="006D642E" w:rsidP="00192EB5">
            <w:pPr>
              <w:pStyle w:val="GOSTTablenorm"/>
            </w:pPr>
            <w:r w:rsidRPr="00192EB5">
              <w:t>entries:analytical_group_sku</w:t>
            </w:r>
          </w:p>
        </w:tc>
        <w:tc>
          <w:tcPr>
            <w:tcW w:w="3651" w:type="dxa"/>
          </w:tcPr>
          <w:p w14:paraId="4D645AAB" w14:textId="2E240E6E" w:rsidR="006D642E" w:rsidRPr="00192EB5" w:rsidRDefault="006D642E" w:rsidP="00192EB5">
            <w:pPr>
              <w:pStyle w:val="GOSTTablenorm"/>
            </w:pPr>
            <w:r w:rsidRPr="00192EB5">
              <w:t>-</w:t>
            </w:r>
          </w:p>
        </w:tc>
      </w:tr>
      <w:tr w:rsidR="006D642E" w:rsidRPr="00A92F23" w14:paraId="697D7CBC" w14:textId="77777777" w:rsidTr="00924BC6">
        <w:tc>
          <w:tcPr>
            <w:tcW w:w="3651" w:type="dxa"/>
          </w:tcPr>
          <w:p w14:paraId="2896527B" w14:textId="1D5FC21E" w:rsidR="006D642E" w:rsidRPr="00192EB5" w:rsidRDefault="006D642E" w:rsidP="00192EB5">
            <w:pPr>
              <w:pStyle w:val="GOSTTablenorm"/>
            </w:pPr>
            <w:r w:rsidRPr="00192EB5">
              <w:t>КБК_</w:t>
            </w:r>
            <w:r w:rsidR="003A4AC9" w:rsidRPr="00192EB5">
              <w:t>п</w:t>
            </w:r>
            <w:r w:rsidRPr="00192EB5">
              <w:t>ередающий</w:t>
            </w:r>
          </w:p>
        </w:tc>
        <w:tc>
          <w:tcPr>
            <w:tcW w:w="1090" w:type="dxa"/>
          </w:tcPr>
          <w:p w14:paraId="29E713DF" w14:textId="7DA6B630" w:rsidR="006D642E" w:rsidRPr="00192EB5" w:rsidRDefault="006D642E" w:rsidP="00192EB5">
            <w:pPr>
              <w:pStyle w:val="GOSTTablenorm"/>
            </w:pPr>
            <w:r w:rsidRPr="00192EB5">
              <w:t>Нет</w:t>
            </w:r>
          </w:p>
        </w:tc>
        <w:tc>
          <w:tcPr>
            <w:tcW w:w="3651" w:type="dxa"/>
          </w:tcPr>
          <w:p w14:paraId="20F22E07" w14:textId="7FA83F9A" w:rsidR="006D642E" w:rsidRPr="00192EB5" w:rsidRDefault="006D642E" w:rsidP="00192EB5">
            <w:pPr>
              <w:pStyle w:val="GOSTTablenorm"/>
            </w:pPr>
            <w:r w:rsidRPr="00192EB5">
              <w:t>Указывается КБК передающего полномочия АДБ</w:t>
            </w:r>
          </w:p>
        </w:tc>
        <w:tc>
          <w:tcPr>
            <w:tcW w:w="3651" w:type="dxa"/>
          </w:tcPr>
          <w:p w14:paraId="05DC781F" w14:textId="5359283F" w:rsidR="006D642E" w:rsidRPr="00192EB5" w:rsidRDefault="006D642E" w:rsidP="00192EB5">
            <w:pPr>
              <w:pStyle w:val="GOSTTablenorm"/>
            </w:pPr>
            <w:r w:rsidRPr="00192EB5">
              <w:t>entries:bcc_sender</w:t>
            </w:r>
          </w:p>
        </w:tc>
        <w:tc>
          <w:tcPr>
            <w:tcW w:w="3651" w:type="dxa"/>
          </w:tcPr>
          <w:p w14:paraId="75F8EBDD" w14:textId="1E69E097" w:rsidR="006D642E" w:rsidRPr="00192EB5" w:rsidRDefault="006D642E" w:rsidP="00192EB5">
            <w:pPr>
              <w:pStyle w:val="GOSTTablenorm"/>
            </w:pPr>
            <w:r w:rsidRPr="00192EB5">
              <w:t>-</w:t>
            </w:r>
          </w:p>
        </w:tc>
      </w:tr>
      <w:tr w:rsidR="006D642E" w:rsidRPr="00A92F23" w14:paraId="7C12027C" w14:textId="77777777" w:rsidTr="00924BC6">
        <w:tc>
          <w:tcPr>
            <w:tcW w:w="3651" w:type="dxa"/>
          </w:tcPr>
          <w:p w14:paraId="278F4F34" w14:textId="6326D8AF" w:rsidR="006D642E" w:rsidRPr="00192EB5" w:rsidRDefault="006D642E" w:rsidP="00192EB5">
            <w:pPr>
              <w:pStyle w:val="GOSTTablenorm"/>
            </w:pPr>
            <w:r w:rsidRPr="00192EB5">
              <w:t>Тип_КБК_</w:t>
            </w:r>
            <w:r w:rsidR="003A4AC9" w:rsidRPr="00192EB5">
              <w:t>п</w:t>
            </w:r>
            <w:r w:rsidRPr="00192EB5">
              <w:t>ередающий</w:t>
            </w:r>
          </w:p>
        </w:tc>
        <w:tc>
          <w:tcPr>
            <w:tcW w:w="1090" w:type="dxa"/>
          </w:tcPr>
          <w:p w14:paraId="3FDE5316" w14:textId="64539EBE" w:rsidR="006D642E" w:rsidRPr="00192EB5" w:rsidRDefault="006D642E" w:rsidP="00192EB5">
            <w:pPr>
              <w:pStyle w:val="GOSTTablenorm"/>
            </w:pPr>
            <w:r w:rsidRPr="00192EB5">
              <w:t>Нет</w:t>
            </w:r>
          </w:p>
        </w:tc>
        <w:tc>
          <w:tcPr>
            <w:tcW w:w="3651" w:type="dxa"/>
          </w:tcPr>
          <w:p w14:paraId="4F263A9F" w14:textId="0266FCE5" w:rsidR="006D642E" w:rsidRPr="00192EB5" w:rsidRDefault="006D642E" w:rsidP="00192EB5">
            <w:pPr>
              <w:pStyle w:val="GOSTTablenorm"/>
            </w:pPr>
            <w:r w:rsidRPr="00192EB5">
              <w:t>Тип КБК передающего полномочия АДБ</w:t>
            </w:r>
          </w:p>
        </w:tc>
        <w:tc>
          <w:tcPr>
            <w:tcW w:w="3651" w:type="dxa"/>
          </w:tcPr>
          <w:p w14:paraId="08A3D87B" w14:textId="2A77CCE5" w:rsidR="006D642E" w:rsidRPr="00192EB5" w:rsidRDefault="006D642E" w:rsidP="00192EB5">
            <w:pPr>
              <w:pStyle w:val="GOSTTablenorm"/>
            </w:pPr>
            <w:r w:rsidRPr="00192EB5">
              <w:t>entries:type_bcc_sender</w:t>
            </w:r>
          </w:p>
        </w:tc>
        <w:tc>
          <w:tcPr>
            <w:tcW w:w="3651" w:type="dxa"/>
          </w:tcPr>
          <w:p w14:paraId="10B49DAF" w14:textId="50FC35F2" w:rsidR="006D642E" w:rsidRPr="00192EB5" w:rsidRDefault="006D642E" w:rsidP="00192EB5">
            <w:pPr>
              <w:pStyle w:val="GOSTTablenorm"/>
            </w:pPr>
            <w:r w:rsidRPr="00192EB5">
              <w:t>-</w:t>
            </w:r>
          </w:p>
        </w:tc>
      </w:tr>
      <w:tr w:rsidR="006D642E" w:rsidRPr="00A92F23" w14:paraId="171BCFD3" w14:textId="77777777" w:rsidTr="00924BC6">
        <w:tc>
          <w:tcPr>
            <w:tcW w:w="3651" w:type="dxa"/>
          </w:tcPr>
          <w:p w14:paraId="7BCF1FDC" w14:textId="7CA193F7" w:rsidR="006D642E" w:rsidRPr="00192EB5" w:rsidRDefault="006D642E" w:rsidP="00192EB5">
            <w:pPr>
              <w:pStyle w:val="GOSTTablenorm"/>
            </w:pPr>
            <w:r w:rsidRPr="00192EB5">
              <w:t>ОКТМО_плательщика</w:t>
            </w:r>
          </w:p>
        </w:tc>
        <w:tc>
          <w:tcPr>
            <w:tcW w:w="1090" w:type="dxa"/>
          </w:tcPr>
          <w:p w14:paraId="54063222" w14:textId="5DB66AA2" w:rsidR="006D642E" w:rsidRPr="00192EB5" w:rsidRDefault="006D642E" w:rsidP="00192EB5">
            <w:pPr>
              <w:pStyle w:val="GOSTTablenorm"/>
            </w:pPr>
            <w:r w:rsidRPr="00192EB5">
              <w:t>Нет</w:t>
            </w:r>
          </w:p>
        </w:tc>
        <w:tc>
          <w:tcPr>
            <w:tcW w:w="3651" w:type="dxa"/>
          </w:tcPr>
          <w:p w14:paraId="0CBE1BE5" w14:textId="513B2DD5" w:rsidR="006D642E" w:rsidRPr="00192EB5" w:rsidRDefault="006D642E" w:rsidP="00192EB5">
            <w:pPr>
              <w:pStyle w:val="GOSTTablenorm"/>
            </w:pPr>
            <w:r w:rsidRPr="00192EB5">
              <w:t>ОКТМО_плательщика</w:t>
            </w:r>
          </w:p>
        </w:tc>
        <w:tc>
          <w:tcPr>
            <w:tcW w:w="3651" w:type="dxa"/>
          </w:tcPr>
          <w:p w14:paraId="7440D5FD" w14:textId="2D70B78C" w:rsidR="006D642E" w:rsidRPr="00192EB5" w:rsidRDefault="006D642E" w:rsidP="00192EB5">
            <w:pPr>
              <w:pStyle w:val="GOSTTablenorm"/>
            </w:pPr>
            <w:r w:rsidRPr="00192EB5">
              <w:t>entries:oktmo</w:t>
            </w:r>
          </w:p>
        </w:tc>
        <w:tc>
          <w:tcPr>
            <w:tcW w:w="3651" w:type="dxa"/>
          </w:tcPr>
          <w:p w14:paraId="765E34C8" w14:textId="583E4402" w:rsidR="006D642E" w:rsidRPr="00192EB5" w:rsidRDefault="006D642E" w:rsidP="00192EB5">
            <w:pPr>
              <w:pStyle w:val="GOSTTablenorm"/>
            </w:pPr>
            <w:r w:rsidRPr="00192EB5">
              <w:t>-</w:t>
            </w:r>
          </w:p>
        </w:tc>
      </w:tr>
      <w:tr w:rsidR="006D642E" w:rsidRPr="00A92F23" w14:paraId="28248FE3" w14:textId="77777777" w:rsidTr="00924BC6">
        <w:tc>
          <w:tcPr>
            <w:tcW w:w="3651" w:type="dxa"/>
          </w:tcPr>
          <w:p w14:paraId="46588652" w14:textId="4B212745" w:rsidR="006D642E" w:rsidRPr="00192EB5" w:rsidRDefault="006D642E" w:rsidP="00192EB5">
            <w:pPr>
              <w:pStyle w:val="GOSTTablenorm"/>
            </w:pPr>
            <w:r w:rsidRPr="00192EB5">
              <w:t>Код_цели_плательщика</w:t>
            </w:r>
          </w:p>
        </w:tc>
        <w:tc>
          <w:tcPr>
            <w:tcW w:w="1090" w:type="dxa"/>
          </w:tcPr>
          <w:p w14:paraId="4D25D97F" w14:textId="51EC6C50" w:rsidR="006D642E" w:rsidRPr="00192EB5" w:rsidRDefault="006D642E" w:rsidP="00192EB5">
            <w:pPr>
              <w:pStyle w:val="GOSTTablenorm"/>
            </w:pPr>
            <w:r w:rsidRPr="00192EB5">
              <w:t>Нет</w:t>
            </w:r>
          </w:p>
        </w:tc>
        <w:tc>
          <w:tcPr>
            <w:tcW w:w="3651" w:type="dxa"/>
          </w:tcPr>
          <w:p w14:paraId="4015B195" w14:textId="18979417" w:rsidR="006D642E" w:rsidRPr="00192EB5" w:rsidRDefault="006D642E" w:rsidP="00192EB5">
            <w:pPr>
              <w:pStyle w:val="GOSTTablenorm"/>
            </w:pPr>
            <w:r w:rsidRPr="00192EB5">
              <w:t>Аналитический код</w:t>
            </w:r>
          </w:p>
        </w:tc>
        <w:tc>
          <w:tcPr>
            <w:tcW w:w="3651" w:type="dxa"/>
          </w:tcPr>
          <w:p w14:paraId="1B4A6FCE" w14:textId="77DDECE9" w:rsidR="006D642E" w:rsidRPr="00192EB5" w:rsidRDefault="006D642E" w:rsidP="00192EB5">
            <w:pPr>
              <w:pStyle w:val="GOSTTablenorm"/>
            </w:pPr>
            <w:r w:rsidRPr="00192EB5">
              <w:t>entries:analytical_group</w:t>
            </w:r>
          </w:p>
        </w:tc>
        <w:tc>
          <w:tcPr>
            <w:tcW w:w="3651" w:type="dxa"/>
          </w:tcPr>
          <w:p w14:paraId="11B0010A" w14:textId="17D6A74D" w:rsidR="006D642E" w:rsidRPr="00192EB5" w:rsidRDefault="006D642E" w:rsidP="00192EB5">
            <w:pPr>
              <w:pStyle w:val="GOSTTablenorm"/>
            </w:pPr>
            <w:r w:rsidRPr="00192EB5">
              <w:t>-</w:t>
            </w:r>
          </w:p>
        </w:tc>
      </w:tr>
      <w:tr w:rsidR="006D642E" w:rsidRPr="00A92F23" w14:paraId="7FDA1401" w14:textId="77777777" w:rsidTr="00924BC6">
        <w:tc>
          <w:tcPr>
            <w:tcW w:w="3651" w:type="dxa"/>
          </w:tcPr>
          <w:p w14:paraId="39D2A638" w14:textId="20DCE3CE" w:rsidR="006D642E" w:rsidRPr="00192EB5" w:rsidRDefault="006D642E" w:rsidP="00192EB5">
            <w:pPr>
              <w:pStyle w:val="GOSTTablenorm"/>
            </w:pPr>
            <w:r w:rsidRPr="00192EB5">
              <w:t>Доп_ЛС_плательщика</w:t>
            </w:r>
          </w:p>
        </w:tc>
        <w:tc>
          <w:tcPr>
            <w:tcW w:w="1090" w:type="dxa"/>
          </w:tcPr>
          <w:p w14:paraId="613F91A7" w14:textId="551C1D77" w:rsidR="006D642E" w:rsidRPr="00192EB5" w:rsidRDefault="006D642E" w:rsidP="00192EB5">
            <w:pPr>
              <w:pStyle w:val="GOSTTablenorm"/>
            </w:pPr>
            <w:r w:rsidRPr="00192EB5">
              <w:t>Нет</w:t>
            </w:r>
          </w:p>
        </w:tc>
        <w:tc>
          <w:tcPr>
            <w:tcW w:w="3651" w:type="dxa"/>
          </w:tcPr>
          <w:p w14:paraId="5EC38F4E" w14:textId="4B2030B5" w:rsidR="006D642E" w:rsidRPr="00192EB5" w:rsidRDefault="006D642E" w:rsidP="00192EB5">
            <w:pPr>
              <w:pStyle w:val="GOSTTablenorm"/>
            </w:pPr>
            <w:r w:rsidRPr="00192EB5">
              <w:t>Указывается 03 ЛС дополнительного финансирования передающего полномочия АДБ</w:t>
            </w:r>
          </w:p>
        </w:tc>
        <w:tc>
          <w:tcPr>
            <w:tcW w:w="3651" w:type="dxa"/>
          </w:tcPr>
          <w:p w14:paraId="0F5D82CC" w14:textId="2E7EDA9C" w:rsidR="006D642E" w:rsidRPr="00192EB5" w:rsidRDefault="006D642E" w:rsidP="00192EB5">
            <w:pPr>
              <w:pStyle w:val="GOSTTablenorm"/>
            </w:pPr>
            <w:r w:rsidRPr="00192EB5">
              <w:t>entries:account_additional_sender</w:t>
            </w:r>
          </w:p>
        </w:tc>
        <w:tc>
          <w:tcPr>
            <w:tcW w:w="3651" w:type="dxa"/>
          </w:tcPr>
          <w:p w14:paraId="116F8F53" w14:textId="5395556F" w:rsidR="006D642E" w:rsidRPr="00192EB5" w:rsidRDefault="006D642E" w:rsidP="00192EB5">
            <w:pPr>
              <w:pStyle w:val="GOSTTablenorm"/>
            </w:pPr>
            <w:r w:rsidRPr="00192EB5">
              <w:t>-</w:t>
            </w:r>
          </w:p>
        </w:tc>
      </w:tr>
      <w:tr w:rsidR="006D642E" w:rsidRPr="00A92F23" w14:paraId="28F7AF25" w14:textId="77777777" w:rsidTr="00924BC6">
        <w:tc>
          <w:tcPr>
            <w:tcW w:w="3651" w:type="dxa"/>
          </w:tcPr>
          <w:p w14:paraId="11BEBD87" w14:textId="3F2C1F0F" w:rsidR="006D642E" w:rsidRPr="00192EB5" w:rsidRDefault="006D642E" w:rsidP="00192EB5">
            <w:pPr>
              <w:pStyle w:val="GOSTTablenorm"/>
            </w:pPr>
            <w:r w:rsidRPr="00192EB5">
              <w:t>Доп_ЛС_получателя</w:t>
            </w:r>
          </w:p>
        </w:tc>
        <w:tc>
          <w:tcPr>
            <w:tcW w:w="1090" w:type="dxa"/>
          </w:tcPr>
          <w:p w14:paraId="5D79AF0B" w14:textId="648EFD99" w:rsidR="006D642E" w:rsidRPr="00192EB5" w:rsidRDefault="006D642E" w:rsidP="00192EB5">
            <w:pPr>
              <w:pStyle w:val="GOSTTablenorm"/>
            </w:pPr>
            <w:r w:rsidRPr="00192EB5">
              <w:t>Нет</w:t>
            </w:r>
          </w:p>
        </w:tc>
        <w:tc>
          <w:tcPr>
            <w:tcW w:w="3651" w:type="dxa"/>
          </w:tcPr>
          <w:p w14:paraId="203D3262" w14:textId="1AF8BFF0" w:rsidR="006D642E" w:rsidRPr="00192EB5" w:rsidRDefault="006D642E" w:rsidP="00192EB5">
            <w:pPr>
              <w:pStyle w:val="GOSTTablenorm"/>
            </w:pPr>
            <w:r w:rsidRPr="00192EB5">
              <w:t>Указывается 03 ЛС дополнительного финансирования принимающего полномочия АДБ</w:t>
            </w:r>
          </w:p>
        </w:tc>
        <w:tc>
          <w:tcPr>
            <w:tcW w:w="3651" w:type="dxa"/>
          </w:tcPr>
          <w:p w14:paraId="66C296F7" w14:textId="54284ECB" w:rsidR="006D642E" w:rsidRPr="00192EB5" w:rsidRDefault="006D642E" w:rsidP="00192EB5">
            <w:pPr>
              <w:pStyle w:val="GOSTTablenorm"/>
            </w:pPr>
            <w:r w:rsidRPr="00192EB5">
              <w:t>entries:account_additional_recipient</w:t>
            </w:r>
          </w:p>
        </w:tc>
        <w:tc>
          <w:tcPr>
            <w:tcW w:w="3651" w:type="dxa"/>
          </w:tcPr>
          <w:p w14:paraId="522678DE" w14:textId="6A6BD972" w:rsidR="006D642E" w:rsidRPr="00192EB5" w:rsidRDefault="006D642E" w:rsidP="00192EB5">
            <w:pPr>
              <w:pStyle w:val="GOSTTablenorm"/>
            </w:pPr>
            <w:r w:rsidRPr="00192EB5">
              <w:t>-</w:t>
            </w:r>
          </w:p>
        </w:tc>
      </w:tr>
      <w:tr w:rsidR="006D642E" w:rsidRPr="00A92F23" w14:paraId="064BF788" w14:textId="77777777" w:rsidTr="00924BC6">
        <w:tc>
          <w:tcPr>
            <w:tcW w:w="3651" w:type="dxa"/>
          </w:tcPr>
          <w:p w14:paraId="1510A74A" w14:textId="1F491068" w:rsidR="006D642E" w:rsidRPr="00192EB5" w:rsidRDefault="006D642E" w:rsidP="00192EB5">
            <w:pPr>
              <w:pStyle w:val="GOSTTablenorm"/>
            </w:pPr>
            <w:r w:rsidRPr="00192EB5">
              <w:lastRenderedPageBreak/>
              <w:t>КБК_</w:t>
            </w:r>
            <w:r w:rsidR="003A4AC9" w:rsidRPr="00192EB5">
              <w:t>п</w:t>
            </w:r>
            <w:r w:rsidRPr="00192EB5">
              <w:t>ринимающий</w:t>
            </w:r>
          </w:p>
        </w:tc>
        <w:tc>
          <w:tcPr>
            <w:tcW w:w="1090" w:type="dxa"/>
          </w:tcPr>
          <w:p w14:paraId="3AEE87CB" w14:textId="510733B5" w:rsidR="006D642E" w:rsidRPr="00192EB5" w:rsidRDefault="006D642E" w:rsidP="00192EB5">
            <w:pPr>
              <w:pStyle w:val="GOSTTablenorm"/>
            </w:pPr>
            <w:r w:rsidRPr="00192EB5">
              <w:t>Нет</w:t>
            </w:r>
          </w:p>
        </w:tc>
        <w:tc>
          <w:tcPr>
            <w:tcW w:w="3651" w:type="dxa"/>
          </w:tcPr>
          <w:p w14:paraId="6BDC3C47" w14:textId="63631F19" w:rsidR="006D642E" w:rsidRPr="00192EB5" w:rsidRDefault="006D642E" w:rsidP="00192EB5">
            <w:pPr>
              <w:pStyle w:val="GOSTTablenorm"/>
            </w:pPr>
            <w:r w:rsidRPr="00192EB5">
              <w:t>КБК принимающего полномочия АДБ</w:t>
            </w:r>
          </w:p>
        </w:tc>
        <w:tc>
          <w:tcPr>
            <w:tcW w:w="3651" w:type="dxa"/>
          </w:tcPr>
          <w:p w14:paraId="7B015F35" w14:textId="59591114" w:rsidR="006D642E" w:rsidRPr="00192EB5" w:rsidRDefault="006D642E" w:rsidP="00192EB5">
            <w:pPr>
              <w:pStyle w:val="GOSTTablenorm"/>
            </w:pPr>
            <w:r w:rsidRPr="00192EB5">
              <w:t>entries:bcc_recipient</w:t>
            </w:r>
          </w:p>
        </w:tc>
        <w:tc>
          <w:tcPr>
            <w:tcW w:w="3651" w:type="dxa"/>
          </w:tcPr>
          <w:p w14:paraId="7EAE7859" w14:textId="48F11637" w:rsidR="006D642E" w:rsidRPr="00192EB5" w:rsidRDefault="006D642E" w:rsidP="00192EB5">
            <w:pPr>
              <w:pStyle w:val="GOSTTablenorm"/>
            </w:pPr>
            <w:r w:rsidRPr="00192EB5">
              <w:t>-</w:t>
            </w:r>
          </w:p>
        </w:tc>
      </w:tr>
      <w:tr w:rsidR="006D642E" w:rsidRPr="00A92F23" w14:paraId="532BF556" w14:textId="77777777" w:rsidTr="00924BC6">
        <w:tc>
          <w:tcPr>
            <w:tcW w:w="3651" w:type="dxa"/>
          </w:tcPr>
          <w:p w14:paraId="23494C09" w14:textId="20FFCDB9" w:rsidR="006D642E" w:rsidRPr="00192EB5" w:rsidRDefault="006D642E" w:rsidP="00192EB5">
            <w:pPr>
              <w:pStyle w:val="GOSTTablenorm"/>
            </w:pPr>
            <w:r w:rsidRPr="00192EB5">
              <w:t>Тип_КБК_</w:t>
            </w:r>
            <w:r w:rsidR="003A4AC9" w:rsidRPr="00192EB5">
              <w:t>п</w:t>
            </w:r>
            <w:r w:rsidRPr="00192EB5">
              <w:t>ринимающий</w:t>
            </w:r>
          </w:p>
        </w:tc>
        <w:tc>
          <w:tcPr>
            <w:tcW w:w="1090" w:type="dxa"/>
          </w:tcPr>
          <w:p w14:paraId="4DF6C6F1" w14:textId="10840814" w:rsidR="006D642E" w:rsidRPr="00192EB5" w:rsidRDefault="006D642E" w:rsidP="00192EB5">
            <w:pPr>
              <w:pStyle w:val="GOSTTablenorm"/>
            </w:pPr>
            <w:r w:rsidRPr="00192EB5">
              <w:t>Нет</w:t>
            </w:r>
          </w:p>
        </w:tc>
        <w:tc>
          <w:tcPr>
            <w:tcW w:w="3651" w:type="dxa"/>
          </w:tcPr>
          <w:p w14:paraId="0F3AE4F2" w14:textId="3436A0E3" w:rsidR="006D642E" w:rsidRPr="00192EB5" w:rsidRDefault="006D642E" w:rsidP="00192EB5">
            <w:pPr>
              <w:pStyle w:val="GOSTTablenorm"/>
            </w:pPr>
            <w:r w:rsidRPr="00192EB5">
              <w:t>Тип КБК принимающего полномочия АДБ</w:t>
            </w:r>
          </w:p>
        </w:tc>
        <w:tc>
          <w:tcPr>
            <w:tcW w:w="3651" w:type="dxa"/>
          </w:tcPr>
          <w:p w14:paraId="616DBFC6" w14:textId="21423D17" w:rsidR="006D642E" w:rsidRPr="00192EB5" w:rsidRDefault="006D642E" w:rsidP="00192EB5">
            <w:pPr>
              <w:pStyle w:val="GOSTTablenorm"/>
            </w:pPr>
            <w:r w:rsidRPr="00192EB5">
              <w:t>entries:type_bcc_recipient</w:t>
            </w:r>
          </w:p>
        </w:tc>
        <w:tc>
          <w:tcPr>
            <w:tcW w:w="3651" w:type="dxa"/>
          </w:tcPr>
          <w:p w14:paraId="4A63010C" w14:textId="052E61F1" w:rsidR="006D642E" w:rsidRPr="00192EB5" w:rsidRDefault="006D642E" w:rsidP="00192EB5">
            <w:pPr>
              <w:pStyle w:val="GOSTTablenorm"/>
            </w:pPr>
            <w:r w:rsidRPr="00192EB5">
              <w:t>-</w:t>
            </w:r>
          </w:p>
        </w:tc>
      </w:tr>
      <w:tr w:rsidR="006D642E" w:rsidRPr="00A92F23" w14:paraId="0FD254DE" w14:textId="77777777" w:rsidTr="00924BC6">
        <w:tc>
          <w:tcPr>
            <w:tcW w:w="3651" w:type="dxa"/>
          </w:tcPr>
          <w:p w14:paraId="50BC6098" w14:textId="6677F765" w:rsidR="006D642E" w:rsidRPr="00192EB5" w:rsidRDefault="006D642E" w:rsidP="00192EB5">
            <w:pPr>
              <w:pStyle w:val="GOSTTablenorm"/>
            </w:pPr>
            <w:r w:rsidRPr="00192EB5">
              <w:t>Номер_строки</w:t>
            </w:r>
          </w:p>
        </w:tc>
        <w:tc>
          <w:tcPr>
            <w:tcW w:w="1090" w:type="dxa"/>
          </w:tcPr>
          <w:p w14:paraId="65D299C8" w14:textId="27B4E85D" w:rsidR="006D642E" w:rsidRPr="00192EB5" w:rsidRDefault="006D642E" w:rsidP="00192EB5">
            <w:pPr>
              <w:pStyle w:val="GOSTTablenorm"/>
            </w:pPr>
            <w:r w:rsidRPr="00192EB5">
              <w:t>Нет</w:t>
            </w:r>
          </w:p>
        </w:tc>
        <w:tc>
          <w:tcPr>
            <w:tcW w:w="3651" w:type="dxa"/>
          </w:tcPr>
          <w:p w14:paraId="5B628371" w14:textId="6242F2E7" w:rsidR="006D642E" w:rsidRPr="00192EB5" w:rsidRDefault="006D642E" w:rsidP="00192EB5">
            <w:pPr>
              <w:pStyle w:val="GOSTTablenorm"/>
            </w:pPr>
            <w:r w:rsidRPr="00192EB5">
              <w:t>Номер строки</w:t>
            </w:r>
          </w:p>
        </w:tc>
        <w:tc>
          <w:tcPr>
            <w:tcW w:w="3651" w:type="dxa"/>
          </w:tcPr>
          <w:p w14:paraId="6D597491" w14:textId="5F701212" w:rsidR="006D642E" w:rsidRPr="00192EB5" w:rsidRDefault="006D642E" w:rsidP="00192EB5">
            <w:pPr>
              <w:pStyle w:val="GOSTTablenorm"/>
            </w:pPr>
            <w:r w:rsidRPr="00192EB5">
              <w:t>entries:line_no</w:t>
            </w:r>
          </w:p>
        </w:tc>
        <w:tc>
          <w:tcPr>
            <w:tcW w:w="3651" w:type="dxa"/>
          </w:tcPr>
          <w:p w14:paraId="1BD9DBCF" w14:textId="2A1AEC54" w:rsidR="006D642E" w:rsidRPr="00192EB5" w:rsidRDefault="006D642E" w:rsidP="00192EB5">
            <w:pPr>
              <w:pStyle w:val="GOSTTablenorm"/>
            </w:pPr>
            <w:r w:rsidRPr="00192EB5">
              <w:t>-</w:t>
            </w:r>
          </w:p>
        </w:tc>
      </w:tr>
      <w:tr w:rsidR="006D642E" w:rsidRPr="00A92F23" w14:paraId="7EA21AE8" w14:textId="77777777" w:rsidTr="00924BC6">
        <w:tc>
          <w:tcPr>
            <w:tcW w:w="3651" w:type="dxa"/>
          </w:tcPr>
          <w:p w14:paraId="4CA2F170" w14:textId="577B6249" w:rsidR="006D642E" w:rsidRPr="00192EB5" w:rsidRDefault="006D642E" w:rsidP="00192EB5">
            <w:pPr>
              <w:pStyle w:val="GOSTTablenorm"/>
            </w:pPr>
            <w:r w:rsidRPr="00192EB5">
              <w:t>Сумма_валюта_учета_руб</w:t>
            </w:r>
          </w:p>
        </w:tc>
        <w:tc>
          <w:tcPr>
            <w:tcW w:w="1090" w:type="dxa"/>
          </w:tcPr>
          <w:p w14:paraId="22152184" w14:textId="1E4DEA16" w:rsidR="006D642E" w:rsidRPr="00192EB5" w:rsidRDefault="006D642E" w:rsidP="00192EB5">
            <w:pPr>
              <w:pStyle w:val="GOSTTablenorm"/>
            </w:pPr>
            <w:r w:rsidRPr="00192EB5">
              <w:t>Нет</w:t>
            </w:r>
          </w:p>
        </w:tc>
        <w:tc>
          <w:tcPr>
            <w:tcW w:w="3651" w:type="dxa"/>
          </w:tcPr>
          <w:p w14:paraId="1FB397E7" w14:textId="6867F502" w:rsidR="006D642E" w:rsidRPr="00192EB5" w:rsidRDefault="006D642E" w:rsidP="00192EB5">
            <w:pPr>
              <w:pStyle w:val="GOSTTablenorm"/>
            </w:pPr>
            <w:r w:rsidRPr="00192EB5">
              <w:t>Указывается сумма в валюте Российской Федерации</w:t>
            </w:r>
          </w:p>
        </w:tc>
        <w:tc>
          <w:tcPr>
            <w:tcW w:w="3651" w:type="dxa"/>
          </w:tcPr>
          <w:p w14:paraId="47D72F51" w14:textId="43B70651" w:rsidR="006D642E" w:rsidRPr="00192EB5" w:rsidRDefault="006D642E" w:rsidP="00192EB5">
            <w:pPr>
              <w:pStyle w:val="GOSTTablenorm"/>
            </w:pPr>
            <w:r w:rsidRPr="00192EB5">
              <w:t>entries:amount</w:t>
            </w:r>
          </w:p>
        </w:tc>
        <w:tc>
          <w:tcPr>
            <w:tcW w:w="3651" w:type="dxa"/>
          </w:tcPr>
          <w:p w14:paraId="253F0B52" w14:textId="71043D57" w:rsidR="006D642E" w:rsidRPr="00192EB5" w:rsidRDefault="006D642E" w:rsidP="00192EB5">
            <w:pPr>
              <w:pStyle w:val="GOSTTablenorm"/>
            </w:pPr>
            <w:r w:rsidRPr="00192EB5">
              <w:t>-</w:t>
            </w:r>
          </w:p>
        </w:tc>
      </w:tr>
    </w:tbl>
    <w:p w14:paraId="2FC7C26C" w14:textId="63077B08" w:rsidR="00AA1813" w:rsidRDefault="00D471C2" w:rsidP="00AA1813">
      <w:pPr>
        <w:pStyle w:val="GOSTNameTable"/>
      </w:pPr>
      <w:r>
        <w:rPr>
          <w:noProof/>
        </w:rPr>
        <w:fldChar w:fldCharType="begin"/>
      </w:r>
      <w:r>
        <w:rPr>
          <w:noProof/>
        </w:rPr>
        <w:instrText xml:space="preserve"> SEQ Таблица \* ARABIC </w:instrText>
      </w:r>
      <w:r>
        <w:rPr>
          <w:noProof/>
        </w:rPr>
        <w:fldChar w:fldCharType="separate"/>
      </w:r>
      <w:bookmarkStart w:id="958" w:name="_Toc226625636"/>
      <w:r w:rsidR="001C3732">
        <w:rPr>
          <w:noProof/>
        </w:rPr>
        <w:t>37</w:t>
      </w:r>
      <w:r>
        <w:rPr>
          <w:noProof/>
        </w:rPr>
        <w:fldChar w:fldCharType="end"/>
      </w:r>
      <w:r w:rsidR="00AA1813">
        <w:t xml:space="preserve"> </w:t>
      </w:r>
      <w:r w:rsidR="00AA1813" w:rsidRPr="00A65AEA">
        <w:t>– Перечень атрибутов, соответствующих типу документа «</w:t>
      </w:r>
      <w:r w:rsidR="00AA1813" w:rsidRPr="00F22CF7">
        <w:rPr>
          <w:sz w:val="22"/>
          <w:szCs w:val="22"/>
        </w:rPr>
        <w:t>Бухгалтерская справка</w:t>
      </w:r>
      <w:r w:rsidR="00AA1813">
        <w:rPr>
          <w:sz w:val="22"/>
          <w:szCs w:val="22"/>
        </w:rPr>
        <w:t>»</w:t>
      </w:r>
      <w:r w:rsidR="00AA1813" w:rsidRPr="00F22CF7">
        <w:rPr>
          <w:sz w:val="22"/>
          <w:szCs w:val="22"/>
        </w:rPr>
        <w:t xml:space="preserve"> (ф. 0504833) ARP_NPS_0504833</w:t>
      </w:r>
      <w:r w:rsidR="00AA1813" w:rsidRPr="00A65AEA">
        <w:t xml:space="preserve"> в SVAP НПС</w:t>
      </w:r>
      <w:bookmarkEnd w:id="958"/>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4474F18D"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7161BC77"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4D881DD6"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79ED7747"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2605C526"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4668FB13" w14:textId="77777777" w:rsidR="00B50025" w:rsidRPr="00A92F23" w:rsidRDefault="00B50025" w:rsidP="00B50025">
            <w:pPr>
              <w:pStyle w:val="GOSTTableHead"/>
              <w:rPr>
                <w:szCs w:val="22"/>
              </w:rPr>
            </w:pPr>
            <w:r w:rsidRPr="00A92F23">
              <w:rPr>
                <w:szCs w:val="22"/>
              </w:rPr>
              <w:t>Алгоритм вычисления</w:t>
            </w:r>
          </w:p>
        </w:tc>
      </w:tr>
      <w:tr w:rsidR="006D642E" w:rsidRPr="00F22CF7" w14:paraId="5BBCE789" w14:textId="77777777" w:rsidTr="00924BC6">
        <w:tc>
          <w:tcPr>
            <w:tcW w:w="15694" w:type="dxa"/>
            <w:gridSpan w:val="5"/>
          </w:tcPr>
          <w:p w14:paraId="68749675" w14:textId="359D2922" w:rsidR="006D642E" w:rsidRPr="00F22CF7" w:rsidRDefault="006D642E" w:rsidP="006D642E">
            <w:pPr>
              <w:ind w:firstLine="0"/>
              <w:jc w:val="center"/>
              <w:rPr>
                <w:b/>
                <w:sz w:val="22"/>
                <w:szCs w:val="22"/>
              </w:rPr>
            </w:pPr>
            <w:r w:rsidRPr="00F22CF7">
              <w:rPr>
                <w:b/>
                <w:sz w:val="22"/>
                <w:szCs w:val="22"/>
              </w:rPr>
              <w:t>Бухгалтерская справка (ф. 0504833) ARP_NPS_0504833</w:t>
            </w:r>
          </w:p>
        </w:tc>
      </w:tr>
      <w:tr w:rsidR="006D642E" w:rsidRPr="00A92F23" w14:paraId="52AA41BB" w14:textId="77777777" w:rsidTr="00924BC6">
        <w:tc>
          <w:tcPr>
            <w:tcW w:w="3651" w:type="dxa"/>
          </w:tcPr>
          <w:p w14:paraId="13C71908" w14:textId="6C413568" w:rsidR="006D642E" w:rsidRPr="00D8239D" w:rsidRDefault="006D642E" w:rsidP="00192EB5">
            <w:pPr>
              <w:pStyle w:val="GOSTTablenorm"/>
            </w:pPr>
            <w:r w:rsidRPr="00D8239D">
              <w:t>Номер_документа*</w:t>
            </w:r>
          </w:p>
        </w:tc>
        <w:tc>
          <w:tcPr>
            <w:tcW w:w="1090" w:type="dxa"/>
          </w:tcPr>
          <w:p w14:paraId="58180C3D" w14:textId="45B8BB3A" w:rsidR="006D642E" w:rsidRPr="00D8239D" w:rsidRDefault="006D642E" w:rsidP="00192EB5">
            <w:pPr>
              <w:pStyle w:val="GOSTTablenorm"/>
            </w:pPr>
            <w:r w:rsidRPr="00D8239D">
              <w:t>Нет</w:t>
            </w:r>
          </w:p>
        </w:tc>
        <w:tc>
          <w:tcPr>
            <w:tcW w:w="3651" w:type="dxa"/>
          </w:tcPr>
          <w:p w14:paraId="2D9A732D" w14:textId="60233D6F" w:rsidR="006D642E" w:rsidRPr="00D8239D" w:rsidRDefault="006D642E" w:rsidP="00192EB5">
            <w:pPr>
              <w:pStyle w:val="GOSTTablenorm"/>
            </w:pPr>
            <w:r w:rsidRPr="00D8239D">
              <w:t>Номер документа</w:t>
            </w:r>
          </w:p>
        </w:tc>
        <w:tc>
          <w:tcPr>
            <w:tcW w:w="3651" w:type="dxa"/>
          </w:tcPr>
          <w:p w14:paraId="19415839" w14:textId="42F8B75F" w:rsidR="006D642E" w:rsidRPr="00192EB5" w:rsidRDefault="006D642E" w:rsidP="00192EB5">
            <w:pPr>
              <w:pStyle w:val="GOSTTablenorm"/>
            </w:pPr>
            <w:r w:rsidRPr="00192EB5">
              <w:t>TtlPrt_DcNmbr</w:t>
            </w:r>
          </w:p>
        </w:tc>
        <w:tc>
          <w:tcPr>
            <w:tcW w:w="3651" w:type="dxa"/>
          </w:tcPr>
          <w:p w14:paraId="7AE23222" w14:textId="185787C0" w:rsidR="006D642E" w:rsidRPr="00D8239D" w:rsidRDefault="006D642E" w:rsidP="00192EB5">
            <w:pPr>
              <w:pStyle w:val="GOSTTablenorm"/>
            </w:pPr>
            <w:r w:rsidRPr="00D8239D">
              <w:t>-</w:t>
            </w:r>
          </w:p>
        </w:tc>
      </w:tr>
      <w:tr w:rsidR="006D642E" w:rsidRPr="00A92F23" w14:paraId="17E1E208" w14:textId="77777777" w:rsidTr="00924BC6">
        <w:tc>
          <w:tcPr>
            <w:tcW w:w="3651" w:type="dxa"/>
          </w:tcPr>
          <w:p w14:paraId="73F08E59" w14:textId="5A9F8E81" w:rsidR="006D642E" w:rsidRPr="00D8239D" w:rsidRDefault="006D642E" w:rsidP="00192EB5">
            <w:pPr>
              <w:pStyle w:val="GOSTTablenorm"/>
            </w:pPr>
            <w:r w:rsidRPr="00D8239D">
              <w:t>Дата_документа*</w:t>
            </w:r>
          </w:p>
        </w:tc>
        <w:tc>
          <w:tcPr>
            <w:tcW w:w="1090" w:type="dxa"/>
          </w:tcPr>
          <w:p w14:paraId="6E91CF3C" w14:textId="16711FF1" w:rsidR="006D642E" w:rsidRPr="00D8239D" w:rsidRDefault="006D642E" w:rsidP="00192EB5">
            <w:pPr>
              <w:pStyle w:val="GOSTTablenorm"/>
            </w:pPr>
            <w:r w:rsidRPr="00D8239D">
              <w:t>Нет</w:t>
            </w:r>
          </w:p>
        </w:tc>
        <w:tc>
          <w:tcPr>
            <w:tcW w:w="3651" w:type="dxa"/>
          </w:tcPr>
          <w:p w14:paraId="6AC82801" w14:textId="211F66B2" w:rsidR="006D642E" w:rsidRPr="00D8239D" w:rsidRDefault="006D642E" w:rsidP="00192EB5">
            <w:pPr>
              <w:pStyle w:val="GOSTTablenorm"/>
            </w:pPr>
            <w:r w:rsidRPr="00D8239D">
              <w:t>Дата документа</w:t>
            </w:r>
          </w:p>
        </w:tc>
        <w:tc>
          <w:tcPr>
            <w:tcW w:w="3651" w:type="dxa"/>
          </w:tcPr>
          <w:p w14:paraId="1BB3AE45" w14:textId="4CB37AA7" w:rsidR="006D642E" w:rsidRPr="00192EB5" w:rsidRDefault="006D642E" w:rsidP="00192EB5">
            <w:pPr>
              <w:pStyle w:val="GOSTTablenorm"/>
            </w:pPr>
            <w:r w:rsidRPr="00192EB5">
              <w:t>TtlPrt_Dt</w:t>
            </w:r>
          </w:p>
        </w:tc>
        <w:tc>
          <w:tcPr>
            <w:tcW w:w="3651" w:type="dxa"/>
          </w:tcPr>
          <w:p w14:paraId="573142F0" w14:textId="663FA0AE" w:rsidR="006D642E" w:rsidRPr="00D8239D" w:rsidRDefault="006D642E" w:rsidP="00192EB5">
            <w:pPr>
              <w:pStyle w:val="GOSTTablenorm"/>
            </w:pPr>
            <w:r w:rsidRPr="00D8239D">
              <w:t>-</w:t>
            </w:r>
          </w:p>
        </w:tc>
      </w:tr>
      <w:tr w:rsidR="006D642E" w:rsidRPr="00A92F23" w14:paraId="4168C300" w14:textId="77777777" w:rsidTr="00924BC6">
        <w:tc>
          <w:tcPr>
            <w:tcW w:w="3651" w:type="dxa"/>
          </w:tcPr>
          <w:p w14:paraId="6D935E10" w14:textId="798E34B5" w:rsidR="006D642E" w:rsidRPr="00D8239D" w:rsidRDefault="006D642E" w:rsidP="00192EB5">
            <w:pPr>
              <w:pStyle w:val="GOSTTablenorm"/>
            </w:pPr>
            <w:r w:rsidRPr="00D8239D">
              <w:t>Дата_ввода_в_действие</w:t>
            </w:r>
          </w:p>
        </w:tc>
        <w:tc>
          <w:tcPr>
            <w:tcW w:w="1090" w:type="dxa"/>
          </w:tcPr>
          <w:p w14:paraId="498C8AF7" w14:textId="6B328287" w:rsidR="006D642E" w:rsidRPr="00D8239D" w:rsidRDefault="006D642E" w:rsidP="00192EB5">
            <w:pPr>
              <w:pStyle w:val="GOSTTablenorm"/>
            </w:pPr>
            <w:r w:rsidRPr="00D8239D">
              <w:t>Нет</w:t>
            </w:r>
          </w:p>
        </w:tc>
        <w:tc>
          <w:tcPr>
            <w:tcW w:w="3651" w:type="dxa"/>
          </w:tcPr>
          <w:p w14:paraId="2FBC0903" w14:textId="5F8901B5" w:rsidR="006D642E" w:rsidRPr="00D8239D" w:rsidRDefault="006D642E" w:rsidP="00192EB5">
            <w:pPr>
              <w:pStyle w:val="GOSTTablenorm"/>
            </w:pPr>
            <w:r w:rsidRPr="00D8239D">
              <w:t>Дата ввода в действие</w:t>
            </w:r>
          </w:p>
        </w:tc>
        <w:tc>
          <w:tcPr>
            <w:tcW w:w="3651" w:type="dxa"/>
          </w:tcPr>
          <w:p w14:paraId="5BB2856A" w14:textId="261363A2" w:rsidR="006D642E" w:rsidRPr="00192EB5" w:rsidRDefault="006D642E" w:rsidP="00192EB5">
            <w:pPr>
              <w:pStyle w:val="GOSTTablenorm"/>
            </w:pPr>
            <w:r w:rsidRPr="00192EB5">
              <w:t>TtlPrt_EffectiveDate</w:t>
            </w:r>
          </w:p>
        </w:tc>
        <w:tc>
          <w:tcPr>
            <w:tcW w:w="3651" w:type="dxa"/>
          </w:tcPr>
          <w:p w14:paraId="6AB51EBA" w14:textId="04FCEE45" w:rsidR="006D642E" w:rsidRPr="00D8239D" w:rsidRDefault="006D642E" w:rsidP="00192EB5">
            <w:pPr>
              <w:pStyle w:val="GOSTTablenorm"/>
            </w:pPr>
            <w:r w:rsidRPr="00D8239D">
              <w:t>-</w:t>
            </w:r>
          </w:p>
        </w:tc>
      </w:tr>
      <w:tr w:rsidR="006D642E" w:rsidRPr="00A92F23" w14:paraId="53AF5649" w14:textId="77777777" w:rsidTr="00924BC6">
        <w:tc>
          <w:tcPr>
            <w:tcW w:w="3651" w:type="dxa"/>
          </w:tcPr>
          <w:p w14:paraId="7D4936F2" w14:textId="082D2264" w:rsidR="006D642E" w:rsidRPr="00D8239D" w:rsidRDefault="006D642E" w:rsidP="00192EB5">
            <w:pPr>
              <w:pStyle w:val="GOSTTablenorm"/>
            </w:pPr>
            <w:r w:rsidRPr="00D8239D">
              <w:t>Тип_справки</w:t>
            </w:r>
          </w:p>
        </w:tc>
        <w:tc>
          <w:tcPr>
            <w:tcW w:w="1090" w:type="dxa"/>
          </w:tcPr>
          <w:p w14:paraId="7CCDD1DB" w14:textId="69D86CEC" w:rsidR="006D642E" w:rsidRPr="00D8239D" w:rsidRDefault="006D642E" w:rsidP="00192EB5">
            <w:pPr>
              <w:pStyle w:val="GOSTTablenorm"/>
            </w:pPr>
            <w:r w:rsidRPr="00D8239D">
              <w:t>Нет</w:t>
            </w:r>
          </w:p>
        </w:tc>
        <w:tc>
          <w:tcPr>
            <w:tcW w:w="3651" w:type="dxa"/>
          </w:tcPr>
          <w:p w14:paraId="7EF8A6C8" w14:textId="2987AEFD" w:rsidR="006D642E" w:rsidRPr="00D8239D" w:rsidRDefault="006D642E" w:rsidP="00192EB5">
            <w:pPr>
              <w:pStyle w:val="GOSTTablenorm"/>
            </w:pPr>
            <w:r w:rsidRPr="00D8239D">
              <w:t>Тип справки</w:t>
            </w:r>
          </w:p>
        </w:tc>
        <w:tc>
          <w:tcPr>
            <w:tcW w:w="3651" w:type="dxa"/>
          </w:tcPr>
          <w:p w14:paraId="242339F9" w14:textId="5550D928" w:rsidR="006D642E" w:rsidRPr="00192EB5" w:rsidRDefault="006D642E" w:rsidP="00192EB5">
            <w:pPr>
              <w:pStyle w:val="GOSTTablenorm"/>
            </w:pPr>
            <w:r w:rsidRPr="00192EB5">
              <w:t>TtlPrt_TypeDoc</w:t>
            </w:r>
          </w:p>
        </w:tc>
        <w:tc>
          <w:tcPr>
            <w:tcW w:w="3651" w:type="dxa"/>
          </w:tcPr>
          <w:p w14:paraId="7673CDE9" w14:textId="32E1D93A" w:rsidR="006D642E" w:rsidRPr="00D8239D" w:rsidRDefault="006D642E" w:rsidP="00192EB5">
            <w:pPr>
              <w:pStyle w:val="GOSTTablenorm"/>
            </w:pPr>
            <w:r w:rsidRPr="00D8239D">
              <w:t>-</w:t>
            </w:r>
          </w:p>
        </w:tc>
      </w:tr>
      <w:tr w:rsidR="006D642E" w:rsidRPr="00A92F23" w14:paraId="3A60A7BD" w14:textId="77777777" w:rsidTr="00924BC6">
        <w:tc>
          <w:tcPr>
            <w:tcW w:w="3651" w:type="dxa"/>
          </w:tcPr>
          <w:p w14:paraId="6F9097E0" w14:textId="19A7A4AE" w:rsidR="006D642E" w:rsidRPr="00D8239D" w:rsidRDefault="006D642E" w:rsidP="00192EB5">
            <w:pPr>
              <w:pStyle w:val="GOSTTablenorm"/>
            </w:pPr>
            <w:r w:rsidRPr="00D8239D">
              <w:t>Наименование_типа_справки</w:t>
            </w:r>
          </w:p>
        </w:tc>
        <w:tc>
          <w:tcPr>
            <w:tcW w:w="1090" w:type="dxa"/>
          </w:tcPr>
          <w:p w14:paraId="191F6310" w14:textId="5F8CED92" w:rsidR="006D642E" w:rsidRPr="00D8239D" w:rsidRDefault="006D642E" w:rsidP="00192EB5">
            <w:pPr>
              <w:pStyle w:val="GOSTTablenorm"/>
            </w:pPr>
            <w:r w:rsidRPr="00D8239D">
              <w:t>Нет</w:t>
            </w:r>
          </w:p>
        </w:tc>
        <w:tc>
          <w:tcPr>
            <w:tcW w:w="3651" w:type="dxa"/>
          </w:tcPr>
          <w:p w14:paraId="64282BDC" w14:textId="0273D427" w:rsidR="006D642E" w:rsidRPr="00D8239D" w:rsidRDefault="006D642E" w:rsidP="00192EB5">
            <w:pPr>
              <w:pStyle w:val="GOSTTablenorm"/>
            </w:pPr>
            <w:r w:rsidRPr="00D8239D">
              <w:t>Наименование типа справки</w:t>
            </w:r>
          </w:p>
        </w:tc>
        <w:tc>
          <w:tcPr>
            <w:tcW w:w="3651" w:type="dxa"/>
          </w:tcPr>
          <w:p w14:paraId="742788F6" w14:textId="309E7EF0" w:rsidR="006D642E" w:rsidRPr="00192EB5" w:rsidRDefault="006D642E" w:rsidP="00192EB5">
            <w:pPr>
              <w:pStyle w:val="GOSTTablenorm"/>
            </w:pPr>
            <w:r w:rsidRPr="00192EB5">
              <w:t>TtlPrt_FullTypeDoc</w:t>
            </w:r>
          </w:p>
        </w:tc>
        <w:tc>
          <w:tcPr>
            <w:tcW w:w="3651" w:type="dxa"/>
          </w:tcPr>
          <w:p w14:paraId="2BBE30BE" w14:textId="738026F4" w:rsidR="006D642E" w:rsidRPr="00D8239D" w:rsidRDefault="006D642E" w:rsidP="00192EB5">
            <w:pPr>
              <w:pStyle w:val="GOSTTablenorm"/>
            </w:pPr>
            <w:r w:rsidRPr="00D8239D">
              <w:t>-</w:t>
            </w:r>
          </w:p>
        </w:tc>
      </w:tr>
      <w:tr w:rsidR="006D642E" w:rsidRPr="00A92F23" w14:paraId="3EF18365" w14:textId="77777777" w:rsidTr="00924BC6">
        <w:tc>
          <w:tcPr>
            <w:tcW w:w="3651" w:type="dxa"/>
          </w:tcPr>
          <w:p w14:paraId="53489FB9" w14:textId="4B787B74" w:rsidR="006D642E" w:rsidRPr="00D8239D" w:rsidRDefault="006D642E" w:rsidP="00192EB5">
            <w:pPr>
              <w:pStyle w:val="GOSTTablenorm"/>
            </w:pPr>
            <w:r w:rsidRPr="00D8239D">
              <w:t>Наименование_документа</w:t>
            </w:r>
          </w:p>
        </w:tc>
        <w:tc>
          <w:tcPr>
            <w:tcW w:w="1090" w:type="dxa"/>
          </w:tcPr>
          <w:p w14:paraId="24245D8A" w14:textId="199AACDA" w:rsidR="006D642E" w:rsidRPr="00D8239D" w:rsidRDefault="006D642E" w:rsidP="00192EB5">
            <w:pPr>
              <w:pStyle w:val="GOSTTablenorm"/>
            </w:pPr>
            <w:r w:rsidRPr="00D8239D">
              <w:t>Да</w:t>
            </w:r>
          </w:p>
        </w:tc>
        <w:tc>
          <w:tcPr>
            <w:tcW w:w="3651" w:type="dxa"/>
          </w:tcPr>
          <w:p w14:paraId="22254F1A" w14:textId="6E768CE6" w:rsidR="006D642E" w:rsidRPr="00D8239D" w:rsidRDefault="006D642E" w:rsidP="00192EB5">
            <w:pPr>
              <w:pStyle w:val="GOSTTablenorm"/>
            </w:pPr>
            <w:r w:rsidRPr="00D8239D">
              <w:t>Наименование документа</w:t>
            </w:r>
          </w:p>
        </w:tc>
        <w:tc>
          <w:tcPr>
            <w:tcW w:w="3651" w:type="dxa"/>
          </w:tcPr>
          <w:p w14:paraId="0C58555E" w14:textId="5508588D" w:rsidR="006D642E" w:rsidRPr="00192EB5" w:rsidRDefault="006D642E" w:rsidP="00192EB5">
            <w:pPr>
              <w:pStyle w:val="GOSTTablenorm"/>
            </w:pPr>
            <w:r w:rsidRPr="00192EB5">
              <w:t>TypeDoc</w:t>
            </w:r>
          </w:p>
        </w:tc>
        <w:tc>
          <w:tcPr>
            <w:tcW w:w="3651" w:type="dxa"/>
          </w:tcPr>
          <w:p w14:paraId="33CF9E1D" w14:textId="3990D458" w:rsidR="006D642E" w:rsidRPr="00D8239D" w:rsidRDefault="006D642E" w:rsidP="00192EB5">
            <w:pPr>
              <w:pStyle w:val="GOSTTablenorm"/>
            </w:pPr>
            <w:r w:rsidRPr="00D8239D">
              <w:t>Наименование документа определяется по справочнику «Типы документов» с помощью значения атрибута «Тип_документа» (TypeDoc)</w:t>
            </w:r>
          </w:p>
        </w:tc>
      </w:tr>
      <w:tr w:rsidR="006D642E" w:rsidRPr="00A92F23" w14:paraId="0919D462" w14:textId="77777777" w:rsidTr="00924BC6">
        <w:tc>
          <w:tcPr>
            <w:tcW w:w="3651" w:type="dxa"/>
          </w:tcPr>
          <w:p w14:paraId="4F0ADF9D" w14:textId="188FE312" w:rsidR="006D642E" w:rsidRPr="00D8239D" w:rsidRDefault="006D642E" w:rsidP="00192EB5">
            <w:pPr>
              <w:pStyle w:val="GOSTTablenorm"/>
            </w:pPr>
            <w:r w:rsidRPr="00D8239D">
              <w:lastRenderedPageBreak/>
              <w:t>Код_валюты</w:t>
            </w:r>
          </w:p>
        </w:tc>
        <w:tc>
          <w:tcPr>
            <w:tcW w:w="1090" w:type="dxa"/>
          </w:tcPr>
          <w:p w14:paraId="6F31667E" w14:textId="103F6878" w:rsidR="006D642E" w:rsidRPr="00D8239D" w:rsidRDefault="006D642E" w:rsidP="00192EB5">
            <w:pPr>
              <w:pStyle w:val="GOSTTablenorm"/>
            </w:pPr>
            <w:r w:rsidRPr="00D8239D">
              <w:t>Да</w:t>
            </w:r>
          </w:p>
        </w:tc>
        <w:tc>
          <w:tcPr>
            <w:tcW w:w="3651" w:type="dxa"/>
          </w:tcPr>
          <w:p w14:paraId="5535F585" w14:textId="1A95E5E7" w:rsidR="006D642E" w:rsidRPr="00D8239D" w:rsidRDefault="006D642E" w:rsidP="00192EB5">
            <w:pPr>
              <w:pStyle w:val="GOSTTablenorm"/>
            </w:pPr>
            <w:r w:rsidRPr="00D8239D">
              <w:t>Код валюты по ОКВ</w:t>
            </w:r>
          </w:p>
        </w:tc>
        <w:tc>
          <w:tcPr>
            <w:tcW w:w="3651" w:type="dxa"/>
          </w:tcPr>
          <w:p w14:paraId="1218D200" w14:textId="03A188FE" w:rsidR="006D642E" w:rsidRPr="00192EB5" w:rsidRDefault="006D642E" w:rsidP="00192EB5">
            <w:pPr>
              <w:pStyle w:val="GOSTTablenorm"/>
            </w:pPr>
            <w:r w:rsidRPr="00192EB5">
              <w:t>TtlPrt_CdCrr</w:t>
            </w:r>
          </w:p>
        </w:tc>
        <w:tc>
          <w:tcPr>
            <w:tcW w:w="3651" w:type="dxa"/>
          </w:tcPr>
          <w:p w14:paraId="671122FB" w14:textId="77777777" w:rsidR="006D642E" w:rsidRPr="00D8239D" w:rsidRDefault="006D642E" w:rsidP="00192EB5">
            <w:pPr>
              <w:pStyle w:val="GOSTTablenorm"/>
              <w:rPr>
                <w:rFonts w:eastAsiaTheme="minorEastAsia"/>
              </w:rPr>
            </w:pPr>
            <w:r w:rsidRPr="00D8239D">
              <w:t>В составе документа может приходить как цифровой, так и буквенный код валюты.</w:t>
            </w:r>
          </w:p>
          <w:p w14:paraId="1777E58E" w14:textId="77777777" w:rsidR="006D642E" w:rsidRPr="00D8239D" w:rsidRDefault="006D642E" w:rsidP="00192EB5">
            <w:pPr>
              <w:pStyle w:val="GOSTTablenorm"/>
            </w:pPr>
            <w:r w:rsidRPr="00D8239D">
              <w:t>1) если код валюты пришел цифровой, то в атрибут его значение передается в неизменном виде;</w:t>
            </w:r>
          </w:p>
          <w:p w14:paraId="5D3D05F1" w14:textId="050E49CA" w:rsidR="006D642E" w:rsidRPr="00D8239D" w:rsidRDefault="006D642E" w:rsidP="00192EB5">
            <w:pPr>
              <w:pStyle w:val="GOSTTablenorm"/>
            </w:pPr>
            <w:r w:rsidRPr="00D8239D">
              <w:t>2) если код валюты пришел буквенный, то в атрибут его значение передается после преобразования в цифровой по данным справочника «Общероссийский классификатор валют (ОКВ)»</w:t>
            </w:r>
          </w:p>
        </w:tc>
      </w:tr>
      <w:tr w:rsidR="006D642E" w:rsidRPr="00A92F23" w14:paraId="5C0E221C" w14:textId="77777777" w:rsidTr="00924BC6">
        <w:tc>
          <w:tcPr>
            <w:tcW w:w="3651" w:type="dxa"/>
          </w:tcPr>
          <w:p w14:paraId="470114EC" w14:textId="51106EA0" w:rsidR="006D642E" w:rsidRPr="001C252D" w:rsidRDefault="006D642E" w:rsidP="00192EB5">
            <w:pPr>
              <w:pStyle w:val="GOSTTablenorm"/>
            </w:pPr>
            <w:r w:rsidRPr="001C252D">
              <w:t>Уровень_конфиденциальности</w:t>
            </w:r>
          </w:p>
        </w:tc>
        <w:tc>
          <w:tcPr>
            <w:tcW w:w="1090" w:type="dxa"/>
          </w:tcPr>
          <w:p w14:paraId="0F8C7FEC" w14:textId="11BC6571" w:rsidR="006D642E" w:rsidRPr="001C252D" w:rsidRDefault="006D642E" w:rsidP="00192EB5">
            <w:pPr>
              <w:pStyle w:val="GOSTTablenorm"/>
            </w:pPr>
            <w:r w:rsidRPr="001C252D">
              <w:t>Нет</w:t>
            </w:r>
          </w:p>
        </w:tc>
        <w:tc>
          <w:tcPr>
            <w:tcW w:w="3651" w:type="dxa"/>
          </w:tcPr>
          <w:p w14:paraId="1C144093" w14:textId="4A28C192" w:rsidR="006D642E" w:rsidRPr="001C252D" w:rsidRDefault="006D642E" w:rsidP="00192EB5">
            <w:pPr>
              <w:pStyle w:val="GOSTTablenorm"/>
            </w:pPr>
            <w:r w:rsidRPr="001C252D">
              <w:t>Уровень конфиденциальности</w:t>
            </w:r>
          </w:p>
        </w:tc>
        <w:tc>
          <w:tcPr>
            <w:tcW w:w="3651" w:type="dxa"/>
          </w:tcPr>
          <w:p w14:paraId="4FFE17F3" w14:textId="1896E5F8" w:rsidR="006D642E" w:rsidRPr="00192EB5" w:rsidRDefault="006D642E" w:rsidP="00192EB5">
            <w:pPr>
              <w:pStyle w:val="GOSTTablenorm"/>
            </w:pPr>
            <w:r w:rsidRPr="00192EB5">
              <w:t>SystemInformation_UFOS_SECRECY</w:t>
            </w:r>
          </w:p>
        </w:tc>
        <w:tc>
          <w:tcPr>
            <w:tcW w:w="3651" w:type="dxa"/>
          </w:tcPr>
          <w:p w14:paraId="61E9A93B" w14:textId="5794CD74" w:rsidR="006D642E" w:rsidRPr="001C252D" w:rsidRDefault="006D642E" w:rsidP="00192EB5">
            <w:pPr>
              <w:pStyle w:val="GOSTTablenorm"/>
            </w:pPr>
            <w:r w:rsidRPr="001C252D">
              <w:t>-</w:t>
            </w:r>
          </w:p>
        </w:tc>
      </w:tr>
      <w:tr w:rsidR="006D642E" w:rsidRPr="00A92F23" w14:paraId="4C7DEE28" w14:textId="77777777" w:rsidTr="00924BC6">
        <w:tc>
          <w:tcPr>
            <w:tcW w:w="3651" w:type="dxa"/>
          </w:tcPr>
          <w:p w14:paraId="32D66743" w14:textId="61FAB176" w:rsidR="006D642E" w:rsidRPr="001C252D" w:rsidRDefault="006D642E" w:rsidP="00192EB5">
            <w:pPr>
              <w:pStyle w:val="GOSTTablenorm"/>
            </w:pPr>
            <w:commentRangeStart w:id="959"/>
            <w:r w:rsidRPr="001C252D">
              <w:t>Код_системы</w:t>
            </w:r>
            <w:commentRangeEnd w:id="959"/>
            <w:r w:rsidRPr="001C252D">
              <w:rPr>
                <w:rStyle w:val="affa"/>
              </w:rPr>
              <w:commentReference w:id="959"/>
            </w:r>
          </w:p>
        </w:tc>
        <w:tc>
          <w:tcPr>
            <w:tcW w:w="1090" w:type="dxa"/>
          </w:tcPr>
          <w:p w14:paraId="66443C12" w14:textId="00E4F40D" w:rsidR="006D642E" w:rsidRPr="001C252D" w:rsidRDefault="006D642E" w:rsidP="00192EB5">
            <w:pPr>
              <w:pStyle w:val="GOSTTablenorm"/>
            </w:pPr>
            <w:r w:rsidRPr="001C252D">
              <w:t>Да</w:t>
            </w:r>
          </w:p>
        </w:tc>
        <w:tc>
          <w:tcPr>
            <w:tcW w:w="3651" w:type="dxa"/>
          </w:tcPr>
          <w:p w14:paraId="62C16A5C" w14:textId="1FD3B2C7" w:rsidR="006D642E" w:rsidRPr="001C252D" w:rsidRDefault="006D642E" w:rsidP="00192EB5">
            <w:pPr>
              <w:pStyle w:val="GOSTTablenorm"/>
            </w:pPr>
            <w:r w:rsidRPr="001C252D">
              <w:t>Код подсистемы-источника</w:t>
            </w:r>
          </w:p>
        </w:tc>
        <w:tc>
          <w:tcPr>
            <w:tcW w:w="3651" w:type="dxa"/>
          </w:tcPr>
          <w:p w14:paraId="311A33E0" w14:textId="2864F43D" w:rsidR="006D642E" w:rsidRPr="00192EB5" w:rsidRDefault="006D642E" w:rsidP="00192EB5">
            <w:pPr>
              <w:pStyle w:val="GOSTTablenorm"/>
            </w:pPr>
            <w:r w:rsidRPr="00192EB5">
              <w:t>TtlPrt_Source</w:t>
            </w:r>
          </w:p>
        </w:tc>
        <w:tc>
          <w:tcPr>
            <w:tcW w:w="3651" w:type="dxa"/>
          </w:tcPr>
          <w:p w14:paraId="5544D3CB" w14:textId="3C71967F" w:rsidR="006D642E" w:rsidRPr="001C252D" w:rsidRDefault="006D642E" w:rsidP="0099735E">
            <w:pPr>
              <w:pStyle w:val="GOSTTablenorm"/>
            </w:pPr>
            <w:r w:rsidRPr="001C252D">
              <w:t>Данный атрибут вычисляется на основании реквизита документа «</w:t>
            </w:r>
            <w:r w:rsidRPr="001C252D">
              <w:rPr>
                <w:bCs/>
              </w:rPr>
              <w:t>Подсистема-инициатор»</w:t>
            </w:r>
            <w:r w:rsidRPr="001C252D">
              <w:t xml:space="preserve"> (TtlPrt_Source). Если в реквизите указано значение «ПУД» то преобразовывается в значение «</w:t>
            </w:r>
            <w:r w:rsidRPr="00F22CF7">
              <w:rPr>
                <w:lang w:val="en-US"/>
              </w:rPr>
              <w:t>ARP</w:t>
            </w:r>
            <w:r w:rsidRPr="00F22CF7">
              <w:t>-</w:t>
            </w:r>
            <w:r w:rsidRPr="001C252D">
              <w:rPr>
                <w:lang w:val="en-US"/>
              </w:rPr>
              <w:t>RMS</w:t>
            </w:r>
            <w:r w:rsidRPr="001C252D">
              <w:t>»</w:t>
            </w:r>
            <w:r>
              <w:t xml:space="preserve">, если «ЕБП» </w:t>
            </w:r>
            <w:r w:rsidR="00192EB5">
              <w:t>–</w:t>
            </w:r>
            <w:r>
              <w:t xml:space="preserve"> «</w:t>
            </w:r>
            <w:r w:rsidRPr="00453FAF">
              <w:rPr>
                <w:lang w:val="en-US"/>
              </w:rPr>
              <w:t>ARP</w:t>
            </w:r>
            <w:r w:rsidRPr="00F22CF7">
              <w:t>-</w:t>
            </w:r>
            <w:r>
              <w:rPr>
                <w:lang w:val="en-US"/>
              </w:rPr>
              <w:t>EBP</w:t>
            </w:r>
            <w:r>
              <w:t>»</w:t>
            </w:r>
          </w:p>
        </w:tc>
      </w:tr>
      <w:tr w:rsidR="006D642E" w:rsidRPr="00A92F23" w14:paraId="42E02F05" w14:textId="77777777" w:rsidTr="00924BC6">
        <w:tc>
          <w:tcPr>
            <w:tcW w:w="3651" w:type="dxa"/>
          </w:tcPr>
          <w:p w14:paraId="63A59D7C" w14:textId="72A10FE4" w:rsidR="006D642E" w:rsidRPr="001C252D" w:rsidRDefault="006D642E" w:rsidP="00192EB5">
            <w:pPr>
              <w:pStyle w:val="GOSTTablenorm"/>
            </w:pPr>
            <w:r w:rsidRPr="001E1475">
              <w:t>Идентификатор строки</w:t>
            </w:r>
          </w:p>
        </w:tc>
        <w:tc>
          <w:tcPr>
            <w:tcW w:w="1090" w:type="dxa"/>
          </w:tcPr>
          <w:p w14:paraId="63977E2E" w14:textId="3BA5700B" w:rsidR="006D642E" w:rsidRPr="001C252D" w:rsidRDefault="006D642E" w:rsidP="00192EB5">
            <w:pPr>
              <w:pStyle w:val="GOSTTablenorm"/>
            </w:pPr>
            <w:r>
              <w:t>Нет</w:t>
            </w:r>
          </w:p>
        </w:tc>
        <w:tc>
          <w:tcPr>
            <w:tcW w:w="3651" w:type="dxa"/>
          </w:tcPr>
          <w:p w14:paraId="45D08646" w14:textId="52219F0A" w:rsidR="006D642E" w:rsidRPr="001C252D" w:rsidRDefault="006D642E" w:rsidP="00192EB5">
            <w:pPr>
              <w:pStyle w:val="GOSTTablenorm"/>
            </w:pPr>
            <w:r w:rsidRPr="001E1475">
              <w:t>Идентификатор строки</w:t>
            </w:r>
          </w:p>
        </w:tc>
        <w:tc>
          <w:tcPr>
            <w:tcW w:w="3651" w:type="dxa"/>
          </w:tcPr>
          <w:p w14:paraId="6BBC03EB" w14:textId="5C681C73" w:rsidR="006D642E" w:rsidRPr="00192EB5" w:rsidRDefault="006D642E" w:rsidP="00192EB5">
            <w:pPr>
              <w:pStyle w:val="GOSTTablenorm"/>
            </w:pPr>
            <w:r w:rsidRPr="00192EB5">
              <w:t>T0504833:id</w:t>
            </w:r>
          </w:p>
        </w:tc>
        <w:tc>
          <w:tcPr>
            <w:tcW w:w="3651" w:type="dxa"/>
          </w:tcPr>
          <w:p w14:paraId="26EF3C11" w14:textId="76F04AE3" w:rsidR="006D642E" w:rsidRPr="001C252D" w:rsidRDefault="006D642E" w:rsidP="00192EB5">
            <w:pPr>
              <w:pStyle w:val="GOSTTablenorm"/>
            </w:pPr>
            <w:r>
              <w:t>-</w:t>
            </w:r>
          </w:p>
        </w:tc>
      </w:tr>
      <w:tr w:rsidR="006D642E" w:rsidRPr="00A92F23" w14:paraId="512D4DA7" w14:textId="77777777" w:rsidTr="00924BC6">
        <w:tc>
          <w:tcPr>
            <w:tcW w:w="3651" w:type="dxa"/>
          </w:tcPr>
          <w:p w14:paraId="04508C50" w14:textId="55CE335A" w:rsidR="006D642E" w:rsidRPr="001C252D" w:rsidRDefault="006D642E" w:rsidP="00192EB5">
            <w:pPr>
              <w:pStyle w:val="GOSTTablenorm"/>
            </w:pPr>
            <w:r w:rsidRPr="001C252D">
              <w:t>Номер_строки</w:t>
            </w:r>
          </w:p>
        </w:tc>
        <w:tc>
          <w:tcPr>
            <w:tcW w:w="1090" w:type="dxa"/>
          </w:tcPr>
          <w:p w14:paraId="21239E13" w14:textId="1DE481F5" w:rsidR="006D642E" w:rsidRPr="001C252D" w:rsidRDefault="006D642E" w:rsidP="00192EB5">
            <w:pPr>
              <w:pStyle w:val="GOSTTablenorm"/>
            </w:pPr>
            <w:r w:rsidRPr="001C252D">
              <w:t>Нет</w:t>
            </w:r>
          </w:p>
        </w:tc>
        <w:tc>
          <w:tcPr>
            <w:tcW w:w="3651" w:type="dxa"/>
          </w:tcPr>
          <w:p w14:paraId="6E73FD8A" w14:textId="05905099" w:rsidR="006D642E" w:rsidRPr="001C252D" w:rsidRDefault="006D642E" w:rsidP="00192EB5">
            <w:pPr>
              <w:pStyle w:val="GOSTTablenorm"/>
            </w:pPr>
            <w:r w:rsidRPr="001C252D">
              <w:t>Порядковый номер строки</w:t>
            </w:r>
          </w:p>
        </w:tc>
        <w:tc>
          <w:tcPr>
            <w:tcW w:w="3651" w:type="dxa"/>
          </w:tcPr>
          <w:p w14:paraId="72D291A3" w14:textId="0C70B75B" w:rsidR="006D642E" w:rsidRPr="00192EB5" w:rsidRDefault="006D642E" w:rsidP="00192EB5">
            <w:pPr>
              <w:pStyle w:val="GOSTTablenorm"/>
            </w:pPr>
            <w:r w:rsidRPr="00192EB5">
              <w:t>T0504833:NPP</w:t>
            </w:r>
          </w:p>
        </w:tc>
        <w:tc>
          <w:tcPr>
            <w:tcW w:w="3651" w:type="dxa"/>
          </w:tcPr>
          <w:p w14:paraId="132A19D2" w14:textId="2DB950CC" w:rsidR="006D642E" w:rsidRPr="001C252D" w:rsidRDefault="006D642E" w:rsidP="00192EB5">
            <w:pPr>
              <w:pStyle w:val="GOSTTablenorm"/>
            </w:pPr>
            <w:r w:rsidRPr="001C252D">
              <w:t>-</w:t>
            </w:r>
          </w:p>
        </w:tc>
      </w:tr>
      <w:tr w:rsidR="006D642E" w:rsidRPr="00A92F23" w14:paraId="50E9F83F" w14:textId="77777777" w:rsidTr="00924BC6">
        <w:tc>
          <w:tcPr>
            <w:tcW w:w="3651" w:type="dxa"/>
          </w:tcPr>
          <w:p w14:paraId="3F9E70DA" w14:textId="5B36D342" w:rsidR="006D642E" w:rsidRPr="001C252D" w:rsidRDefault="006D642E" w:rsidP="00192EB5">
            <w:pPr>
              <w:pStyle w:val="GOSTTablenorm"/>
            </w:pPr>
            <w:r w:rsidRPr="001C252D">
              <w:t>Наименование_операции</w:t>
            </w:r>
          </w:p>
        </w:tc>
        <w:tc>
          <w:tcPr>
            <w:tcW w:w="1090" w:type="dxa"/>
          </w:tcPr>
          <w:p w14:paraId="3C5C260D" w14:textId="6CA75449" w:rsidR="006D642E" w:rsidRPr="001C252D" w:rsidRDefault="00357B54" w:rsidP="00192EB5">
            <w:pPr>
              <w:pStyle w:val="GOSTTablenorm"/>
            </w:pPr>
            <w:r>
              <w:t>Нет</w:t>
            </w:r>
          </w:p>
        </w:tc>
        <w:tc>
          <w:tcPr>
            <w:tcW w:w="3651" w:type="dxa"/>
          </w:tcPr>
          <w:p w14:paraId="362C85CF" w14:textId="6A595FAA" w:rsidR="006D642E" w:rsidRPr="001C252D" w:rsidRDefault="006D642E" w:rsidP="00357B54">
            <w:pPr>
              <w:pStyle w:val="GOSTTablenorm"/>
            </w:pPr>
            <w:r w:rsidRPr="001C252D">
              <w:t>Наименование операции</w:t>
            </w:r>
          </w:p>
        </w:tc>
        <w:tc>
          <w:tcPr>
            <w:tcW w:w="3651" w:type="dxa"/>
          </w:tcPr>
          <w:p w14:paraId="5DB88FF0" w14:textId="77777777" w:rsidR="006D642E" w:rsidRPr="0047582C" w:rsidRDefault="006D642E" w:rsidP="00192EB5">
            <w:pPr>
              <w:pStyle w:val="GOSTTablenorm"/>
              <w:rPr>
                <w:lang w:val="en-US"/>
              </w:rPr>
            </w:pPr>
            <w:r w:rsidRPr="0047582C">
              <w:rPr>
                <w:lang w:val="en-US"/>
              </w:rPr>
              <w:t>T0504833:NAME_O</w:t>
            </w:r>
          </w:p>
          <w:p w14:paraId="65161BCE" w14:textId="01B7F360" w:rsidR="006D642E" w:rsidRPr="0047582C" w:rsidRDefault="006D642E" w:rsidP="00192EB5">
            <w:pPr>
              <w:pStyle w:val="GOSTTablenorm"/>
              <w:rPr>
                <w:lang w:val="en-US"/>
              </w:rPr>
            </w:pPr>
          </w:p>
        </w:tc>
        <w:tc>
          <w:tcPr>
            <w:tcW w:w="3651" w:type="dxa"/>
          </w:tcPr>
          <w:p w14:paraId="1C35A43A" w14:textId="753253E9" w:rsidR="006D642E" w:rsidRPr="001C252D" w:rsidRDefault="00357B54" w:rsidP="00B9735F">
            <w:pPr>
              <w:pStyle w:val="GOSTTablenorm"/>
            </w:pPr>
            <w:r>
              <w:t>-</w:t>
            </w:r>
          </w:p>
        </w:tc>
      </w:tr>
      <w:tr w:rsidR="006D642E" w:rsidRPr="00A92F23" w14:paraId="4E0A2DF3" w14:textId="77777777" w:rsidTr="00924BC6">
        <w:tc>
          <w:tcPr>
            <w:tcW w:w="3651" w:type="dxa"/>
          </w:tcPr>
          <w:p w14:paraId="34FF9A4F" w14:textId="3577122E" w:rsidR="006D642E" w:rsidRPr="001C252D" w:rsidRDefault="006D642E" w:rsidP="00192EB5">
            <w:pPr>
              <w:pStyle w:val="GOSTTablenorm"/>
            </w:pPr>
            <w:r w:rsidRPr="001C252D">
              <w:lastRenderedPageBreak/>
              <w:t>Сумма_валюта_операции</w:t>
            </w:r>
          </w:p>
        </w:tc>
        <w:tc>
          <w:tcPr>
            <w:tcW w:w="1090" w:type="dxa"/>
          </w:tcPr>
          <w:p w14:paraId="4CCFA0D0" w14:textId="6F58246A" w:rsidR="006D642E" w:rsidRPr="001C252D" w:rsidRDefault="006D642E" w:rsidP="00192EB5">
            <w:pPr>
              <w:pStyle w:val="GOSTTablenorm"/>
            </w:pPr>
            <w:r w:rsidRPr="001C252D">
              <w:t>Да</w:t>
            </w:r>
          </w:p>
        </w:tc>
        <w:tc>
          <w:tcPr>
            <w:tcW w:w="3651" w:type="dxa"/>
          </w:tcPr>
          <w:p w14:paraId="54593CC7" w14:textId="2C49C8F0" w:rsidR="006D642E" w:rsidRPr="001C252D" w:rsidRDefault="006D642E" w:rsidP="00192EB5">
            <w:pPr>
              <w:pStyle w:val="GOSTTablenorm"/>
            </w:pPr>
            <w:r w:rsidRPr="001C252D">
              <w:t>Сумма в валюте операции</w:t>
            </w:r>
          </w:p>
        </w:tc>
        <w:tc>
          <w:tcPr>
            <w:tcW w:w="3651" w:type="dxa"/>
          </w:tcPr>
          <w:p w14:paraId="7E7D89BD" w14:textId="25AE5B82" w:rsidR="006D642E" w:rsidRPr="00192EB5" w:rsidRDefault="006D642E" w:rsidP="00192EB5">
            <w:pPr>
              <w:pStyle w:val="GOSTTablenorm"/>
            </w:pPr>
            <w:r w:rsidRPr="00192EB5">
              <w:t>T0504833:SUMM</w:t>
            </w:r>
          </w:p>
        </w:tc>
        <w:tc>
          <w:tcPr>
            <w:tcW w:w="3651" w:type="dxa"/>
          </w:tcPr>
          <w:p w14:paraId="311A03A2" w14:textId="4E358D66" w:rsidR="006D642E" w:rsidRPr="001C252D" w:rsidRDefault="006D642E" w:rsidP="00192EB5">
            <w:pPr>
              <w:pStyle w:val="GOSTTablenorm"/>
            </w:pPr>
            <w:r w:rsidRPr="001C252D">
              <w:t>Сумма передается в единицах валюты</w:t>
            </w:r>
            <w:r w:rsidR="00192EB5">
              <w:t xml:space="preserve"> </w:t>
            </w:r>
            <w:r w:rsidRPr="001C252D">
              <w:t xml:space="preserve">с точностью 2 знака после запятой </w:t>
            </w:r>
            <w:r w:rsidR="00192EB5">
              <w:t>–</w:t>
            </w:r>
            <w:r w:rsidRPr="001C252D">
              <w:t xml:space="preserve"> необходимо конвертировать в минимальные единицы валюты (для данного типа докумен-тов умножить на 100)</w:t>
            </w:r>
          </w:p>
        </w:tc>
      </w:tr>
      <w:tr w:rsidR="006D642E" w:rsidRPr="00A92F23" w14:paraId="4821ABE8" w14:textId="77777777" w:rsidTr="00924BC6">
        <w:tc>
          <w:tcPr>
            <w:tcW w:w="3651" w:type="dxa"/>
          </w:tcPr>
          <w:p w14:paraId="38BA231E" w14:textId="7205C572" w:rsidR="006D642E" w:rsidRPr="001C252D" w:rsidRDefault="006D642E" w:rsidP="00192EB5">
            <w:pPr>
              <w:pStyle w:val="GOSTTablenorm"/>
            </w:pPr>
            <w:r w:rsidRPr="001C252D">
              <w:t>Сумма_валюта_учета_руб</w:t>
            </w:r>
          </w:p>
        </w:tc>
        <w:tc>
          <w:tcPr>
            <w:tcW w:w="1090" w:type="dxa"/>
          </w:tcPr>
          <w:p w14:paraId="57E1FCA1" w14:textId="37900FDC" w:rsidR="006D642E" w:rsidRPr="001C252D" w:rsidRDefault="006D642E" w:rsidP="00192EB5">
            <w:pPr>
              <w:pStyle w:val="GOSTTablenorm"/>
            </w:pPr>
            <w:r w:rsidRPr="001C252D">
              <w:t>Да</w:t>
            </w:r>
          </w:p>
        </w:tc>
        <w:tc>
          <w:tcPr>
            <w:tcW w:w="3651" w:type="dxa"/>
          </w:tcPr>
          <w:p w14:paraId="13A59850" w14:textId="2F4B772E" w:rsidR="006D642E" w:rsidRPr="001C252D" w:rsidRDefault="006D642E" w:rsidP="00192EB5">
            <w:pPr>
              <w:pStyle w:val="GOSTTablenorm"/>
            </w:pPr>
            <w:r w:rsidRPr="001C252D">
              <w:t>Сумма в валюте учета (руб)</w:t>
            </w:r>
          </w:p>
        </w:tc>
        <w:tc>
          <w:tcPr>
            <w:tcW w:w="3651" w:type="dxa"/>
          </w:tcPr>
          <w:p w14:paraId="52D0F726" w14:textId="7D27EB16" w:rsidR="006D642E" w:rsidRPr="00192EB5" w:rsidRDefault="006D642E" w:rsidP="00192EB5">
            <w:pPr>
              <w:pStyle w:val="GOSTTablenorm"/>
            </w:pPr>
            <w:r w:rsidRPr="00192EB5">
              <w:t>T0504833:RgSUMM</w:t>
            </w:r>
          </w:p>
        </w:tc>
        <w:tc>
          <w:tcPr>
            <w:tcW w:w="3651" w:type="dxa"/>
          </w:tcPr>
          <w:p w14:paraId="35A64E96" w14:textId="2A81A343" w:rsidR="006D642E" w:rsidRPr="001C252D" w:rsidRDefault="006D642E" w:rsidP="00192EB5">
            <w:pPr>
              <w:pStyle w:val="GOSTTablenorm"/>
            </w:pPr>
            <w:r w:rsidRPr="001C252D">
              <w:t xml:space="preserve">Сумма передается в единицах валюты с точностью 2 знака после запятой </w:t>
            </w:r>
            <w:r w:rsidR="00192EB5">
              <w:t>–</w:t>
            </w:r>
            <w:r w:rsidRPr="001C252D">
              <w:t xml:space="preserve"> необходимо конвертировать в минимальные единицы валюты (для данного типа докумен-тов умножить на 100)</w:t>
            </w:r>
          </w:p>
        </w:tc>
      </w:tr>
      <w:tr w:rsidR="006D642E" w:rsidRPr="00A92F23" w14:paraId="0E1B72EC" w14:textId="77777777" w:rsidTr="00924BC6">
        <w:tc>
          <w:tcPr>
            <w:tcW w:w="3651" w:type="dxa"/>
          </w:tcPr>
          <w:p w14:paraId="08041CEE" w14:textId="7ED450D3" w:rsidR="006D642E" w:rsidRPr="001C252D" w:rsidRDefault="006D642E" w:rsidP="00192EB5">
            <w:pPr>
              <w:pStyle w:val="GOSTTablenorm"/>
            </w:pPr>
            <w:r w:rsidRPr="001C252D">
              <w:t>Счет_бухучет_Дт</w:t>
            </w:r>
          </w:p>
        </w:tc>
        <w:tc>
          <w:tcPr>
            <w:tcW w:w="1090" w:type="dxa"/>
          </w:tcPr>
          <w:p w14:paraId="20D67EA0" w14:textId="33F3BB49" w:rsidR="006D642E" w:rsidRPr="001C252D" w:rsidRDefault="006D642E" w:rsidP="00192EB5">
            <w:pPr>
              <w:pStyle w:val="GOSTTablenorm"/>
            </w:pPr>
            <w:r w:rsidRPr="001C252D">
              <w:t>Нет</w:t>
            </w:r>
          </w:p>
        </w:tc>
        <w:tc>
          <w:tcPr>
            <w:tcW w:w="3651" w:type="dxa"/>
          </w:tcPr>
          <w:p w14:paraId="5FC48163" w14:textId="7843C3BC" w:rsidR="006D642E" w:rsidRPr="001C252D" w:rsidRDefault="006D642E" w:rsidP="00192EB5">
            <w:pPr>
              <w:pStyle w:val="GOSTTablenorm"/>
            </w:pPr>
            <w:r w:rsidRPr="001C252D">
              <w:t>Счет по Дт</w:t>
            </w:r>
          </w:p>
        </w:tc>
        <w:tc>
          <w:tcPr>
            <w:tcW w:w="3651" w:type="dxa"/>
          </w:tcPr>
          <w:p w14:paraId="10A494D3" w14:textId="519CAC2A" w:rsidR="006D642E" w:rsidRPr="00192EB5" w:rsidRDefault="006D642E" w:rsidP="00192EB5">
            <w:pPr>
              <w:pStyle w:val="GOSTTablenorm"/>
            </w:pPr>
            <w:r w:rsidRPr="00192EB5">
              <w:t>T0504833:DT_ACCOUNT</w:t>
            </w:r>
          </w:p>
        </w:tc>
        <w:tc>
          <w:tcPr>
            <w:tcW w:w="3651" w:type="dxa"/>
          </w:tcPr>
          <w:p w14:paraId="14EE1EAC" w14:textId="79023AD7" w:rsidR="006D642E" w:rsidRPr="001C252D" w:rsidRDefault="006D642E" w:rsidP="00192EB5">
            <w:pPr>
              <w:pStyle w:val="GOSTTablenorm"/>
            </w:pPr>
            <w:r w:rsidRPr="001C252D">
              <w:t>-</w:t>
            </w:r>
          </w:p>
        </w:tc>
      </w:tr>
      <w:tr w:rsidR="006D642E" w:rsidRPr="00A92F23" w14:paraId="7D484405" w14:textId="77777777" w:rsidTr="00924BC6">
        <w:tc>
          <w:tcPr>
            <w:tcW w:w="3651" w:type="dxa"/>
          </w:tcPr>
          <w:p w14:paraId="16577A23" w14:textId="0285B16F" w:rsidR="006D642E" w:rsidRPr="001C252D" w:rsidRDefault="006D642E" w:rsidP="00192EB5">
            <w:pPr>
              <w:pStyle w:val="GOSTTablenorm"/>
            </w:pPr>
            <w:r w:rsidRPr="001C252D">
              <w:t>ОКТМО_КС_Дт</w:t>
            </w:r>
          </w:p>
        </w:tc>
        <w:tc>
          <w:tcPr>
            <w:tcW w:w="1090" w:type="dxa"/>
          </w:tcPr>
          <w:p w14:paraId="34F544DE" w14:textId="6F4D86B7" w:rsidR="006D642E" w:rsidRPr="001C252D" w:rsidRDefault="006D642E" w:rsidP="00192EB5">
            <w:pPr>
              <w:pStyle w:val="GOSTTablenorm"/>
            </w:pPr>
            <w:r w:rsidRPr="001C252D">
              <w:t>Нет</w:t>
            </w:r>
          </w:p>
        </w:tc>
        <w:tc>
          <w:tcPr>
            <w:tcW w:w="3651" w:type="dxa"/>
          </w:tcPr>
          <w:p w14:paraId="405FBC4F" w14:textId="69BCEC73" w:rsidR="006D642E" w:rsidRPr="001C252D" w:rsidRDefault="006D642E" w:rsidP="00192EB5">
            <w:pPr>
              <w:pStyle w:val="GOSTTablenorm"/>
            </w:pPr>
            <w:r w:rsidRPr="001C252D">
              <w:t>ОКТМО КС по</w:t>
            </w:r>
            <w:r w:rsidRPr="001C252D">
              <w:rPr>
                <w:bCs/>
              </w:rPr>
              <w:t xml:space="preserve"> Дт</w:t>
            </w:r>
          </w:p>
        </w:tc>
        <w:tc>
          <w:tcPr>
            <w:tcW w:w="3651" w:type="dxa"/>
          </w:tcPr>
          <w:p w14:paraId="33C7FD5D" w14:textId="747B4379" w:rsidR="006D642E" w:rsidRPr="00192EB5" w:rsidRDefault="006D642E" w:rsidP="00192EB5">
            <w:pPr>
              <w:pStyle w:val="GOSTTablenorm"/>
            </w:pPr>
            <w:r w:rsidRPr="00192EB5">
              <w:t>T0504833:DT_OKTMOKS</w:t>
            </w:r>
          </w:p>
        </w:tc>
        <w:tc>
          <w:tcPr>
            <w:tcW w:w="3651" w:type="dxa"/>
          </w:tcPr>
          <w:p w14:paraId="1A4FAA62" w14:textId="332D964C" w:rsidR="006D642E" w:rsidRPr="001C252D" w:rsidRDefault="006D642E" w:rsidP="00192EB5">
            <w:pPr>
              <w:pStyle w:val="GOSTTablenorm"/>
            </w:pPr>
            <w:r w:rsidRPr="001C252D">
              <w:t>-</w:t>
            </w:r>
          </w:p>
        </w:tc>
      </w:tr>
      <w:tr w:rsidR="006D642E" w:rsidRPr="00A92F23" w14:paraId="2C03DAB2" w14:textId="77777777" w:rsidTr="00924BC6">
        <w:tc>
          <w:tcPr>
            <w:tcW w:w="3651" w:type="dxa"/>
          </w:tcPr>
          <w:p w14:paraId="12E0DAB8" w14:textId="0B3C4C4C" w:rsidR="006D642E" w:rsidRPr="001C252D" w:rsidRDefault="006D642E" w:rsidP="00192EB5">
            <w:pPr>
              <w:pStyle w:val="GOSTTablenorm"/>
            </w:pPr>
            <w:r w:rsidRPr="001C252D">
              <w:t>ЛС_Дт</w:t>
            </w:r>
          </w:p>
        </w:tc>
        <w:tc>
          <w:tcPr>
            <w:tcW w:w="1090" w:type="dxa"/>
          </w:tcPr>
          <w:p w14:paraId="57338BE0" w14:textId="7EE3E30E" w:rsidR="006D642E" w:rsidRPr="001C252D" w:rsidRDefault="006D642E" w:rsidP="00192EB5">
            <w:pPr>
              <w:pStyle w:val="GOSTTablenorm"/>
            </w:pPr>
            <w:r w:rsidRPr="001C252D">
              <w:t>Нет</w:t>
            </w:r>
          </w:p>
        </w:tc>
        <w:tc>
          <w:tcPr>
            <w:tcW w:w="3651" w:type="dxa"/>
          </w:tcPr>
          <w:p w14:paraId="6F89F1B4" w14:textId="03598E73" w:rsidR="006D642E" w:rsidRPr="001C252D" w:rsidRDefault="006D642E" w:rsidP="00192EB5">
            <w:pPr>
              <w:pStyle w:val="GOSTTablenorm"/>
            </w:pPr>
            <w:r w:rsidRPr="001C252D">
              <w:t>ЛС по</w:t>
            </w:r>
            <w:r w:rsidRPr="001C252D">
              <w:rPr>
                <w:bCs/>
              </w:rPr>
              <w:t xml:space="preserve"> Дт</w:t>
            </w:r>
          </w:p>
        </w:tc>
        <w:tc>
          <w:tcPr>
            <w:tcW w:w="3651" w:type="dxa"/>
          </w:tcPr>
          <w:p w14:paraId="1A0A84B9" w14:textId="5FF0E39B" w:rsidR="006D642E" w:rsidRPr="00192EB5" w:rsidRDefault="006D642E" w:rsidP="00192EB5">
            <w:pPr>
              <w:pStyle w:val="GOSTTablenorm"/>
            </w:pPr>
            <w:r w:rsidRPr="00192EB5">
              <w:t>T0504833:DT_LS</w:t>
            </w:r>
          </w:p>
        </w:tc>
        <w:tc>
          <w:tcPr>
            <w:tcW w:w="3651" w:type="dxa"/>
          </w:tcPr>
          <w:p w14:paraId="20926A47" w14:textId="3058CAB1" w:rsidR="006D642E" w:rsidRPr="001C252D" w:rsidRDefault="006D642E" w:rsidP="00192EB5">
            <w:pPr>
              <w:pStyle w:val="GOSTTablenorm"/>
            </w:pPr>
            <w:r w:rsidRPr="001C252D">
              <w:t>-</w:t>
            </w:r>
          </w:p>
        </w:tc>
      </w:tr>
      <w:tr w:rsidR="006D642E" w:rsidRPr="00A92F23" w14:paraId="42BA31D2" w14:textId="77777777" w:rsidTr="00924BC6">
        <w:tc>
          <w:tcPr>
            <w:tcW w:w="3651" w:type="dxa"/>
          </w:tcPr>
          <w:p w14:paraId="6B21921F" w14:textId="7607CA86" w:rsidR="006D642E" w:rsidRPr="001C252D" w:rsidRDefault="006D642E" w:rsidP="00192EB5">
            <w:pPr>
              <w:pStyle w:val="GOSTTablenorm"/>
            </w:pPr>
            <w:r w:rsidRPr="001C252D">
              <w:t>Аналитический_код_СКУ_Дт</w:t>
            </w:r>
          </w:p>
        </w:tc>
        <w:tc>
          <w:tcPr>
            <w:tcW w:w="1090" w:type="dxa"/>
          </w:tcPr>
          <w:p w14:paraId="01EF94B8" w14:textId="77777777" w:rsidR="006D642E" w:rsidRPr="001C252D" w:rsidRDefault="006D642E" w:rsidP="00192EB5">
            <w:pPr>
              <w:pStyle w:val="GOSTTablenorm"/>
            </w:pPr>
          </w:p>
        </w:tc>
        <w:tc>
          <w:tcPr>
            <w:tcW w:w="3651" w:type="dxa"/>
          </w:tcPr>
          <w:p w14:paraId="5F290838" w14:textId="5CE8809C" w:rsidR="006D642E" w:rsidRPr="001C252D" w:rsidRDefault="006D642E" w:rsidP="00192EB5">
            <w:pPr>
              <w:pStyle w:val="GOSTTablenorm"/>
            </w:pPr>
            <w:r w:rsidRPr="001C252D">
              <w:t>Аналитический код СКУ по</w:t>
            </w:r>
            <w:r w:rsidRPr="001C252D">
              <w:rPr>
                <w:bCs/>
              </w:rPr>
              <w:t xml:space="preserve"> Дт</w:t>
            </w:r>
          </w:p>
        </w:tc>
        <w:tc>
          <w:tcPr>
            <w:tcW w:w="3651" w:type="dxa"/>
          </w:tcPr>
          <w:p w14:paraId="442D4116" w14:textId="37D87BDC" w:rsidR="006D642E" w:rsidRPr="00192EB5" w:rsidRDefault="006D642E" w:rsidP="00192EB5">
            <w:pPr>
              <w:pStyle w:val="GOSTTablenorm"/>
            </w:pPr>
            <w:r w:rsidRPr="00192EB5">
              <w:t>T0504833:DT_ANALITCODESKU</w:t>
            </w:r>
          </w:p>
        </w:tc>
        <w:tc>
          <w:tcPr>
            <w:tcW w:w="3651" w:type="dxa"/>
          </w:tcPr>
          <w:p w14:paraId="1726B353" w14:textId="20B3B24F" w:rsidR="006D642E" w:rsidRPr="001C252D" w:rsidRDefault="006D642E" w:rsidP="00192EB5">
            <w:pPr>
              <w:pStyle w:val="GOSTTablenorm"/>
            </w:pPr>
            <w:r w:rsidRPr="001C252D">
              <w:t>-</w:t>
            </w:r>
          </w:p>
        </w:tc>
      </w:tr>
      <w:tr w:rsidR="006D642E" w:rsidRPr="00A92F23" w14:paraId="738381CE" w14:textId="77777777" w:rsidTr="00924BC6">
        <w:tc>
          <w:tcPr>
            <w:tcW w:w="3651" w:type="dxa"/>
          </w:tcPr>
          <w:p w14:paraId="0CBA68A5" w14:textId="33E664F1" w:rsidR="006D642E" w:rsidRPr="001C252D" w:rsidRDefault="006D642E" w:rsidP="00192EB5">
            <w:pPr>
              <w:pStyle w:val="GOSTTablenorm"/>
            </w:pPr>
            <w:r w:rsidRPr="001C252D">
              <w:t>КБК_Дт</w:t>
            </w:r>
          </w:p>
        </w:tc>
        <w:tc>
          <w:tcPr>
            <w:tcW w:w="1090" w:type="dxa"/>
          </w:tcPr>
          <w:p w14:paraId="664D2AC6" w14:textId="22447B7B" w:rsidR="006D642E" w:rsidRPr="001C252D" w:rsidRDefault="006D642E" w:rsidP="00192EB5">
            <w:pPr>
              <w:pStyle w:val="GOSTTablenorm"/>
            </w:pPr>
            <w:r w:rsidRPr="001C252D">
              <w:t>Нет</w:t>
            </w:r>
          </w:p>
        </w:tc>
        <w:tc>
          <w:tcPr>
            <w:tcW w:w="3651" w:type="dxa"/>
          </w:tcPr>
          <w:p w14:paraId="396EEDE8" w14:textId="0A49270E" w:rsidR="006D642E" w:rsidRPr="001C252D" w:rsidRDefault="006D642E" w:rsidP="00192EB5">
            <w:pPr>
              <w:pStyle w:val="GOSTTablenorm"/>
            </w:pPr>
            <w:r w:rsidRPr="001C252D">
              <w:t>КБК по</w:t>
            </w:r>
            <w:r w:rsidRPr="001C252D">
              <w:rPr>
                <w:bCs/>
              </w:rPr>
              <w:t xml:space="preserve"> Дт</w:t>
            </w:r>
          </w:p>
        </w:tc>
        <w:tc>
          <w:tcPr>
            <w:tcW w:w="3651" w:type="dxa"/>
          </w:tcPr>
          <w:p w14:paraId="6FA9C069" w14:textId="495FCB6F" w:rsidR="006D642E" w:rsidRPr="00192EB5" w:rsidRDefault="006D642E" w:rsidP="00192EB5">
            <w:pPr>
              <w:pStyle w:val="GOSTTablenorm"/>
            </w:pPr>
            <w:r w:rsidRPr="00192EB5">
              <w:t>T0504833:DT_KBK</w:t>
            </w:r>
          </w:p>
        </w:tc>
        <w:tc>
          <w:tcPr>
            <w:tcW w:w="3651" w:type="dxa"/>
          </w:tcPr>
          <w:p w14:paraId="5E4761E5" w14:textId="721CCDAE" w:rsidR="006D642E" w:rsidRPr="001C252D" w:rsidRDefault="006D642E" w:rsidP="00192EB5">
            <w:pPr>
              <w:pStyle w:val="GOSTTablenorm"/>
            </w:pPr>
            <w:r w:rsidRPr="001C252D">
              <w:t>-</w:t>
            </w:r>
          </w:p>
        </w:tc>
      </w:tr>
      <w:tr w:rsidR="006D642E" w:rsidRPr="00A92F23" w14:paraId="32406797" w14:textId="77777777" w:rsidTr="00924BC6">
        <w:tc>
          <w:tcPr>
            <w:tcW w:w="3651" w:type="dxa"/>
          </w:tcPr>
          <w:p w14:paraId="3F5CB889" w14:textId="7B0C3012" w:rsidR="006D642E" w:rsidRPr="001C252D" w:rsidRDefault="006D642E" w:rsidP="00192EB5">
            <w:pPr>
              <w:pStyle w:val="GOSTTablenorm"/>
            </w:pPr>
            <w:r w:rsidRPr="001C252D">
              <w:t>Тип_КБК_Дт</w:t>
            </w:r>
          </w:p>
        </w:tc>
        <w:tc>
          <w:tcPr>
            <w:tcW w:w="1090" w:type="dxa"/>
          </w:tcPr>
          <w:p w14:paraId="63202CB8" w14:textId="3B1EEF80" w:rsidR="006D642E" w:rsidRPr="001C252D" w:rsidRDefault="006D642E" w:rsidP="00192EB5">
            <w:pPr>
              <w:pStyle w:val="GOSTTablenorm"/>
            </w:pPr>
            <w:r w:rsidRPr="001C252D">
              <w:t>Нет</w:t>
            </w:r>
          </w:p>
        </w:tc>
        <w:tc>
          <w:tcPr>
            <w:tcW w:w="3651" w:type="dxa"/>
          </w:tcPr>
          <w:p w14:paraId="64607D96" w14:textId="14B932BF" w:rsidR="006D642E" w:rsidRPr="001C252D" w:rsidRDefault="006D642E" w:rsidP="00192EB5">
            <w:pPr>
              <w:pStyle w:val="GOSTTablenorm"/>
            </w:pPr>
            <w:r w:rsidRPr="001C252D">
              <w:t>Тип КБК по Дт</w:t>
            </w:r>
          </w:p>
        </w:tc>
        <w:tc>
          <w:tcPr>
            <w:tcW w:w="3651" w:type="dxa"/>
          </w:tcPr>
          <w:p w14:paraId="64BECF2A" w14:textId="0F5DB2FD" w:rsidR="006D642E" w:rsidRPr="00192EB5" w:rsidRDefault="006D642E" w:rsidP="00192EB5">
            <w:pPr>
              <w:pStyle w:val="GOSTTablenorm"/>
            </w:pPr>
            <w:r w:rsidRPr="00192EB5">
              <w:t>T0504833:DT_TYPEKBK</w:t>
            </w:r>
          </w:p>
        </w:tc>
        <w:tc>
          <w:tcPr>
            <w:tcW w:w="3651" w:type="dxa"/>
          </w:tcPr>
          <w:p w14:paraId="071E58C6" w14:textId="4DBB0CD2" w:rsidR="006D642E" w:rsidRPr="001C252D" w:rsidRDefault="006D642E" w:rsidP="00192EB5">
            <w:pPr>
              <w:pStyle w:val="GOSTTablenorm"/>
            </w:pPr>
            <w:r w:rsidRPr="001C252D">
              <w:t>-</w:t>
            </w:r>
          </w:p>
        </w:tc>
      </w:tr>
      <w:tr w:rsidR="006D642E" w:rsidRPr="00A92F23" w14:paraId="3172D78C" w14:textId="77777777" w:rsidTr="00924BC6">
        <w:tc>
          <w:tcPr>
            <w:tcW w:w="3651" w:type="dxa"/>
          </w:tcPr>
          <w:p w14:paraId="2FD20841" w14:textId="142CFB81" w:rsidR="006D642E" w:rsidRPr="0059717B" w:rsidRDefault="006D642E" w:rsidP="00192EB5">
            <w:pPr>
              <w:pStyle w:val="GOSTTablenorm"/>
            </w:pPr>
            <w:r w:rsidRPr="00002EC5">
              <w:rPr>
                <w:highlight w:val="cyan"/>
              </w:rPr>
              <w:t>Код_валюты_Дт</w:t>
            </w:r>
          </w:p>
        </w:tc>
        <w:tc>
          <w:tcPr>
            <w:tcW w:w="1090" w:type="dxa"/>
          </w:tcPr>
          <w:p w14:paraId="27937DA8" w14:textId="0B4A36BA" w:rsidR="006D642E" w:rsidRPr="001C252D" w:rsidRDefault="006D642E" w:rsidP="00192EB5">
            <w:pPr>
              <w:pStyle w:val="GOSTTablenorm"/>
            </w:pPr>
            <w:r>
              <w:t>Нет</w:t>
            </w:r>
          </w:p>
        </w:tc>
        <w:tc>
          <w:tcPr>
            <w:tcW w:w="3651" w:type="dxa"/>
          </w:tcPr>
          <w:p w14:paraId="604859EA" w14:textId="6E78B9C6" w:rsidR="006D642E" w:rsidRPr="001C252D" w:rsidRDefault="006D642E" w:rsidP="00192EB5">
            <w:pPr>
              <w:pStyle w:val="GOSTTablenorm"/>
            </w:pPr>
            <w:r>
              <w:t>Код валюты по дебету</w:t>
            </w:r>
          </w:p>
        </w:tc>
        <w:tc>
          <w:tcPr>
            <w:tcW w:w="3651" w:type="dxa"/>
          </w:tcPr>
          <w:p w14:paraId="52AE5593" w14:textId="259169DA" w:rsidR="006D642E" w:rsidRPr="00192EB5" w:rsidRDefault="006D642E" w:rsidP="00192EB5">
            <w:pPr>
              <w:pStyle w:val="GOSTTablenorm"/>
            </w:pPr>
            <w:r w:rsidRPr="00192EB5">
              <w:t>T0504833:DT_VALCODE</w:t>
            </w:r>
          </w:p>
        </w:tc>
        <w:tc>
          <w:tcPr>
            <w:tcW w:w="3651" w:type="dxa"/>
          </w:tcPr>
          <w:p w14:paraId="0515D401" w14:textId="569697E7" w:rsidR="006D642E" w:rsidRPr="001C252D" w:rsidRDefault="006D642E" w:rsidP="00192EB5">
            <w:pPr>
              <w:pStyle w:val="GOSTTablenorm"/>
            </w:pPr>
            <w:r>
              <w:t>-</w:t>
            </w:r>
          </w:p>
        </w:tc>
      </w:tr>
      <w:tr w:rsidR="006D642E" w:rsidRPr="00A92F23" w14:paraId="6DAFCBF7" w14:textId="77777777" w:rsidTr="00924BC6">
        <w:tc>
          <w:tcPr>
            <w:tcW w:w="3651" w:type="dxa"/>
          </w:tcPr>
          <w:p w14:paraId="3BBE37EB" w14:textId="2358DA48" w:rsidR="006D642E" w:rsidRPr="001C252D" w:rsidRDefault="006D642E" w:rsidP="00192EB5">
            <w:pPr>
              <w:pStyle w:val="GOSTTablenorm"/>
            </w:pPr>
            <w:r w:rsidRPr="001C252D">
              <w:t>ТОФК_КС_Дт</w:t>
            </w:r>
          </w:p>
        </w:tc>
        <w:tc>
          <w:tcPr>
            <w:tcW w:w="1090" w:type="dxa"/>
          </w:tcPr>
          <w:p w14:paraId="0B74052C" w14:textId="54DB5E9F" w:rsidR="006D642E" w:rsidRPr="001C252D" w:rsidRDefault="006D642E" w:rsidP="00192EB5">
            <w:pPr>
              <w:pStyle w:val="GOSTTablenorm"/>
            </w:pPr>
            <w:r w:rsidRPr="001C252D">
              <w:t>Нет</w:t>
            </w:r>
          </w:p>
        </w:tc>
        <w:tc>
          <w:tcPr>
            <w:tcW w:w="3651" w:type="dxa"/>
          </w:tcPr>
          <w:p w14:paraId="7CF71171" w14:textId="78EDBAAC" w:rsidR="006D642E" w:rsidRPr="001C252D" w:rsidRDefault="006D642E" w:rsidP="00192EB5">
            <w:pPr>
              <w:pStyle w:val="GOSTTablenorm"/>
            </w:pPr>
            <w:r w:rsidRPr="001C252D">
              <w:t>ТОФК КС по</w:t>
            </w:r>
            <w:r w:rsidRPr="001C252D">
              <w:rPr>
                <w:bCs/>
              </w:rPr>
              <w:t xml:space="preserve"> Дт</w:t>
            </w:r>
          </w:p>
        </w:tc>
        <w:tc>
          <w:tcPr>
            <w:tcW w:w="3651" w:type="dxa"/>
          </w:tcPr>
          <w:p w14:paraId="2D651F8D" w14:textId="78046AA2" w:rsidR="006D642E" w:rsidRPr="00192EB5" w:rsidRDefault="006D642E" w:rsidP="00192EB5">
            <w:pPr>
              <w:pStyle w:val="GOSTTablenorm"/>
            </w:pPr>
            <w:r w:rsidRPr="00192EB5">
              <w:t>T0504833:DT_TOFKKS</w:t>
            </w:r>
          </w:p>
        </w:tc>
        <w:tc>
          <w:tcPr>
            <w:tcW w:w="3651" w:type="dxa"/>
          </w:tcPr>
          <w:p w14:paraId="1B7835AC" w14:textId="06B84940" w:rsidR="006D642E" w:rsidRPr="001C252D" w:rsidRDefault="006D642E" w:rsidP="00192EB5">
            <w:pPr>
              <w:pStyle w:val="GOSTTablenorm"/>
            </w:pPr>
            <w:r w:rsidRPr="001C252D">
              <w:t>-</w:t>
            </w:r>
          </w:p>
        </w:tc>
      </w:tr>
      <w:tr w:rsidR="006D642E" w:rsidRPr="00A92F23" w14:paraId="5F0EBCC1" w14:textId="77777777" w:rsidTr="00924BC6">
        <w:tc>
          <w:tcPr>
            <w:tcW w:w="3651" w:type="dxa"/>
          </w:tcPr>
          <w:p w14:paraId="14968BDD" w14:textId="38796EAC" w:rsidR="006D642E" w:rsidRPr="001C252D" w:rsidRDefault="006D642E" w:rsidP="00192EB5">
            <w:pPr>
              <w:pStyle w:val="GOSTTablenorm"/>
            </w:pPr>
            <w:r w:rsidRPr="001C252D">
              <w:t>Порядк_номер_КС_Дт</w:t>
            </w:r>
          </w:p>
        </w:tc>
        <w:tc>
          <w:tcPr>
            <w:tcW w:w="1090" w:type="dxa"/>
          </w:tcPr>
          <w:p w14:paraId="6E8068BC" w14:textId="5CE40836" w:rsidR="006D642E" w:rsidRPr="001C252D" w:rsidRDefault="006D642E" w:rsidP="00192EB5">
            <w:pPr>
              <w:pStyle w:val="GOSTTablenorm"/>
            </w:pPr>
            <w:r w:rsidRPr="001C252D">
              <w:t>Нет</w:t>
            </w:r>
          </w:p>
        </w:tc>
        <w:tc>
          <w:tcPr>
            <w:tcW w:w="3651" w:type="dxa"/>
          </w:tcPr>
          <w:p w14:paraId="4F3EF120" w14:textId="0E032183" w:rsidR="006D642E" w:rsidRPr="001C252D" w:rsidRDefault="006D642E" w:rsidP="00192EB5">
            <w:pPr>
              <w:pStyle w:val="GOSTTablenorm"/>
            </w:pPr>
            <w:r w:rsidRPr="001C252D">
              <w:t xml:space="preserve">Порядковый номер КС по </w:t>
            </w:r>
            <w:r w:rsidRPr="001C252D">
              <w:rPr>
                <w:bCs/>
              </w:rPr>
              <w:t>Дт</w:t>
            </w:r>
          </w:p>
        </w:tc>
        <w:tc>
          <w:tcPr>
            <w:tcW w:w="3651" w:type="dxa"/>
          </w:tcPr>
          <w:p w14:paraId="3CB54A24" w14:textId="5C7BBE1E" w:rsidR="006D642E" w:rsidRPr="00192EB5" w:rsidRDefault="006D642E" w:rsidP="00192EB5">
            <w:pPr>
              <w:pStyle w:val="GOSTTablenorm"/>
            </w:pPr>
            <w:r w:rsidRPr="00192EB5">
              <w:t>T0504833:DT_PNKS</w:t>
            </w:r>
          </w:p>
        </w:tc>
        <w:tc>
          <w:tcPr>
            <w:tcW w:w="3651" w:type="dxa"/>
          </w:tcPr>
          <w:p w14:paraId="11EA280A" w14:textId="5CC07537" w:rsidR="006D642E" w:rsidRPr="001C252D" w:rsidRDefault="006D642E" w:rsidP="00192EB5">
            <w:pPr>
              <w:pStyle w:val="GOSTTablenorm"/>
            </w:pPr>
            <w:r w:rsidRPr="001C252D">
              <w:t>-</w:t>
            </w:r>
          </w:p>
        </w:tc>
      </w:tr>
      <w:tr w:rsidR="006D642E" w:rsidRPr="00A92F23" w14:paraId="35805B07" w14:textId="77777777" w:rsidTr="00924BC6">
        <w:tc>
          <w:tcPr>
            <w:tcW w:w="3651" w:type="dxa"/>
          </w:tcPr>
          <w:p w14:paraId="0F4EDA7F" w14:textId="47E784F2" w:rsidR="006D642E" w:rsidRPr="001C252D" w:rsidRDefault="006D642E" w:rsidP="00192EB5">
            <w:pPr>
              <w:pStyle w:val="GOSTTablenorm"/>
            </w:pPr>
            <w:r w:rsidRPr="001C252D">
              <w:t>ОКТМО_Дт</w:t>
            </w:r>
          </w:p>
        </w:tc>
        <w:tc>
          <w:tcPr>
            <w:tcW w:w="1090" w:type="dxa"/>
          </w:tcPr>
          <w:p w14:paraId="5F20F794" w14:textId="4B7294AE" w:rsidR="006D642E" w:rsidRPr="001C252D" w:rsidRDefault="006D642E" w:rsidP="00192EB5">
            <w:pPr>
              <w:pStyle w:val="GOSTTablenorm"/>
            </w:pPr>
            <w:r w:rsidRPr="001C252D">
              <w:t>Нет</w:t>
            </w:r>
          </w:p>
        </w:tc>
        <w:tc>
          <w:tcPr>
            <w:tcW w:w="3651" w:type="dxa"/>
          </w:tcPr>
          <w:p w14:paraId="0EC6C083" w14:textId="579B8954" w:rsidR="006D642E" w:rsidRPr="001C252D" w:rsidRDefault="006D642E" w:rsidP="00192EB5">
            <w:pPr>
              <w:pStyle w:val="GOSTTablenorm"/>
            </w:pPr>
            <w:r w:rsidRPr="001C252D">
              <w:t>ОКТМО по</w:t>
            </w:r>
            <w:r w:rsidRPr="001C252D">
              <w:rPr>
                <w:bCs/>
              </w:rPr>
              <w:t xml:space="preserve"> Дт</w:t>
            </w:r>
          </w:p>
        </w:tc>
        <w:tc>
          <w:tcPr>
            <w:tcW w:w="3651" w:type="dxa"/>
          </w:tcPr>
          <w:p w14:paraId="79D40999" w14:textId="76EEF6E5" w:rsidR="006D642E" w:rsidRPr="00192EB5" w:rsidRDefault="006D642E" w:rsidP="00192EB5">
            <w:pPr>
              <w:pStyle w:val="GOSTTablenorm"/>
            </w:pPr>
            <w:r w:rsidRPr="00192EB5">
              <w:t>T0504833:DT_OKTMO</w:t>
            </w:r>
          </w:p>
        </w:tc>
        <w:tc>
          <w:tcPr>
            <w:tcW w:w="3651" w:type="dxa"/>
          </w:tcPr>
          <w:p w14:paraId="568132A2" w14:textId="0937F4F5" w:rsidR="006D642E" w:rsidRPr="001C252D" w:rsidRDefault="006D642E" w:rsidP="00192EB5">
            <w:pPr>
              <w:pStyle w:val="GOSTTablenorm"/>
            </w:pPr>
            <w:r w:rsidRPr="001C252D">
              <w:t>-</w:t>
            </w:r>
          </w:p>
        </w:tc>
      </w:tr>
      <w:tr w:rsidR="006D642E" w:rsidRPr="00A92F23" w14:paraId="2EBF1AEC" w14:textId="77777777" w:rsidTr="00924BC6">
        <w:tc>
          <w:tcPr>
            <w:tcW w:w="3651" w:type="dxa"/>
          </w:tcPr>
          <w:p w14:paraId="1DD9356E" w14:textId="48829E03" w:rsidR="006D642E" w:rsidRPr="001C252D" w:rsidRDefault="006D642E" w:rsidP="00192EB5">
            <w:pPr>
              <w:pStyle w:val="GOSTTablenorm"/>
            </w:pPr>
            <w:r w:rsidRPr="001C252D">
              <w:t>КЦ_Дт</w:t>
            </w:r>
          </w:p>
        </w:tc>
        <w:tc>
          <w:tcPr>
            <w:tcW w:w="1090" w:type="dxa"/>
          </w:tcPr>
          <w:p w14:paraId="30E3844B" w14:textId="2FF40130" w:rsidR="006D642E" w:rsidRPr="001C252D" w:rsidRDefault="006D642E" w:rsidP="00192EB5">
            <w:pPr>
              <w:pStyle w:val="GOSTTablenorm"/>
            </w:pPr>
            <w:r w:rsidRPr="001C252D">
              <w:t>Нет</w:t>
            </w:r>
          </w:p>
        </w:tc>
        <w:tc>
          <w:tcPr>
            <w:tcW w:w="3651" w:type="dxa"/>
          </w:tcPr>
          <w:p w14:paraId="23570817" w14:textId="626E2836" w:rsidR="006D642E" w:rsidRPr="001C252D" w:rsidRDefault="006D642E" w:rsidP="00192EB5">
            <w:pPr>
              <w:pStyle w:val="GOSTTablenorm"/>
            </w:pPr>
            <w:r w:rsidRPr="001C252D">
              <w:t>Код цели по</w:t>
            </w:r>
            <w:r w:rsidRPr="001C252D">
              <w:rPr>
                <w:bCs/>
              </w:rPr>
              <w:t xml:space="preserve"> Дт</w:t>
            </w:r>
          </w:p>
        </w:tc>
        <w:tc>
          <w:tcPr>
            <w:tcW w:w="3651" w:type="dxa"/>
          </w:tcPr>
          <w:p w14:paraId="5CDE21D6" w14:textId="171E4B6D" w:rsidR="006D642E" w:rsidRPr="00192EB5" w:rsidRDefault="006D642E" w:rsidP="00192EB5">
            <w:pPr>
              <w:pStyle w:val="GOSTTablenorm"/>
            </w:pPr>
            <w:r w:rsidRPr="00192EB5">
              <w:t>T0504833:DT_TARGETCODE</w:t>
            </w:r>
          </w:p>
        </w:tc>
        <w:tc>
          <w:tcPr>
            <w:tcW w:w="3651" w:type="dxa"/>
          </w:tcPr>
          <w:p w14:paraId="50C4F385" w14:textId="45B09D4E" w:rsidR="006D642E" w:rsidRPr="001C252D" w:rsidRDefault="006D642E" w:rsidP="00192EB5">
            <w:pPr>
              <w:pStyle w:val="GOSTTablenorm"/>
            </w:pPr>
            <w:r w:rsidRPr="001C252D">
              <w:t>-</w:t>
            </w:r>
          </w:p>
        </w:tc>
      </w:tr>
      <w:tr w:rsidR="00CE70A0" w:rsidRPr="00A92F23" w14:paraId="72268367" w14:textId="77777777" w:rsidTr="00924BC6">
        <w:tc>
          <w:tcPr>
            <w:tcW w:w="3651" w:type="dxa"/>
          </w:tcPr>
          <w:p w14:paraId="6ECE75EC" w14:textId="77777777" w:rsidR="00CE70A0" w:rsidRPr="001C252D" w:rsidRDefault="00CE70A0" w:rsidP="00192EB5">
            <w:pPr>
              <w:pStyle w:val="GOSTTablenorm"/>
            </w:pPr>
            <w:r w:rsidRPr="00F2164E">
              <w:lastRenderedPageBreak/>
              <w:t>Аналит_код_Дт</w:t>
            </w:r>
          </w:p>
        </w:tc>
        <w:tc>
          <w:tcPr>
            <w:tcW w:w="1090" w:type="dxa"/>
          </w:tcPr>
          <w:p w14:paraId="018EE3E3" w14:textId="77777777" w:rsidR="00CE70A0" w:rsidRPr="001C252D" w:rsidRDefault="00CE70A0" w:rsidP="00192EB5">
            <w:pPr>
              <w:pStyle w:val="GOSTTablenorm"/>
            </w:pPr>
            <w:r>
              <w:t>Нет</w:t>
            </w:r>
          </w:p>
        </w:tc>
        <w:tc>
          <w:tcPr>
            <w:tcW w:w="3651" w:type="dxa"/>
          </w:tcPr>
          <w:p w14:paraId="61C92666" w14:textId="77777777" w:rsidR="00CE70A0" w:rsidRPr="001C252D" w:rsidRDefault="00CE70A0" w:rsidP="00192EB5">
            <w:pPr>
              <w:pStyle w:val="GOSTTablenorm"/>
            </w:pPr>
            <w:r>
              <w:t>Аналитический к</w:t>
            </w:r>
            <w:r w:rsidRPr="001E1475">
              <w:t>од целев</w:t>
            </w:r>
            <w:r>
              <w:t>ых</w:t>
            </w:r>
            <w:r w:rsidRPr="001E1475">
              <w:t xml:space="preserve"> </w:t>
            </w:r>
            <w:r>
              <w:t>расходов (код прослеживаемости)</w:t>
            </w:r>
            <w:r w:rsidRPr="001E1475">
              <w:t xml:space="preserve"> </w:t>
            </w:r>
            <w:r>
              <w:t xml:space="preserve">по </w:t>
            </w:r>
            <w:r w:rsidRPr="001E1475">
              <w:t>Дт</w:t>
            </w:r>
          </w:p>
        </w:tc>
        <w:tc>
          <w:tcPr>
            <w:tcW w:w="3651" w:type="dxa"/>
          </w:tcPr>
          <w:p w14:paraId="7CD2F3F7" w14:textId="123959A5" w:rsidR="00CE70A0" w:rsidRPr="00192EB5" w:rsidRDefault="00CE70A0" w:rsidP="00192EB5">
            <w:pPr>
              <w:pStyle w:val="GOSTTablenorm"/>
            </w:pPr>
            <w:r w:rsidRPr="00192EB5">
              <w:t>T0504833:DT_ANALITCODE</w:t>
            </w:r>
          </w:p>
        </w:tc>
        <w:tc>
          <w:tcPr>
            <w:tcW w:w="3651" w:type="dxa"/>
          </w:tcPr>
          <w:p w14:paraId="43E63906" w14:textId="77777777" w:rsidR="00CE70A0" w:rsidRPr="001C252D" w:rsidRDefault="00CE70A0" w:rsidP="00192EB5">
            <w:pPr>
              <w:pStyle w:val="GOSTTablenorm"/>
            </w:pPr>
            <w:r>
              <w:t>-</w:t>
            </w:r>
          </w:p>
        </w:tc>
      </w:tr>
      <w:tr w:rsidR="006D642E" w:rsidRPr="00A92F23" w14:paraId="5482790B" w14:textId="77777777" w:rsidTr="00924BC6">
        <w:tc>
          <w:tcPr>
            <w:tcW w:w="3651" w:type="dxa"/>
          </w:tcPr>
          <w:p w14:paraId="27E00156" w14:textId="7062BDDF" w:rsidR="006D642E" w:rsidRPr="001C252D" w:rsidRDefault="006D642E" w:rsidP="00192EB5">
            <w:pPr>
              <w:pStyle w:val="GOSTTablenorm"/>
            </w:pPr>
            <w:r w:rsidRPr="005F0064">
              <w:t>ОКС</w:t>
            </w:r>
            <w:r>
              <w:t>_КМИ_</w:t>
            </w:r>
            <w:r w:rsidRPr="005F0064">
              <w:t>Дт</w:t>
            </w:r>
          </w:p>
        </w:tc>
        <w:tc>
          <w:tcPr>
            <w:tcW w:w="1090" w:type="dxa"/>
          </w:tcPr>
          <w:p w14:paraId="579FFD15" w14:textId="4BFE4826" w:rsidR="006D642E" w:rsidRPr="001C252D" w:rsidRDefault="006D642E" w:rsidP="00192EB5">
            <w:pPr>
              <w:pStyle w:val="GOSTTablenorm"/>
            </w:pPr>
            <w:r w:rsidRPr="0051347B">
              <w:t>Нет</w:t>
            </w:r>
          </w:p>
        </w:tc>
        <w:tc>
          <w:tcPr>
            <w:tcW w:w="3651" w:type="dxa"/>
          </w:tcPr>
          <w:p w14:paraId="2FBCFB5A" w14:textId="5173D6DA" w:rsidR="006D642E" w:rsidRPr="001C252D" w:rsidRDefault="006D642E" w:rsidP="00192EB5">
            <w:pPr>
              <w:pStyle w:val="GOSTTablenorm"/>
            </w:pPr>
            <w:r w:rsidRPr="000B76ED">
              <w:t>Код ОКС</w:t>
            </w:r>
            <w:r>
              <w:t xml:space="preserve"> (КМИ) по</w:t>
            </w:r>
            <w:r w:rsidRPr="000B76ED">
              <w:t xml:space="preserve"> Дт</w:t>
            </w:r>
          </w:p>
        </w:tc>
        <w:tc>
          <w:tcPr>
            <w:tcW w:w="3651" w:type="dxa"/>
          </w:tcPr>
          <w:p w14:paraId="000374AE" w14:textId="1BA47DB9" w:rsidR="006D642E" w:rsidRPr="00192EB5" w:rsidRDefault="006D642E" w:rsidP="00192EB5">
            <w:pPr>
              <w:pStyle w:val="GOSTTablenorm"/>
            </w:pPr>
            <w:r w:rsidRPr="00192EB5">
              <w:t>T0504833:DT_OKS</w:t>
            </w:r>
          </w:p>
        </w:tc>
        <w:tc>
          <w:tcPr>
            <w:tcW w:w="3651" w:type="dxa"/>
          </w:tcPr>
          <w:p w14:paraId="1F9FE78B" w14:textId="14AB91AA" w:rsidR="006D642E" w:rsidRPr="001C252D" w:rsidRDefault="006D642E" w:rsidP="00192EB5">
            <w:pPr>
              <w:pStyle w:val="GOSTTablenorm"/>
            </w:pPr>
            <w:r w:rsidRPr="007162EB">
              <w:t>-</w:t>
            </w:r>
          </w:p>
        </w:tc>
      </w:tr>
      <w:tr w:rsidR="006D642E" w:rsidRPr="00A92F23" w14:paraId="53498DE1" w14:textId="77777777" w:rsidTr="00924BC6">
        <w:tc>
          <w:tcPr>
            <w:tcW w:w="3651" w:type="dxa"/>
          </w:tcPr>
          <w:p w14:paraId="4758A5A8" w14:textId="72440FD6" w:rsidR="006D642E" w:rsidRPr="001C252D" w:rsidRDefault="006D642E" w:rsidP="00192EB5">
            <w:pPr>
              <w:pStyle w:val="GOSTTablenorm"/>
            </w:pPr>
            <w:r w:rsidRPr="005F0064">
              <w:t>Код</w:t>
            </w:r>
            <w:r>
              <w:t>_</w:t>
            </w:r>
            <w:r w:rsidRPr="005F0064">
              <w:t>НПА Дт</w:t>
            </w:r>
          </w:p>
        </w:tc>
        <w:tc>
          <w:tcPr>
            <w:tcW w:w="1090" w:type="dxa"/>
          </w:tcPr>
          <w:p w14:paraId="2ED8013D" w14:textId="7522C852" w:rsidR="006D642E" w:rsidRPr="001C252D" w:rsidRDefault="006D642E" w:rsidP="00192EB5">
            <w:pPr>
              <w:pStyle w:val="GOSTTablenorm"/>
            </w:pPr>
            <w:r w:rsidRPr="0051347B">
              <w:t>Нет</w:t>
            </w:r>
          </w:p>
        </w:tc>
        <w:tc>
          <w:tcPr>
            <w:tcW w:w="3651" w:type="dxa"/>
          </w:tcPr>
          <w:p w14:paraId="2FB44785" w14:textId="6C10C5D6" w:rsidR="006D642E" w:rsidRPr="001C252D" w:rsidRDefault="006D642E" w:rsidP="00192EB5">
            <w:pPr>
              <w:pStyle w:val="GOSTTablenorm"/>
            </w:pPr>
            <w:r w:rsidRPr="000B76ED">
              <w:t>Код НПА</w:t>
            </w:r>
            <w:r>
              <w:t xml:space="preserve"> по</w:t>
            </w:r>
            <w:r w:rsidRPr="000B76ED">
              <w:t xml:space="preserve"> Дт</w:t>
            </w:r>
          </w:p>
        </w:tc>
        <w:tc>
          <w:tcPr>
            <w:tcW w:w="3651" w:type="dxa"/>
          </w:tcPr>
          <w:p w14:paraId="3228824C" w14:textId="1077E63F" w:rsidR="006D642E" w:rsidRPr="00192EB5" w:rsidRDefault="006D642E" w:rsidP="00192EB5">
            <w:pPr>
              <w:pStyle w:val="GOSTTablenorm"/>
            </w:pPr>
            <w:r w:rsidRPr="00192EB5">
              <w:t>T0504833:DT_NPA</w:t>
            </w:r>
          </w:p>
        </w:tc>
        <w:tc>
          <w:tcPr>
            <w:tcW w:w="3651" w:type="dxa"/>
          </w:tcPr>
          <w:p w14:paraId="571B744D" w14:textId="14FFD032" w:rsidR="006D642E" w:rsidRPr="001C252D" w:rsidRDefault="006D642E" w:rsidP="00192EB5">
            <w:pPr>
              <w:pStyle w:val="GOSTTablenorm"/>
            </w:pPr>
            <w:r w:rsidRPr="007162EB">
              <w:t>-</w:t>
            </w:r>
          </w:p>
        </w:tc>
      </w:tr>
      <w:tr w:rsidR="006D642E" w:rsidRPr="00A92F23" w14:paraId="2E27DDB4" w14:textId="77777777" w:rsidTr="00924BC6">
        <w:tc>
          <w:tcPr>
            <w:tcW w:w="3651" w:type="dxa"/>
          </w:tcPr>
          <w:p w14:paraId="4ABDEFB6" w14:textId="60015989" w:rsidR="006D642E" w:rsidRPr="001C252D" w:rsidRDefault="006D642E" w:rsidP="00192EB5">
            <w:pPr>
              <w:pStyle w:val="GOSTTablenorm"/>
            </w:pPr>
            <w:r>
              <w:t>БО_</w:t>
            </w:r>
            <w:r w:rsidRPr="005F0064">
              <w:t>Дт</w:t>
            </w:r>
          </w:p>
        </w:tc>
        <w:tc>
          <w:tcPr>
            <w:tcW w:w="1090" w:type="dxa"/>
          </w:tcPr>
          <w:p w14:paraId="73A1E3BE" w14:textId="526BEEEB" w:rsidR="006D642E" w:rsidRPr="001C252D" w:rsidRDefault="006D642E" w:rsidP="00192EB5">
            <w:pPr>
              <w:pStyle w:val="GOSTTablenorm"/>
            </w:pPr>
            <w:r w:rsidRPr="0051347B">
              <w:t>Нет</w:t>
            </w:r>
          </w:p>
        </w:tc>
        <w:tc>
          <w:tcPr>
            <w:tcW w:w="3651" w:type="dxa"/>
          </w:tcPr>
          <w:p w14:paraId="24AAECEE" w14:textId="5A82A3C4" w:rsidR="006D642E" w:rsidRPr="001C252D" w:rsidRDefault="006D642E" w:rsidP="00192EB5">
            <w:pPr>
              <w:pStyle w:val="GOSTTablenorm"/>
            </w:pPr>
            <w:r w:rsidRPr="000B76ED">
              <w:t>БО</w:t>
            </w:r>
            <w:r>
              <w:t xml:space="preserve"> по</w:t>
            </w:r>
            <w:r w:rsidRPr="000B76ED">
              <w:t xml:space="preserve"> Дт</w:t>
            </w:r>
          </w:p>
        </w:tc>
        <w:tc>
          <w:tcPr>
            <w:tcW w:w="3651" w:type="dxa"/>
          </w:tcPr>
          <w:p w14:paraId="4C503882" w14:textId="62C8AFAA" w:rsidR="006D642E" w:rsidRPr="00192EB5" w:rsidRDefault="006D642E" w:rsidP="00192EB5">
            <w:pPr>
              <w:pStyle w:val="GOSTTablenorm"/>
            </w:pPr>
            <w:r w:rsidRPr="00192EB5">
              <w:t>T0504833:DT_BO</w:t>
            </w:r>
          </w:p>
        </w:tc>
        <w:tc>
          <w:tcPr>
            <w:tcW w:w="3651" w:type="dxa"/>
          </w:tcPr>
          <w:p w14:paraId="3C94A918" w14:textId="34E2D2CD" w:rsidR="006D642E" w:rsidRPr="001C252D" w:rsidRDefault="006D642E" w:rsidP="00192EB5">
            <w:pPr>
              <w:pStyle w:val="GOSTTablenorm"/>
            </w:pPr>
            <w:r w:rsidRPr="007162EB">
              <w:t>-</w:t>
            </w:r>
          </w:p>
        </w:tc>
      </w:tr>
      <w:tr w:rsidR="006D642E" w:rsidRPr="00A92F23" w14:paraId="3986CA6B" w14:textId="77777777" w:rsidTr="00924BC6">
        <w:tc>
          <w:tcPr>
            <w:tcW w:w="3651" w:type="dxa"/>
          </w:tcPr>
          <w:p w14:paraId="78DFF225" w14:textId="3176EFF5" w:rsidR="006D642E" w:rsidRPr="001C252D" w:rsidRDefault="006D642E" w:rsidP="00192EB5">
            <w:pPr>
              <w:pStyle w:val="GOSTTablenorm"/>
            </w:pPr>
            <w:r w:rsidRPr="005F0064">
              <w:t>ДО</w:t>
            </w:r>
            <w:r>
              <w:t>_</w:t>
            </w:r>
            <w:r w:rsidRPr="005F0064">
              <w:t>Дт</w:t>
            </w:r>
          </w:p>
        </w:tc>
        <w:tc>
          <w:tcPr>
            <w:tcW w:w="1090" w:type="dxa"/>
          </w:tcPr>
          <w:p w14:paraId="425976EB" w14:textId="11B99467" w:rsidR="006D642E" w:rsidRPr="001C252D" w:rsidRDefault="006D642E" w:rsidP="00192EB5">
            <w:pPr>
              <w:pStyle w:val="GOSTTablenorm"/>
            </w:pPr>
            <w:r w:rsidRPr="0051347B">
              <w:t>Нет</w:t>
            </w:r>
          </w:p>
        </w:tc>
        <w:tc>
          <w:tcPr>
            <w:tcW w:w="3651" w:type="dxa"/>
          </w:tcPr>
          <w:p w14:paraId="7D33EA69" w14:textId="5051C056" w:rsidR="006D642E" w:rsidRPr="001C252D" w:rsidRDefault="006D642E" w:rsidP="00192EB5">
            <w:pPr>
              <w:pStyle w:val="GOSTTablenorm"/>
            </w:pPr>
            <w:r>
              <w:t xml:space="preserve">ДО по </w:t>
            </w:r>
            <w:r w:rsidRPr="000B76ED">
              <w:t>Дт</w:t>
            </w:r>
          </w:p>
        </w:tc>
        <w:tc>
          <w:tcPr>
            <w:tcW w:w="3651" w:type="dxa"/>
          </w:tcPr>
          <w:p w14:paraId="4BB4C491" w14:textId="4807F01D" w:rsidR="006D642E" w:rsidRPr="00192EB5" w:rsidRDefault="006D642E" w:rsidP="00192EB5">
            <w:pPr>
              <w:pStyle w:val="GOSTTablenorm"/>
            </w:pPr>
            <w:r w:rsidRPr="00192EB5">
              <w:t>T0504833:DT_DO</w:t>
            </w:r>
          </w:p>
        </w:tc>
        <w:tc>
          <w:tcPr>
            <w:tcW w:w="3651" w:type="dxa"/>
          </w:tcPr>
          <w:p w14:paraId="70E5C36B" w14:textId="7CBDC4A2" w:rsidR="006D642E" w:rsidRPr="001C252D" w:rsidRDefault="006D642E" w:rsidP="00192EB5">
            <w:pPr>
              <w:pStyle w:val="GOSTTablenorm"/>
            </w:pPr>
            <w:r w:rsidRPr="007162EB">
              <w:t>-</w:t>
            </w:r>
          </w:p>
        </w:tc>
      </w:tr>
      <w:tr w:rsidR="006D642E" w:rsidRPr="00A92F23" w14:paraId="2AAEF134" w14:textId="77777777" w:rsidTr="00924BC6">
        <w:tc>
          <w:tcPr>
            <w:tcW w:w="3651" w:type="dxa"/>
          </w:tcPr>
          <w:p w14:paraId="190E972F" w14:textId="4B779D41" w:rsidR="006D642E" w:rsidRPr="001C252D" w:rsidRDefault="006D642E" w:rsidP="00192EB5">
            <w:pPr>
              <w:pStyle w:val="GOSTTablenorm"/>
            </w:pPr>
            <w:r w:rsidRPr="005F0064">
              <w:t>ИГК</w:t>
            </w:r>
            <w:r>
              <w:t>_</w:t>
            </w:r>
            <w:r w:rsidRPr="005F0064">
              <w:t>Дт</w:t>
            </w:r>
          </w:p>
        </w:tc>
        <w:tc>
          <w:tcPr>
            <w:tcW w:w="1090" w:type="dxa"/>
          </w:tcPr>
          <w:p w14:paraId="5FCAA29D" w14:textId="177EDD88" w:rsidR="006D642E" w:rsidRPr="001C252D" w:rsidRDefault="006D642E" w:rsidP="00192EB5">
            <w:pPr>
              <w:pStyle w:val="GOSTTablenorm"/>
            </w:pPr>
            <w:r w:rsidRPr="0051347B">
              <w:t>Нет</w:t>
            </w:r>
          </w:p>
        </w:tc>
        <w:tc>
          <w:tcPr>
            <w:tcW w:w="3651" w:type="dxa"/>
          </w:tcPr>
          <w:p w14:paraId="7BCD583E" w14:textId="6B4C95BB" w:rsidR="006D642E" w:rsidRPr="001C252D" w:rsidRDefault="006D642E" w:rsidP="00192EB5">
            <w:pPr>
              <w:pStyle w:val="GOSTTablenorm"/>
            </w:pPr>
            <w:r w:rsidRPr="000B76ED">
              <w:t xml:space="preserve">ИГК </w:t>
            </w:r>
            <w:r>
              <w:t xml:space="preserve">по </w:t>
            </w:r>
            <w:r w:rsidRPr="000B76ED">
              <w:t>Дт</w:t>
            </w:r>
          </w:p>
        </w:tc>
        <w:tc>
          <w:tcPr>
            <w:tcW w:w="3651" w:type="dxa"/>
          </w:tcPr>
          <w:p w14:paraId="0FBF425B" w14:textId="73935CD4" w:rsidR="006D642E" w:rsidRPr="00192EB5" w:rsidRDefault="006D642E" w:rsidP="00192EB5">
            <w:pPr>
              <w:pStyle w:val="GOSTTablenorm"/>
            </w:pPr>
            <w:r w:rsidRPr="00192EB5">
              <w:t>T0504833:DT_IGK</w:t>
            </w:r>
          </w:p>
        </w:tc>
        <w:tc>
          <w:tcPr>
            <w:tcW w:w="3651" w:type="dxa"/>
          </w:tcPr>
          <w:p w14:paraId="37614C0A" w14:textId="172D639B" w:rsidR="006D642E" w:rsidRPr="001C252D" w:rsidRDefault="006D642E" w:rsidP="00192EB5">
            <w:pPr>
              <w:pStyle w:val="GOSTTablenorm"/>
            </w:pPr>
            <w:r w:rsidRPr="007162EB">
              <w:t>-</w:t>
            </w:r>
          </w:p>
        </w:tc>
      </w:tr>
      <w:tr w:rsidR="006D642E" w:rsidRPr="00A92F23" w14:paraId="5C211107" w14:textId="77777777" w:rsidTr="00924BC6">
        <w:tc>
          <w:tcPr>
            <w:tcW w:w="3651" w:type="dxa"/>
          </w:tcPr>
          <w:p w14:paraId="5B86E793" w14:textId="0537F96F" w:rsidR="006D642E" w:rsidRPr="001C252D" w:rsidRDefault="006D642E" w:rsidP="00192EB5">
            <w:pPr>
              <w:pStyle w:val="GOSTTablenorm"/>
            </w:pPr>
            <w:r w:rsidRPr="00F2164E">
              <w:t>Код_поступления_выплаты_Дт</w:t>
            </w:r>
          </w:p>
        </w:tc>
        <w:tc>
          <w:tcPr>
            <w:tcW w:w="1090" w:type="dxa"/>
          </w:tcPr>
          <w:p w14:paraId="616EE0EB" w14:textId="79056107" w:rsidR="006D642E" w:rsidRPr="001C252D" w:rsidRDefault="006D642E" w:rsidP="00192EB5">
            <w:pPr>
              <w:pStyle w:val="GOSTTablenorm"/>
            </w:pPr>
            <w:r w:rsidRPr="0051347B">
              <w:t>Нет</w:t>
            </w:r>
          </w:p>
        </w:tc>
        <w:tc>
          <w:tcPr>
            <w:tcW w:w="3651" w:type="dxa"/>
          </w:tcPr>
          <w:p w14:paraId="75B79480" w14:textId="741915C0" w:rsidR="006D642E" w:rsidRPr="001C252D" w:rsidRDefault="006D642E" w:rsidP="00192EB5">
            <w:pPr>
              <w:pStyle w:val="GOSTTablenorm"/>
            </w:pPr>
            <w:r w:rsidRPr="000B76ED">
              <w:t xml:space="preserve">Код источника поступлений/направления расходования ЦС </w:t>
            </w:r>
            <w:r>
              <w:t xml:space="preserve">по </w:t>
            </w:r>
            <w:r w:rsidRPr="000B76ED">
              <w:t>Дт</w:t>
            </w:r>
          </w:p>
        </w:tc>
        <w:tc>
          <w:tcPr>
            <w:tcW w:w="3651" w:type="dxa"/>
          </w:tcPr>
          <w:p w14:paraId="1EC8D961" w14:textId="3D30D320" w:rsidR="006D642E" w:rsidRPr="00192EB5" w:rsidRDefault="006D642E" w:rsidP="00192EB5">
            <w:pPr>
              <w:pStyle w:val="GOSTTablenorm"/>
            </w:pPr>
            <w:r w:rsidRPr="00192EB5">
              <w:t>T0504833:DT_TARGETFUNDSCODE</w:t>
            </w:r>
          </w:p>
        </w:tc>
        <w:tc>
          <w:tcPr>
            <w:tcW w:w="3651" w:type="dxa"/>
          </w:tcPr>
          <w:p w14:paraId="1A4820DA" w14:textId="4352E263" w:rsidR="006D642E" w:rsidRPr="001C252D" w:rsidRDefault="006D642E" w:rsidP="00192EB5">
            <w:pPr>
              <w:pStyle w:val="GOSTTablenorm"/>
            </w:pPr>
            <w:r w:rsidRPr="007162EB">
              <w:t>-</w:t>
            </w:r>
          </w:p>
        </w:tc>
      </w:tr>
      <w:tr w:rsidR="006D642E" w:rsidRPr="00A92F23" w14:paraId="357F166F" w14:textId="77777777" w:rsidTr="00924BC6">
        <w:tc>
          <w:tcPr>
            <w:tcW w:w="3651" w:type="dxa"/>
          </w:tcPr>
          <w:p w14:paraId="2D4B2BA1" w14:textId="142A8326" w:rsidR="006D642E" w:rsidRPr="001C252D" w:rsidRDefault="006D642E" w:rsidP="00192EB5">
            <w:pPr>
              <w:pStyle w:val="GOSTTablenorm"/>
            </w:pPr>
            <w:r w:rsidRPr="00F2164E">
              <w:t>Подвед_Дт</w:t>
            </w:r>
          </w:p>
        </w:tc>
        <w:tc>
          <w:tcPr>
            <w:tcW w:w="1090" w:type="dxa"/>
          </w:tcPr>
          <w:p w14:paraId="37D584A6" w14:textId="5E683357" w:rsidR="006D642E" w:rsidRPr="001C252D" w:rsidRDefault="006D642E" w:rsidP="00192EB5">
            <w:pPr>
              <w:pStyle w:val="GOSTTablenorm"/>
            </w:pPr>
            <w:r w:rsidRPr="0051347B">
              <w:t>Нет</w:t>
            </w:r>
          </w:p>
        </w:tc>
        <w:tc>
          <w:tcPr>
            <w:tcW w:w="3651" w:type="dxa"/>
          </w:tcPr>
          <w:p w14:paraId="154EA0E2" w14:textId="01645978" w:rsidR="006D642E" w:rsidRPr="001C252D" w:rsidRDefault="006D642E" w:rsidP="00192EB5">
            <w:pPr>
              <w:pStyle w:val="GOSTTablenorm"/>
            </w:pPr>
            <w:r w:rsidRPr="000B76ED">
              <w:t>Код по Сводному реестру</w:t>
            </w:r>
            <w:r>
              <w:t xml:space="preserve"> по</w:t>
            </w:r>
            <w:r w:rsidRPr="000B76ED">
              <w:t xml:space="preserve"> Дт</w:t>
            </w:r>
          </w:p>
        </w:tc>
        <w:tc>
          <w:tcPr>
            <w:tcW w:w="3651" w:type="dxa"/>
          </w:tcPr>
          <w:p w14:paraId="047ECA02" w14:textId="49730E57" w:rsidR="006D642E" w:rsidRPr="00192EB5" w:rsidRDefault="006D642E" w:rsidP="00192EB5">
            <w:pPr>
              <w:pStyle w:val="GOSTTablenorm"/>
            </w:pPr>
            <w:r w:rsidRPr="00192EB5">
              <w:t>T0504833:DT_UBP</w:t>
            </w:r>
          </w:p>
        </w:tc>
        <w:tc>
          <w:tcPr>
            <w:tcW w:w="3651" w:type="dxa"/>
          </w:tcPr>
          <w:p w14:paraId="0F186248" w14:textId="5DC3C8D4" w:rsidR="006D642E" w:rsidRPr="001C252D" w:rsidRDefault="006D642E" w:rsidP="00192EB5">
            <w:pPr>
              <w:pStyle w:val="GOSTTablenorm"/>
            </w:pPr>
            <w:r w:rsidRPr="007162EB">
              <w:t>-</w:t>
            </w:r>
          </w:p>
        </w:tc>
      </w:tr>
      <w:tr w:rsidR="006D642E" w:rsidRPr="00A92F23" w14:paraId="7AC4080A" w14:textId="77777777" w:rsidTr="00924BC6">
        <w:tc>
          <w:tcPr>
            <w:tcW w:w="3651" w:type="dxa"/>
          </w:tcPr>
          <w:p w14:paraId="209A2C8F" w14:textId="004045C1" w:rsidR="006D642E" w:rsidRPr="001C252D" w:rsidRDefault="006D642E" w:rsidP="00192EB5">
            <w:pPr>
              <w:pStyle w:val="GOSTTablenorm"/>
            </w:pPr>
            <w:r w:rsidRPr="001C252D">
              <w:t>БС_</w:t>
            </w:r>
            <w:r w:rsidRPr="001C252D">
              <w:rPr>
                <w:bCs/>
              </w:rPr>
              <w:t>Дт</w:t>
            </w:r>
          </w:p>
        </w:tc>
        <w:tc>
          <w:tcPr>
            <w:tcW w:w="1090" w:type="dxa"/>
          </w:tcPr>
          <w:p w14:paraId="55AC3061" w14:textId="1FEE4DA2" w:rsidR="006D642E" w:rsidRPr="001C252D" w:rsidRDefault="006D642E" w:rsidP="00192EB5">
            <w:pPr>
              <w:pStyle w:val="GOSTTablenorm"/>
            </w:pPr>
            <w:r w:rsidRPr="001C252D">
              <w:t>Нет</w:t>
            </w:r>
          </w:p>
        </w:tc>
        <w:tc>
          <w:tcPr>
            <w:tcW w:w="3651" w:type="dxa"/>
          </w:tcPr>
          <w:p w14:paraId="49C8EF8D" w14:textId="78D3D50A" w:rsidR="006D642E" w:rsidRPr="001C252D" w:rsidRDefault="006D642E" w:rsidP="00192EB5">
            <w:pPr>
              <w:pStyle w:val="GOSTTablenorm"/>
            </w:pPr>
            <w:r w:rsidRPr="001C252D">
              <w:t>Банковский счет по</w:t>
            </w:r>
            <w:r w:rsidRPr="001C252D">
              <w:rPr>
                <w:bCs/>
              </w:rPr>
              <w:t xml:space="preserve"> Дт</w:t>
            </w:r>
          </w:p>
        </w:tc>
        <w:tc>
          <w:tcPr>
            <w:tcW w:w="3651" w:type="dxa"/>
          </w:tcPr>
          <w:p w14:paraId="3C9AC6CB" w14:textId="4829582F" w:rsidR="006D642E" w:rsidRPr="00192EB5" w:rsidRDefault="006D642E" w:rsidP="00192EB5">
            <w:pPr>
              <w:pStyle w:val="GOSTTablenorm"/>
            </w:pPr>
            <w:r w:rsidRPr="00192EB5">
              <w:t>T0504833:DT_BA</w:t>
            </w:r>
          </w:p>
        </w:tc>
        <w:tc>
          <w:tcPr>
            <w:tcW w:w="3651" w:type="dxa"/>
          </w:tcPr>
          <w:p w14:paraId="18C93A08" w14:textId="3B06CFE8" w:rsidR="006D642E" w:rsidRPr="001C252D" w:rsidRDefault="006D642E" w:rsidP="00192EB5">
            <w:pPr>
              <w:pStyle w:val="GOSTTablenorm"/>
            </w:pPr>
            <w:r w:rsidRPr="001C252D">
              <w:t>-</w:t>
            </w:r>
          </w:p>
        </w:tc>
      </w:tr>
      <w:tr w:rsidR="006D642E" w:rsidRPr="00A92F23" w14:paraId="63271EAD" w14:textId="77777777" w:rsidTr="00924BC6">
        <w:tc>
          <w:tcPr>
            <w:tcW w:w="3651" w:type="dxa"/>
          </w:tcPr>
          <w:p w14:paraId="42662446" w14:textId="11F38508" w:rsidR="006D642E" w:rsidRPr="001C252D" w:rsidRDefault="006D642E" w:rsidP="00192EB5">
            <w:pPr>
              <w:pStyle w:val="GOSTTablenorm"/>
            </w:pPr>
            <w:r w:rsidRPr="001C252D">
              <w:t>Счет_контрагента_Дт</w:t>
            </w:r>
          </w:p>
        </w:tc>
        <w:tc>
          <w:tcPr>
            <w:tcW w:w="1090" w:type="dxa"/>
          </w:tcPr>
          <w:p w14:paraId="638A6652" w14:textId="6E95BB5F" w:rsidR="006D642E" w:rsidRPr="001C252D" w:rsidRDefault="006D642E" w:rsidP="00192EB5">
            <w:pPr>
              <w:pStyle w:val="GOSTTablenorm"/>
            </w:pPr>
            <w:r w:rsidRPr="001C252D">
              <w:t>Нет</w:t>
            </w:r>
          </w:p>
        </w:tc>
        <w:tc>
          <w:tcPr>
            <w:tcW w:w="3651" w:type="dxa"/>
          </w:tcPr>
          <w:p w14:paraId="4F845046" w14:textId="5046DC92" w:rsidR="006D642E" w:rsidRPr="001C252D" w:rsidRDefault="006D642E" w:rsidP="00192EB5">
            <w:pPr>
              <w:pStyle w:val="GOSTTablenorm"/>
            </w:pPr>
            <w:r w:rsidRPr="001C252D">
              <w:t>Счет контрагента по</w:t>
            </w:r>
            <w:r w:rsidRPr="001C252D">
              <w:rPr>
                <w:bCs/>
              </w:rPr>
              <w:t xml:space="preserve"> Дт</w:t>
            </w:r>
          </w:p>
        </w:tc>
        <w:tc>
          <w:tcPr>
            <w:tcW w:w="3651" w:type="dxa"/>
          </w:tcPr>
          <w:p w14:paraId="22086A45" w14:textId="3A5C9DF1" w:rsidR="006D642E" w:rsidRPr="00192EB5" w:rsidRDefault="006D642E" w:rsidP="00192EB5">
            <w:pPr>
              <w:pStyle w:val="GOSTTablenorm"/>
            </w:pPr>
            <w:r w:rsidRPr="00192EB5">
              <w:t>T0504833:DT_CA</w:t>
            </w:r>
          </w:p>
        </w:tc>
        <w:tc>
          <w:tcPr>
            <w:tcW w:w="3651" w:type="dxa"/>
          </w:tcPr>
          <w:p w14:paraId="37E18E91" w14:textId="31C4D959" w:rsidR="006D642E" w:rsidRPr="001C252D" w:rsidRDefault="006D642E" w:rsidP="00192EB5">
            <w:pPr>
              <w:pStyle w:val="GOSTTablenorm"/>
            </w:pPr>
            <w:r w:rsidRPr="001C252D">
              <w:t>-</w:t>
            </w:r>
          </w:p>
        </w:tc>
      </w:tr>
      <w:tr w:rsidR="006D642E" w:rsidRPr="00A92F23" w14:paraId="4D665B4D" w14:textId="77777777" w:rsidTr="00924BC6">
        <w:tc>
          <w:tcPr>
            <w:tcW w:w="3651" w:type="dxa"/>
          </w:tcPr>
          <w:p w14:paraId="43F23E77" w14:textId="1F2862E4" w:rsidR="006D642E" w:rsidRPr="001C252D" w:rsidRDefault="006D642E" w:rsidP="00192EB5">
            <w:pPr>
              <w:pStyle w:val="GOSTTablenorm"/>
            </w:pPr>
            <w:r w:rsidRPr="001C252D">
              <w:t>Доп_ЛС_Дт</w:t>
            </w:r>
          </w:p>
        </w:tc>
        <w:tc>
          <w:tcPr>
            <w:tcW w:w="1090" w:type="dxa"/>
          </w:tcPr>
          <w:p w14:paraId="3F53410F" w14:textId="316CE3E9" w:rsidR="006D642E" w:rsidRPr="001C252D" w:rsidRDefault="006D642E" w:rsidP="00192EB5">
            <w:pPr>
              <w:pStyle w:val="GOSTTablenorm"/>
            </w:pPr>
            <w:r w:rsidRPr="001C252D">
              <w:t>Нет</w:t>
            </w:r>
          </w:p>
        </w:tc>
        <w:tc>
          <w:tcPr>
            <w:tcW w:w="3651" w:type="dxa"/>
          </w:tcPr>
          <w:p w14:paraId="77F3B084" w14:textId="36982A1C" w:rsidR="006D642E" w:rsidRPr="001C252D" w:rsidRDefault="006D642E" w:rsidP="00192EB5">
            <w:pPr>
              <w:pStyle w:val="GOSTTablenorm"/>
            </w:pPr>
            <w:r w:rsidRPr="001C252D">
              <w:t>ЛС (дополнительный) по</w:t>
            </w:r>
            <w:r w:rsidRPr="001C252D">
              <w:rPr>
                <w:bCs/>
              </w:rPr>
              <w:t xml:space="preserve"> Дт</w:t>
            </w:r>
          </w:p>
        </w:tc>
        <w:tc>
          <w:tcPr>
            <w:tcW w:w="3651" w:type="dxa"/>
          </w:tcPr>
          <w:p w14:paraId="5AC7B083" w14:textId="1441643F" w:rsidR="006D642E" w:rsidRPr="00192EB5" w:rsidRDefault="006D642E" w:rsidP="00192EB5">
            <w:pPr>
              <w:pStyle w:val="GOSTTablenorm"/>
            </w:pPr>
            <w:r w:rsidRPr="00192EB5">
              <w:t>T0504833:DT_LSADD</w:t>
            </w:r>
          </w:p>
        </w:tc>
        <w:tc>
          <w:tcPr>
            <w:tcW w:w="3651" w:type="dxa"/>
          </w:tcPr>
          <w:p w14:paraId="39CB7578" w14:textId="61A79DD5" w:rsidR="006D642E" w:rsidRPr="001C252D" w:rsidRDefault="006D642E" w:rsidP="00192EB5">
            <w:pPr>
              <w:pStyle w:val="GOSTTablenorm"/>
            </w:pPr>
            <w:r w:rsidRPr="001C252D">
              <w:t>-</w:t>
            </w:r>
          </w:p>
        </w:tc>
      </w:tr>
      <w:tr w:rsidR="006D642E" w:rsidRPr="00A92F23" w14:paraId="4C448272" w14:textId="77777777" w:rsidTr="00924BC6">
        <w:tc>
          <w:tcPr>
            <w:tcW w:w="3651" w:type="dxa"/>
          </w:tcPr>
          <w:p w14:paraId="162AA51E" w14:textId="33EBB38D" w:rsidR="006D642E" w:rsidRPr="001C252D" w:rsidRDefault="006D642E" w:rsidP="00192EB5">
            <w:pPr>
              <w:pStyle w:val="GOSTTablenorm"/>
            </w:pPr>
            <w:r w:rsidRPr="00F2164E">
              <w:t>Показатель_ЛС_Дт</w:t>
            </w:r>
          </w:p>
        </w:tc>
        <w:tc>
          <w:tcPr>
            <w:tcW w:w="1090" w:type="dxa"/>
          </w:tcPr>
          <w:p w14:paraId="7D0D3F65" w14:textId="625C3CEE" w:rsidR="006D642E" w:rsidRPr="001C252D" w:rsidRDefault="006D642E" w:rsidP="00192EB5">
            <w:pPr>
              <w:pStyle w:val="GOSTTablenorm"/>
            </w:pPr>
            <w:r>
              <w:t>Нет</w:t>
            </w:r>
          </w:p>
        </w:tc>
        <w:tc>
          <w:tcPr>
            <w:tcW w:w="3651" w:type="dxa"/>
          </w:tcPr>
          <w:p w14:paraId="0045FB2F" w14:textId="10400CB1" w:rsidR="006D642E" w:rsidRPr="001C252D" w:rsidRDefault="00285CF1" w:rsidP="00192EB5">
            <w:pPr>
              <w:pStyle w:val="GOSTTablenorm"/>
            </w:pPr>
            <w:r>
              <w:t>Аналитический показа</w:t>
            </w:r>
            <w:r w:rsidR="006D642E" w:rsidRPr="001E1475">
              <w:t>тель ЛС (операции) Дт</w:t>
            </w:r>
          </w:p>
        </w:tc>
        <w:tc>
          <w:tcPr>
            <w:tcW w:w="3651" w:type="dxa"/>
          </w:tcPr>
          <w:p w14:paraId="17C1E65C" w14:textId="241FBA00" w:rsidR="006D642E" w:rsidRPr="00192EB5" w:rsidRDefault="006D642E" w:rsidP="00192EB5">
            <w:pPr>
              <w:pStyle w:val="GOSTTablenorm"/>
            </w:pPr>
            <w:r w:rsidRPr="00192EB5">
              <w:t>T0504833:DT_PLS</w:t>
            </w:r>
          </w:p>
        </w:tc>
        <w:tc>
          <w:tcPr>
            <w:tcW w:w="3651" w:type="dxa"/>
          </w:tcPr>
          <w:p w14:paraId="04AF1851" w14:textId="702F665E" w:rsidR="006D642E" w:rsidRPr="001C252D" w:rsidRDefault="006D642E" w:rsidP="00192EB5">
            <w:pPr>
              <w:pStyle w:val="GOSTTablenorm"/>
            </w:pPr>
            <w:r>
              <w:t>-</w:t>
            </w:r>
          </w:p>
        </w:tc>
      </w:tr>
      <w:tr w:rsidR="006D642E" w:rsidRPr="00A92F23" w14:paraId="77FE622E" w14:textId="77777777" w:rsidTr="00924BC6">
        <w:tc>
          <w:tcPr>
            <w:tcW w:w="3651" w:type="dxa"/>
          </w:tcPr>
          <w:p w14:paraId="2E931103" w14:textId="61FC804A" w:rsidR="006D642E" w:rsidRPr="00F2164E" w:rsidRDefault="006D642E" w:rsidP="00192EB5">
            <w:pPr>
              <w:pStyle w:val="GOSTTablenorm"/>
            </w:pPr>
            <w:r w:rsidRPr="007E53C7">
              <w:rPr>
                <w:highlight w:val="cyan"/>
              </w:rPr>
              <w:t>ТОФК_</w:t>
            </w:r>
            <w:r>
              <w:rPr>
                <w:highlight w:val="cyan"/>
              </w:rPr>
              <w:t>Д</w:t>
            </w:r>
            <w:r w:rsidRPr="007E53C7">
              <w:rPr>
                <w:highlight w:val="cyan"/>
              </w:rPr>
              <w:t>т</w:t>
            </w:r>
          </w:p>
        </w:tc>
        <w:tc>
          <w:tcPr>
            <w:tcW w:w="1090" w:type="dxa"/>
          </w:tcPr>
          <w:p w14:paraId="5B006818" w14:textId="03F65FD7" w:rsidR="006D642E" w:rsidRDefault="006D642E" w:rsidP="00192EB5">
            <w:pPr>
              <w:pStyle w:val="GOSTTablenorm"/>
            </w:pPr>
            <w:r>
              <w:t>Нет</w:t>
            </w:r>
          </w:p>
        </w:tc>
        <w:tc>
          <w:tcPr>
            <w:tcW w:w="3651" w:type="dxa"/>
          </w:tcPr>
          <w:p w14:paraId="39A64FEA" w14:textId="4E92F80B" w:rsidR="006D642E" w:rsidRPr="001E1475" w:rsidRDefault="006D642E" w:rsidP="00192EB5">
            <w:pPr>
              <w:pStyle w:val="GOSTTablenorm"/>
            </w:pPr>
            <w:r>
              <w:t>Код ТОФК-субъекта учета по Дт</w:t>
            </w:r>
          </w:p>
        </w:tc>
        <w:tc>
          <w:tcPr>
            <w:tcW w:w="3651" w:type="dxa"/>
          </w:tcPr>
          <w:p w14:paraId="3C548CC4" w14:textId="5B29D025" w:rsidR="006D642E" w:rsidRPr="00192EB5" w:rsidRDefault="006D642E" w:rsidP="00192EB5">
            <w:pPr>
              <w:pStyle w:val="GOSTTablenorm"/>
            </w:pPr>
            <w:r w:rsidRPr="00192EB5">
              <w:t>T0504833:DT_TOFK</w:t>
            </w:r>
          </w:p>
        </w:tc>
        <w:tc>
          <w:tcPr>
            <w:tcW w:w="3651" w:type="dxa"/>
          </w:tcPr>
          <w:p w14:paraId="12A8FCFE" w14:textId="0B2F0167" w:rsidR="006D642E" w:rsidRDefault="006D642E" w:rsidP="00192EB5">
            <w:pPr>
              <w:pStyle w:val="GOSTTablenorm"/>
            </w:pPr>
            <w:r>
              <w:rPr>
                <w:lang w:val="en-US"/>
              </w:rPr>
              <w:t>-</w:t>
            </w:r>
          </w:p>
        </w:tc>
      </w:tr>
      <w:tr w:rsidR="006D642E" w:rsidRPr="00A92F23" w14:paraId="12CA961D" w14:textId="77777777" w:rsidTr="00924BC6">
        <w:tc>
          <w:tcPr>
            <w:tcW w:w="3651" w:type="dxa"/>
          </w:tcPr>
          <w:p w14:paraId="2533C502" w14:textId="731D482B" w:rsidR="006D642E" w:rsidRPr="001C252D" w:rsidRDefault="006D642E" w:rsidP="00192EB5">
            <w:pPr>
              <w:pStyle w:val="GOSTTablenorm"/>
            </w:pPr>
            <w:r w:rsidRPr="001C252D">
              <w:t>ЦС_ЛС_Дт</w:t>
            </w:r>
          </w:p>
        </w:tc>
        <w:tc>
          <w:tcPr>
            <w:tcW w:w="1090" w:type="dxa"/>
          </w:tcPr>
          <w:p w14:paraId="4E199D91" w14:textId="77ACEB20" w:rsidR="006D642E" w:rsidRPr="001C252D" w:rsidRDefault="006D642E" w:rsidP="00192EB5">
            <w:pPr>
              <w:pStyle w:val="GOSTTablenorm"/>
            </w:pPr>
            <w:r w:rsidRPr="001C252D">
              <w:t>Нет</w:t>
            </w:r>
          </w:p>
        </w:tc>
        <w:tc>
          <w:tcPr>
            <w:tcW w:w="3651" w:type="dxa"/>
          </w:tcPr>
          <w:p w14:paraId="47BE9439" w14:textId="694DC1BD" w:rsidR="006D642E" w:rsidRPr="001C252D" w:rsidRDefault="006D642E" w:rsidP="00192EB5">
            <w:pPr>
              <w:pStyle w:val="GOSTTablenorm"/>
            </w:pPr>
            <w:r w:rsidRPr="001C252D">
              <w:t>ЦС ЛС по</w:t>
            </w:r>
            <w:r w:rsidRPr="001C252D">
              <w:rPr>
                <w:bCs/>
              </w:rPr>
              <w:t xml:space="preserve"> Дт</w:t>
            </w:r>
          </w:p>
        </w:tc>
        <w:tc>
          <w:tcPr>
            <w:tcW w:w="3651" w:type="dxa"/>
          </w:tcPr>
          <w:p w14:paraId="754932A9" w14:textId="683CCDAC" w:rsidR="006D642E" w:rsidRPr="00192EB5" w:rsidRDefault="006D642E" w:rsidP="00192EB5">
            <w:pPr>
              <w:pStyle w:val="GOSTTablenorm"/>
            </w:pPr>
            <w:r w:rsidRPr="00192EB5">
              <w:t>T0504833:DT_PACENTRE</w:t>
            </w:r>
          </w:p>
        </w:tc>
        <w:tc>
          <w:tcPr>
            <w:tcW w:w="3651" w:type="dxa"/>
          </w:tcPr>
          <w:p w14:paraId="14296313" w14:textId="29FFFEBF" w:rsidR="006D642E" w:rsidRPr="001C252D" w:rsidRDefault="006D642E" w:rsidP="00192EB5">
            <w:pPr>
              <w:pStyle w:val="GOSTTablenorm"/>
            </w:pPr>
            <w:r w:rsidRPr="001C252D">
              <w:t>-</w:t>
            </w:r>
          </w:p>
        </w:tc>
      </w:tr>
      <w:tr w:rsidR="006D642E" w:rsidRPr="00A92F23" w14:paraId="4D29CAD9" w14:textId="77777777" w:rsidTr="00924BC6">
        <w:tc>
          <w:tcPr>
            <w:tcW w:w="3651" w:type="dxa"/>
          </w:tcPr>
          <w:p w14:paraId="758D70CE" w14:textId="7FAB3771" w:rsidR="006D642E" w:rsidRPr="001C252D" w:rsidRDefault="006D642E" w:rsidP="00192EB5">
            <w:pPr>
              <w:pStyle w:val="GOSTTablenorm"/>
            </w:pPr>
            <w:r w:rsidRPr="001C252D">
              <w:t>ТОФК_контрагента_Дт</w:t>
            </w:r>
          </w:p>
        </w:tc>
        <w:tc>
          <w:tcPr>
            <w:tcW w:w="1090" w:type="dxa"/>
          </w:tcPr>
          <w:p w14:paraId="4E2D93E8" w14:textId="664A51D3" w:rsidR="006D642E" w:rsidRPr="001C252D" w:rsidRDefault="006D642E" w:rsidP="00192EB5">
            <w:pPr>
              <w:pStyle w:val="GOSTTablenorm"/>
            </w:pPr>
            <w:r w:rsidRPr="001C252D">
              <w:t>Нет</w:t>
            </w:r>
          </w:p>
        </w:tc>
        <w:tc>
          <w:tcPr>
            <w:tcW w:w="3651" w:type="dxa"/>
          </w:tcPr>
          <w:p w14:paraId="45901BE6" w14:textId="6B0C93A8" w:rsidR="006D642E" w:rsidRPr="001C252D" w:rsidRDefault="006D642E" w:rsidP="00192EB5">
            <w:pPr>
              <w:pStyle w:val="GOSTTablenorm"/>
            </w:pPr>
            <w:r w:rsidRPr="001C252D">
              <w:t>ТОФК контрагента по</w:t>
            </w:r>
            <w:r w:rsidRPr="001C252D">
              <w:rPr>
                <w:bCs/>
              </w:rPr>
              <w:t xml:space="preserve"> Дт</w:t>
            </w:r>
          </w:p>
        </w:tc>
        <w:tc>
          <w:tcPr>
            <w:tcW w:w="3651" w:type="dxa"/>
          </w:tcPr>
          <w:p w14:paraId="448B209E" w14:textId="718C83BB" w:rsidR="006D642E" w:rsidRPr="00192EB5" w:rsidRDefault="006D642E" w:rsidP="00192EB5">
            <w:pPr>
              <w:pStyle w:val="GOSTTablenorm"/>
            </w:pPr>
            <w:r w:rsidRPr="00192EB5">
              <w:t>T0504833:DT_TOFKC</w:t>
            </w:r>
          </w:p>
        </w:tc>
        <w:tc>
          <w:tcPr>
            <w:tcW w:w="3651" w:type="dxa"/>
          </w:tcPr>
          <w:p w14:paraId="286F33FA" w14:textId="18187E06" w:rsidR="006D642E" w:rsidRPr="001C252D" w:rsidRDefault="006D642E" w:rsidP="00192EB5">
            <w:pPr>
              <w:pStyle w:val="GOSTTablenorm"/>
            </w:pPr>
            <w:r w:rsidRPr="001C252D">
              <w:t>-</w:t>
            </w:r>
          </w:p>
        </w:tc>
      </w:tr>
      <w:tr w:rsidR="006D642E" w:rsidRPr="00A92F23" w14:paraId="70E1F22D" w14:textId="77777777" w:rsidTr="00924BC6">
        <w:tc>
          <w:tcPr>
            <w:tcW w:w="3651" w:type="dxa"/>
          </w:tcPr>
          <w:p w14:paraId="43E2B951" w14:textId="77814892" w:rsidR="006D642E" w:rsidRPr="001C252D" w:rsidRDefault="006D642E" w:rsidP="00192EB5">
            <w:pPr>
              <w:pStyle w:val="GOSTTablenorm"/>
            </w:pPr>
            <w:r w:rsidRPr="001C252D">
              <w:t>Период_Дт</w:t>
            </w:r>
          </w:p>
        </w:tc>
        <w:tc>
          <w:tcPr>
            <w:tcW w:w="1090" w:type="dxa"/>
          </w:tcPr>
          <w:p w14:paraId="6BEC3C74" w14:textId="0B5944DB" w:rsidR="006D642E" w:rsidRPr="001C252D" w:rsidRDefault="006D642E" w:rsidP="00192EB5">
            <w:pPr>
              <w:pStyle w:val="GOSTTablenorm"/>
            </w:pPr>
            <w:r w:rsidRPr="001C252D">
              <w:t>Нет</w:t>
            </w:r>
          </w:p>
        </w:tc>
        <w:tc>
          <w:tcPr>
            <w:tcW w:w="3651" w:type="dxa"/>
          </w:tcPr>
          <w:p w14:paraId="60D81AC9" w14:textId="0EFB9BF3" w:rsidR="006D642E" w:rsidRPr="001C252D" w:rsidRDefault="006D642E" w:rsidP="00192EB5">
            <w:pPr>
              <w:pStyle w:val="GOSTTablenorm"/>
            </w:pPr>
            <w:r w:rsidRPr="001C252D">
              <w:t xml:space="preserve">Период по </w:t>
            </w:r>
            <w:r w:rsidRPr="001C252D">
              <w:rPr>
                <w:bCs/>
              </w:rPr>
              <w:t>Дт</w:t>
            </w:r>
          </w:p>
        </w:tc>
        <w:tc>
          <w:tcPr>
            <w:tcW w:w="3651" w:type="dxa"/>
          </w:tcPr>
          <w:p w14:paraId="5D88798B" w14:textId="2F5A6B4F" w:rsidR="006D642E" w:rsidRPr="00192EB5" w:rsidRDefault="006D642E" w:rsidP="00192EB5">
            <w:pPr>
              <w:pStyle w:val="GOSTTablenorm"/>
            </w:pPr>
            <w:r w:rsidRPr="00192EB5">
              <w:t>T0504833:DT_PERIOD</w:t>
            </w:r>
          </w:p>
        </w:tc>
        <w:tc>
          <w:tcPr>
            <w:tcW w:w="3651" w:type="dxa"/>
          </w:tcPr>
          <w:p w14:paraId="57ABB23F" w14:textId="757E9EBC" w:rsidR="006D642E" w:rsidRPr="001C252D" w:rsidRDefault="006D642E" w:rsidP="00192EB5">
            <w:pPr>
              <w:pStyle w:val="GOSTTablenorm"/>
            </w:pPr>
            <w:r w:rsidRPr="001C252D">
              <w:t>-</w:t>
            </w:r>
          </w:p>
        </w:tc>
      </w:tr>
      <w:tr w:rsidR="006D642E" w:rsidRPr="00A92F23" w14:paraId="10E1AEA7" w14:textId="77777777" w:rsidTr="00924BC6">
        <w:tc>
          <w:tcPr>
            <w:tcW w:w="3651" w:type="dxa"/>
          </w:tcPr>
          <w:p w14:paraId="68C2D7EB" w14:textId="02D2CA05" w:rsidR="006D642E" w:rsidRPr="001C252D" w:rsidRDefault="006D642E" w:rsidP="00192EB5">
            <w:pPr>
              <w:pStyle w:val="GOSTTablenorm"/>
            </w:pPr>
            <w:r w:rsidRPr="001C252D">
              <w:t>Код_СКУ_корресп_Дт</w:t>
            </w:r>
          </w:p>
        </w:tc>
        <w:tc>
          <w:tcPr>
            <w:tcW w:w="1090" w:type="dxa"/>
          </w:tcPr>
          <w:p w14:paraId="15E245FD" w14:textId="231F2A87" w:rsidR="006D642E" w:rsidRPr="001C252D" w:rsidRDefault="006D642E" w:rsidP="00192EB5">
            <w:pPr>
              <w:pStyle w:val="GOSTTablenorm"/>
            </w:pPr>
            <w:r w:rsidRPr="001C252D">
              <w:t>Нет</w:t>
            </w:r>
          </w:p>
        </w:tc>
        <w:tc>
          <w:tcPr>
            <w:tcW w:w="3651" w:type="dxa"/>
          </w:tcPr>
          <w:p w14:paraId="24A3C730" w14:textId="0D1E19BA" w:rsidR="006D642E" w:rsidRPr="001C252D" w:rsidRDefault="006D642E" w:rsidP="00192EB5">
            <w:pPr>
              <w:pStyle w:val="GOSTTablenorm"/>
            </w:pPr>
            <w:r w:rsidRPr="001C252D">
              <w:t xml:space="preserve">Код СКУ корреспондирующий по </w:t>
            </w:r>
            <w:r w:rsidRPr="001C252D">
              <w:rPr>
                <w:bCs/>
              </w:rPr>
              <w:t>Дт</w:t>
            </w:r>
          </w:p>
        </w:tc>
        <w:tc>
          <w:tcPr>
            <w:tcW w:w="3651" w:type="dxa"/>
          </w:tcPr>
          <w:p w14:paraId="3A1D52D5" w14:textId="612DD331" w:rsidR="006D642E" w:rsidRPr="00192EB5" w:rsidRDefault="006D642E" w:rsidP="00192EB5">
            <w:pPr>
              <w:pStyle w:val="GOSTTablenorm"/>
            </w:pPr>
            <w:r w:rsidRPr="00192EB5">
              <w:t>T0504833:DT_ACCOUNTCORR</w:t>
            </w:r>
          </w:p>
        </w:tc>
        <w:tc>
          <w:tcPr>
            <w:tcW w:w="3651" w:type="dxa"/>
          </w:tcPr>
          <w:p w14:paraId="11FF796B" w14:textId="252A25E5" w:rsidR="006D642E" w:rsidRPr="001C252D" w:rsidRDefault="006D642E" w:rsidP="00192EB5">
            <w:pPr>
              <w:pStyle w:val="GOSTTablenorm"/>
            </w:pPr>
            <w:r w:rsidRPr="001C252D">
              <w:t>-</w:t>
            </w:r>
          </w:p>
        </w:tc>
      </w:tr>
      <w:tr w:rsidR="006D642E" w:rsidRPr="00A92F23" w14:paraId="4B450DC6" w14:textId="77777777" w:rsidTr="00924BC6">
        <w:tc>
          <w:tcPr>
            <w:tcW w:w="3651" w:type="dxa"/>
          </w:tcPr>
          <w:p w14:paraId="661F755B" w14:textId="1CCE2829" w:rsidR="006D642E" w:rsidRPr="001C252D" w:rsidRDefault="006D642E" w:rsidP="00192EB5">
            <w:pPr>
              <w:pStyle w:val="GOSTTablenorm"/>
            </w:pPr>
            <w:r w:rsidRPr="001C252D">
              <w:t>Тип_СКУ_Дт</w:t>
            </w:r>
          </w:p>
        </w:tc>
        <w:tc>
          <w:tcPr>
            <w:tcW w:w="1090" w:type="dxa"/>
          </w:tcPr>
          <w:p w14:paraId="5FE609BC" w14:textId="75A08AFF" w:rsidR="006D642E" w:rsidRPr="001C252D" w:rsidRDefault="006D642E" w:rsidP="00192EB5">
            <w:pPr>
              <w:pStyle w:val="GOSTTablenorm"/>
            </w:pPr>
            <w:r w:rsidRPr="001C252D">
              <w:t>Нет</w:t>
            </w:r>
          </w:p>
        </w:tc>
        <w:tc>
          <w:tcPr>
            <w:tcW w:w="3651" w:type="dxa"/>
          </w:tcPr>
          <w:p w14:paraId="17105DCC" w14:textId="74FA62B8" w:rsidR="006D642E" w:rsidRPr="001C252D" w:rsidRDefault="006D642E" w:rsidP="00192EB5">
            <w:pPr>
              <w:pStyle w:val="GOSTTablenorm"/>
            </w:pPr>
            <w:r w:rsidRPr="001C252D">
              <w:t>Тип СКУ по</w:t>
            </w:r>
            <w:r w:rsidRPr="001C252D">
              <w:rPr>
                <w:bCs/>
              </w:rPr>
              <w:t xml:space="preserve"> Дт</w:t>
            </w:r>
          </w:p>
        </w:tc>
        <w:tc>
          <w:tcPr>
            <w:tcW w:w="3651" w:type="dxa"/>
          </w:tcPr>
          <w:p w14:paraId="69EB0F2F" w14:textId="014BE8B1" w:rsidR="006D642E" w:rsidRPr="00192EB5" w:rsidRDefault="006D642E" w:rsidP="00192EB5">
            <w:pPr>
              <w:pStyle w:val="GOSTTablenorm"/>
            </w:pPr>
            <w:r w:rsidRPr="00192EB5">
              <w:t>T0504833:DT_ACCOUNTTYPE</w:t>
            </w:r>
          </w:p>
        </w:tc>
        <w:tc>
          <w:tcPr>
            <w:tcW w:w="3651" w:type="dxa"/>
          </w:tcPr>
          <w:p w14:paraId="79B26120" w14:textId="3D624012" w:rsidR="006D642E" w:rsidRPr="001C252D" w:rsidRDefault="006D642E" w:rsidP="00192EB5">
            <w:pPr>
              <w:pStyle w:val="GOSTTablenorm"/>
            </w:pPr>
            <w:r w:rsidRPr="001C252D">
              <w:t>-</w:t>
            </w:r>
          </w:p>
        </w:tc>
      </w:tr>
      <w:tr w:rsidR="006D642E" w:rsidRPr="00A92F23" w14:paraId="79654F01" w14:textId="77777777" w:rsidTr="00924BC6">
        <w:tc>
          <w:tcPr>
            <w:tcW w:w="3651" w:type="dxa"/>
          </w:tcPr>
          <w:p w14:paraId="7A2841CC" w14:textId="582A7E41" w:rsidR="006D642E" w:rsidRPr="001C252D" w:rsidRDefault="006D642E" w:rsidP="00192EB5">
            <w:pPr>
              <w:pStyle w:val="GOSTTablenorm"/>
            </w:pPr>
            <w:r w:rsidRPr="001C252D">
              <w:lastRenderedPageBreak/>
              <w:t>ПЗО_Дт</w:t>
            </w:r>
          </w:p>
        </w:tc>
        <w:tc>
          <w:tcPr>
            <w:tcW w:w="1090" w:type="dxa"/>
          </w:tcPr>
          <w:p w14:paraId="75713082" w14:textId="713A670B" w:rsidR="006D642E" w:rsidRPr="001C252D" w:rsidRDefault="006D642E" w:rsidP="00192EB5">
            <w:pPr>
              <w:pStyle w:val="GOSTTablenorm"/>
            </w:pPr>
            <w:r w:rsidRPr="001C252D">
              <w:t>нет</w:t>
            </w:r>
          </w:p>
        </w:tc>
        <w:tc>
          <w:tcPr>
            <w:tcW w:w="3651" w:type="dxa"/>
          </w:tcPr>
          <w:p w14:paraId="125EDFBE" w14:textId="725FA5B6" w:rsidR="006D642E" w:rsidRPr="001C252D" w:rsidRDefault="006D642E" w:rsidP="00192EB5">
            <w:pPr>
              <w:pStyle w:val="GOSTTablenorm"/>
            </w:pPr>
            <w:r w:rsidRPr="001C252D">
              <w:t>ЗО по</w:t>
            </w:r>
            <w:r w:rsidRPr="001C252D">
              <w:rPr>
                <w:bCs/>
              </w:rPr>
              <w:t xml:space="preserve"> Дт</w:t>
            </w:r>
          </w:p>
        </w:tc>
        <w:tc>
          <w:tcPr>
            <w:tcW w:w="3651" w:type="dxa"/>
          </w:tcPr>
          <w:p w14:paraId="5CBA40E2" w14:textId="14CF75B6" w:rsidR="006D642E" w:rsidRPr="00192EB5" w:rsidRDefault="006D642E" w:rsidP="00192EB5">
            <w:pPr>
              <w:pStyle w:val="GOSTTablenorm"/>
            </w:pPr>
            <w:r w:rsidRPr="00192EB5">
              <w:t>T0504833:DT_PZO</w:t>
            </w:r>
          </w:p>
        </w:tc>
        <w:tc>
          <w:tcPr>
            <w:tcW w:w="3651" w:type="dxa"/>
          </w:tcPr>
          <w:p w14:paraId="7057F52A" w14:textId="77777777" w:rsidR="006D642E" w:rsidRPr="001C252D" w:rsidRDefault="006D642E" w:rsidP="00192EB5">
            <w:pPr>
              <w:pStyle w:val="GOSTTablenorm"/>
            </w:pPr>
          </w:p>
        </w:tc>
      </w:tr>
      <w:tr w:rsidR="00952E96" w:rsidRPr="00A92F23" w14:paraId="1029884E" w14:textId="77777777" w:rsidTr="00924BC6">
        <w:tc>
          <w:tcPr>
            <w:tcW w:w="3651" w:type="dxa"/>
          </w:tcPr>
          <w:p w14:paraId="557F062D" w14:textId="0C27A578" w:rsidR="00952E96" w:rsidRPr="001C252D" w:rsidRDefault="00952E96" w:rsidP="00192EB5">
            <w:pPr>
              <w:pStyle w:val="GOSTTablenorm"/>
            </w:pPr>
            <w:r w:rsidRPr="001C252D">
              <w:t>Счет_бухучет_Кт</w:t>
            </w:r>
          </w:p>
        </w:tc>
        <w:tc>
          <w:tcPr>
            <w:tcW w:w="1090" w:type="dxa"/>
          </w:tcPr>
          <w:p w14:paraId="051CC5AB" w14:textId="5CF3A263" w:rsidR="00952E96" w:rsidRPr="001C252D" w:rsidRDefault="00952E96" w:rsidP="00192EB5">
            <w:pPr>
              <w:pStyle w:val="GOSTTablenorm"/>
            </w:pPr>
            <w:r w:rsidRPr="001C252D">
              <w:t>Нет</w:t>
            </w:r>
          </w:p>
        </w:tc>
        <w:tc>
          <w:tcPr>
            <w:tcW w:w="3651" w:type="dxa"/>
          </w:tcPr>
          <w:p w14:paraId="3BD7D204" w14:textId="0C306264" w:rsidR="00952E96" w:rsidRPr="001C252D" w:rsidRDefault="00952E96" w:rsidP="00192EB5">
            <w:pPr>
              <w:pStyle w:val="GOSTTablenorm"/>
            </w:pPr>
            <w:r w:rsidRPr="001C252D">
              <w:t xml:space="preserve">Счет по </w:t>
            </w:r>
            <w:r w:rsidRPr="001C252D">
              <w:rPr>
                <w:bCs/>
              </w:rPr>
              <w:t>Кт</w:t>
            </w:r>
          </w:p>
        </w:tc>
        <w:tc>
          <w:tcPr>
            <w:tcW w:w="3651" w:type="dxa"/>
          </w:tcPr>
          <w:p w14:paraId="61A0B353" w14:textId="75E38574" w:rsidR="00952E96" w:rsidRPr="00192EB5" w:rsidRDefault="00952E96" w:rsidP="00192EB5">
            <w:pPr>
              <w:pStyle w:val="GOSTTablenorm"/>
            </w:pPr>
            <w:r w:rsidRPr="00192EB5">
              <w:t>T0504833:CT_ACCOUNT</w:t>
            </w:r>
          </w:p>
        </w:tc>
        <w:tc>
          <w:tcPr>
            <w:tcW w:w="3651" w:type="dxa"/>
          </w:tcPr>
          <w:p w14:paraId="6D0C691E" w14:textId="1C32EF35" w:rsidR="00952E96" w:rsidRPr="001C252D" w:rsidRDefault="00952E96" w:rsidP="00192EB5">
            <w:pPr>
              <w:pStyle w:val="GOSTTablenorm"/>
            </w:pPr>
            <w:r w:rsidRPr="001C252D">
              <w:t>-</w:t>
            </w:r>
          </w:p>
        </w:tc>
      </w:tr>
      <w:tr w:rsidR="00952E96" w:rsidRPr="00A92F23" w14:paraId="6F912011" w14:textId="77777777" w:rsidTr="00924BC6">
        <w:tc>
          <w:tcPr>
            <w:tcW w:w="3651" w:type="dxa"/>
          </w:tcPr>
          <w:p w14:paraId="5377FFD2" w14:textId="3271E4D2" w:rsidR="00952E96" w:rsidRPr="001C252D" w:rsidRDefault="00952E96" w:rsidP="00192EB5">
            <w:pPr>
              <w:pStyle w:val="GOSTTablenorm"/>
            </w:pPr>
            <w:commentRangeStart w:id="960"/>
            <w:r w:rsidRPr="001C252D">
              <w:t>ОКТМО_КС_Кт</w:t>
            </w:r>
            <w:commentRangeEnd w:id="960"/>
            <w:r w:rsidRPr="001C252D">
              <w:rPr>
                <w:rStyle w:val="affa"/>
              </w:rPr>
              <w:commentReference w:id="960"/>
            </w:r>
          </w:p>
        </w:tc>
        <w:tc>
          <w:tcPr>
            <w:tcW w:w="1090" w:type="dxa"/>
          </w:tcPr>
          <w:p w14:paraId="3D9E040A" w14:textId="1539783C" w:rsidR="00952E96" w:rsidRPr="001C252D" w:rsidRDefault="00952E96" w:rsidP="00192EB5">
            <w:pPr>
              <w:pStyle w:val="GOSTTablenorm"/>
            </w:pPr>
            <w:r w:rsidRPr="001C252D">
              <w:t>Нет</w:t>
            </w:r>
          </w:p>
        </w:tc>
        <w:tc>
          <w:tcPr>
            <w:tcW w:w="3651" w:type="dxa"/>
          </w:tcPr>
          <w:p w14:paraId="720DCAEC" w14:textId="1A6EA5B5" w:rsidR="00952E96" w:rsidRPr="001C252D" w:rsidRDefault="00952E96" w:rsidP="00192EB5">
            <w:pPr>
              <w:pStyle w:val="GOSTTablenorm"/>
            </w:pPr>
            <w:r w:rsidRPr="001C252D">
              <w:t xml:space="preserve">ОКТМО КС по </w:t>
            </w:r>
            <w:r w:rsidRPr="001C252D">
              <w:rPr>
                <w:bCs/>
              </w:rPr>
              <w:t>Кт</w:t>
            </w:r>
          </w:p>
        </w:tc>
        <w:tc>
          <w:tcPr>
            <w:tcW w:w="3651" w:type="dxa"/>
          </w:tcPr>
          <w:p w14:paraId="162EB107" w14:textId="2143594B" w:rsidR="00952E96" w:rsidRPr="00192EB5" w:rsidRDefault="00952E96" w:rsidP="00192EB5">
            <w:pPr>
              <w:pStyle w:val="GOSTTablenorm"/>
            </w:pPr>
            <w:r w:rsidRPr="00192EB5">
              <w:t>T0504833:CT_OKTMOKS</w:t>
            </w:r>
          </w:p>
        </w:tc>
        <w:tc>
          <w:tcPr>
            <w:tcW w:w="3651" w:type="dxa"/>
          </w:tcPr>
          <w:p w14:paraId="184A2599" w14:textId="1BA83FF8" w:rsidR="00952E96" w:rsidRPr="001C252D" w:rsidRDefault="00952E96" w:rsidP="00192EB5">
            <w:pPr>
              <w:pStyle w:val="GOSTTablenorm"/>
            </w:pPr>
            <w:r w:rsidRPr="001C252D">
              <w:t>-</w:t>
            </w:r>
          </w:p>
        </w:tc>
      </w:tr>
      <w:tr w:rsidR="00952E96" w:rsidRPr="00A92F23" w14:paraId="6F9F5A3A" w14:textId="77777777" w:rsidTr="00924BC6">
        <w:tc>
          <w:tcPr>
            <w:tcW w:w="3651" w:type="dxa"/>
          </w:tcPr>
          <w:p w14:paraId="45F7B081" w14:textId="7F1518A0" w:rsidR="00952E96" w:rsidRPr="001C252D" w:rsidRDefault="00952E96" w:rsidP="00192EB5">
            <w:pPr>
              <w:pStyle w:val="GOSTTablenorm"/>
            </w:pPr>
            <w:r w:rsidRPr="001C252D">
              <w:t>ЛС_Кт</w:t>
            </w:r>
          </w:p>
        </w:tc>
        <w:tc>
          <w:tcPr>
            <w:tcW w:w="1090" w:type="dxa"/>
          </w:tcPr>
          <w:p w14:paraId="4A3B2585" w14:textId="09158277" w:rsidR="00952E96" w:rsidRPr="001C252D" w:rsidRDefault="00952E96" w:rsidP="00192EB5">
            <w:pPr>
              <w:pStyle w:val="GOSTTablenorm"/>
            </w:pPr>
            <w:r w:rsidRPr="001C252D">
              <w:t>Нет</w:t>
            </w:r>
          </w:p>
        </w:tc>
        <w:tc>
          <w:tcPr>
            <w:tcW w:w="3651" w:type="dxa"/>
          </w:tcPr>
          <w:p w14:paraId="5A1B454B" w14:textId="6890087A" w:rsidR="00952E96" w:rsidRPr="001C252D" w:rsidRDefault="00952E96" w:rsidP="00192EB5">
            <w:pPr>
              <w:pStyle w:val="GOSTTablenorm"/>
            </w:pPr>
            <w:r w:rsidRPr="001C252D">
              <w:t xml:space="preserve">ЛС по </w:t>
            </w:r>
            <w:r w:rsidRPr="001C252D">
              <w:rPr>
                <w:bCs/>
              </w:rPr>
              <w:t>Кт</w:t>
            </w:r>
          </w:p>
        </w:tc>
        <w:tc>
          <w:tcPr>
            <w:tcW w:w="3651" w:type="dxa"/>
          </w:tcPr>
          <w:p w14:paraId="633E3040" w14:textId="552471BA" w:rsidR="00952E96" w:rsidRPr="00192EB5" w:rsidRDefault="00952E96" w:rsidP="00192EB5">
            <w:pPr>
              <w:pStyle w:val="GOSTTablenorm"/>
            </w:pPr>
            <w:r w:rsidRPr="00192EB5">
              <w:t>T0504833:CT_LS</w:t>
            </w:r>
          </w:p>
        </w:tc>
        <w:tc>
          <w:tcPr>
            <w:tcW w:w="3651" w:type="dxa"/>
          </w:tcPr>
          <w:p w14:paraId="63CDF791" w14:textId="7DAAB0D4" w:rsidR="00952E96" w:rsidRPr="001C252D" w:rsidRDefault="00952E96" w:rsidP="00192EB5">
            <w:pPr>
              <w:pStyle w:val="GOSTTablenorm"/>
            </w:pPr>
            <w:r w:rsidRPr="001C252D">
              <w:t>-</w:t>
            </w:r>
          </w:p>
        </w:tc>
      </w:tr>
      <w:tr w:rsidR="00952E96" w:rsidRPr="00A92F23" w14:paraId="7CFD301E" w14:textId="77777777" w:rsidTr="00924BC6">
        <w:tc>
          <w:tcPr>
            <w:tcW w:w="3651" w:type="dxa"/>
          </w:tcPr>
          <w:p w14:paraId="6D068672" w14:textId="6341F3E6" w:rsidR="00952E96" w:rsidRPr="001C252D" w:rsidRDefault="00952E96" w:rsidP="00192EB5">
            <w:pPr>
              <w:pStyle w:val="GOSTTablenorm"/>
            </w:pPr>
            <w:commentRangeStart w:id="961"/>
            <w:r w:rsidRPr="001C252D">
              <w:t>Аналитический_код_СКУ_Кт</w:t>
            </w:r>
            <w:commentRangeEnd w:id="961"/>
            <w:r w:rsidRPr="001C252D">
              <w:rPr>
                <w:rStyle w:val="affa"/>
              </w:rPr>
              <w:commentReference w:id="961"/>
            </w:r>
          </w:p>
        </w:tc>
        <w:tc>
          <w:tcPr>
            <w:tcW w:w="1090" w:type="dxa"/>
          </w:tcPr>
          <w:p w14:paraId="2E60B229" w14:textId="7651F068" w:rsidR="00952E96" w:rsidRPr="001C252D" w:rsidRDefault="00952E96" w:rsidP="00192EB5">
            <w:pPr>
              <w:pStyle w:val="GOSTTablenorm"/>
            </w:pPr>
            <w:r w:rsidRPr="001C252D">
              <w:t>Нет</w:t>
            </w:r>
          </w:p>
        </w:tc>
        <w:tc>
          <w:tcPr>
            <w:tcW w:w="3651" w:type="dxa"/>
          </w:tcPr>
          <w:p w14:paraId="4E9F945A" w14:textId="40BDE316" w:rsidR="00952E96" w:rsidRPr="001C252D" w:rsidRDefault="00952E96" w:rsidP="00192EB5">
            <w:pPr>
              <w:pStyle w:val="GOSTTablenorm"/>
            </w:pPr>
            <w:r w:rsidRPr="001C252D">
              <w:t xml:space="preserve">Аналитический код СКУ по </w:t>
            </w:r>
            <w:r w:rsidRPr="001C252D">
              <w:rPr>
                <w:bCs/>
              </w:rPr>
              <w:t>Кт</w:t>
            </w:r>
          </w:p>
        </w:tc>
        <w:tc>
          <w:tcPr>
            <w:tcW w:w="3651" w:type="dxa"/>
          </w:tcPr>
          <w:p w14:paraId="5B0B2925" w14:textId="3346DB9A" w:rsidR="00952E96" w:rsidRPr="00192EB5" w:rsidRDefault="00952E96" w:rsidP="00192EB5">
            <w:pPr>
              <w:pStyle w:val="GOSTTablenorm"/>
            </w:pPr>
            <w:r w:rsidRPr="00192EB5">
              <w:t>T0504833:CT_ANALITCODESKU</w:t>
            </w:r>
          </w:p>
        </w:tc>
        <w:tc>
          <w:tcPr>
            <w:tcW w:w="3651" w:type="dxa"/>
          </w:tcPr>
          <w:p w14:paraId="56365239" w14:textId="36115C42" w:rsidR="00952E96" w:rsidRPr="001C252D" w:rsidRDefault="00952E96" w:rsidP="00192EB5">
            <w:pPr>
              <w:pStyle w:val="GOSTTablenorm"/>
            </w:pPr>
            <w:r w:rsidRPr="001C252D">
              <w:t>-</w:t>
            </w:r>
          </w:p>
        </w:tc>
      </w:tr>
      <w:tr w:rsidR="00952E96" w:rsidRPr="00A92F23" w14:paraId="7BA72230" w14:textId="77777777" w:rsidTr="00924BC6">
        <w:tc>
          <w:tcPr>
            <w:tcW w:w="3651" w:type="dxa"/>
            <w:vAlign w:val="center"/>
          </w:tcPr>
          <w:p w14:paraId="14563F82" w14:textId="177DEF2D" w:rsidR="00952E96" w:rsidRPr="001C252D" w:rsidRDefault="00952E96" w:rsidP="00192EB5">
            <w:pPr>
              <w:pStyle w:val="GOSTTablenorm"/>
            </w:pPr>
            <w:r w:rsidRPr="001C252D">
              <w:t>КБК_Кт</w:t>
            </w:r>
          </w:p>
        </w:tc>
        <w:tc>
          <w:tcPr>
            <w:tcW w:w="1090" w:type="dxa"/>
            <w:vAlign w:val="center"/>
          </w:tcPr>
          <w:p w14:paraId="4BCF0C88" w14:textId="42FD9880" w:rsidR="00952E96" w:rsidRPr="001C252D" w:rsidRDefault="00952E96" w:rsidP="00192EB5">
            <w:pPr>
              <w:pStyle w:val="GOSTTablenorm"/>
            </w:pPr>
            <w:r w:rsidRPr="001C252D">
              <w:t>Нет</w:t>
            </w:r>
          </w:p>
        </w:tc>
        <w:tc>
          <w:tcPr>
            <w:tcW w:w="3651" w:type="dxa"/>
          </w:tcPr>
          <w:p w14:paraId="6120A0FC" w14:textId="1CCB4ADC" w:rsidR="00952E96" w:rsidRPr="001C252D" w:rsidRDefault="00952E96" w:rsidP="00192EB5">
            <w:pPr>
              <w:pStyle w:val="GOSTTablenorm"/>
            </w:pPr>
            <w:r w:rsidRPr="001C252D">
              <w:t xml:space="preserve">КБК по </w:t>
            </w:r>
            <w:r w:rsidRPr="001C252D">
              <w:rPr>
                <w:bCs/>
              </w:rPr>
              <w:t>Кт</w:t>
            </w:r>
          </w:p>
        </w:tc>
        <w:tc>
          <w:tcPr>
            <w:tcW w:w="3651" w:type="dxa"/>
          </w:tcPr>
          <w:p w14:paraId="3BCCCCBF" w14:textId="78F750B7" w:rsidR="00952E96" w:rsidRPr="00192EB5" w:rsidRDefault="00952E96" w:rsidP="00192EB5">
            <w:pPr>
              <w:pStyle w:val="GOSTTablenorm"/>
            </w:pPr>
            <w:r w:rsidRPr="00192EB5">
              <w:t>T0504833:CT_KBK</w:t>
            </w:r>
          </w:p>
        </w:tc>
        <w:tc>
          <w:tcPr>
            <w:tcW w:w="3651" w:type="dxa"/>
          </w:tcPr>
          <w:p w14:paraId="3AD79620" w14:textId="522FDAB2" w:rsidR="00952E96" w:rsidRPr="001C252D" w:rsidRDefault="00952E96" w:rsidP="00192EB5">
            <w:pPr>
              <w:pStyle w:val="GOSTTablenorm"/>
            </w:pPr>
            <w:r w:rsidRPr="001C252D">
              <w:t>-</w:t>
            </w:r>
          </w:p>
        </w:tc>
      </w:tr>
      <w:tr w:rsidR="00952E96" w:rsidRPr="00A92F23" w14:paraId="643882A5" w14:textId="77777777" w:rsidTr="00924BC6">
        <w:tc>
          <w:tcPr>
            <w:tcW w:w="3651" w:type="dxa"/>
          </w:tcPr>
          <w:p w14:paraId="625E9409" w14:textId="42E06FCC" w:rsidR="00952E96" w:rsidRPr="001C252D" w:rsidRDefault="00952E96" w:rsidP="00192EB5">
            <w:pPr>
              <w:pStyle w:val="GOSTTablenorm"/>
            </w:pPr>
            <w:r w:rsidRPr="001C252D">
              <w:t>Тип_КБК_Кт</w:t>
            </w:r>
          </w:p>
        </w:tc>
        <w:tc>
          <w:tcPr>
            <w:tcW w:w="1090" w:type="dxa"/>
          </w:tcPr>
          <w:p w14:paraId="61621082" w14:textId="104BB87B" w:rsidR="00952E96" w:rsidRPr="001C252D" w:rsidRDefault="00952E96" w:rsidP="00192EB5">
            <w:pPr>
              <w:pStyle w:val="GOSTTablenorm"/>
            </w:pPr>
            <w:r w:rsidRPr="001C252D">
              <w:t>Нет</w:t>
            </w:r>
          </w:p>
        </w:tc>
        <w:tc>
          <w:tcPr>
            <w:tcW w:w="3651" w:type="dxa"/>
          </w:tcPr>
          <w:p w14:paraId="0A203301" w14:textId="3555D165" w:rsidR="00952E96" w:rsidRPr="001C252D" w:rsidRDefault="00952E96" w:rsidP="00192EB5">
            <w:pPr>
              <w:pStyle w:val="GOSTTablenorm"/>
            </w:pPr>
            <w:r w:rsidRPr="001C252D">
              <w:t>Тип КБК по Кт</w:t>
            </w:r>
          </w:p>
        </w:tc>
        <w:tc>
          <w:tcPr>
            <w:tcW w:w="3651" w:type="dxa"/>
          </w:tcPr>
          <w:p w14:paraId="105176CC" w14:textId="1452C011" w:rsidR="00952E96" w:rsidRPr="00192EB5" w:rsidRDefault="00952E96" w:rsidP="00192EB5">
            <w:pPr>
              <w:pStyle w:val="GOSTTablenorm"/>
            </w:pPr>
            <w:r w:rsidRPr="00192EB5">
              <w:t>T0504833:CT_TYPEKBK</w:t>
            </w:r>
          </w:p>
        </w:tc>
        <w:tc>
          <w:tcPr>
            <w:tcW w:w="3651" w:type="dxa"/>
          </w:tcPr>
          <w:p w14:paraId="204723E3" w14:textId="1D3D5ADE" w:rsidR="00952E96" w:rsidRPr="001C252D" w:rsidRDefault="00952E96" w:rsidP="00192EB5">
            <w:pPr>
              <w:pStyle w:val="GOSTTablenorm"/>
            </w:pPr>
            <w:r w:rsidRPr="001C252D">
              <w:t>-</w:t>
            </w:r>
          </w:p>
        </w:tc>
      </w:tr>
      <w:tr w:rsidR="00952E96" w:rsidRPr="00A92F23" w14:paraId="117A6BED" w14:textId="77777777" w:rsidTr="00924BC6">
        <w:tc>
          <w:tcPr>
            <w:tcW w:w="3651" w:type="dxa"/>
          </w:tcPr>
          <w:p w14:paraId="7B0743D5" w14:textId="0E93FCD6" w:rsidR="00952E96" w:rsidRPr="001C252D" w:rsidRDefault="00952E96" w:rsidP="00192EB5">
            <w:pPr>
              <w:pStyle w:val="GOSTTablenorm"/>
            </w:pPr>
            <w:r w:rsidRPr="007E53C7">
              <w:rPr>
                <w:highlight w:val="cyan"/>
              </w:rPr>
              <w:t>Код_валюты_</w:t>
            </w:r>
            <w:r>
              <w:rPr>
                <w:highlight w:val="cyan"/>
              </w:rPr>
              <w:t>К</w:t>
            </w:r>
            <w:r w:rsidRPr="007E53C7">
              <w:rPr>
                <w:highlight w:val="cyan"/>
              </w:rPr>
              <w:t>т</w:t>
            </w:r>
          </w:p>
        </w:tc>
        <w:tc>
          <w:tcPr>
            <w:tcW w:w="1090" w:type="dxa"/>
          </w:tcPr>
          <w:p w14:paraId="60C24A5F" w14:textId="4D2693E3" w:rsidR="00952E96" w:rsidRPr="001C252D" w:rsidRDefault="00952E96" w:rsidP="00192EB5">
            <w:pPr>
              <w:pStyle w:val="GOSTTablenorm"/>
            </w:pPr>
            <w:r>
              <w:t>Нет</w:t>
            </w:r>
          </w:p>
        </w:tc>
        <w:tc>
          <w:tcPr>
            <w:tcW w:w="3651" w:type="dxa"/>
          </w:tcPr>
          <w:p w14:paraId="18AC126E" w14:textId="390B480A" w:rsidR="00952E96" w:rsidRPr="001C252D" w:rsidRDefault="00952E96" w:rsidP="00192EB5">
            <w:pPr>
              <w:pStyle w:val="GOSTTablenorm"/>
            </w:pPr>
            <w:r>
              <w:t>Код валюты по Кт</w:t>
            </w:r>
          </w:p>
        </w:tc>
        <w:tc>
          <w:tcPr>
            <w:tcW w:w="3651" w:type="dxa"/>
          </w:tcPr>
          <w:p w14:paraId="1C4BB95D" w14:textId="6691B07F" w:rsidR="00952E96" w:rsidRPr="00192EB5" w:rsidRDefault="00952E96" w:rsidP="00192EB5">
            <w:pPr>
              <w:pStyle w:val="GOSTTablenorm"/>
            </w:pPr>
            <w:r w:rsidRPr="00192EB5">
              <w:t>T0504833:CT_VALCODE</w:t>
            </w:r>
          </w:p>
        </w:tc>
        <w:tc>
          <w:tcPr>
            <w:tcW w:w="3651" w:type="dxa"/>
          </w:tcPr>
          <w:p w14:paraId="2012EF7E" w14:textId="5FA0D663" w:rsidR="00952E96" w:rsidRPr="001C252D" w:rsidRDefault="00952E96" w:rsidP="00192EB5">
            <w:pPr>
              <w:pStyle w:val="GOSTTablenorm"/>
            </w:pPr>
            <w:r>
              <w:t>-</w:t>
            </w:r>
          </w:p>
        </w:tc>
      </w:tr>
      <w:tr w:rsidR="00952E96" w:rsidRPr="00A92F23" w14:paraId="01597F20" w14:textId="77777777" w:rsidTr="00924BC6">
        <w:tc>
          <w:tcPr>
            <w:tcW w:w="3651" w:type="dxa"/>
          </w:tcPr>
          <w:p w14:paraId="3B2F2612" w14:textId="4A694B30" w:rsidR="00952E96" w:rsidRPr="001C252D" w:rsidRDefault="00952E96" w:rsidP="00192EB5">
            <w:pPr>
              <w:pStyle w:val="GOSTTablenorm"/>
            </w:pPr>
            <w:r w:rsidRPr="001C252D">
              <w:t>ТОФК_КС_Кт</w:t>
            </w:r>
          </w:p>
        </w:tc>
        <w:tc>
          <w:tcPr>
            <w:tcW w:w="1090" w:type="dxa"/>
          </w:tcPr>
          <w:p w14:paraId="1AD441A8" w14:textId="7B55372F" w:rsidR="00952E96" w:rsidRPr="001C252D" w:rsidRDefault="00952E96" w:rsidP="00192EB5">
            <w:pPr>
              <w:pStyle w:val="GOSTTablenorm"/>
            </w:pPr>
            <w:r w:rsidRPr="001C252D">
              <w:t>Нет</w:t>
            </w:r>
          </w:p>
        </w:tc>
        <w:tc>
          <w:tcPr>
            <w:tcW w:w="3651" w:type="dxa"/>
          </w:tcPr>
          <w:p w14:paraId="5BE77796" w14:textId="49B92678" w:rsidR="00952E96" w:rsidRPr="001C252D" w:rsidRDefault="00952E96" w:rsidP="00192EB5">
            <w:pPr>
              <w:pStyle w:val="GOSTTablenorm"/>
            </w:pPr>
            <w:r w:rsidRPr="001C252D">
              <w:t xml:space="preserve">ТОФК КС по </w:t>
            </w:r>
            <w:r w:rsidRPr="001C252D">
              <w:rPr>
                <w:bCs/>
              </w:rPr>
              <w:t>Кт</w:t>
            </w:r>
          </w:p>
        </w:tc>
        <w:tc>
          <w:tcPr>
            <w:tcW w:w="3651" w:type="dxa"/>
          </w:tcPr>
          <w:p w14:paraId="59E3A01D" w14:textId="323E744F" w:rsidR="00952E96" w:rsidRPr="00192EB5" w:rsidRDefault="00952E96" w:rsidP="00192EB5">
            <w:pPr>
              <w:pStyle w:val="GOSTTablenorm"/>
            </w:pPr>
            <w:r w:rsidRPr="00192EB5">
              <w:t>T0504833:CT_TOFKKS</w:t>
            </w:r>
          </w:p>
        </w:tc>
        <w:tc>
          <w:tcPr>
            <w:tcW w:w="3651" w:type="dxa"/>
          </w:tcPr>
          <w:p w14:paraId="0C826496" w14:textId="3064AF1E" w:rsidR="00952E96" w:rsidRPr="001C252D" w:rsidRDefault="00952E96" w:rsidP="00192EB5">
            <w:pPr>
              <w:pStyle w:val="GOSTTablenorm"/>
            </w:pPr>
            <w:r w:rsidRPr="001C252D">
              <w:t>-</w:t>
            </w:r>
          </w:p>
        </w:tc>
      </w:tr>
      <w:tr w:rsidR="00952E96" w:rsidRPr="00A92F23" w14:paraId="251597D1" w14:textId="77777777" w:rsidTr="00924BC6">
        <w:tc>
          <w:tcPr>
            <w:tcW w:w="3651" w:type="dxa"/>
          </w:tcPr>
          <w:p w14:paraId="5D48B4EE" w14:textId="14AD6841" w:rsidR="00952E96" w:rsidRPr="001C252D" w:rsidRDefault="00952E96" w:rsidP="00192EB5">
            <w:pPr>
              <w:pStyle w:val="GOSTTablenorm"/>
            </w:pPr>
            <w:r w:rsidRPr="001C252D">
              <w:t>Порядк_номер_КС_Кт</w:t>
            </w:r>
          </w:p>
        </w:tc>
        <w:tc>
          <w:tcPr>
            <w:tcW w:w="1090" w:type="dxa"/>
          </w:tcPr>
          <w:p w14:paraId="4951F4BD" w14:textId="3932F63A" w:rsidR="00952E96" w:rsidRPr="001C252D" w:rsidRDefault="00952E96" w:rsidP="00192EB5">
            <w:pPr>
              <w:pStyle w:val="GOSTTablenorm"/>
            </w:pPr>
            <w:r w:rsidRPr="001C252D">
              <w:t>Нет</w:t>
            </w:r>
          </w:p>
        </w:tc>
        <w:tc>
          <w:tcPr>
            <w:tcW w:w="3651" w:type="dxa"/>
          </w:tcPr>
          <w:p w14:paraId="6826CE2D" w14:textId="74A2B09F" w:rsidR="00952E96" w:rsidRPr="001C252D" w:rsidRDefault="00952E96" w:rsidP="00192EB5">
            <w:pPr>
              <w:pStyle w:val="GOSTTablenorm"/>
            </w:pPr>
            <w:r w:rsidRPr="001C252D">
              <w:t xml:space="preserve">Порядковый номер КС по </w:t>
            </w:r>
            <w:r w:rsidRPr="001C252D">
              <w:rPr>
                <w:bCs/>
              </w:rPr>
              <w:t>Кт</w:t>
            </w:r>
          </w:p>
        </w:tc>
        <w:tc>
          <w:tcPr>
            <w:tcW w:w="3651" w:type="dxa"/>
          </w:tcPr>
          <w:p w14:paraId="33C0742F" w14:textId="426CBE22" w:rsidR="00952E96" w:rsidRPr="00192EB5" w:rsidRDefault="00952E96" w:rsidP="00192EB5">
            <w:pPr>
              <w:pStyle w:val="GOSTTablenorm"/>
            </w:pPr>
            <w:r w:rsidRPr="00192EB5">
              <w:t>T0504833:CT_PNKS</w:t>
            </w:r>
          </w:p>
        </w:tc>
        <w:tc>
          <w:tcPr>
            <w:tcW w:w="3651" w:type="dxa"/>
          </w:tcPr>
          <w:p w14:paraId="7935EEC3" w14:textId="0C19A52D" w:rsidR="00952E96" w:rsidRPr="001C252D" w:rsidRDefault="00952E96" w:rsidP="00192EB5">
            <w:pPr>
              <w:pStyle w:val="GOSTTablenorm"/>
            </w:pPr>
            <w:r w:rsidRPr="001C252D">
              <w:t>-</w:t>
            </w:r>
          </w:p>
        </w:tc>
      </w:tr>
      <w:tr w:rsidR="00952E96" w:rsidRPr="00A92F23" w14:paraId="3B09EA33" w14:textId="77777777" w:rsidTr="00924BC6">
        <w:tc>
          <w:tcPr>
            <w:tcW w:w="3651" w:type="dxa"/>
          </w:tcPr>
          <w:p w14:paraId="528E90EC" w14:textId="51E26B7A" w:rsidR="00952E96" w:rsidRPr="001C252D" w:rsidRDefault="00952E96" w:rsidP="00192EB5">
            <w:pPr>
              <w:pStyle w:val="GOSTTablenorm"/>
            </w:pPr>
            <w:r w:rsidRPr="001C252D">
              <w:t>ОКТМО_Кт</w:t>
            </w:r>
          </w:p>
        </w:tc>
        <w:tc>
          <w:tcPr>
            <w:tcW w:w="1090" w:type="dxa"/>
          </w:tcPr>
          <w:p w14:paraId="425A8D58" w14:textId="3FCD6DA0" w:rsidR="00952E96" w:rsidRPr="001C252D" w:rsidRDefault="00952E96" w:rsidP="00192EB5">
            <w:pPr>
              <w:pStyle w:val="GOSTTablenorm"/>
            </w:pPr>
            <w:r w:rsidRPr="001C252D">
              <w:t>Нет</w:t>
            </w:r>
          </w:p>
        </w:tc>
        <w:tc>
          <w:tcPr>
            <w:tcW w:w="3651" w:type="dxa"/>
          </w:tcPr>
          <w:p w14:paraId="26ED3A1E" w14:textId="11E2C255" w:rsidR="00952E96" w:rsidRPr="001C252D" w:rsidRDefault="00952E96" w:rsidP="00192EB5">
            <w:pPr>
              <w:pStyle w:val="GOSTTablenorm"/>
            </w:pPr>
            <w:r w:rsidRPr="001C252D">
              <w:t xml:space="preserve">ОКТМО по </w:t>
            </w:r>
            <w:r w:rsidRPr="001C252D">
              <w:rPr>
                <w:bCs/>
              </w:rPr>
              <w:t>Кт</w:t>
            </w:r>
          </w:p>
        </w:tc>
        <w:tc>
          <w:tcPr>
            <w:tcW w:w="3651" w:type="dxa"/>
          </w:tcPr>
          <w:p w14:paraId="75DB5FDF" w14:textId="1F37C0FF" w:rsidR="00952E96" w:rsidRPr="00192EB5" w:rsidRDefault="00952E96" w:rsidP="00192EB5">
            <w:pPr>
              <w:pStyle w:val="GOSTTablenorm"/>
            </w:pPr>
            <w:r w:rsidRPr="00192EB5">
              <w:t>T0504833:CT_OKTMO</w:t>
            </w:r>
          </w:p>
        </w:tc>
        <w:tc>
          <w:tcPr>
            <w:tcW w:w="3651" w:type="dxa"/>
          </w:tcPr>
          <w:p w14:paraId="7BF9D915" w14:textId="176CA980" w:rsidR="00952E96" w:rsidRPr="001C252D" w:rsidRDefault="00952E96" w:rsidP="00192EB5">
            <w:pPr>
              <w:pStyle w:val="GOSTTablenorm"/>
            </w:pPr>
            <w:r w:rsidRPr="001C252D">
              <w:t>-</w:t>
            </w:r>
          </w:p>
        </w:tc>
      </w:tr>
      <w:tr w:rsidR="00952E96" w:rsidRPr="00A92F23" w14:paraId="143DD79F" w14:textId="77777777" w:rsidTr="00924BC6">
        <w:tc>
          <w:tcPr>
            <w:tcW w:w="3651" w:type="dxa"/>
          </w:tcPr>
          <w:p w14:paraId="2ED5432B" w14:textId="38F3BBDF" w:rsidR="00952E96" w:rsidRPr="001C252D" w:rsidRDefault="00952E96" w:rsidP="00192EB5">
            <w:pPr>
              <w:pStyle w:val="GOSTTablenorm"/>
            </w:pPr>
            <w:r w:rsidRPr="001C252D">
              <w:t>КЦ_Кт</w:t>
            </w:r>
          </w:p>
        </w:tc>
        <w:tc>
          <w:tcPr>
            <w:tcW w:w="1090" w:type="dxa"/>
          </w:tcPr>
          <w:p w14:paraId="467E97E5" w14:textId="014D60B2" w:rsidR="00952E96" w:rsidRPr="001C252D" w:rsidRDefault="00952E96" w:rsidP="00192EB5">
            <w:pPr>
              <w:pStyle w:val="GOSTTablenorm"/>
            </w:pPr>
            <w:r w:rsidRPr="001C252D">
              <w:t>Нет</w:t>
            </w:r>
          </w:p>
        </w:tc>
        <w:tc>
          <w:tcPr>
            <w:tcW w:w="3651" w:type="dxa"/>
          </w:tcPr>
          <w:p w14:paraId="01960CC7" w14:textId="336D00E2" w:rsidR="00952E96" w:rsidRPr="001C252D" w:rsidRDefault="00952E96" w:rsidP="00192EB5">
            <w:pPr>
              <w:pStyle w:val="GOSTTablenorm"/>
            </w:pPr>
            <w:r w:rsidRPr="001C252D">
              <w:t xml:space="preserve">Код цели по </w:t>
            </w:r>
            <w:r w:rsidRPr="001C252D">
              <w:rPr>
                <w:bCs/>
              </w:rPr>
              <w:t>Кт</w:t>
            </w:r>
          </w:p>
        </w:tc>
        <w:tc>
          <w:tcPr>
            <w:tcW w:w="3651" w:type="dxa"/>
          </w:tcPr>
          <w:p w14:paraId="7474E6F0" w14:textId="6F63765F" w:rsidR="00952E96" w:rsidRPr="00192EB5" w:rsidRDefault="00952E96" w:rsidP="00192EB5">
            <w:pPr>
              <w:pStyle w:val="GOSTTablenorm"/>
            </w:pPr>
            <w:r w:rsidRPr="00192EB5">
              <w:t>T0504833:CT_TARGETCODE</w:t>
            </w:r>
          </w:p>
        </w:tc>
        <w:tc>
          <w:tcPr>
            <w:tcW w:w="3651" w:type="dxa"/>
          </w:tcPr>
          <w:p w14:paraId="43CC6B51" w14:textId="7B5113B2" w:rsidR="00952E96" w:rsidRPr="001C252D" w:rsidRDefault="00952E96" w:rsidP="00192EB5">
            <w:pPr>
              <w:pStyle w:val="GOSTTablenorm"/>
            </w:pPr>
            <w:r w:rsidRPr="001C252D">
              <w:t>-</w:t>
            </w:r>
          </w:p>
        </w:tc>
      </w:tr>
      <w:tr w:rsidR="00CE70A0" w:rsidRPr="00A92F23" w14:paraId="21ED1532" w14:textId="77777777" w:rsidTr="00924BC6">
        <w:tc>
          <w:tcPr>
            <w:tcW w:w="3651" w:type="dxa"/>
          </w:tcPr>
          <w:p w14:paraId="2D37A070" w14:textId="77777777" w:rsidR="00CE70A0" w:rsidRPr="001C252D" w:rsidRDefault="00CE70A0" w:rsidP="00192EB5">
            <w:pPr>
              <w:pStyle w:val="GOSTTablenorm"/>
            </w:pPr>
            <w:r w:rsidRPr="00F2164E">
              <w:t>Аналит_код_</w:t>
            </w:r>
            <w:r w:rsidRPr="001E1475">
              <w:t>Кт</w:t>
            </w:r>
          </w:p>
        </w:tc>
        <w:tc>
          <w:tcPr>
            <w:tcW w:w="1090" w:type="dxa"/>
          </w:tcPr>
          <w:p w14:paraId="4A12A933" w14:textId="77777777" w:rsidR="00CE70A0" w:rsidRPr="001C252D" w:rsidRDefault="00CE70A0" w:rsidP="00192EB5">
            <w:pPr>
              <w:pStyle w:val="GOSTTablenorm"/>
            </w:pPr>
            <w:r>
              <w:t>Нет</w:t>
            </w:r>
          </w:p>
        </w:tc>
        <w:tc>
          <w:tcPr>
            <w:tcW w:w="3651" w:type="dxa"/>
          </w:tcPr>
          <w:p w14:paraId="48F1F26D" w14:textId="77777777" w:rsidR="00CE70A0" w:rsidRPr="001C252D" w:rsidRDefault="00CE70A0" w:rsidP="00192EB5">
            <w:pPr>
              <w:pStyle w:val="GOSTTablenorm"/>
            </w:pPr>
            <w:r>
              <w:t>Аналитический к</w:t>
            </w:r>
            <w:r w:rsidRPr="001E1475">
              <w:t>од целев</w:t>
            </w:r>
            <w:r>
              <w:t>ых</w:t>
            </w:r>
            <w:r w:rsidRPr="001E1475">
              <w:t xml:space="preserve"> </w:t>
            </w:r>
            <w:r>
              <w:t>расходов (код прослеживаемости)</w:t>
            </w:r>
            <w:r w:rsidRPr="001E1475">
              <w:t xml:space="preserve"> </w:t>
            </w:r>
            <w:r>
              <w:t xml:space="preserve">по </w:t>
            </w:r>
            <w:r w:rsidRPr="001E1475">
              <w:t>Кт</w:t>
            </w:r>
          </w:p>
        </w:tc>
        <w:tc>
          <w:tcPr>
            <w:tcW w:w="3651" w:type="dxa"/>
          </w:tcPr>
          <w:p w14:paraId="04EE24D4" w14:textId="3AD56610" w:rsidR="00CE70A0" w:rsidRPr="00192EB5" w:rsidRDefault="00CE70A0" w:rsidP="00192EB5">
            <w:pPr>
              <w:pStyle w:val="GOSTTablenorm"/>
            </w:pPr>
            <w:r w:rsidRPr="00192EB5">
              <w:t>T0504833:CT_ANALITCODE</w:t>
            </w:r>
          </w:p>
        </w:tc>
        <w:tc>
          <w:tcPr>
            <w:tcW w:w="3651" w:type="dxa"/>
          </w:tcPr>
          <w:p w14:paraId="3F079BB4" w14:textId="77777777" w:rsidR="00CE70A0" w:rsidRPr="001C252D" w:rsidRDefault="00CE70A0" w:rsidP="00192EB5">
            <w:pPr>
              <w:pStyle w:val="GOSTTablenorm"/>
            </w:pPr>
            <w:r>
              <w:t>-</w:t>
            </w:r>
          </w:p>
        </w:tc>
      </w:tr>
      <w:tr w:rsidR="00952E96" w:rsidRPr="00A92F23" w14:paraId="54B86178" w14:textId="77777777" w:rsidTr="00924BC6">
        <w:tc>
          <w:tcPr>
            <w:tcW w:w="3651" w:type="dxa"/>
          </w:tcPr>
          <w:p w14:paraId="61F9F7A7" w14:textId="687FAFA4" w:rsidR="00952E96" w:rsidRPr="001C252D" w:rsidRDefault="00952E96" w:rsidP="00192EB5">
            <w:pPr>
              <w:pStyle w:val="GOSTTablenorm"/>
            </w:pPr>
            <w:r w:rsidRPr="00F2164E">
              <w:t>ОКС_КМИ_</w:t>
            </w:r>
            <w:r w:rsidRPr="003367A7">
              <w:t>Кт</w:t>
            </w:r>
          </w:p>
        </w:tc>
        <w:tc>
          <w:tcPr>
            <w:tcW w:w="1090" w:type="dxa"/>
          </w:tcPr>
          <w:p w14:paraId="4D9EA326" w14:textId="3433AF1A" w:rsidR="00952E96" w:rsidRPr="001C252D" w:rsidRDefault="00952E96" w:rsidP="00192EB5">
            <w:pPr>
              <w:pStyle w:val="GOSTTablenorm"/>
            </w:pPr>
            <w:r w:rsidRPr="00D33EAC">
              <w:t>Нет</w:t>
            </w:r>
          </w:p>
        </w:tc>
        <w:tc>
          <w:tcPr>
            <w:tcW w:w="3651" w:type="dxa"/>
          </w:tcPr>
          <w:p w14:paraId="59E5CEB5" w14:textId="4F894475" w:rsidR="00952E96" w:rsidRPr="001C252D" w:rsidRDefault="00952E96" w:rsidP="00192EB5">
            <w:pPr>
              <w:pStyle w:val="GOSTTablenorm"/>
            </w:pPr>
            <w:r w:rsidRPr="003367A7">
              <w:t>Код ОКС Кт</w:t>
            </w:r>
          </w:p>
        </w:tc>
        <w:tc>
          <w:tcPr>
            <w:tcW w:w="3651" w:type="dxa"/>
          </w:tcPr>
          <w:p w14:paraId="6037D0CA" w14:textId="052D4C31" w:rsidR="00952E96" w:rsidRPr="00192EB5" w:rsidRDefault="00952E96" w:rsidP="00192EB5">
            <w:pPr>
              <w:pStyle w:val="GOSTTablenorm"/>
            </w:pPr>
            <w:r w:rsidRPr="00192EB5">
              <w:t>T0504833:CT_OKS</w:t>
            </w:r>
          </w:p>
        </w:tc>
        <w:tc>
          <w:tcPr>
            <w:tcW w:w="3651" w:type="dxa"/>
          </w:tcPr>
          <w:p w14:paraId="5851C9D2" w14:textId="720F3ED7" w:rsidR="00952E96" w:rsidRPr="001C252D" w:rsidRDefault="00952E96" w:rsidP="00192EB5">
            <w:pPr>
              <w:pStyle w:val="GOSTTablenorm"/>
            </w:pPr>
            <w:r w:rsidRPr="007A0A12">
              <w:t>-</w:t>
            </w:r>
          </w:p>
        </w:tc>
      </w:tr>
      <w:tr w:rsidR="00952E96" w:rsidRPr="00A92F23" w14:paraId="28FC92C6" w14:textId="77777777" w:rsidTr="00924BC6">
        <w:tc>
          <w:tcPr>
            <w:tcW w:w="3651" w:type="dxa"/>
          </w:tcPr>
          <w:p w14:paraId="2B565D89" w14:textId="2EED911B" w:rsidR="00952E96" w:rsidRPr="001C252D" w:rsidRDefault="00952E96" w:rsidP="00192EB5">
            <w:pPr>
              <w:pStyle w:val="GOSTTablenorm"/>
            </w:pPr>
            <w:r w:rsidRPr="00F2164E">
              <w:t>Код_НПА_</w:t>
            </w:r>
            <w:r w:rsidRPr="003367A7">
              <w:t>Кт</w:t>
            </w:r>
          </w:p>
        </w:tc>
        <w:tc>
          <w:tcPr>
            <w:tcW w:w="1090" w:type="dxa"/>
          </w:tcPr>
          <w:p w14:paraId="2B4F27EA" w14:textId="3DD14433" w:rsidR="00952E96" w:rsidRPr="001C252D" w:rsidRDefault="00952E96" w:rsidP="00192EB5">
            <w:pPr>
              <w:pStyle w:val="GOSTTablenorm"/>
            </w:pPr>
            <w:r w:rsidRPr="00D33EAC">
              <w:t>Нет</w:t>
            </w:r>
          </w:p>
        </w:tc>
        <w:tc>
          <w:tcPr>
            <w:tcW w:w="3651" w:type="dxa"/>
          </w:tcPr>
          <w:p w14:paraId="16BAF901" w14:textId="60140F26" w:rsidR="00952E96" w:rsidRPr="001C252D" w:rsidRDefault="00952E96" w:rsidP="00192EB5">
            <w:pPr>
              <w:pStyle w:val="GOSTTablenorm"/>
            </w:pPr>
            <w:r w:rsidRPr="003367A7">
              <w:t>Код НПА Кт</w:t>
            </w:r>
          </w:p>
        </w:tc>
        <w:tc>
          <w:tcPr>
            <w:tcW w:w="3651" w:type="dxa"/>
          </w:tcPr>
          <w:p w14:paraId="1DEF494C" w14:textId="35D0B630" w:rsidR="00952E96" w:rsidRPr="00192EB5" w:rsidRDefault="00952E96" w:rsidP="00192EB5">
            <w:pPr>
              <w:pStyle w:val="GOSTTablenorm"/>
            </w:pPr>
            <w:r w:rsidRPr="00192EB5">
              <w:t>T0504833:CT_NPA</w:t>
            </w:r>
          </w:p>
        </w:tc>
        <w:tc>
          <w:tcPr>
            <w:tcW w:w="3651" w:type="dxa"/>
          </w:tcPr>
          <w:p w14:paraId="7FDBA958" w14:textId="4DEAAE1F" w:rsidR="00952E96" w:rsidRPr="001C252D" w:rsidRDefault="00952E96" w:rsidP="00192EB5">
            <w:pPr>
              <w:pStyle w:val="GOSTTablenorm"/>
            </w:pPr>
            <w:r w:rsidRPr="007A0A12">
              <w:t>-</w:t>
            </w:r>
          </w:p>
        </w:tc>
      </w:tr>
      <w:tr w:rsidR="00952E96" w:rsidRPr="00A92F23" w14:paraId="601AD43A" w14:textId="77777777" w:rsidTr="00924BC6">
        <w:tc>
          <w:tcPr>
            <w:tcW w:w="3651" w:type="dxa"/>
          </w:tcPr>
          <w:p w14:paraId="7C105700" w14:textId="5A9C015A" w:rsidR="00952E96" w:rsidRPr="001C252D" w:rsidRDefault="00952E96" w:rsidP="00192EB5">
            <w:pPr>
              <w:pStyle w:val="GOSTTablenorm"/>
            </w:pPr>
            <w:r w:rsidRPr="003367A7">
              <w:t>БО</w:t>
            </w:r>
            <w:r>
              <w:t>_</w:t>
            </w:r>
            <w:r w:rsidRPr="003367A7">
              <w:t>Кт</w:t>
            </w:r>
          </w:p>
        </w:tc>
        <w:tc>
          <w:tcPr>
            <w:tcW w:w="1090" w:type="dxa"/>
          </w:tcPr>
          <w:p w14:paraId="19E6A52C" w14:textId="20322482" w:rsidR="00952E96" w:rsidRPr="001C252D" w:rsidRDefault="00952E96" w:rsidP="00192EB5">
            <w:pPr>
              <w:pStyle w:val="GOSTTablenorm"/>
            </w:pPr>
            <w:r w:rsidRPr="00D33EAC">
              <w:t>Нет</w:t>
            </w:r>
          </w:p>
        </w:tc>
        <w:tc>
          <w:tcPr>
            <w:tcW w:w="3651" w:type="dxa"/>
          </w:tcPr>
          <w:p w14:paraId="405B3A5D" w14:textId="7C960C0D" w:rsidR="00952E96" w:rsidRPr="001C252D" w:rsidRDefault="00952E96" w:rsidP="00192EB5">
            <w:pPr>
              <w:pStyle w:val="GOSTTablenorm"/>
            </w:pPr>
            <w:r w:rsidRPr="003367A7">
              <w:t>БО Кт</w:t>
            </w:r>
          </w:p>
        </w:tc>
        <w:tc>
          <w:tcPr>
            <w:tcW w:w="3651" w:type="dxa"/>
          </w:tcPr>
          <w:p w14:paraId="06DAD02A" w14:textId="22EA26BB" w:rsidR="00952E96" w:rsidRPr="00192EB5" w:rsidRDefault="00952E96" w:rsidP="00192EB5">
            <w:pPr>
              <w:pStyle w:val="GOSTTablenorm"/>
            </w:pPr>
            <w:r w:rsidRPr="00192EB5">
              <w:t>T0504833:CT_BO</w:t>
            </w:r>
          </w:p>
        </w:tc>
        <w:tc>
          <w:tcPr>
            <w:tcW w:w="3651" w:type="dxa"/>
          </w:tcPr>
          <w:p w14:paraId="13708E96" w14:textId="3F26CA61" w:rsidR="00952E96" w:rsidRPr="001C252D" w:rsidRDefault="00952E96" w:rsidP="00192EB5">
            <w:pPr>
              <w:pStyle w:val="GOSTTablenorm"/>
            </w:pPr>
            <w:r w:rsidRPr="007A0A12">
              <w:t>-</w:t>
            </w:r>
          </w:p>
        </w:tc>
      </w:tr>
      <w:tr w:rsidR="00952E96" w:rsidRPr="00A92F23" w14:paraId="71D18325" w14:textId="77777777" w:rsidTr="00924BC6">
        <w:tc>
          <w:tcPr>
            <w:tcW w:w="3651" w:type="dxa"/>
          </w:tcPr>
          <w:p w14:paraId="32FF4D49" w14:textId="6CE41E1C" w:rsidR="00952E96" w:rsidRPr="001C252D" w:rsidRDefault="00952E96" w:rsidP="00192EB5">
            <w:pPr>
              <w:pStyle w:val="GOSTTablenorm"/>
            </w:pPr>
            <w:r w:rsidRPr="003367A7">
              <w:t>ДО</w:t>
            </w:r>
            <w:r>
              <w:t>_</w:t>
            </w:r>
            <w:r w:rsidRPr="003367A7">
              <w:t>Кт</w:t>
            </w:r>
          </w:p>
        </w:tc>
        <w:tc>
          <w:tcPr>
            <w:tcW w:w="1090" w:type="dxa"/>
          </w:tcPr>
          <w:p w14:paraId="0744B1FB" w14:textId="3EAF49BF" w:rsidR="00952E96" w:rsidRPr="001C252D" w:rsidRDefault="00952E96" w:rsidP="00192EB5">
            <w:pPr>
              <w:pStyle w:val="GOSTTablenorm"/>
            </w:pPr>
            <w:r w:rsidRPr="00D33EAC">
              <w:t>Нет</w:t>
            </w:r>
          </w:p>
        </w:tc>
        <w:tc>
          <w:tcPr>
            <w:tcW w:w="3651" w:type="dxa"/>
          </w:tcPr>
          <w:p w14:paraId="716C9018" w14:textId="23595A77" w:rsidR="00952E96" w:rsidRPr="001C252D" w:rsidRDefault="00952E96" w:rsidP="00192EB5">
            <w:pPr>
              <w:pStyle w:val="GOSTTablenorm"/>
            </w:pPr>
            <w:r w:rsidRPr="003367A7">
              <w:t>ДО Кт</w:t>
            </w:r>
          </w:p>
        </w:tc>
        <w:tc>
          <w:tcPr>
            <w:tcW w:w="3651" w:type="dxa"/>
          </w:tcPr>
          <w:p w14:paraId="6CE0E579" w14:textId="0BDC9EDE" w:rsidR="00952E96" w:rsidRPr="00192EB5" w:rsidRDefault="00952E96" w:rsidP="00192EB5">
            <w:pPr>
              <w:pStyle w:val="GOSTTablenorm"/>
            </w:pPr>
            <w:r w:rsidRPr="00192EB5">
              <w:t>T0504833:CT_DO</w:t>
            </w:r>
          </w:p>
        </w:tc>
        <w:tc>
          <w:tcPr>
            <w:tcW w:w="3651" w:type="dxa"/>
          </w:tcPr>
          <w:p w14:paraId="0AD03D6F" w14:textId="4E2ED363" w:rsidR="00952E96" w:rsidRPr="001C252D" w:rsidRDefault="00952E96" w:rsidP="00192EB5">
            <w:pPr>
              <w:pStyle w:val="GOSTTablenorm"/>
            </w:pPr>
            <w:r w:rsidRPr="007A0A12">
              <w:t>-</w:t>
            </w:r>
          </w:p>
        </w:tc>
      </w:tr>
      <w:tr w:rsidR="00952E96" w:rsidRPr="00A92F23" w14:paraId="029EC3BD" w14:textId="77777777" w:rsidTr="00924BC6">
        <w:tc>
          <w:tcPr>
            <w:tcW w:w="3651" w:type="dxa"/>
          </w:tcPr>
          <w:p w14:paraId="70349C7D" w14:textId="49586900" w:rsidR="00952E96" w:rsidRPr="001C252D" w:rsidRDefault="00952E96" w:rsidP="00192EB5">
            <w:pPr>
              <w:pStyle w:val="GOSTTablenorm"/>
            </w:pPr>
            <w:r w:rsidRPr="003367A7">
              <w:t>ИГК</w:t>
            </w:r>
            <w:r>
              <w:t>_</w:t>
            </w:r>
            <w:r w:rsidRPr="003367A7">
              <w:t>Кт</w:t>
            </w:r>
          </w:p>
        </w:tc>
        <w:tc>
          <w:tcPr>
            <w:tcW w:w="1090" w:type="dxa"/>
          </w:tcPr>
          <w:p w14:paraId="2D645901" w14:textId="65ACF8E7" w:rsidR="00952E96" w:rsidRPr="001C252D" w:rsidRDefault="00952E96" w:rsidP="00192EB5">
            <w:pPr>
              <w:pStyle w:val="GOSTTablenorm"/>
            </w:pPr>
            <w:r w:rsidRPr="00D33EAC">
              <w:t>Нет</w:t>
            </w:r>
          </w:p>
        </w:tc>
        <w:tc>
          <w:tcPr>
            <w:tcW w:w="3651" w:type="dxa"/>
          </w:tcPr>
          <w:p w14:paraId="7DB73CEC" w14:textId="35F057EE" w:rsidR="00952E96" w:rsidRPr="001C252D" w:rsidRDefault="00952E96" w:rsidP="00192EB5">
            <w:pPr>
              <w:pStyle w:val="GOSTTablenorm"/>
            </w:pPr>
            <w:r w:rsidRPr="003367A7">
              <w:t>ИГК Кт</w:t>
            </w:r>
          </w:p>
        </w:tc>
        <w:tc>
          <w:tcPr>
            <w:tcW w:w="3651" w:type="dxa"/>
          </w:tcPr>
          <w:p w14:paraId="79A92776" w14:textId="29C75057" w:rsidR="00952E96" w:rsidRPr="00192EB5" w:rsidRDefault="00952E96" w:rsidP="00192EB5">
            <w:pPr>
              <w:pStyle w:val="GOSTTablenorm"/>
            </w:pPr>
            <w:r w:rsidRPr="00192EB5">
              <w:t>T0504833:CT_IGK</w:t>
            </w:r>
          </w:p>
        </w:tc>
        <w:tc>
          <w:tcPr>
            <w:tcW w:w="3651" w:type="dxa"/>
          </w:tcPr>
          <w:p w14:paraId="695BD246" w14:textId="7570693C" w:rsidR="00952E96" w:rsidRPr="001C252D" w:rsidRDefault="00952E96" w:rsidP="00192EB5">
            <w:pPr>
              <w:pStyle w:val="GOSTTablenorm"/>
            </w:pPr>
            <w:r w:rsidRPr="007A0A12">
              <w:t>-</w:t>
            </w:r>
          </w:p>
        </w:tc>
      </w:tr>
      <w:tr w:rsidR="00952E96" w:rsidRPr="00A92F23" w14:paraId="6A34D824" w14:textId="77777777" w:rsidTr="00924BC6">
        <w:tc>
          <w:tcPr>
            <w:tcW w:w="3651" w:type="dxa"/>
          </w:tcPr>
          <w:p w14:paraId="36D57569" w14:textId="2CFD2EA1" w:rsidR="00952E96" w:rsidRPr="001C252D" w:rsidRDefault="00952E96" w:rsidP="00192EB5">
            <w:pPr>
              <w:pStyle w:val="GOSTTablenorm"/>
            </w:pPr>
            <w:r w:rsidRPr="00F2164E">
              <w:lastRenderedPageBreak/>
              <w:t>Код_поступления_выплаты_</w:t>
            </w:r>
            <w:r w:rsidRPr="003367A7">
              <w:t>Кт</w:t>
            </w:r>
          </w:p>
        </w:tc>
        <w:tc>
          <w:tcPr>
            <w:tcW w:w="1090" w:type="dxa"/>
          </w:tcPr>
          <w:p w14:paraId="36061A95" w14:textId="37D5B1ED" w:rsidR="00952E96" w:rsidRPr="001C252D" w:rsidRDefault="00952E96" w:rsidP="00192EB5">
            <w:pPr>
              <w:pStyle w:val="GOSTTablenorm"/>
            </w:pPr>
            <w:r w:rsidRPr="00D33EAC">
              <w:t>Нет</w:t>
            </w:r>
          </w:p>
        </w:tc>
        <w:tc>
          <w:tcPr>
            <w:tcW w:w="3651" w:type="dxa"/>
          </w:tcPr>
          <w:p w14:paraId="23368D03" w14:textId="606A10FD" w:rsidR="00952E96" w:rsidRPr="001C252D" w:rsidRDefault="00952E96" w:rsidP="00192EB5">
            <w:pPr>
              <w:pStyle w:val="GOSTTablenorm"/>
            </w:pPr>
            <w:r w:rsidRPr="003367A7">
              <w:t>Код источника поступлений/направления расходования ЦС Кт</w:t>
            </w:r>
          </w:p>
        </w:tc>
        <w:tc>
          <w:tcPr>
            <w:tcW w:w="3651" w:type="dxa"/>
          </w:tcPr>
          <w:p w14:paraId="7ECC7F7B" w14:textId="1AAC9DB5" w:rsidR="00952E96" w:rsidRPr="00192EB5" w:rsidRDefault="00952E96" w:rsidP="00192EB5">
            <w:pPr>
              <w:pStyle w:val="GOSTTablenorm"/>
            </w:pPr>
            <w:r w:rsidRPr="00192EB5">
              <w:t>T0504833:CT_TARGETFUNDSCODE</w:t>
            </w:r>
          </w:p>
        </w:tc>
        <w:tc>
          <w:tcPr>
            <w:tcW w:w="3651" w:type="dxa"/>
          </w:tcPr>
          <w:p w14:paraId="06439842" w14:textId="74820EB1" w:rsidR="00952E96" w:rsidRPr="001C252D" w:rsidRDefault="00952E96" w:rsidP="00192EB5">
            <w:pPr>
              <w:pStyle w:val="GOSTTablenorm"/>
            </w:pPr>
            <w:r w:rsidRPr="007A0A12">
              <w:t>-</w:t>
            </w:r>
          </w:p>
        </w:tc>
      </w:tr>
      <w:tr w:rsidR="00952E96" w:rsidRPr="00A92F23" w14:paraId="27EA524E" w14:textId="77777777" w:rsidTr="00924BC6">
        <w:tc>
          <w:tcPr>
            <w:tcW w:w="3651" w:type="dxa"/>
          </w:tcPr>
          <w:p w14:paraId="2048BF1B" w14:textId="73FE7EA8" w:rsidR="00952E96" w:rsidRPr="001C252D" w:rsidRDefault="00952E96" w:rsidP="00192EB5">
            <w:pPr>
              <w:pStyle w:val="GOSTTablenorm"/>
            </w:pPr>
            <w:r w:rsidRPr="00F2164E">
              <w:t>Подвед_</w:t>
            </w:r>
            <w:r w:rsidRPr="003367A7">
              <w:t>Кт</w:t>
            </w:r>
          </w:p>
        </w:tc>
        <w:tc>
          <w:tcPr>
            <w:tcW w:w="1090" w:type="dxa"/>
          </w:tcPr>
          <w:p w14:paraId="21D82A01" w14:textId="1C179C2E" w:rsidR="00952E96" w:rsidRPr="001C252D" w:rsidRDefault="00952E96" w:rsidP="00192EB5">
            <w:pPr>
              <w:pStyle w:val="GOSTTablenorm"/>
            </w:pPr>
            <w:r w:rsidRPr="00D33EAC">
              <w:t>Нет</w:t>
            </w:r>
          </w:p>
        </w:tc>
        <w:tc>
          <w:tcPr>
            <w:tcW w:w="3651" w:type="dxa"/>
          </w:tcPr>
          <w:p w14:paraId="7CD02EDE" w14:textId="601A9758" w:rsidR="00952E96" w:rsidRPr="001C252D" w:rsidRDefault="00952E96" w:rsidP="00192EB5">
            <w:pPr>
              <w:pStyle w:val="GOSTTablenorm"/>
            </w:pPr>
            <w:r w:rsidRPr="003367A7">
              <w:t>Код по Сводному реестру Кт</w:t>
            </w:r>
          </w:p>
        </w:tc>
        <w:tc>
          <w:tcPr>
            <w:tcW w:w="3651" w:type="dxa"/>
          </w:tcPr>
          <w:p w14:paraId="59A2F7ED" w14:textId="6B1EF81D" w:rsidR="00952E96" w:rsidRPr="00192EB5" w:rsidRDefault="00952E96" w:rsidP="00192EB5">
            <w:pPr>
              <w:pStyle w:val="GOSTTablenorm"/>
            </w:pPr>
            <w:r w:rsidRPr="00192EB5">
              <w:t>T0504833:CT_UBP</w:t>
            </w:r>
          </w:p>
        </w:tc>
        <w:tc>
          <w:tcPr>
            <w:tcW w:w="3651" w:type="dxa"/>
          </w:tcPr>
          <w:p w14:paraId="5C0E33E9" w14:textId="3C7A8BB8" w:rsidR="00952E96" w:rsidRPr="001C252D" w:rsidRDefault="00952E96" w:rsidP="00192EB5">
            <w:pPr>
              <w:pStyle w:val="GOSTTablenorm"/>
            </w:pPr>
            <w:r w:rsidRPr="007A0A12">
              <w:t>-</w:t>
            </w:r>
          </w:p>
        </w:tc>
      </w:tr>
      <w:tr w:rsidR="00952E96" w:rsidRPr="00A92F23" w14:paraId="1B9F5700" w14:textId="77777777" w:rsidTr="00924BC6">
        <w:tc>
          <w:tcPr>
            <w:tcW w:w="3651" w:type="dxa"/>
          </w:tcPr>
          <w:p w14:paraId="55CC426E" w14:textId="55C0FD91" w:rsidR="00952E96" w:rsidRPr="001C252D" w:rsidRDefault="00952E96" w:rsidP="00192EB5">
            <w:pPr>
              <w:pStyle w:val="GOSTTablenorm"/>
            </w:pPr>
            <w:r w:rsidRPr="001C252D">
              <w:t>БС_К</w:t>
            </w:r>
            <w:r w:rsidRPr="001C252D">
              <w:rPr>
                <w:bCs/>
              </w:rPr>
              <w:t>т</w:t>
            </w:r>
          </w:p>
        </w:tc>
        <w:tc>
          <w:tcPr>
            <w:tcW w:w="1090" w:type="dxa"/>
          </w:tcPr>
          <w:p w14:paraId="181D6994" w14:textId="618E941E" w:rsidR="00952E96" w:rsidRPr="001C252D" w:rsidRDefault="00952E96" w:rsidP="00192EB5">
            <w:pPr>
              <w:pStyle w:val="GOSTTablenorm"/>
            </w:pPr>
            <w:r w:rsidRPr="001C252D">
              <w:t>Нет</w:t>
            </w:r>
          </w:p>
        </w:tc>
        <w:tc>
          <w:tcPr>
            <w:tcW w:w="3651" w:type="dxa"/>
          </w:tcPr>
          <w:p w14:paraId="3B6810A8" w14:textId="3CDB9F30" w:rsidR="00952E96" w:rsidRPr="001C252D" w:rsidRDefault="00952E96" w:rsidP="00192EB5">
            <w:pPr>
              <w:pStyle w:val="GOSTTablenorm"/>
            </w:pPr>
            <w:r w:rsidRPr="001C252D">
              <w:t xml:space="preserve">Банковский счет по </w:t>
            </w:r>
            <w:r w:rsidRPr="001C252D">
              <w:rPr>
                <w:bCs/>
              </w:rPr>
              <w:t>Кт</w:t>
            </w:r>
          </w:p>
        </w:tc>
        <w:tc>
          <w:tcPr>
            <w:tcW w:w="3651" w:type="dxa"/>
          </w:tcPr>
          <w:p w14:paraId="2253D839" w14:textId="2BBB79D5" w:rsidR="00952E96" w:rsidRPr="00192EB5" w:rsidRDefault="00952E96" w:rsidP="00192EB5">
            <w:pPr>
              <w:pStyle w:val="GOSTTablenorm"/>
            </w:pPr>
            <w:r w:rsidRPr="00192EB5">
              <w:t>T0504833:CT_BA</w:t>
            </w:r>
          </w:p>
        </w:tc>
        <w:tc>
          <w:tcPr>
            <w:tcW w:w="3651" w:type="dxa"/>
          </w:tcPr>
          <w:p w14:paraId="059AB85C" w14:textId="3D39C899" w:rsidR="00952E96" w:rsidRPr="001C252D" w:rsidRDefault="00952E96" w:rsidP="00192EB5">
            <w:pPr>
              <w:pStyle w:val="GOSTTablenorm"/>
            </w:pPr>
            <w:r w:rsidRPr="001C252D">
              <w:t>-</w:t>
            </w:r>
          </w:p>
        </w:tc>
      </w:tr>
      <w:tr w:rsidR="00952E96" w:rsidRPr="00A92F23" w14:paraId="0066BD8C" w14:textId="77777777" w:rsidTr="00924BC6">
        <w:tc>
          <w:tcPr>
            <w:tcW w:w="3651" w:type="dxa"/>
          </w:tcPr>
          <w:p w14:paraId="0D64F981" w14:textId="4CFDC5A6" w:rsidR="00952E96" w:rsidRPr="001C252D" w:rsidRDefault="00952E96" w:rsidP="00192EB5">
            <w:pPr>
              <w:pStyle w:val="GOSTTablenorm"/>
            </w:pPr>
            <w:r w:rsidRPr="001C252D">
              <w:t>Счет_контрагента_Кт</w:t>
            </w:r>
          </w:p>
        </w:tc>
        <w:tc>
          <w:tcPr>
            <w:tcW w:w="1090" w:type="dxa"/>
          </w:tcPr>
          <w:p w14:paraId="75C48F9E" w14:textId="0B09955A" w:rsidR="00952E96" w:rsidRPr="001C252D" w:rsidRDefault="00952E96" w:rsidP="00192EB5">
            <w:pPr>
              <w:pStyle w:val="GOSTTablenorm"/>
            </w:pPr>
            <w:r w:rsidRPr="001C252D">
              <w:t>Нет</w:t>
            </w:r>
          </w:p>
        </w:tc>
        <w:tc>
          <w:tcPr>
            <w:tcW w:w="3651" w:type="dxa"/>
          </w:tcPr>
          <w:p w14:paraId="10C6A4BA" w14:textId="603878DE" w:rsidR="00952E96" w:rsidRPr="001C252D" w:rsidRDefault="00952E96" w:rsidP="00192EB5">
            <w:pPr>
              <w:pStyle w:val="GOSTTablenorm"/>
            </w:pPr>
            <w:r w:rsidRPr="001C252D">
              <w:t xml:space="preserve">Счет контрагента по </w:t>
            </w:r>
            <w:r w:rsidRPr="001C252D">
              <w:rPr>
                <w:bCs/>
              </w:rPr>
              <w:t>Кт</w:t>
            </w:r>
          </w:p>
        </w:tc>
        <w:tc>
          <w:tcPr>
            <w:tcW w:w="3651" w:type="dxa"/>
          </w:tcPr>
          <w:p w14:paraId="2FAA1EA8" w14:textId="234C1CF8" w:rsidR="00952E96" w:rsidRPr="00192EB5" w:rsidRDefault="00952E96" w:rsidP="00192EB5">
            <w:pPr>
              <w:pStyle w:val="GOSTTablenorm"/>
            </w:pPr>
            <w:r w:rsidRPr="00192EB5">
              <w:t>T0504833:CT_CA</w:t>
            </w:r>
          </w:p>
        </w:tc>
        <w:tc>
          <w:tcPr>
            <w:tcW w:w="3651" w:type="dxa"/>
          </w:tcPr>
          <w:p w14:paraId="2C66D784" w14:textId="7443805C" w:rsidR="00952E96" w:rsidRPr="001C252D" w:rsidRDefault="00952E96" w:rsidP="00192EB5">
            <w:pPr>
              <w:pStyle w:val="GOSTTablenorm"/>
            </w:pPr>
            <w:r w:rsidRPr="001C252D">
              <w:t>-</w:t>
            </w:r>
          </w:p>
        </w:tc>
      </w:tr>
      <w:tr w:rsidR="00952E96" w:rsidRPr="00A92F23" w14:paraId="0BA6714C" w14:textId="77777777" w:rsidTr="00924BC6">
        <w:tc>
          <w:tcPr>
            <w:tcW w:w="3651" w:type="dxa"/>
          </w:tcPr>
          <w:p w14:paraId="395A775F" w14:textId="7BF11AB4" w:rsidR="00952E96" w:rsidRPr="001C252D" w:rsidRDefault="00952E96" w:rsidP="00192EB5">
            <w:pPr>
              <w:pStyle w:val="GOSTTablenorm"/>
            </w:pPr>
            <w:r w:rsidRPr="001C252D">
              <w:t>Доп_ЛС_Кт</w:t>
            </w:r>
          </w:p>
        </w:tc>
        <w:tc>
          <w:tcPr>
            <w:tcW w:w="1090" w:type="dxa"/>
          </w:tcPr>
          <w:p w14:paraId="5EA252FF" w14:textId="0E357A5F" w:rsidR="00952E96" w:rsidRPr="001C252D" w:rsidRDefault="00952E96" w:rsidP="00192EB5">
            <w:pPr>
              <w:pStyle w:val="GOSTTablenorm"/>
            </w:pPr>
            <w:r w:rsidRPr="001C252D">
              <w:t>Нет</w:t>
            </w:r>
          </w:p>
        </w:tc>
        <w:tc>
          <w:tcPr>
            <w:tcW w:w="3651" w:type="dxa"/>
          </w:tcPr>
          <w:p w14:paraId="1456F886" w14:textId="66A178E7" w:rsidR="00952E96" w:rsidRPr="001C252D" w:rsidRDefault="00952E96" w:rsidP="00192EB5">
            <w:pPr>
              <w:pStyle w:val="GOSTTablenorm"/>
            </w:pPr>
            <w:r w:rsidRPr="001C252D">
              <w:t xml:space="preserve">ЛС (дополнительный) по </w:t>
            </w:r>
            <w:r w:rsidRPr="001C252D">
              <w:rPr>
                <w:bCs/>
              </w:rPr>
              <w:t>Кт</w:t>
            </w:r>
          </w:p>
        </w:tc>
        <w:tc>
          <w:tcPr>
            <w:tcW w:w="3651" w:type="dxa"/>
          </w:tcPr>
          <w:p w14:paraId="6788F821" w14:textId="30BADDD9" w:rsidR="00952E96" w:rsidRPr="00192EB5" w:rsidRDefault="00952E96" w:rsidP="00192EB5">
            <w:pPr>
              <w:pStyle w:val="GOSTTablenorm"/>
            </w:pPr>
            <w:r w:rsidRPr="00192EB5">
              <w:t>T0504833:CT_LSADD</w:t>
            </w:r>
          </w:p>
        </w:tc>
        <w:tc>
          <w:tcPr>
            <w:tcW w:w="3651" w:type="dxa"/>
          </w:tcPr>
          <w:p w14:paraId="0CA406D3" w14:textId="2BD0EBFC" w:rsidR="00952E96" w:rsidRPr="001C252D" w:rsidRDefault="00952E96" w:rsidP="00192EB5">
            <w:pPr>
              <w:pStyle w:val="GOSTTablenorm"/>
            </w:pPr>
            <w:r w:rsidRPr="001C252D">
              <w:t>-</w:t>
            </w:r>
          </w:p>
        </w:tc>
      </w:tr>
      <w:tr w:rsidR="00952E96" w:rsidRPr="00A92F23" w14:paraId="127569D8" w14:textId="77777777" w:rsidTr="00924BC6">
        <w:tc>
          <w:tcPr>
            <w:tcW w:w="3651" w:type="dxa"/>
          </w:tcPr>
          <w:p w14:paraId="64384139" w14:textId="024304DB" w:rsidR="00952E96" w:rsidRPr="001C252D" w:rsidRDefault="00952E96" w:rsidP="00192EB5">
            <w:pPr>
              <w:pStyle w:val="GOSTTablenorm"/>
            </w:pPr>
            <w:r w:rsidRPr="00F2164E">
              <w:t>Показатель_ЛС_</w:t>
            </w:r>
            <w:r w:rsidRPr="001E1475">
              <w:t>Кт</w:t>
            </w:r>
          </w:p>
        </w:tc>
        <w:tc>
          <w:tcPr>
            <w:tcW w:w="1090" w:type="dxa"/>
          </w:tcPr>
          <w:p w14:paraId="5D2B243D" w14:textId="0D8DB8BB" w:rsidR="00952E96" w:rsidRPr="001C252D" w:rsidRDefault="00952E96" w:rsidP="00192EB5">
            <w:pPr>
              <w:pStyle w:val="GOSTTablenorm"/>
            </w:pPr>
            <w:r>
              <w:t>Нет</w:t>
            </w:r>
          </w:p>
        </w:tc>
        <w:tc>
          <w:tcPr>
            <w:tcW w:w="3651" w:type="dxa"/>
          </w:tcPr>
          <w:p w14:paraId="5B1A0DA7" w14:textId="78F8DF2A" w:rsidR="00952E96" w:rsidRPr="001C252D" w:rsidRDefault="00952E96" w:rsidP="00192EB5">
            <w:pPr>
              <w:pStyle w:val="GOSTTablenorm"/>
            </w:pPr>
            <w:r>
              <w:t>Аналитический показа</w:t>
            </w:r>
            <w:r w:rsidRPr="001E1475">
              <w:t>тель ЛС (операции) Кт</w:t>
            </w:r>
          </w:p>
        </w:tc>
        <w:tc>
          <w:tcPr>
            <w:tcW w:w="3651" w:type="dxa"/>
          </w:tcPr>
          <w:p w14:paraId="118AA32D" w14:textId="0FAFEFA0" w:rsidR="00952E96" w:rsidRPr="00192EB5" w:rsidRDefault="00952E96" w:rsidP="00192EB5">
            <w:pPr>
              <w:pStyle w:val="GOSTTablenorm"/>
            </w:pPr>
            <w:r w:rsidRPr="00192EB5">
              <w:t>T0504833:CT_PLS</w:t>
            </w:r>
          </w:p>
        </w:tc>
        <w:tc>
          <w:tcPr>
            <w:tcW w:w="3651" w:type="dxa"/>
          </w:tcPr>
          <w:p w14:paraId="0EA2B138" w14:textId="6B8893EE" w:rsidR="00952E96" w:rsidRPr="001C252D" w:rsidRDefault="00952E96" w:rsidP="00192EB5">
            <w:pPr>
              <w:pStyle w:val="GOSTTablenorm"/>
            </w:pPr>
            <w:r>
              <w:t>-</w:t>
            </w:r>
          </w:p>
        </w:tc>
      </w:tr>
      <w:tr w:rsidR="00952E96" w:rsidRPr="00A92F23" w14:paraId="1C82E775" w14:textId="77777777" w:rsidTr="00924BC6">
        <w:tc>
          <w:tcPr>
            <w:tcW w:w="3651" w:type="dxa"/>
          </w:tcPr>
          <w:p w14:paraId="174DAAFB" w14:textId="0DABA0BD" w:rsidR="00952E96" w:rsidRPr="00F2164E" w:rsidRDefault="00952E96" w:rsidP="00192EB5">
            <w:pPr>
              <w:pStyle w:val="GOSTTablenorm"/>
            </w:pPr>
            <w:r w:rsidRPr="00002EC5">
              <w:rPr>
                <w:highlight w:val="cyan"/>
              </w:rPr>
              <w:t>ТОФК_Кт</w:t>
            </w:r>
          </w:p>
        </w:tc>
        <w:tc>
          <w:tcPr>
            <w:tcW w:w="1090" w:type="dxa"/>
          </w:tcPr>
          <w:p w14:paraId="19A50A58" w14:textId="5FB84A27" w:rsidR="00952E96" w:rsidRDefault="00952E96" w:rsidP="00192EB5">
            <w:pPr>
              <w:pStyle w:val="GOSTTablenorm"/>
            </w:pPr>
            <w:r>
              <w:t>Нет</w:t>
            </w:r>
          </w:p>
        </w:tc>
        <w:tc>
          <w:tcPr>
            <w:tcW w:w="3651" w:type="dxa"/>
          </w:tcPr>
          <w:p w14:paraId="6B8A9D6B" w14:textId="430FBA47" w:rsidR="00952E96" w:rsidRDefault="00952E96" w:rsidP="00192EB5">
            <w:pPr>
              <w:pStyle w:val="GOSTTablenorm"/>
            </w:pPr>
            <w:r>
              <w:t>Код ТОФК-субъекта учета по Кт</w:t>
            </w:r>
          </w:p>
        </w:tc>
        <w:tc>
          <w:tcPr>
            <w:tcW w:w="3651" w:type="dxa"/>
          </w:tcPr>
          <w:p w14:paraId="3FC60EB4" w14:textId="462FEA10" w:rsidR="00952E96" w:rsidRPr="00192EB5" w:rsidRDefault="00952E96" w:rsidP="00192EB5">
            <w:pPr>
              <w:pStyle w:val="GOSTTablenorm"/>
            </w:pPr>
            <w:r w:rsidRPr="00192EB5">
              <w:t>T0504833:CT_TOFK</w:t>
            </w:r>
          </w:p>
        </w:tc>
        <w:tc>
          <w:tcPr>
            <w:tcW w:w="3651" w:type="dxa"/>
          </w:tcPr>
          <w:p w14:paraId="2C2EDA8C" w14:textId="373330A5" w:rsidR="00952E96" w:rsidRPr="00002EC5" w:rsidRDefault="00952E96" w:rsidP="00192EB5">
            <w:pPr>
              <w:pStyle w:val="GOSTTablenorm"/>
              <w:rPr>
                <w:lang w:val="en-US"/>
              </w:rPr>
            </w:pPr>
            <w:r>
              <w:rPr>
                <w:lang w:val="en-US"/>
              </w:rPr>
              <w:t>-</w:t>
            </w:r>
          </w:p>
        </w:tc>
      </w:tr>
      <w:tr w:rsidR="00952E96" w:rsidRPr="00A92F23" w14:paraId="09B4C73D" w14:textId="77777777" w:rsidTr="00924BC6">
        <w:tc>
          <w:tcPr>
            <w:tcW w:w="3651" w:type="dxa"/>
          </w:tcPr>
          <w:p w14:paraId="30C0AAFB" w14:textId="0F0545B6" w:rsidR="00952E96" w:rsidRPr="001C252D" w:rsidRDefault="00952E96" w:rsidP="00192EB5">
            <w:pPr>
              <w:pStyle w:val="GOSTTablenorm"/>
            </w:pPr>
            <w:r w:rsidRPr="001C252D">
              <w:t>ЦС_ЛС_Кт</w:t>
            </w:r>
          </w:p>
        </w:tc>
        <w:tc>
          <w:tcPr>
            <w:tcW w:w="1090" w:type="dxa"/>
          </w:tcPr>
          <w:p w14:paraId="6A6C1E59" w14:textId="004506BB" w:rsidR="00952E96" w:rsidRPr="001C252D" w:rsidRDefault="00952E96" w:rsidP="00192EB5">
            <w:pPr>
              <w:pStyle w:val="GOSTTablenorm"/>
            </w:pPr>
            <w:r w:rsidRPr="001C252D">
              <w:t>Нет</w:t>
            </w:r>
          </w:p>
        </w:tc>
        <w:tc>
          <w:tcPr>
            <w:tcW w:w="3651" w:type="dxa"/>
          </w:tcPr>
          <w:p w14:paraId="50D51AE4" w14:textId="40ABC72D" w:rsidR="00952E96" w:rsidRPr="001C252D" w:rsidRDefault="00952E96" w:rsidP="00192EB5">
            <w:pPr>
              <w:pStyle w:val="GOSTTablenorm"/>
            </w:pPr>
            <w:r w:rsidRPr="001C252D">
              <w:t xml:space="preserve">ЦС ЛС по </w:t>
            </w:r>
            <w:r w:rsidRPr="001C252D">
              <w:rPr>
                <w:bCs/>
              </w:rPr>
              <w:t>Кт</w:t>
            </w:r>
          </w:p>
        </w:tc>
        <w:tc>
          <w:tcPr>
            <w:tcW w:w="3651" w:type="dxa"/>
          </w:tcPr>
          <w:p w14:paraId="1A757F83" w14:textId="398C4E75" w:rsidR="00952E96" w:rsidRPr="00192EB5" w:rsidRDefault="00952E96" w:rsidP="00192EB5">
            <w:pPr>
              <w:pStyle w:val="GOSTTablenorm"/>
            </w:pPr>
            <w:r w:rsidRPr="00192EB5">
              <w:t>T0504833:CT_PACENTRE</w:t>
            </w:r>
          </w:p>
        </w:tc>
        <w:tc>
          <w:tcPr>
            <w:tcW w:w="3651" w:type="dxa"/>
          </w:tcPr>
          <w:p w14:paraId="28A98089" w14:textId="6CADE90B" w:rsidR="00952E96" w:rsidRPr="001C252D" w:rsidRDefault="00952E96" w:rsidP="00192EB5">
            <w:pPr>
              <w:pStyle w:val="GOSTTablenorm"/>
            </w:pPr>
            <w:r w:rsidRPr="001C252D">
              <w:t>-</w:t>
            </w:r>
          </w:p>
        </w:tc>
      </w:tr>
      <w:tr w:rsidR="00952E96" w:rsidRPr="00A92F23" w14:paraId="42CCE36C" w14:textId="77777777" w:rsidTr="00924BC6">
        <w:tc>
          <w:tcPr>
            <w:tcW w:w="3651" w:type="dxa"/>
          </w:tcPr>
          <w:p w14:paraId="3AE99DB0" w14:textId="56AAB665" w:rsidR="00952E96" w:rsidRPr="001C252D" w:rsidRDefault="00952E96" w:rsidP="00192EB5">
            <w:pPr>
              <w:pStyle w:val="GOSTTablenorm"/>
            </w:pPr>
            <w:r w:rsidRPr="001C252D">
              <w:t>ТОФК_контрагента_Кт</w:t>
            </w:r>
          </w:p>
        </w:tc>
        <w:tc>
          <w:tcPr>
            <w:tcW w:w="1090" w:type="dxa"/>
          </w:tcPr>
          <w:p w14:paraId="2F53349E" w14:textId="1C42E6F6" w:rsidR="00952E96" w:rsidRPr="001C252D" w:rsidRDefault="00952E96" w:rsidP="00192EB5">
            <w:pPr>
              <w:pStyle w:val="GOSTTablenorm"/>
            </w:pPr>
            <w:r w:rsidRPr="001C252D">
              <w:t>Нет</w:t>
            </w:r>
          </w:p>
        </w:tc>
        <w:tc>
          <w:tcPr>
            <w:tcW w:w="3651" w:type="dxa"/>
          </w:tcPr>
          <w:p w14:paraId="26165669" w14:textId="6F731C04" w:rsidR="00952E96" w:rsidRPr="001C252D" w:rsidRDefault="00952E96" w:rsidP="00192EB5">
            <w:pPr>
              <w:pStyle w:val="GOSTTablenorm"/>
            </w:pPr>
            <w:r w:rsidRPr="001C252D">
              <w:t xml:space="preserve">ТОФК контрагента по </w:t>
            </w:r>
            <w:r w:rsidRPr="001C252D">
              <w:rPr>
                <w:bCs/>
              </w:rPr>
              <w:t>Кт</w:t>
            </w:r>
          </w:p>
        </w:tc>
        <w:tc>
          <w:tcPr>
            <w:tcW w:w="3651" w:type="dxa"/>
          </w:tcPr>
          <w:p w14:paraId="41FDB8C9" w14:textId="224F7020" w:rsidR="00952E96" w:rsidRPr="00192EB5" w:rsidRDefault="00952E96" w:rsidP="00192EB5">
            <w:pPr>
              <w:pStyle w:val="GOSTTablenorm"/>
            </w:pPr>
            <w:r w:rsidRPr="00192EB5">
              <w:t>T0504833:CT_TOFKC</w:t>
            </w:r>
          </w:p>
        </w:tc>
        <w:tc>
          <w:tcPr>
            <w:tcW w:w="3651" w:type="dxa"/>
          </w:tcPr>
          <w:p w14:paraId="3DA6CB2A" w14:textId="0E708B52" w:rsidR="00952E96" w:rsidRPr="001C252D" w:rsidRDefault="00952E96" w:rsidP="00192EB5">
            <w:pPr>
              <w:pStyle w:val="GOSTTablenorm"/>
            </w:pPr>
            <w:r w:rsidRPr="001C252D">
              <w:t>-</w:t>
            </w:r>
          </w:p>
        </w:tc>
      </w:tr>
      <w:tr w:rsidR="00952E96" w:rsidRPr="00A92F23" w14:paraId="058FEF0D" w14:textId="77777777" w:rsidTr="00924BC6">
        <w:tc>
          <w:tcPr>
            <w:tcW w:w="3651" w:type="dxa"/>
          </w:tcPr>
          <w:p w14:paraId="5E937308" w14:textId="50D36F14" w:rsidR="00952E96" w:rsidRPr="001C252D" w:rsidRDefault="00952E96" w:rsidP="00192EB5">
            <w:pPr>
              <w:pStyle w:val="GOSTTablenorm"/>
            </w:pPr>
            <w:r w:rsidRPr="001C252D">
              <w:t>Период_Кт</w:t>
            </w:r>
          </w:p>
        </w:tc>
        <w:tc>
          <w:tcPr>
            <w:tcW w:w="1090" w:type="dxa"/>
          </w:tcPr>
          <w:p w14:paraId="59B0DA56" w14:textId="4150846F" w:rsidR="00952E96" w:rsidRPr="001C252D" w:rsidRDefault="00952E96" w:rsidP="00192EB5">
            <w:pPr>
              <w:pStyle w:val="GOSTTablenorm"/>
            </w:pPr>
            <w:r w:rsidRPr="001C252D">
              <w:t>Нет</w:t>
            </w:r>
          </w:p>
        </w:tc>
        <w:tc>
          <w:tcPr>
            <w:tcW w:w="3651" w:type="dxa"/>
          </w:tcPr>
          <w:p w14:paraId="70B50CAD" w14:textId="57D07AE8" w:rsidR="00952E96" w:rsidRPr="001C252D" w:rsidRDefault="00952E96" w:rsidP="00192EB5">
            <w:pPr>
              <w:pStyle w:val="GOSTTablenorm"/>
            </w:pPr>
            <w:r w:rsidRPr="001C252D">
              <w:t xml:space="preserve">Период по </w:t>
            </w:r>
            <w:r w:rsidRPr="001C252D">
              <w:rPr>
                <w:bCs/>
              </w:rPr>
              <w:t>Кт</w:t>
            </w:r>
          </w:p>
        </w:tc>
        <w:tc>
          <w:tcPr>
            <w:tcW w:w="3651" w:type="dxa"/>
          </w:tcPr>
          <w:p w14:paraId="6CB43737" w14:textId="307FBCAB" w:rsidR="00952E96" w:rsidRPr="00192EB5" w:rsidRDefault="00952E96" w:rsidP="00192EB5">
            <w:pPr>
              <w:pStyle w:val="GOSTTablenorm"/>
            </w:pPr>
            <w:r w:rsidRPr="00192EB5">
              <w:t>T0504833:CT_PERIOD</w:t>
            </w:r>
          </w:p>
        </w:tc>
        <w:tc>
          <w:tcPr>
            <w:tcW w:w="3651" w:type="dxa"/>
          </w:tcPr>
          <w:p w14:paraId="58B7283F" w14:textId="5F782BA4" w:rsidR="00952E96" w:rsidRPr="001C252D" w:rsidRDefault="00952E96" w:rsidP="00192EB5">
            <w:pPr>
              <w:pStyle w:val="GOSTTablenorm"/>
            </w:pPr>
            <w:r w:rsidRPr="001C252D">
              <w:t>-</w:t>
            </w:r>
          </w:p>
        </w:tc>
      </w:tr>
      <w:tr w:rsidR="00952E96" w:rsidRPr="00A92F23" w14:paraId="5490FCF3" w14:textId="77777777" w:rsidTr="00924BC6">
        <w:tc>
          <w:tcPr>
            <w:tcW w:w="3651" w:type="dxa"/>
          </w:tcPr>
          <w:p w14:paraId="37F49BEC" w14:textId="3EA12F99" w:rsidR="00952E96" w:rsidRPr="001C252D" w:rsidRDefault="00952E96" w:rsidP="00192EB5">
            <w:pPr>
              <w:pStyle w:val="GOSTTablenorm"/>
            </w:pPr>
            <w:r w:rsidRPr="001C252D">
              <w:t>Код_СКУ_корресп_Кт</w:t>
            </w:r>
          </w:p>
        </w:tc>
        <w:tc>
          <w:tcPr>
            <w:tcW w:w="1090" w:type="dxa"/>
          </w:tcPr>
          <w:p w14:paraId="3E0E9197" w14:textId="3161507F" w:rsidR="00952E96" w:rsidRPr="001C252D" w:rsidRDefault="00952E96" w:rsidP="00192EB5">
            <w:pPr>
              <w:pStyle w:val="GOSTTablenorm"/>
            </w:pPr>
            <w:r w:rsidRPr="001C252D">
              <w:t>Нет</w:t>
            </w:r>
          </w:p>
        </w:tc>
        <w:tc>
          <w:tcPr>
            <w:tcW w:w="3651" w:type="dxa"/>
          </w:tcPr>
          <w:p w14:paraId="4FF41410" w14:textId="24A8C8CB" w:rsidR="00952E96" w:rsidRPr="001C252D" w:rsidRDefault="00952E96" w:rsidP="00192EB5">
            <w:pPr>
              <w:pStyle w:val="GOSTTablenorm"/>
            </w:pPr>
            <w:r w:rsidRPr="001C252D">
              <w:t xml:space="preserve">Код СКУ корреспондирующий по </w:t>
            </w:r>
            <w:r w:rsidRPr="001C252D">
              <w:rPr>
                <w:bCs/>
              </w:rPr>
              <w:t>Кт</w:t>
            </w:r>
          </w:p>
        </w:tc>
        <w:tc>
          <w:tcPr>
            <w:tcW w:w="3651" w:type="dxa"/>
          </w:tcPr>
          <w:p w14:paraId="61B28B38" w14:textId="532A0C32" w:rsidR="00952E96" w:rsidRPr="00192EB5" w:rsidRDefault="00952E96" w:rsidP="00192EB5">
            <w:pPr>
              <w:pStyle w:val="GOSTTablenorm"/>
            </w:pPr>
            <w:r w:rsidRPr="00192EB5">
              <w:t>T0504833:CT_ACCOUNTCORR</w:t>
            </w:r>
          </w:p>
        </w:tc>
        <w:tc>
          <w:tcPr>
            <w:tcW w:w="3651" w:type="dxa"/>
          </w:tcPr>
          <w:p w14:paraId="1993C248" w14:textId="0AF7F689" w:rsidR="00952E96" w:rsidRPr="001C252D" w:rsidRDefault="00952E96" w:rsidP="00192EB5">
            <w:pPr>
              <w:pStyle w:val="GOSTTablenorm"/>
            </w:pPr>
            <w:r w:rsidRPr="001C252D">
              <w:t>-</w:t>
            </w:r>
          </w:p>
        </w:tc>
      </w:tr>
      <w:tr w:rsidR="00952E96" w:rsidRPr="00A92F23" w14:paraId="1D817D80" w14:textId="77777777" w:rsidTr="00924BC6">
        <w:tc>
          <w:tcPr>
            <w:tcW w:w="3651" w:type="dxa"/>
          </w:tcPr>
          <w:p w14:paraId="14E82172" w14:textId="17FA9094" w:rsidR="00952E96" w:rsidRPr="001C252D" w:rsidRDefault="00952E96" w:rsidP="00192EB5">
            <w:pPr>
              <w:pStyle w:val="GOSTTablenorm"/>
            </w:pPr>
            <w:r w:rsidRPr="001C252D">
              <w:t>Тип_СКУ_Кт</w:t>
            </w:r>
          </w:p>
        </w:tc>
        <w:tc>
          <w:tcPr>
            <w:tcW w:w="1090" w:type="dxa"/>
          </w:tcPr>
          <w:p w14:paraId="2857C66B" w14:textId="372D0317" w:rsidR="00952E96" w:rsidRPr="001C252D" w:rsidRDefault="00952E96" w:rsidP="00192EB5">
            <w:pPr>
              <w:pStyle w:val="GOSTTablenorm"/>
            </w:pPr>
            <w:r w:rsidRPr="001C252D">
              <w:t>Нет</w:t>
            </w:r>
          </w:p>
        </w:tc>
        <w:tc>
          <w:tcPr>
            <w:tcW w:w="3651" w:type="dxa"/>
          </w:tcPr>
          <w:p w14:paraId="4A63AC98" w14:textId="52F438EC" w:rsidR="00952E96" w:rsidRPr="001C252D" w:rsidRDefault="00952E96" w:rsidP="00192EB5">
            <w:pPr>
              <w:pStyle w:val="GOSTTablenorm"/>
            </w:pPr>
            <w:r w:rsidRPr="001C252D">
              <w:t xml:space="preserve">Тип СКУ по </w:t>
            </w:r>
            <w:r w:rsidRPr="001C252D">
              <w:rPr>
                <w:bCs/>
              </w:rPr>
              <w:t>Кт</w:t>
            </w:r>
          </w:p>
        </w:tc>
        <w:tc>
          <w:tcPr>
            <w:tcW w:w="3651" w:type="dxa"/>
          </w:tcPr>
          <w:p w14:paraId="6CE1261F" w14:textId="41DED658" w:rsidR="00952E96" w:rsidRPr="00192EB5" w:rsidRDefault="00952E96" w:rsidP="00192EB5">
            <w:pPr>
              <w:pStyle w:val="GOSTTablenorm"/>
            </w:pPr>
            <w:r w:rsidRPr="00192EB5">
              <w:t>T0504833:CT_ACCOUNTTYPE</w:t>
            </w:r>
          </w:p>
        </w:tc>
        <w:tc>
          <w:tcPr>
            <w:tcW w:w="3651" w:type="dxa"/>
          </w:tcPr>
          <w:p w14:paraId="14806A7A" w14:textId="5339FF93" w:rsidR="00952E96" w:rsidRPr="001C252D" w:rsidRDefault="00952E96" w:rsidP="00192EB5">
            <w:pPr>
              <w:pStyle w:val="GOSTTablenorm"/>
            </w:pPr>
            <w:r w:rsidRPr="001C252D">
              <w:t>-</w:t>
            </w:r>
          </w:p>
        </w:tc>
      </w:tr>
      <w:tr w:rsidR="00952E96" w:rsidRPr="00A92F23" w14:paraId="74ED7AE6" w14:textId="77777777" w:rsidTr="00924BC6">
        <w:tc>
          <w:tcPr>
            <w:tcW w:w="3651" w:type="dxa"/>
          </w:tcPr>
          <w:p w14:paraId="022C4A7A" w14:textId="1CD1D1DA" w:rsidR="00952E96" w:rsidRPr="001C252D" w:rsidRDefault="00952E96" w:rsidP="00192EB5">
            <w:pPr>
              <w:pStyle w:val="GOSTTablenorm"/>
            </w:pPr>
            <w:r w:rsidRPr="001C252D">
              <w:t>ПЗО_Кт</w:t>
            </w:r>
          </w:p>
        </w:tc>
        <w:tc>
          <w:tcPr>
            <w:tcW w:w="1090" w:type="dxa"/>
          </w:tcPr>
          <w:p w14:paraId="7831DFAB" w14:textId="70960ACD" w:rsidR="00952E96" w:rsidRPr="001C252D" w:rsidRDefault="00952E96" w:rsidP="00192EB5">
            <w:pPr>
              <w:pStyle w:val="GOSTTablenorm"/>
            </w:pPr>
            <w:r w:rsidRPr="001C252D">
              <w:t>Нет</w:t>
            </w:r>
          </w:p>
        </w:tc>
        <w:tc>
          <w:tcPr>
            <w:tcW w:w="3651" w:type="dxa"/>
          </w:tcPr>
          <w:p w14:paraId="2C5E898D" w14:textId="034FACB4" w:rsidR="00952E96" w:rsidRPr="001C252D" w:rsidRDefault="00952E96" w:rsidP="00192EB5">
            <w:pPr>
              <w:pStyle w:val="GOSTTablenorm"/>
            </w:pPr>
            <w:r w:rsidRPr="001C252D">
              <w:t xml:space="preserve">ЗО по </w:t>
            </w:r>
            <w:r w:rsidRPr="001C252D">
              <w:rPr>
                <w:bCs/>
              </w:rPr>
              <w:t>Кт</w:t>
            </w:r>
          </w:p>
        </w:tc>
        <w:tc>
          <w:tcPr>
            <w:tcW w:w="3651" w:type="dxa"/>
          </w:tcPr>
          <w:p w14:paraId="41CFBC51" w14:textId="67C59AA7" w:rsidR="00952E96" w:rsidRPr="00192EB5" w:rsidRDefault="00952E96" w:rsidP="00192EB5">
            <w:pPr>
              <w:pStyle w:val="GOSTTablenorm"/>
            </w:pPr>
            <w:r w:rsidRPr="00192EB5">
              <w:t>T0504833:CT_PZO</w:t>
            </w:r>
          </w:p>
        </w:tc>
        <w:tc>
          <w:tcPr>
            <w:tcW w:w="3651" w:type="dxa"/>
          </w:tcPr>
          <w:p w14:paraId="59783DF3" w14:textId="5FF22AD1" w:rsidR="00952E96" w:rsidRPr="001C252D" w:rsidRDefault="00952E96" w:rsidP="00192EB5">
            <w:pPr>
              <w:pStyle w:val="GOSTTablenorm"/>
            </w:pPr>
            <w:r w:rsidRPr="001C252D">
              <w:t>-</w:t>
            </w:r>
          </w:p>
        </w:tc>
      </w:tr>
    </w:tbl>
    <w:p w14:paraId="6089972B" w14:textId="1834029F" w:rsidR="00AA1813" w:rsidRDefault="00D471C2" w:rsidP="00AA1813">
      <w:pPr>
        <w:pStyle w:val="GOSTNameTable"/>
      </w:pPr>
      <w:r>
        <w:rPr>
          <w:noProof/>
        </w:rPr>
        <w:fldChar w:fldCharType="begin"/>
      </w:r>
      <w:r>
        <w:rPr>
          <w:noProof/>
        </w:rPr>
        <w:instrText xml:space="preserve"> SEQ Таблица \* ARABIC </w:instrText>
      </w:r>
      <w:r>
        <w:rPr>
          <w:noProof/>
        </w:rPr>
        <w:fldChar w:fldCharType="separate"/>
      </w:r>
      <w:bookmarkStart w:id="962" w:name="_Toc226625637"/>
      <w:r w:rsidR="001C3732">
        <w:rPr>
          <w:noProof/>
        </w:rPr>
        <w:t>38</w:t>
      </w:r>
      <w:r>
        <w:rPr>
          <w:noProof/>
        </w:rPr>
        <w:fldChar w:fldCharType="end"/>
      </w:r>
      <w:r w:rsidR="00AA1813">
        <w:t xml:space="preserve"> </w:t>
      </w:r>
      <w:r w:rsidR="00AA1813" w:rsidRPr="00DF15D7">
        <w:t>– Перечень атрибутов, соответствующих типу документа «</w:t>
      </w:r>
      <w:r w:rsidR="00AA1813" w:rsidRPr="00C6161D">
        <w:rPr>
          <w:sz w:val="22"/>
          <w:szCs w:val="22"/>
        </w:rPr>
        <w:t>Бухгалтерская справка</w:t>
      </w:r>
      <w:r w:rsidR="00AA1813">
        <w:rPr>
          <w:sz w:val="22"/>
          <w:szCs w:val="22"/>
        </w:rPr>
        <w:t>»</w:t>
      </w:r>
      <w:r w:rsidR="00AA1813" w:rsidRPr="00C6161D">
        <w:rPr>
          <w:sz w:val="22"/>
          <w:szCs w:val="22"/>
        </w:rPr>
        <w:t xml:space="preserve"> (ф. 0504833) ARP_SVAP_ZG_</w:t>
      </w:r>
      <w:r w:rsidR="00AA1813" w:rsidRPr="00C6161D">
        <w:rPr>
          <w:sz w:val="22"/>
          <w:szCs w:val="22"/>
          <w:lang w:val="en-US"/>
        </w:rPr>
        <w:t>RMS</w:t>
      </w:r>
      <w:r w:rsidR="00AA1813" w:rsidRPr="00DF15D7">
        <w:t xml:space="preserve"> в SVAP НПС</w:t>
      </w:r>
      <w:bookmarkEnd w:id="962"/>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1AD21DAA"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4D49305C"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0BD105ED"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6CDD1A07"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793C82F0"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21782FE5" w14:textId="77777777" w:rsidR="00B50025" w:rsidRPr="00A92F23" w:rsidRDefault="00B50025" w:rsidP="00B50025">
            <w:pPr>
              <w:pStyle w:val="GOSTTableHead"/>
              <w:rPr>
                <w:szCs w:val="22"/>
              </w:rPr>
            </w:pPr>
            <w:r w:rsidRPr="00A92F23">
              <w:rPr>
                <w:szCs w:val="22"/>
              </w:rPr>
              <w:t>Алгоритм вычисления</w:t>
            </w:r>
          </w:p>
        </w:tc>
      </w:tr>
      <w:tr w:rsidR="00952E96" w:rsidRPr="00C6161D" w14:paraId="5F551E8B" w14:textId="77777777" w:rsidTr="00924BC6">
        <w:tc>
          <w:tcPr>
            <w:tcW w:w="15694" w:type="dxa"/>
            <w:gridSpan w:val="5"/>
          </w:tcPr>
          <w:p w14:paraId="22FD027C" w14:textId="77777777" w:rsidR="00952E96" w:rsidRPr="00C6161D" w:rsidRDefault="00952E96" w:rsidP="00952E96">
            <w:pPr>
              <w:ind w:firstLine="0"/>
              <w:jc w:val="center"/>
              <w:rPr>
                <w:b/>
                <w:sz w:val="22"/>
                <w:szCs w:val="22"/>
              </w:rPr>
            </w:pPr>
            <w:r w:rsidRPr="00C6161D">
              <w:rPr>
                <w:b/>
                <w:sz w:val="22"/>
                <w:szCs w:val="22"/>
              </w:rPr>
              <w:t>Бухгалтерская справка (ф. 0504833) ARP_SVAP_ZG_</w:t>
            </w:r>
            <w:r w:rsidRPr="00C6161D">
              <w:rPr>
                <w:b/>
                <w:sz w:val="22"/>
                <w:szCs w:val="22"/>
                <w:lang w:val="en-US"/>
              </w:rPr>
              <w:t>RMS</w:t>
            </w:r>
          </w:p>
        </w:tc>
      </w:tr>
      <w:tr w:rsidR="00952E96" w:rsidRPr="00D8239D" w14:paraId="751BE118" w14:textId="77777777" w:rsidTr="00924BC6">
        <w:tc>
          <w:tcPr>
            <w:tcW w:w="3651" w:type="dxa"/>
          </w:tcPr>
          <w:p w14:paraId="5F81AFFB" w14:textId="77777777" w:rsidR="00952E96" w:rsidRPr="005D309A" w:rsidRDefault="00952E96" w:rsidP="00192EB5">
            <w:pPr>
              <w:pStyle w:val="GOSTTablenorm"/>
            </w:pPr>
            <w:r w:rsidRPr="005D309A">
              <w:lastRenderedPageBreak/>
              <w:t>Система_отправитель*</w:t>
            </w:r>
          </w:p>
        </w:tc>
        <w:tc>
          <w:tcPr>
            <w:tcW w:w="1090" w:type="dxa"/>
          </w:tcPr>
          <w:p w14:paraId="0D492932" w14:textId="77777777" w:rsidR="00952E96" w:rsidRPr="005D309A" w:rsidRDefault="00952E96" w:rsidP="00192EB5">
            <w:pPr>
              <w:pStyle w:val="GOSTTablenorm"/>
            </w:pPr>
            <w:r w:rsidRPr="005D309A">
              <w:t>Нет</w:t>
            </w:r>
          </w:p>
        </w:tc>
        <w:tc>
          <w:tcPr>
            <w:tcW w:w="3651" w:type="dxa"/>
          </w:tcPr>
          <w:p w14:paraId="4ABE240D" w14:textId="77777777" w:rsidR="00952E96" w:rsidRPr="005D309A" w:rsidRDefault="00952E96" w:rsidP="00192EB5">
            <w:pPr>
              <w:pStyle w:val="GOSTTablenorm"/>
            </w:pPr>
            <w:r w:rsidRPr="005D309A">
              <w:t>Функциональная подсистема ГИИС ЭБ, направившая запрос (ПУД ЭБ, ПУиО ЭБ и др.)</w:t>
            </w:r>
          </w:p>
        </w:tc>
        <w:tc>
          <w:tcPr>
            <w:tcW w:w="3651" w:type="dxa"/>
          </w:tcPr>
          <w:p w14:paraId="7B79EC19" w14:textId="77777777" w:rsidR="00952E96" w:rsidRPr="005D309A" w:rsidRDefault="00952E96" w:rsidP="00192EB5">
            <w:pPr>
              <w:pStyle w:val="GOSTTablenorm"/>
            </w:pPr>
            <w:r w:rsidRPr="005D309A">
              <w:t>Source</w:t>
            </w:r>
          </w:p>
        </w:tc>
        <w:tc>
          <w:tcPr>
            <w:tcW w:w="3651" w:type="dxa"/>
          </w:tcPr>
          <w:p w14:paraId="0F637212" w14:textId="77777777" w:rsidR="00952E96" w:rsidRPr="00D8239D" w:rsidRDefault="00952E96" w:rsidP="00192EB5">
            <w:pPr>
              <w:pStyle w:val="GOSTTablenorm"/>
            </w:pPr>
            <w:r>
              <w:t>-</w:t>
            </w:r>
          </w:p>
        </w:tc>
      </w:tr>
      <w:tr w:rsidR="00952E96" w:rsidRPr="00D8239D" w14:paraId="22614A77" w14:textId="77777777" w:rsidTr="00924BC6">
        <w:tc>
          <w:tcPr>
            <w:tcW w:w="3651" w:type="dxa"/>
          </w:tcPr>
          <w:p w14:paraId="49975DA3" w14:textId="77777777" w:rsidR="00952E96" w:rsidRPr="005D309A" w:rsidRDefault="00952E96" w:rsidP="00192EB5">
            <w:pPr>
              <w:pStyle w:val="GOSTTablenorm"/>
            </w:pPr>
            <w:r>
              <w:t>Субъект_учета*</w:t>
            </w:r>
          </w:p>
        </w:tc>
        <w:tc>
          <w:tcPr>
            <w:tcW w:w="1090" w:type="dxa"/>
          </w:tcPr>
          <w:p w14:paraId="4EF0233C" w14:textId="77777777" w:rsidR="00952E96" w:rsidRPr="005D309A" w:rsidRDefault="00952E96" w:rsidP="00192EB5">
            <w:pPr>
              <w:pStyle w:val="GOSTTablenorm"/>
            </w:pPr>
            <w:r>
              <w:t>Нет</w:t>
            </w:r>
          </w:p>
        </w:tc>
        <w:tc>
          <w:tcPr>
            <w:tcW w:w="3651" w:type="dxa"/>
          </w:tcPr>
          <w:p w14:paraId="6D8499A6" w14:textId="77777777" w:rsidR="00952E96" w:rsidRPr="005D309A" w:rsidRDefault="00952E96" w:rsidP="00192EB5">
            <w:pPr>
              <w:pStyle w:val="GOSTTablenorm"/>
            </w:pPr>
            <w:r w:rsidRPr="005D309A">
              <w:t>Субъект учета (код ТОФК/ЦС по учету, в котором проводится операция)</w:t>
            </w:r>
          </w:p>
        </w:tc>
        <w:tc>
          <w:tcPr>
            <w:tcW w:w="3651" w:type="dxa"/>
          </w:tcPr>
          <w:p w14:paraId="130761E1" w14:textId="77777777" w:rsidR="00952E96" w:rsidRPr="005D309A" w:rsidRDefault="00952E96" w:rsidP="00192EB5">
            <w:pPr>
              <w:pStyle w:val="GOSTTablenorm"/>
            </w:pPr>
            <w:r w:rsidRPr="005D309A">
              <w:t>Subject</w:t>
            </w:r>
          </w:p>
        </w:tc>
        <w:tc>
          <w:tcPr>
            <w:tcW w:w="3651" w:type="dxa"/>
          </w:tcPr>
          <w:p w14:paraId="1D42AFDC" w14:textId="77777777" w:rsidR="00952E96" w:rsidRDefault="00952E96" w:rsidP="00192EB5">
            <w:pPr>
              <w:pStyle w:val="GOSTTablenorm"/>
            </w:pPr>
            <w:r>
              <w:t>-</w:t>
            </w:r>
          </w:p>
        </w:tc>
      </w:tr>
      <w:tr w:rsidR="00952E96" w:rsidRPr="00D8239D" w14:paraId="250FD913" w14:textId="77777777" w:rsidTr="00924BC6">
        <w:tc>
          <w:tcPr>
            <w:tcW w:w="3651" w:type="dxa"/>
          </w:tcPr>
          <w:p w14:paraId="09726BE9" w14:textId="77777777" w:rsidR="00952E96" w:rsidRPr="00D8239D" w:rsidRDefault="00952E96" w:rsidP="00192EB5">
            <w:pPr>
              <w:pStyle w:val="GOSTTablenorm"/>
            </w:pPr>
            <w:r w:rsidRPr="00D8239D">
              <w:rPr>
                <w:color w:val="000000"/>
              </w:rPr>
              <w:t>Номер_документа*</w:t>
            </w:r>
          </w:p>
        </w:tc>
        <w:tc>
          <w:tcPr>
            <w:tcW w:w="1090" w:type="dxa"/>
          </w:tcPr>
          <w:p w14:paraId="05A2715C" w14:textId="77777777" w:rsidR="00952E96" w:rsidRPr="00D8239D" w:rsidRDefault="00952E96" w:rsidP="00192EB5">
            <w:pPr>
              <w:pStyle w:val="GOSTTablenorm"/>
            </w:pPr>
            <w:r w:rsidRPr="00D8239D">
              <w:rPr>
                <w:color w:val="000000"/>
              </w:rPr>
              <w:t>Нет</w:t>
            </w:r>
          </w:p>
        </w:tc>
        <w:tc>
          <w:tcPr>
            <w:tcW w:w="3651" w:type="dxa"/>
          </w:tcPr>
          <w:p w14:paraId="43E3943D" w14:textId="77777777" w:rsidR="00952E96" w:rsidRPr="00D8239D" w:rsidRDefault="00952E96" w:rsidP="00192EB5">
            <w:pPr>
              <w:pStyle w:val="GOSTTablenorm"/>
            </w:pPr>
            <w:r w:rsidRPr="00D8239D">
              <w:rPr>
                <w:color w:val="000000"/>
              </w:rPr>
              <w:t>Номер документа</w:t>
            </w:r>
          </w:p>
        </w:tc>
        <w:tc>
          <w:tcPr>
            <w:tcW w:w="3651" w:type="dxa"/>
          </w:tcPr>
          <w:p w14:paraId="0CBABC62" w14:textId="77777777" w:rsidR="00952E96" w:rsidRPr="00D8239D" w:rsidRDefault="00952E96" w:rsidP="00192EB5">
            <w:pPr>
              <w:pStyle w:val="GOSTTablenorm"/>
            </w:pPr>
            <w:r w:rsidRPr="00D8239D">
              <w:rPr>
                <w:color w:val="000000"/>
              </w:rPr>
              <w:t>TtlPrt_DcNmbr</w:t>
            </w:r>
          </w:p>
        </w:tc>
        <w:tc>
          <w:tcPr>
            <w:tcW w:w="3651" w:type="dxa"/>
          </w:tcPr>
          <w:p w14:paraId="72D9B55E" w14:textId="77777777" w:rsidR="00952E96" w:rsidRPr="00D8239D" w:rsidRDefault="00952E96" w:rsidP="00192EB5">
            <w:pPr>
              <w:pStyle w:val="GOSTTablenorm"/>
            </w:pPr>
            <w:r w:rsidRPr="00D8239D">
              <w:t>-</w:t>
            </w:r>
          </w:p>
        </w:tc>
      </w:tr>
      <w:tr w:rsidR="00952E96" w:rsidRPr="00D8239D" w14:paraId="57A303B2" w14:textId="77777777" w:rsidTr="00924BC6">
        <w:tc>
          <w:tcPr>
            <w:tcW w:w="3651" w:type="dxa"/>
          </w:tcPr>
          <w:p w14:paraId="6C07868A" w14:textId="77777777" w:rsidR="00952E96" w:rsidRPr="00D8239D" w:rsidRDefault="00952E96" w:rsidP="00192EB5">
            <w:pPr>
              <w:pStyle w:val="GOSTTablenorm"/>
            </w:pPr>
            <w:r w:rsidRPr="00D8239D">
              <w:rPr>
                <w:color w:val="000000"/>
              </w:rPr>
              <w:t>Дата_документа*</w:t>
            </w:r>
          </w:p>
        </w:tc>
        <w:tc>
          <w:tcPr>
            <w:tcW w:w="1090" w:type="dxa"/>
          </w:tcPr>
          <w:p w14:paraId="77C157C3" w14:textId="77777777" w:rsidR="00952E96" w:rsidRPr="00D8239D" w:rsidRDefault="00952E96" w:rsidP="00192EB5">
            <w:pPr>
              <w:pStyle w:val="GOSTTablenorm"/>
            </w:pPr>
            <w:r w:rsidRPr="00D8239D">
              <w:rPr>
                <w:color w:val="000000"/>
              </w:rPr>
              <w:t>Нет</w:t>
            </w:r>
          </w:p>
        </w:tc>
        <w:tc>
          <w:tcPr>
            <w:tcW w:w="3651" w:type="dxa"/>
          </w:tcPr>
          <w:p w14:paraId="4F50C8F4" w14:textId="77777777" w:rsidR="00952E96" w:rsidRPr="00D8239D" w:rsidRDefault="00952E96" w:rsidP="00192EB5">
            <w:pPr>
              <w:pStyle w:val="GOSTTablenorm"/>
            </w:pPr>
            <w:r w:rsidRPr="00D8239D">
              <w:rPr>
                <w:color w:val="000000"/>
              </w:rPr>
              <w:t>Дата документа</w:t>
            </w:r>
          </w:p>
        </w:tc>
        <w:tc>
          <w:tcPr>
            <w:tcW w:w="3651" w:type="dxa"/>
          </w:tcPr>
          <w:p w14:paraId="693A0EE2" w14:textId="77777777" w:rsidR="00952E96" w:rsidRPr="00D8239D" w:rsidRDefault="00952E96" w:rsidP="00192EB5">
            <w:pPr>
              <w:pStyle w:val="GOSTTablenorm"/>
            </w:pPr>
            <w:r w:rsidRPr="00D8239D">
              <w:rPr>
                <w:color w:val="000000"/>
              </w:rPr>
              <w:t>TtlPrt_Dt</w:t>
            </w:r>
          </w:p>
        </w:tc>
        <w:tc>
          <w:tcPr>
            <w:tcW w:w="3651" w:type="dxa"/>
          </w:tcPr>
          <w:p w14:paraId="7359D08F" w14:textId="77777777" w:rsidR="00952E96" w:rsidRPr="00D8239D" w:rsidRDefault="00952E96" w:rsidP="00192EB5">
            <w:pPr>
              <w:pStyle w:val="GOSTTablenorm"/>
            </w:pPr>
            <w:r w:rsidRPr="00D8239D">
              <w:t>-</w:t>
            </w:r>
          </w:p>
        </w:tc>
      </w:tr>
      <w:tr w:rsidR="00952E96" w:rsidRPr="00D8239D" w14:paraId="6B7C7D20" w14:textId="77777777" w:rsidTr="00924BC6">
        <w:tc>
          <w:tcPr>
            <w:tcW w:w="3651" w:type="dxa"/>
            <w:vAlign w:val="center"/>
          </w:tcPr>
          <w:p w14:paraId="347D176B" w14:textId="436F68DC" w:rsidR="00952E96" w:rsidRPr="00D8239D" w:rsidRDefault="00952E96" w:rsidP="00192EB5">
            <w:pPr>
              <w:pStyle w:val="GOSTTablenorm"/>
              <w:rPr>
                <w:color w:val="000000"/>
              </w:rPr>
            </w:pPr>
            <w:r w:rsidRPr="00F01C62">
              <w:t>Дата_отражения_в_учете</w:t>
            </w:r>
          </w:p>
        </w:tc>
        <w:tc>
          <w:tcPr>
            <w:tcW w:w="1090" w:type="dxa"/>
            <w:vAlign w:val="center"/>
          </w:tcPr>
          <w:p w14:paraId="3DF84128" w14:textId="237750B7" w:rsidR="00952E96" w:rsidRPr="00D8239D" w:rsidRDefault="00952E96" w:rsidP="00192EB5">
            <w:pPr>
              <w:pStyle w:val="GOSTTablenorm"/>
              <w:rPr>
                <w:color w:val="000000"/>
              </w:rPr>
            </w:pPr>
            <w:r>
              <w:t>Нет</w:t>
            </w:r>
          </w:p>
        </w:tc>
        <w:tc>
          <w:tcPr>
            <w:tcW w:w="3651" w:type="dxa"/>
          </w:tcPr>
          <w:p w14:paraId="77E87AD6" w14:textId="139F6DCC" w:rsidR="00952E96" w:rsidRPr="00D8239D" w:rsidRDefault="00952E96" w:rsidP="00192EB5">
            <w:pPr>
              <w:pStyle w:val="GOSTTablenorm"/>
              <w:rPr>
                <w:color w:val="000000"/>
              </w:rPr>
            </w:pPr>
            <w:r w:rsidRPr="002B7BB9">
              <w:rPr>
                <w:color w:val="000000"/>
              </w:rPr>
              <w:t>Дата отражения операции в учете</w:t>
            </w:r>
          </w:p>
        </w:tc>
        <w:tc>
          <w:tcPr>
            <w:tcW w:w="3651" w:type="dxa"/>
          </w:tcPr>
          <w:p w14:paraId="2CBD65BF" w14:textId="6643E900" w:rsidR="00952E96" w:rsidRPr="00D8239D" w:rsidRDefault="00952E96" w:rsidP="00192EB5">
            <w:pPr>
              <w:pStyle w:val="GOSTTablenorm"/>
              <w:rPr>
                <w:color w:val="000000"/>
              </w:rPr>
            </w:pPr>
            <w:r>
              <w:rPr>
                <w:color w:val="000000"/>
              </w:rPr>
              <w:t>SettlementDate</w:t>
            </w:r>
          </w:p>
        </w:tc>
        <w:tc>
          <w:tcPr>
            <w:tcW w:w="3651" w:type="dxa"/>
          </w:tcPr>
          <w:p w14:paraId="78F5098E" w14:textId="77777777" w:rsidR="00952E96" w:rsidRPr="00D8239D" w:rsidRDefault="00952E96" w:rsidP="00192EB5">
            <w:pPr>
              <w:pStyle w:val="GOSTTablenorm"/>
            </w:pPr>
          </w:p>
        </w:tc>
      </w:tr>
      <w:tr w:rsidR="00952E96" w:rsidRPr="00D8239D" w14:paraId="23E65864" w14:textId="77777777" w:rsidTr="00924BC6">
        <w:tc>
          <w:tcPr>
            <w:tcW w:w="3651" w:type="dxa"/>
          </w:tcPr>
          <w:p w14:paraId="23D1A659" w14:textId="77777777" w:rsidR="00952E96" w:rsidRPr="00D8239D" w:rsidRDefault="00952E96" w:rsidP="00192EB5">
            <w:pPr>
              <w:pStyle w:val="GOSTTablenorm"/>
            </w:pPr>
            <w:r w:rsidRPr="00D8239D">
              <w:rPr>
                <w:color w:val="000000"/>
              </w:rPr>
              <w:t>Дата_ввода_в_действие</w:t>
            </w:r>
          </w:p>
        </w:tc>
        <w:tc>
          <w:tcPr>
            <w:tcW w:w="1090" w:type="dxa"/>
          </w:tcPr>
          <w:p w14:paraId="3CE76046" w14:textId="77777777" w:rsidR="00952E96" w:rsidRPr="00D8239D" w:rsidRDefault="00952E96" w:rsidP="00192EB5">
            <w:pPr>
              <w:pStyle w:val="GOSTTablenorm"/>
            </w:pPr>
            <w:r>
              <w:t>Да</w:t>
            </w:r>
          </w:p>
        </w:tc>
        <w:tc>
          <w:tcPr>
            <w:tcW w:w="3651" w:type="dxa"/>
          </w:tcPr>
          <w:p w14:paraId="13654343" w14:textId="77777777" w:rsidR="00952E96" w:rsidRPr="00D8239D" w:rsidRDefault="00952E96" w:rsidP="00192EB5">
            <w:pPr>
              <w:pStyle w:val="GOSTTablenorm"/>
            </w:pPr>
            <w:r w:rsidRPr="00D8239D">
              <w:t>Дата ввода в действие</w:t>
            </w:r>
          </w:p>
        </w:tc>
        <w:tc>
          <w:tcPr>
            <w:tcW w:w="3651" w:type="dxa"/>
          </w:tcPr>
          <w:p w14:paraId="2ED20F0C" w14:textId="77777777" w:rsidR="00952E96" w:rsidRPr="00A92F23" w:rsidRDefault="00952E96" w:rsidP="00192EB5">
            <w:pPr>
              <w:pStyle w:val="GOSTTablenorm"/>
            </w:pPr>
            <w:r w:rsidRPr="00A92F23">
              <w:rPr>
                <w:lang w:val="en-US"/>
              </w:rPr>
              <w:t>SettlementDate</w:t>
            </w:r>
            <w:r w:rsidRPr="00A92F23">
              <w:t xml:space="preserve"> (из заголовка запроса)</w:t>
            </w:r>
          </w:p>
        </w:tc>
        <w:tc>
          <w:tcPr>
            <w:tcW w:w="3651" w:type="dxa"/>
          </w:tcPr>
          <w:p w14:paraId="4B98118E" w14:textId="0A74E040" w:rsidR="00952E96" w:rsidRPr="00A92F23" w:rsidRDefault="00952E96">
            <w:pPr>
              <w:pStyle w:val="GOSTTablenorm"/>
            </w:pPr>
            <w:r w:rsidRPr="00A92F23">
              <w:t>Для данного типа документов Дата_ввода_в_действие = Дата_отражения_в_учете</w:t>
            </w:r>
          </w:p>
        </w:tc>
      </w:tr>
      <w:tr w:rsidR="00952E96" w:rsidRPr="00D8239D" w14:paraId="47BB5F32" w14:textId="77777777" w:rsidTr="00924BC6">
        <w:tc>
          <w:tcPr>
            <w:tcW w:w="3651" w:type="dxa"/>
          </w:tcPr>
          <w:p w14:paraId="56D9CC11" w14:textId="77777777" w:rsidR="00952E96" w:rsidRPr="00D8239D" w:rsidRDefault="00952E96" w:rsidP="00192EB5">
            <w:pPr>
              <w:pStyle w:val="GOSTTablenorm"/>
            </w:pPr>
            <w:r w:rsidRPr="00D8239D">
              <w:rPr>
                <w:color w:val="000000"/>
              </w:rPr>
              <w:t>Тип_справки</w:t>
            </w:r>
          </w:p>
        </w:tc>
        <w:tc>
          <w:tcPr>
            <w:tcW w:w="1090" w:type="dxa"/>
          </w:tcPr>
          <w:p w14:paraId="7C769CE9" w14:textId="77777777" w:rsidR="00952E96" w:rsidRPr="00D8239D" w:rsidRDefault="00952E96" w:rsidP="00192EB5">
            <w:pPr>
              <w:pStyle w:val="GOSTTablenorm"/>
            </w:pPr>
            <w:r w:rsidRPr="00D8239D">
              <w:rPr>
                <w:color w:val="000000"/>
              </w:rPr>
              <w:t>Нет</w:t>
            </w:r>
          </w:p>
        </w:tc>
        <w:tc>
          <w:tcPr>
            <w:tcW w:w="3651" w:type="dxa"/>
          </w:tcPr>
          <w:p w14:paraId="6D6E96B2" w14:textId="77777777" w:rsidR="00952E96" w:rsidRPr="00D8239D" w:rsidRDefault="00952E96" w:rsidP="00192EB5">
            <w:pPr>
              <w:pStyle w:val="GOSTTablenorm"/>
            </w:pPr>
            <w:r w:rsidRPr="00D8239D">
              <w:rPr>
                <w:color w:val="000000"/>
              </w:rPr>
              <w:t>Тип справки</w:t>
            </w:r>
          </w:p>
        </w:tc>
        <w:tc>
          <w:tcPr>
            <w:tcW w:w="3651" w:type="dxa"/>
          </w:tcPr>
          <w:p w14:paraId="469814D6" w14:textId="77777777" w:rsidR="00952E96" w:rsidRPr="00D8239D" w:rsidRDefault="00952E96" w:rsidP="00192EB5">
            <w:pPr>
              <w:pStyle w:val="GOSTTablenorm"/>
            </w:pPr>
            <w:r w:rsidRPr="00D8239D">
              <w:rPr>
                <w:color w:val="000000"/>
              </w:rPr>
              <w:t>TtlPrt_TypeDoc</w:t>
            </w:r>
          </w:p>
        </w:tc>
        <w:tc>
          <w:tcPr>
            <w:tcW w:w="3651" w:type="dxa"/>
          </w:tcPr>
          <w:p w14:paraId="53643E6B" w14:textId="77777777" w:rsidR="00952E96" w:rsidRPr="00D8239D" w:rsidRDefault="00952E96" w:rsidP="00192EB5">
            <w:pPr>
              <w:pStyle w:val="GOSTTablenorm"/>
            </w:pPr>
            <w:r w:rsidRPr="00D8239D">
              <w:t>-</w:t>
            </w:r>
          </w:p>
        </w:tc>
      </w:tr>
      <w:tr w:rsidR="00952E96" w:rsidRPr="00D8239D" w14:paraId="4655D8B3" w14:textId="77777777" w:rsidTr="00924BC6">
        <w:tc>
          <w:tcPr>
            <w:tcW w:w="3651" w:type="dxa"/>
          </w:tcPr>
          <w:p w14:paraId="7A3FD036" w14:textId="77777777" w:rsidR="00952E96" w:rsidRPr="00D8239D" w:rsidRDefault="00952E96" w:rsidP="00192EB5">
            <w:pPr>
              <w:pStyle w:val="GOSTTablenorm"/>
            </w:pPr>
            <w:r w:rsidRPr="00D8239D">
              <w:rPr>
                <w:color w:val="000000"/>
              </w:rPr>
              <w:t>Наименование_типа_справки</w:t>
            </w:r>
          </w:p>
        </w:tc>
        <w:tc>
          <w:tcPr>
            <w:tcW w:w="1090" w:type="dxa"/>
          </w:tcPr>
          <w:p w14:paraId="7D2399A8" w14:textId="77777777" w:rsidR="00952E96" w:rsidRPr="00D8239D" w:rsidRDefault="00952E96" w:rsidP="00192EB5">
            <w:pPr>
              <w:pStyle w:val="GOSTTablenorm"/>
            </w:pPr>
            <w:r w:rsidRPr="00D8239D">
              <w:rPr>
                <w:color w:val="000000"/>
              </w:rPr>
              <w:t>Нет</w:t>
            </w:r>
          </w:p>
        </w:tc>
        <w:tc>
          <w:tcPr>
            <w:tcW w:w="3651" w:type="dxa"/>
          </w:tcPr>
          <w:p w14:paraId="59CAAD8D" w14:textId="77777777" w:rsidR="00952E96" w:rsidRPr="00D8239D" w:rsidRDefault="00952E96" w:rsidP="00192EB5">
            <w:pPr>
              <w:pStyle w:val="GOSTTablenorm"/>
            </w:pPr>
            <w:r w:rsidRPr="00D8239D">
              <w:rPr>
                <w:color w:val="000000"/>
              </w:rPr>
              <w:t>Наименование типа справки</w:t>
            </w:r>
          </w:p>
        </w:tc>
        <w:tc>
          <w:tcPr>
            <w:tcW w:w="3651" w:type="dxa"/>
          </w:tcPr>
          <w:p w14:paraId="4F70ED3D" w14:textId="77777777" w:rsidR="00952E96" w:rsidRPr="00D8239D" w:rsidRDefault="00952E96" w:rsidP="00192EB5">
            <w:pPr>
              <w:pStyle w:val="GOSTTablenorm"/>
            </w:pPr>
            <w:r w:rsidRPr="00D8239D">
              <w:rPr>
                <w:color w:val="000000"/>
              </w:rPr>
              <w:t>TtlPrt_FullTypeDoc</w:t>
            </w:r>
          </w:p>
        </w:tc>
        <w:tc>
          <w:tcPr>
            <w:tcW w:w="3651" w:type="dxa"/>
          </w:tcPr>
          <w:p w14:paraId="3A4A1008" w14:textId="77777777" w:rsidR="00952E96" w:rsidRPr="00D8239D" w:rsidRDefault="00952E96" w:rsidP="00192EB5">
            <w:pPr>
              <w:pStyle w:val="GOSTTablenorm"/>
            </w:pPr>
            <w:r w:rsidRPr="00D8239D">
              <w:t>-</w:t>
            </w:r>
          </w:p>
        </w:tc>
      </w:tr>
      <w:tr w:rsidR="00952E96" w:rsidRPr="00D8239D" w14:paraId="3A6E1E6E" w14:textId="77777777" w:rsidTr="00924BC6">
        <w:tc>
          <w:tcPr>
            <w:tcW w:w="3651" w:type="dxa"/>
          </w:tcPr>
          <w:p w14:paraId="6667240A" w14:textId="77777777" w:rsidR="00952E96" w:rsidRPr="00D8239D" w:rsidRDefault="00952E96" w:rsidP="00192EB5">
            <w:pPr>
              <w:pStyle w:val="GOSTTablenorm"/>
            </w:pPr>
            <w:r w:rsidRPr="00D8239D">
              <w:rPr>
                <w:color w:val="000000"/>
              </w:rPr>
              <w:t>Наименование_документа</w:t>
            </w:r>
          </w:p>
        </w:tc>
        <w:tc>
          <w:tcPr>
            <w:tcW w:w="1090" w:type="dxa"/>
          </w:tcPr>
          <w:p w14:paraId="1DDE8BBF" w14:textId="77777777" w:rsidR="00952E96" w:rsidRPr="00D8239D" w:rsidRDefault="00952E96" w:rsidP="00192EB5">
            <w:pPr>
              <w:pStyle w:val="GOSTTablenorm"/>
            </w:pPr>
            <w:r w:rsidRPr="00D8239D">
              <w:rPr>
                <w:color w:val="000000"/>
              </w:rPr>
              <w:t>Да</w:t>
            </w:r>
          </w:p>
        </w:tc>
        <w:tc>
          <w:tcPr>
            <w:tcW w:w="3651" w:type="dxa"/>
          </w:tcPr>
          <w:p w14:paraId="7DA3D861" w14:textId="77777777" w:rsidR="00952E96" w:rsidRPr="00D8239D" w:rsidRDefault="00952E96" w:rsidP="00192EB5">
            <w:pPr>
              <w:pStyle w:val="GOSTTablenorm"/>
            </w:pPr>
            <w:r w:rsidRPr="00D8239D">
              <w:rPr>
                <w:color w:val="000000"/>
              </w:rPr>
              <w:t>Наименование документа</w:t>
            </w:r>
          </w:p>
        </w:tc>
        <w:tc>
          <w:tcPr>
            <w:tcW w:w="3651" w:type="dxa"/>
          </w:tcPr>
          <w:p w14:paraId="11B0F1B5" w14:textId="77777777" w:rsidR="00952E96" w:rsidRPr="00D8239D" w:rsidRDefault="00952E96" w:rsidP="00192EB5">
            <w:pPr>
              <w:pStyle w:val="GOSTTablenorm"/>
            </w:pPr>
            <w:r w:rsidRPr="00D8239D">
              <w:rPr>
                <w:color w:val="000000"/>
              </w:rPr>
              <w:t>TypeDoc</w:t>
            </w:r>
          </w:p>
        </w:tc>
        <w:tc>
          <w:tcPr>
            <w:tcW w:w="3651" w:type="dxa"/>
          </w:tcPr>
          <w:p w14:paraId="4C3578F5" w14:textId="77777777" w:rsidR="00952E96" w:rsidRPr="00D8239D" w:rsidRDefault="00952E96" w:rsidP="00192EB5">
            <w:pPr>
              <w:pStyle w:val="GOSTTablenorm"/>
            </w:pPr>
            <w:r w:rsidRPr="00D8239D">
              <w:rPr>
                <w:color w:val="000000"/>
              </w:rPr>
              <w:t>Наименование документа определяется по справочнику «Типы документов» с помощью значения атрибута «Тип_документа» (TypeDoc)</w:t>
            </w:r>
          </w:p>
        </w:tc>
      </w:tr>
      <w:tr w:rsidR="00952E96" w:rsidRPr="00D8239D" w14:paraId="406FEE5F" w14:textId="77777777" w:rsidTr="00924BC6">
        <w:tc>
          <w:tcPr>
            <w:tcW w:w="3651" w:type="dxa"/>
          </w:tcPr>
          <w:p w14:paraId="2D922A1E" w14:textId="77777777" w:rsidR="00952E96" w:rsidRPr="00D8239D" w:rsidRDefault="00952E96" w:rsidP="00192EB5">
            <w:pPr>
              <w:pStyle w:val="GOSTTablenorm"/>
            </w:pPr>
            <w:r w:rsidRPr="00D8239D">
              <w:rPr>
                <w:color w:val="000000"/>
              </w:rPr>
              <w:t>Код_валюты</w:t>
            </w:r>
          </w:p>
        </w:tc>
        <w:tc>
          <w:tcPr>
            <w:tcW w:w="1090" w:type="dxa"/>
          </w:tcPr>
          <w:p w14:paraId="5B6697AA" w14:textId="77777777" w:rsidR="00952E96" w:rsidRPr="00D8239D" w:rsidRDefault="00952E96" w:rsidP="00192EB5">
            <w:pPr>
              <w:pStyle w:val="GOSTTablenorm"/>
            </w:pPr>
            <w:r w:rsidRPr="00D8239D">
              <w:rPr>
                <w:color w:val="000000"/>
              </w:rPr>
              <w:t>Да</w:t>
            </w:r>
          </w:p>
        </w:tc>
        <w:tc>
          <w:tcPr>
            <w:tcW w:w="3651" w:type="dxa"/>
          </w:tcPr>
          <w:p w14:paraId="09D53BA3" w14:textId="77777777" w:rsidR="00952E96" w:rsidRPr="00D8239D" w:rsidRDefault="00952E96" w:rsidP="00192EB5">
            <w:pPr>
              <w:pStyle w:val="GOSTTablenorm"/>
            </w:pPr>
            <w:r w:rsidRPr="00D8239D">
              <w:rPr>
                <w:color w:val="000000"/>
              </w:rPr>
              <w:t>Код валюты по ОКВ</w:t>
            </w:r>
          </w:p>
        </w:tc>
        <w:tc>
          <w:tcPr>
            <w:tcW w:w="3651" w:type="dxa"/>
          </w:tcPr>
          <w:p w14:paraId="545D9EC0" w14:textId="77777777" w:rsidR="00952E96" w:rsidRPr="00D8239D" w:rsidRDefault="00952E96" w:rsidP="00192EB5">
            <w:pPr>
              <w:pStyle w:val="GOSTTablenorm"/>
            </w:pPr>
            <w:r w:rsidRPr="00D8239D">
              <w:rPr>
                <w:color w:val="000000"/>
              </w:rPr>
              <w:t>TtlPrt_CdCrr</w:t>
            </w:r>
          </w:p>
        </w:tc>
        <w:tc>
          <w:tcPr>
            <w:tcW w:w="3651" w:type="dxa"/>
          </w:tcPr>
          <w:p w14:paraId="26A010FB" w14:textId="77777777" w:rsidR="00952E96" w:rsidRPr="00D8239D" w:rsidRDefault="00952E96" w:rsidP="00192EB5">
            <w:pPr>
              <w:pStyle w:val="GOSTTablenorm"/>
              <w:rPr>
                <w:rFonts w:eastAsiaTheme="minorEastAsia"/>
              </w:rPr>
            </w:pPr>
            <w:r w:rsidRPr="00D8239D">
              <w:rPr>
                <w:color w:val="000000"/>
              </w:rPr>
              <w:t>В составе документа может приходить как цифровой, так и буквенный код валюты.</w:t>
            </w:r>
          </w:p>
          <w:p w14:paraId="65B82FDE" w14:textId="77777777" w:rsidR="00952E96" w:rsidRPr="00D8239D" w:rsidRDefault="00952E96" w:rsidP="00192EB5">
            <w:pPr>
              <w:pStyle w:val="GOSTTablenorm"/>
              <w:rPr>
                <w:color w:val="000000"/>
              </w:rPr>
            </w:pPr>
            <w:r w:rsidRPr="00D8239D">
              <w:rPr>
                <w:color w:val="000000"/>
              </w:rPr>
              <w:t>1) если код валюты пришел цифровой, то в атрибут его значение передается в неизменном виде;</w:t>
            </w:r>
          </w:p>
          <w:p w14:paraId="66114AD0" w14:textId="77777777" w:rsidR="00952E96" w:rsidRPr="00D8239D" w:rsidRDefault="00952E96" w:rsidP="00192EB5">
            <w:pPr>
              <w:pStyle w:val="GOSTTablenorm"/>
            </w:pPr>
            <w:r w:rsidRPr="00D8239D">
              <w:rPr>
                <w:color w:val="000000"/>
              </w:rPr>
              <w:lastRenderedPageBreak/>
              <w:t xml:space="preserve">2) если код валюты пришел буквенный, то в атрибут его значение передается после преобразования в цифровой </w:t>
            </w:r>
            <w:r w:rsidRPr="00D8239D">
              <w:t>по данным справочника «Общероссийский классификатор валют (ОКВ)»</w:t>
            </w:r>
          </w:p>
        </w:tc>
      </w:tr>
      <w:tr w:rsidR="00952E96" w:rsidRPr="00D8239D" w14:paraId="7E072566" w14:textId="77777777" w:rsidTr="00924BC6">
        <w:tc>
          <w:tcPr>
            <w:tcW w:w="3651" w:type="dxa"/>
          </w:tcPr>
          <w:p w14:paraId="5F4FC8D0" w14:textId="057B6A95" w:rsidR="00952E96" w:rsidRPr="00D8239D" w:rsidRDefault="00952E96" w:rsidP="00192EB5">
            <w:pPr>
              <w:pStyle w:val="GOSTTablenorm"/>
              <w:rPr>
                <w:color w:val="000000"/>
              </w:rPr>
            </w:pPr>
            <w:r>
              <w:lastRenderedPageBreak/>
              <w:t>Код_валюты_учета</w:t>
            </w:r>
          </w:p>
        </w:tc>
        <w:tc>
          <w:tcPr>
            <w:tcW w:w="1090" w:type="dxa"/>
          </w:tcPr>
          <w:p w14:paraId="12D7C681" w14:textId="6AB490DF" w:rsidR="00952E96" w:rsidRPr="00D8239D" w:rsidRDefault="00952E96" w:rsidP="00192EB5">
            <w:pPr>
              <w:pStyle w:val="GOSTTablenorm"/>
              <w:rPr>
                <w:color w:val="000000"/>
              </w:rPr>
            </w:pPr>
            <w:r>
              <w:t>да</w:t>
            </w:r>
          </w:p>
        </w:tc>
        <w:tc>
          <w:tcPr>
            <w:tcW w:w="3651" w:type="dxa"/>
          </w:tcPr>
          <w:p w14:paraId="7AE70EC3" w14:textId="2C26A470" w:rsidR="00952E96" w:rsidRPr="00D8239D" w:rsidRDefault="00952E96" w:rsidP="00192EB5">
            <w:pPr>
              <w:pStyle w:val="GOSTTablenorm"/>
              <w:rPr>
                <w:color w:val="000000"/>
              </w:rPr>
            </w:pPr>
            <w:r w:rsidRPr="00B9499D">
              <w:t xml:space="preserve">Код валюты </w:t>
            </w:r>
            <w:r>
              <w:t xml:space="preserve">учета </w:t>
            </w:r>
            <w:r w:rsidRPr="00B9499D">
              <w:t>по ОКВ</w:t>
            </w:r>
          </w:p>
        </w:tc>
        <w:tc>
          <w:tcPr>
            <w:tcW w:w="3651" w:type="dxa"/>
          </w:tcPr>
          <w:p w14:paraId="0D2E4F1F" w14:textId="617F25F7" w:rsidR="00952E96" w:rsidRPr="00D8239D" w:rsidRDefault="00952E96" w:rsidP="00192EB5">
            <w:pPr>
              <w:pStyle w:val="GOSTTablenorm"/>
              <w:rPr>
                <w:color w:val="000000"/>
              </w:rPr>
            </w:pPr>
            <w:r>
              <w:t>-</w:t>
            </w:r>
          </w:p>
        </w:tc>
        <w:tc>
          <w:tcPr>
            <w:tcW w:w="3651" w:type="dxa"/>
          </w:tcPr>
          <w:p w14:paraId="449E0A8A" w14:textId="65E0674B" w:rsidR="00952E96" w:rsidRPr="00D8239D" w:rsidRDefault="00952E96" w:rsidP="00192EB5">
            <w:pPr>
              <w:pStyle w:val="GOSTTablenorm"/>
              <w:rPr>
                <w:color w:val="000000"/>
              </w:rPr>
            </w:pPr>
            <w:r w:rsidRPr="000027F9">
              <w:t>Указывается значение «643»</w:t>
            </w:r>
          </w:p>
        </w:tc>
      </w:tr>
      <w:tr w:rsidR="00952E96" w:rsidRPr="001C252D" w14:paraId="65D11FBE" w14:textId="77777777" w:rsidTr="00924BC6">
        <w:tc>
          <w:tcPr>
            <w:tcW w:w="3651" w:type="dxa"/>
          </w:tcPr>
          <w:p w14:paraId="21188011" w14:textId="77777777" w:rsidR="00952E96" w:rsidRPr="001C252D" w:rsidRDefault="00952E96" w:rsidP="00192EB5">
            <w:pPr>
              <w:pStyle w:val="GOSTTablenorm"/>
            </w:pPr>
            <w:r w:rsidRPr="001C252D">
              <w:t>Уровень_конфиденциальности</w:t>
            </w:r>
          </w:p>
        </w:tc>
        <w:tc>
          <w:tcPr>
            <w:tcW w:w="1090" w:type="dxa"/>
          </w:tcPr>
          <w:p w14:paraId="43F5BF94" w14:textId="77777777" w:rsidR="00952E96" w:rsidRPr="001C252D" w:rsidRDefault="00952E96" w:rsidP="00192EB5">
            <w:pPr>
              <w:pStyle w:val="GOSTTablenorm"/>
            </w:pPr>
            <w:r w:rsidRPr="001C252D">
              <w:t>Нет</w:t>
            </w:r>
          </w:p>
        </w:tc>
        <w:tc>
          <w:tcPr>
            <w:tcW w:w="3651" w:type="dxa"/>
          </w:tcPr>
          <w:p w14:paraId="45C35B78" w14:textId="77777777" w:rsidR="00952E96" w:rsidRPr="001C252D" w:rsidRDefault="00952E96" w:rsidP="00192EB5">
            <w:pPr>
              <w:pStyle w:val="GOSTTablenorm"/>
            </w:pPr>
            <w:r w:rsidRPr="001C252D">
              <w:t>Уровень конфиденциальности</w:t>
            </w:r>
          </w:p>
        </w:tc>
        <w:tc>
          <w:tcPr>
            <w:tcW w:w="3651" w:type="dxa"/>
          </w:tcPr>
          <w:p w14:paraId="7298E81A" w14:textId="77777777" w:rsidR="00952E96" w:rsidRPr="001C252D" w:rsidRDefault="00952E96" w:rsidP="00192EB5">
            <w:pPr>
              <w:pStyle w:val="GOSTTablenorm"/>
            </w:pPr>
            <w:r w:rsidRPr="001C252D">
              <w:t>SystemInformation_UFOS_SECRECY</w:t>
            </w:r>
          </w:p>
        </w:tc>
        <w:tc>
          <w:tcPr>
            <w:tcW w:w="3651" w:type="dxa"/>
          </w:tcPr>
          <w:p w14:paraId="6F0D21A8" w14:textId="77777777" w:rsidR="00952E96" w:rsidRPr="001C252D" w:rsidRDefault="00952E96" w:rsidP="00192EB5">
            <w:pPr>
              <w:pStyle w:val="GOSTTablenorm"/>
            </w:pPr>
            <w:r w:rsidRPr="001C252D">
              <w:t>-</w:t>
            </w:r>
          </w:p>
        </w:tc>
      </w:tr>
      <w:tr w:rsidR="00952E96" w:rsidRPr="001C252D" w14:paraId="49CA1563" w14:textId="77777777" w:rsidTr="00924BC6">
        <w:tc>
          <w:tcPr>
            <w:tcW w:w="3651" w:type="dxa"/>
          </w:tcPr>
          <w:p w14:paraId="22BBA3A7" w14:textId="77777777" w:rsidR="00952E96" w:rsidRPr="001C252D" w:rsidRDefault="00952E96" w:rsidP="00192EB5">
            <w:pPr>
              <w:pStyle w:val="GOSTTablenorm"/>
            </w:pPr>
            <w:r w:rsidRPr="001C252D">
              <w:t>Код_системы</w:t>
            </w:r>
          </w:p>
        </w:tc>
        <w:tc>
          <w:tcPr>
            <w:tcW w:w="1090" w:type="dxa"/>
          </w:tcPr>
          <w:p w14:paraId="1381F92A" w14:textId="77777777" w:rsidR="00952E96" w:rsidRPr="001C252D" w:rsidRDefault="00952E96" w:rsidP="00192EB5">
            <w:pPr>
              <w:pStyle w:val="GOSTTablenorm"/>
            </w:pPr>
            <w:r w:rsidRPr="001C252D">
              <w:t>Да</w:t>
            </w:r>
          </w:p>
        </w:tc>
        <w:tc>
          <w:tcPr>
            <w:tcW w:w="3651" w:type="dxa"/>
          </w:tcPr>
          <w:p w14:paraId="7C407C46" w14:textId="77777777" w:rsidR="00952E96" w:rsidRPr="001C252D" w:rsidRDefault="00952E96" w:rsidP="00192EB5">
            <w:pPr>
              <w:pStyle w:val="GOSTTablenorm"/>
            </w:pPr>
            <w:r w:rsidRPr="001C252D">
              <w:t>Код подсистемы-источника</w:t>
            </w:r>
          </w:p>
        </w:tc>
        <w:tc>
          <w:tcPr>
            <w:tcW w:w="3651" w:type="dxa"/>
          </w:tcPr>
          <w:p w14:paraId="50EC763A" w14:textId="77777777" w:rsidR="00952E96" w:rsidRPr="001C252D" w:rsidRDefault="00952E96" w:rsidP="00192EB5">
            <w:pPr>
              <w:pStyle w:val="GOSTTablenorm"/>
            </w:pPr>
            <w:r w:rsidRPr="001C252D">
              <w:rPr>
                <w:color w:val="000000"/>
              </w:rPr>
              <w:t>TtlPrt_Source</w:t>
            </w:r>
          </w:p>
        </w:tc>
        <w:tc>
          <w:tcPr>
            <w:tcW w:w="3651" w:type="dxa"/>
          </w:tcPr>
          <w:p w14:paraId="1A805F05" w14:textId="6564466A" w:rsidR="00952E96" w:rsidRPr="001C252D" w:rsidRDefault="00952E96" w:rsidP="00192EB5">
            <w:pPr>
              <w:pStyle w:val="GOSTTablenorm"/>
            </w:pPr>
            <w:r w:rsidRPr="001C252D">
              <w:t>Данный атрибут вычисляется на основании реквизита документа «</w:t>
            </w:r>
            <w:r w:rsidRPr="001C252D">
              <w:rPr>
                <w:bCs/>
              </w:rPr>
              <w:t>Подсистема-инициатор»</w:t>
            </w:r>
            <w:r w:rsidRPr="001C252D">
              <w:t xml:space="preserve"> (</w:t>
            </w:r>
            <w:r w:rsidRPr="001C252D">
              <w:rPr>
                <w:color w:val="000000"/>
              </w:rPr>
              <w:t>TtlPrt_Source</w:t>
            </w:r>
            <w:r w:rsidRPr="001C252D">
              <w:t>). Если в реквизите указано значение «ПУД» то преобразовывается в значение «</w:t>
            </w:r>
            <w:r>
              <w:rPr>
                <w:lang w:val="en-US"/>
              </w:rPr>
              <w:t>ARP</w:t>
            </w:r>
            <w:r w:rsidRPr="00B550FA">
              <w:t>-</w:t>
            </w:r>
            <w:r w:rsidRPr="001C252D">
              <w:rPr>
                <w:lang w:val="en-US"/>
              </w:rPr>
              <w:t>RMS</w:t>
            </w:r>
            <w:r w:rsidRPr="001C252D">
              <w:t>»</w:t>
            </w:r>
          </w:p>
        </w:tc>
      </w:tr>
      <w:tr w:rsidR="00952E96" w:rsidRPr="001C252D" w14:paraId="38494569" w14:textId="77777777" w:rsidTr="00924BC6">
        <w:tc>
          <w:tcPr>
            <w:tcW w:w="3651" w:type="dxa"/>
          </w:tcPr>
          <w:p w14:paraId="68A3573F" w14:textId="77777777" w:rsidR="00952E96" w:rsidRPr="001C252D" w:rsidRDefault="00952E96" w:rsidP="00192EB5">
            <w:pPr>
              <w:pStyle w:val="GOSTTablenorm"/>
            </w:pPr>
            <w:r w:rsidRPr="001E1475">
              <w:t>Идентификатор строки</w:t>
            </w:r>
          </w:p>
        </w:tc>
        <w:tc>
          <w:tcPr>
            <w:tcW w:w="1090" w:type="dxa"/>
          </w:tcPr>
          <w:p w14:paraId="5D56F562" w14:textId="77777777" w:rsidR="00952E96" w:rsidRPr="001C252D" w:rsidRDefault="00952E96" w:rsidP="00192EB5">
            <w:pPr>
              <w:pStyle w:val="GOSTTablenorm"/>
            </w:pPr>
            <w:r>
              <w:t>Нет</w:t>
            </w:r>
          </w:p>
        </w:tc>
        <w:tc>
          <w:tcPr>
            <w:tcW w:w="3651" w:type="dxa"/>
          </w:tcPr>
          <w:p w14:paraId="6C10A736" w14:textId="77777777" w:rsidR="00952E96" w:rsidRPr="001C252D" w:rsidRDefault="00952E96" w:rsidP="00192EB5">
            <w:pPr>
              <w:pStyle w:val="GOSTTablenorm"/>
            </w:pPr>
            <w:r w:rsidRPr="001E1475">
              <w:t>Идентификатор строки</w:t>
            </w:r>
          </w:p>
        </w:tc>
        <w:tc>
          <w:tcPr>
            <w:tcW w:w="3651" w:type="dxa"/>
          </w:tcPr>
          <w:p w14:paraId="55EBB10F" w14:textId="77777777" w:rsidR="00952E96" w:rsidRPr="001C252D" w:rsidRDefault="00952E96" w:rsidP="00192EB5">
            <w:pPr>
              <w:pStyle w:val="GOSTTablenorm"/>
              <w:rPr>
                <w:color w:val="000000"/>
              </w:rPr>
            </w:pPr>
            <w:r w:rsidRPr="001E1475">
              <w:rPr>
                <w:color w:val="000000"/>
              </w:rPr>
              <w:t>T0504833:id</w:t>
            </w:r>
          </w:p>
        </w:tc>
        <w:tc>
          <w:tcPr>
            <w:tcW w:w="3651" w:type="dxa"/>
          </w:tcPr>
          <w:p w14:paraId="4DF482C3" w14:textId="77777777" w:rsidR="00952E96" w:rsidRPr="001C252D" w:rsidRDefault="00952E96" w:rsidP="00192EB5">
            <w:pPr>
              <w:pStyle w:val="GOSTTablenorm"/>
            </w:pPr>
            <w:r>
              <w:t>-</w:t>
            </w:r>
          </w:p>
        </w:tc>
      </w:tr>
      <w:tr w:rsidR="00952E96" w:rsidRPr="001C252D" w14:paraId="03188026" w14:textId="77777777" w:rsidTr="00924BC6">
        <w:tc>
          <w:tcPr>
            <w:tcW w:w="3651" w:type="dxa"/>
          </w:tcPr>
          <w:p w14:paraId="6DF8AD6D" w14:textId="77777777" w:rsidR="00952E96" w:rsidRPr="001C252D" w:rsidRDefault="00952E96" w:rsidP="00192EB5">
            <w:pPr>
              <w:pStyle w:val="GOSTTablenorm"/>
            </w:pPr>
            <w:r w:rsidRPr="001C252D">
              <w:rPr>
                <w:color w:val="000000"/>
              </w:rPr>
              <w:t>Номер_строки</w:t>
            </w:r>
          </w:p>
        </w:tc>
        <w:tc>
          <w:tcPr>
            <w:tcW w:w="1090" w:type="dxa"/>
          </w:tcPr>
          <w:p w14:paraId="78221818" w14:textId="77777777" w:rsidR="00952E96" w:rsidRPr="001C252D" w:rsidRDefault="00952E96" w:rsidP="00192EB5">
            <w:pPr>
              <w:pStyle w:val="GOSTTablenorm"/>
            </w:pPr>
            <w:r w:rsidRPr="001C252D">
              <w:rPr>
                <w:color w:val="000000"/>
              </w:rPr>
              <w:t>Нет</w:t>
            </w:r>
          </w:p>
        </w:tc>
        <w:tc>
          <w:tcPr>
            <w:tcW w:w="3651" w:type="dxa"/>
          </w:tcPr>
          <w:p w14:paraId="4F034754" w14:textId="77777777" w:rsidR="00952E96" w:rsidRPr="001C252D" w:rsidRDefault="00952E96" w:rsidP="00192EB5">
            <w:pPr>
              <w:pStyle w:val="GOSTTablenorm"/>
            </w:pPr>
            <w:r w:rsidRPr="001C252D">
              <w:rPr>
                <w:color w:val="000000"/>
              </w:rPr>
              <w:t>Порядковый номер строки</w:t>
            </w:r>
          </w:p>
        </w:tc>
        <w:tc>
          <w:tcPr>
            <w:tcW w:w="3651" w:type="dxa"/>
          </w:tcPr>
          <w:p w14:paraId="4BD45009" w14:textId="77777777" w:rsidR="00952E96" w:rsidRPr="001C252D" w:rsidRDefault="00952E96" w:rsidP="00192EB5">
            <w:pPr>
              <w:pStyle w:val="GOSTTablenorm"/>
            </w:pPr>
            <w:r w:rsidRPr="001C252D">
              <w:rPr>
                <w:color w:val="000000"/>
              </w:rPr>
              <w:t>T0504833:</w:t>
            </w:r>
            <w:r w:rsidRPr="001C252D">
              <w:rPr>
                <w:color w:val="000000"/>
                <w:lang w:val="en-US"/>
              </w:rPr>
              <w:t>NPP</w:t>
            </w:r>
          </w:p>
        </w:tc>
        <w:tc>
          <w:tcPr>
            <w:tcW w:w="3651" w:type="dxa"/>
          </w:tcPr>
          <w:p w14:paraId="2B0F400A" w14:textId="77777777" w:rsidR="00952E96" w:rsidRPr="001C252D" w:rsidRDefault="00952E96" w:rsidP="00192EB5">
            <w:pPr>
              <w:pStyle w:val="GOSTTablenorm"/>
            </w:pPr>
            <w:r w:rsidRPr="001C252D">
              <w:t>-</w:t>
            </w:r>
          </w:p>
        </w:tc>
      </w:tr>
      <w:tr w:rsidR="00952E96" w:rsidRPr="001C252D" w14:paraId="280111C2" w14:textId="77777777" w:rsidTr="00924BC6">
        <w:tc>
          <w:tcPr>
            <w:tcW w:w="3651" w:type="dxa"/>
          </w:tcPr>
          <w:p w14:paraId="5DF8F457" w14:textId="77777777" w:rsidR="00952E96" w:rsidRPr="001C252D" w:rsidRDefault="00952E96" w:rsidP="00192EB5">
            <w:pPr>
              <w:pStyle w:val="GOSTTablenorm"/>
            </w:pPr>
            <w:r w:rsidRPr="001C252D">
              <w:rPr>
                <w:color w:val="000000"/>
              </w:rPr>
              <w:t>Наименование_операции</w:t>
            </w:r>
          </w:p>
        </w:tc>
        <w:tc>
          <w:tcPr>
            <w:tcW w:w="1090" w:type="dxa"/>
          </w:tcPr>
          <w:p w14:paraId="32C292D6" w14:textId="77777777" w:rsidR="00952E96" w:rsidRPr="001C252D" w:rsidRDefault="00952E96" w:rsidP="00192EB5">
            <w:pPr>
              <w:pStyle w:val="GOSTTablenorm"/>
            </w:pPr>
            <w:r w:rsidRPr="001C252D">
              <w:rPr>
                <w:color w:val="000000"/>
              </w:rPr>
              <w:t>Да</w:t>
            </w:r>
          </w:p>
        </w:tc>
        <w:tc>
          <w:tcPr>
            <w:tcW w:w="3651" w:type="dxa"/>
          </w:tcPr>
          <w:p w14:paraId="6D87F56E" w14:textId="77777777" w:rsidR="00952E96" w:rsidRPr="001C252D" w:rsidRDefault="00952E96" w:rsidP="00192EB5">
            <w:pPr>
              <w:pStyle w:val="GOSTTablenorm"/>
            </w:pPr>
            <w:r>
              <w:rPr>
                <w:color w:val="000000"/>
              </w:rPr>
              <w:t>Наименование операции</w:t>
            </w:r>
          </w:p>
        </w:tc>
        <w:tc>
          <w:tcPr>
            <w:tcW w:w="3651" w:type="dxa"/>
          </w:tcPr>
          <w:p w14:paraId="13DF6710" w14:textId="77777777" w:rsidR="00952E96" w:rsidRPr="00B9569C" w:rsidRDefault="00952E96" w:rsidP="00192EB5">
            <w:pPr>
              <w:pStyle w:val="GOSTTablenorm"/>
              <w:rPr>
                <w:color w:val="000000"/>
                <w:lang w:val="en-US"/>
              </w:rPr>
            </w:pPr>
            <w:r w:rsidRPr="001C252D">
              <w:rPr>
                <w:color w:val="000000"/>
                <w:lang w:val="en-US"/>
              </w:rPr>
              <w:t>T0504833:NAME_O</w:t>
            </w:r>
          </w:p>
        </w:tc>
        <w:tc>
          <w:tcPr>
            <w:tcW w:w="3651" w:type="dxa"/>
          </w:tcPr>
          <w:p w14:paraId="10E7CF1C" w14:textId="6BC39A68" w:rsidR="00952E96" w:rsidRPr="001C252D" w:rsidRDefault="00952E96" w:rsidP="00192EB5">
            <w:pPr>
              <w:pStyle w:val="GOSTTablenorm"/>
            </w:pPr>
            <w:r>
              <w:t>-</w:t>
            </w:r>
          </w:p>
        </w:tc>
      </w:tr>
      <w:tr w:rsidR="00952E96" w:rsidRPr="001C252D" w14:paraId="52BE423F" w14:textId="77777777" w:rsidTr="00924BC6">
        <w:tc>
          <w:tcPr>
            <w:tcW w:w="3651" w:type="dxa"/>
          </w:tcPr>
          <w:p w14:paraId="4C12F5E0" w14:textId="77777777" w:rsidR="00952E96" w:rsidRPr="001C252D" w:rsidRDefault="00952E96" w:rsidP="00192EB5">
            <w:pPr>
              <w:pStyle w:val="GOSTTablenorm"/>
            </w:pPr>
            <w:r w:rsidRPr="001C252D">
              <w:rPr>
                <w:color w:val="000000"/>
              </w:rPr>
              <w:t>Сумма_валюта_операции</w:t>
            </w:r>
          </w:p>
        </w:tc>
        <w:tc>
          <w:tcPr>
            <w:tcW w:w="1090" w:type="dxa"/>
          </w:tcPr>
          <w:p w14:paraId="0E6F6746" w14:textId="77777777" w:rsidR="00952E96" w:rsidRPr="001C252D" w:rsidRDefault="00952E96" w:rsidP="00192EB5">
            <w:pPr>
              <w:pStyle w:val="GOSTTablenorm"/>
            </w:pPr>
            <w:r w:rsidRPr="001C252D">
              <w:rPr>
                <w:color w:val="000000"/>
              </w:rPr>
              <w:t>Да</w:t>
            </w:r>
          </w:p>
        </w:tc>
        <w:tc>
          <w:tcPr>
            <w:tcW w:w="3651" w:type="dxa"/>
          </w:tcPr>
          <w:p w14:paraId="62D99430" w14:textId="77777777" w:rsidR="00952E96" w:rsidRPr="001C252D" w:rsidRDefault="00952E96" w:rsidP="00192EB5">
            <w:pPr>
              <w:pStyle w:val="GOSTTablenorm"/>
            </w:pPr>
            <w:r w:rsidRPr="001C252D">
              <w:rPr>
                <w:color w:val="000000"/>
              </w:rPr>
              <w:t>Сумма в валюте операции</w:t>
            </w:r>
          </w:p>
        </w:tc>
        <w:tc>
          <w:tcPr>
            <w:tcW w:w="3651" w:type="dxa"/>
          </w:tcPr>
          <w:p w14:paraId="5016D246" w14:textId="77777777" w:rsidR="00952E96" w:rsidRPr="001C252D" w:rsidRDefault="00952E96" w:rsidP="00192EB5">
            <w:pPr>
              <w:pStyle w:val="GOSTTablenorm"/>
            </w:pPr>
          </w:p>
        </w:tc>
        <w:tc>
          <w:tcPr>
            <w:tcW w:w="3651" w:type="dxa"/>
          </w:tcPr>
          <w:p w14:paraId="168DA34B" w14:textId="06A0B97C" w:rsidR="00952E96" w:rsidRPr="001C252D" w:rsidRDefault="00952E96" w:rsidP="00B9735F">
            <w:pPr>
              <w:pStyle w:val="GOSTTablenorm"/>
            </w:pPr>
            <w:r>
              <w:t>Для данного типа документа сумма документа равна учетной сумме «</w:t>
            </w:r>
            <w:r w:rsidRPr="001C252D">
              <w:rPr>
                <w:color w:val="000000"/>
              </w:rPr>
              <w:t>T0504833:SUMM</w:t>
            </w:r>
            <w:r>
              <w:rPr>
                <w:color w:val="000000"/>
              </w:rPr>
              <w:t>»</w:t>
            </w:r>
          </w:p>
        </w:tc>
      </w:tr>
      <w:tr w:rsidR="00952E96" w:rsidRPr="001C252D" w14:paraId="5F09A3A4" w14:textId="77777777" w:rsidTr="00924BC6">
        <w:tc>
          <w:tcPr>
            <w:tcW w:w="3651" w:type="dxa"/>
          </w:tcPr>
          <w:p w14:paraId="68004818" w14:textId="77777777" w:rsidR="00952E96" w:rsidRPr="001C252D" w:rsidRDefault="00952E96" w:rsidP="00192EB5">
            <w:pPr>
              <w:pStyle w:val="GOSTTablenorm"/>
            </w:pPr>
            <w:r w:rsidRPr="001C252D">
              <w:rPr>
                <w:color w:val="000000"/>
              </w:rPr>
              <w:t>Сумма_валюта_учета_руб</w:t>
            </w:r>
          </w:p>
        </w:tc>
        <w:tc>
          <w:tcPr>
            <w:tcW w:w="1090" w:type="dxa"/>
          </w:tcPr>
          <w:p w14:paraId="6DDABF6C" w14:textId="77777777" w:rsidR="00952E96" w:rsidRPr="001C252D" w:rsidRDefault="00952E96" w:rsidP="00192EB5">
            <w:pPr>
              <w:pStyle w:val="GOSTTablenorm"/>
            </w:pPr>
            <w:r w:rsidRPr="001C252D">
              <w:rPr>
                <w:color w:val="000000"/>
              </w:rPr>
              <w:t>Да</w:t>
            </w:r>
          </w:p>
        </w:tc>
        <w:tc>
          <w:tcPr>
            <w:tcW w:w="3651" w:type="dxa"/>
          </w:tcPr>
          <w:p w14:paraId="7BEE71FD" w14:textId="77777777" w:rsidR="00952E96" w:rsidRPr="001C252D" w:rsidRDefault="00952E96" w:rsidP="00192EB5">
            <w:pPr>
              <w:pStyle w:val="GOSTTablenorm"/>
            </w:pPr>
            <w:r w:rsidRPr="001C252D">
              <w:rPr>
                <w:color w:val="000000"/>
              </w:rPr>
              <w:t>Сумма в валюте учета (руб)</w:t>
            </w:r>
          </w:p>
        </w:tc>
        <w:tc>
          <w:tcPr>
            <w:tcW w:w="3651" w:type="dxa"/>
          </w:tcPr>
          <w:p w14:paraId="0597FC83" w14:textId="730142D3" w:rsidR="00952E96" w:rsidRPr="001C252D" w:rsidRDefault="00952E96" w:rsidP="00B9735F">
            <w:pPr>
              <w:pStyle w:val="GOSTTablenorm"/>
            </w:pPr>
            <w:r w:rsidRPr="001C252D">
              <w:rPr>
                <w:color w:val="000000"/>
              </w:rPr>
              <w:t>T0504833:SUMM</w:t>
            </w:r>
          </w:p>
        </w:tc>
        <w:tc>
          <w:tcPr>
            <w:tcW w:w="3651" w:type="dxa"/>
          </w:tcPr>
          <w:p w14:paraId="32BEDBF9" w14:textId="48A114DC" w:rsidR="00952E96" w:rsidRPr="001C252D" w:rsidRDefault="00952E96" w:rsidP="00192EB5">
            <w:pPr>
              <w:pStyle w:val="GOSTTablenorm"/>
            </w:pPr>
            <w:r w:rsidRPr="001C252D">
              <w:t xml:space="preserve">Сумма передается в единицах валюты с точностью 2 знака после запятой </w:t>
            </w:r>
            <w:r w:rsidR="00192EB5">
              <w:t>–</w:t>
            </w:r>
            <w:r>
              <w:t xml:space="preserve"> необходимо конвертировать в ми</w:t>
            </w:r>
            <w:r w:rsidRPr="001C252D">
              <w:t>нимальные единицы в</w:t>
            </w:r>
            <w:r>
              <w:t xml:space="preserve">алюты </w:t>
            </w:r>
            <w:r>
              <w:lastRenderedPageBreak/>
              <w:t>(для данного типа докумен</w:t>
            </w:r>
            <w:r w:rsidRPr="001C252D">
              <w:t>тов умножить на 100)</w:t>
            </w:r>
          </w:p>
        </w:tc>
      </w:tr>
      <w:tr w:rsidR="00952E96" w:rsidRPr="001C252D" w14:paraId="3C62F408" w14:textId="77777777" w:rsidTr="00924BC6">
        <w:tc>
          <w:tcPr>
            <w:tcW w:w="3651" w:type="dxa"/>
          </w:tcPr>
          <w:p w14:paraId="0FD7AFA9" w14:textId="77777777" w:rsidR="00952E96" w:rsidRPr="001C252D" w:rsidRDefault="00952E96" w:rsidP="00192EB5">
            <w:pPr>
              <w:pStyle w:val="GOSTTablenorm"/>
            </w:pPr>
            <w:r w:rsidRPr="001C252D">
              <w:lastRenderedPageBreak/>
              <w:t>Счет_бухучет_Дт</w:t>
            </w:r>
          </w:p>
        </w:tc>
        <w:tc>
          <w:tcPr>
            <w:tcW w:w="1090" w:type="dxa"/>
          </w:tcPr>
          <w:p w14:paraId="607A9B24" w14:textId="77777777" w:rsidR="00952E96" w:rsidRPr="001C252D" w:rsidRDefault="00952E96" w:rsidP="00192EB5">
            <w:pPr>
              <w:pStyle w:val="GOSTTablenorm"/>
            </w:pPr>
            <w:r w:rsidRPr="001C252D">
              <w:t>Нет</w:t>
            </w:r>
          </w:p>
        </w:tc>
        <w:tc>
          <w:tcPr>
            <w:tcW w:w="3651" w:type="dxa"/>
          </w:tcPr>
          <w:p w14:paraId="5A9EAF7C" w14:textId="77777777" w:rsidR="00952E96" w:rsidRPr="001C252D" w:rsidRDefault="00952E96" w:rsidP="00192EB5">
            <w:pPr>
              <w:pStyle w:val="GOSTTablenorm"/>
            </w:pPr>
            <w:r w:rsidRPr="001C252D">
              <w:rPr>
                <w:color w:val="000000"/>
              </w:rPr>
              <w:t xml:space="preserve">Счет </w:t>
            </w:r>
            <w:r w:rsidRPr="001C252D">
              <w:t>по</w:t>
            </w:r>
            <w:r w:rsidRPr="001C252D">
              <w:rPr>
                <w:color w:val="000000"/>
              </w:rPr>
              <w:t xml:space="preserve"> Дт</w:t>
            </w:r>
          </w:p>
        </w:tc>
        <w:tc>
          <w:tcPr>
            <w:tcW w:w="3651" w:type="dxa"/>
          </w:tcPr>
          <w:p w14:paraId="14BF081C" w14:textId="77777777" w:rsidR="00952E96" w:rsidRPr="001C252D" w:rsidRDefault="00952E96" w:rsidP="00192EB5">
            <w:pPr>
              <w:pStyle w:val="GOSTTablenorm"/>
            </w:pPr>
            <w:r w:rsidRPr="001C252D">
              <w:rPr>
                <w:color w:val="000000"/>
              </w:rPr>
              <w:t>T0504833:DT_ACCOUNT</w:t>
            </w:r>
          </w:p>
        </w:tc>
        <w:tc>
          <w:tcPr>
            <w:tcW w:w="3651" w:type="dxa"/>
          </w:tcPr>
          <w:p w14:paraId="7FA6C866" w14:textId="77777777" w:rsidR="00952E96" w:rsidRPr="001C252D" w:rsidRDefault="00952E96" w:rsidP="00192EB5">
            <w:pPr>
              <w:pStyle w:val="GOSTTablenorm"/>
            </w:pPr>
            <w:r w:rsidRPr="001C252D">
              <w:t>-</w:t>
            </w:r>
          </w:p>
        </w:tc>
      </w:tr>
      <w:tr w:rsidR="00952E96" w:rsidRPr="001C252D" w14:paraId="2ECBFD68" w14:textId="77777777" w:rsidTr="00924BC6">
        <w:tc>
          <w:tcPr>
            <w:tcW w:w="3651" w:type="dxa"/>
          </w:tcPr>
          <w:p w14:paraId="3B389DDD" w14:textId="77777777" w:rsidR="00952E96" w:rsidRPr="001C252D" w:rsidRDefault="00952E96" w:rsidP="00192EB5">
            <w:pPr>
              <w:pStyle w:val="GOSTTablenorm"/>
            </w:pPr>
            <w:r w:rsidRPr="001C252D">
              <w:t>ОКТМО_КС_Дт</w:t>
            </w:r>
          </w:p>
        </w:tc>
        <w:tc>
          <w:tcPr>
            <w:tcW w:w="1090" w:type="dxa"/>
          </w:tcPr>
          <w:p w14:paraId="060D01A7" w14:textId="77777777" w:rsidR="00952E96" w:rsidRPr="001C252D" w:rsidRDefault="00952E96" w:rsidP="00192EB5">
            <w:pPr>
              <w:pStyle w:val="GOSTTablenorm"/>
            </w:pPr>
            <w:r w:rsidRPr="001C252D">
              <w:t>Нет</w:t>
            </w:r>
          </w:p>
        </w:tc>
        <w:tc>
          <w:tcPr>
            <w:tcW w:w="3651" w:type="dxa"/>
          </w:tcPr>
          <w:p w14:paraId="3C051964" w14:textId="77777777" w:rsidR="00952E96" w:rsidRPr="001C252D" w:rsidRDefault="00952E96" w:rsidP="00192EB5">
            <w:pPr>
              <w:pStyle w:val="GOSTTablenorm"/>
            </w:pPr>
            <w:r w:rsidRPr="001C252D">
              <w:t>ОКТМО КС по</w:t>
            </w:r>
            <w:r w:rsidRPr="001C252D">
              <w:rPr>
                <w:bCs/>
              </w:rPr>
              <w:t xml:space="preserve"> Дт</w:t>
            </w:r>
          </w:p>
        </w:tc>
        <w:tc>
          <w:tcPr>
            <w:tcW w:w="3651" w:type="dxa"/>
          </w:tcPr>
          <w:p w14:paraId="2AABF43C" w14:textId="19A83937" w:rsidR="00952E96" w:rsidRPr="001C252D" w:rsidRDefault="00952E96" w:rsidP="00192EB5">
            <w:pPr>
              <w:pStyle w:val="GOSTTablenorm"/>
            </w:pPr>
            <w:r w:rsidRPr="001C252D">
              <w:rPr>
                <w:bCs/>
              </w:rPr>
              <w:t>T0504833:DT_OKTMOKS</w:t>
            </w:r>
          </w:p>
        </w:tc>
        <w:tc>
          <w:tcPr>
            <w:tcW w:w="3651" w:type="dxa"/>
          </w:tcPr>
          <w:p w14:paraId="21C572A6" w14:textId="77777777" w:rsidR="00952E96" w:rsidRPr="001C252D" w:rsidRDefault="00952E96" w:rsidP="00192EB5">
            <w:pPr>
              <w:pStyle w:val="GOSTTablenorm"/>
            </w:pPr>
            <w:r w:rsidRPr="001C252D">
              <w:t>-</w:t>
            </w:r>
          </w:p>
        </w:tc>
      </w:tr>
      <w:tr w:rsidR="00952E96" w:rsidRPr="001C252D" w14:paraId="4D719001" w14:textId="77777777" w:rsidTr="00924BC6">
        <w:tc>
          <w:tcPr>
            <w:tcW w:w="3651" w:type="dxa"/>
          </w:tcPr>
          <w:p w14:paraId="62C553F9" w14:textId="77777777" w:rsidR="00952E96" w:rsidRPr="001C252D" w:rsidRDefault="00952E96" w:rsidP="00192EB5">
            <w:pPr>
              <w:pStyle w:val="GOSTTablenorm"/>
            </w:pPr>
            <w:r w:rsidRPr="001C252D">
              <w:rPr>
                <w:color w:val="000000"/>
              </w:rPr>
              <w:t>ЛС_Дт</w:t>
            </w:r>
          </w:p>
        </w:tc>
        <w:tc>
          <w:tcPr>
            <w:tcW w:w="1090" w:type="dxa"/>
          </w:tcPr>
          <w:p w14:paraId="47336574" w14:textId="77777777" w:rsidR="00952E96" w:rsidRPr="001C252D" w:rsidRDefault="00952E96" w:rsidP="00192EB5">
            <w:pPr>
              <w:pStyle w:val="GOSTTablenorm"/>
            </w:pPr>
            <w:r w:rsidRPr="001C252D">
              <w:rPr>
                <w:color w:val="000000"/>
              </w:rPr>
              <w:t>Нет</w:t>
            </w:r>
          </w:p>
        </w:tc>
        <w:tc>
          <w:tcPr>
            <w:tcW w:w="3651" w:type="dxa"/>
          </w:tcPr>
          <w:p w14:paraId="19C7DF7F" w14:textId="77777777" w:rsidR="00952E96" w:rsidRPr="001C252D" w:rsidRDefault="00952E96" w:rsidP="00192EB5">
            <w:pPr>
              <w:pStyle w:val="GOSTTablenorm"/>
            </w:pPr>
            <w:r w:rsidRPr="001C252D">
              <w:t>ЛС по</w:t>
            </w:r>
            <w:r w:rsidRPr="001C252D">
              <w:rPr>
                <w:bCs/>
              </w:rPr>
              <w:t xml:space="preserve"> Дт</w:t>
            </w:r>
          </w:p>
        </w:tc>
        <w:tc>
          <w:tcPr>
            <w:tcW w:w="3651" w:type="dxa"/>
          </w:tcPr>
          <w:p w14:paraId="23D5C223" w14:textId="77777777" w:rsidR="00952E96" w:rsidRPr="001C252D" w:rsidRDefault="00952E96" w:rsidP="00192EB5">
            <w:pPr>
              <w:pStyle w:val="GOSTTablenorm"/>
            </w:pPr>
            <w:r w:rsidRPr="001C252D">
              <w:rPr>
                <w:bCs/>
              </w:rPr>
              <w:t>T0504833:</w:t>
            </w:r>
            <w:r w:rsidRPr="001C252D">
              <w:rPr>
                <w:bCs/>
                <w:lang w:val="en-US"/>
              </w:rPr>
              <w:t>D</w:t>
            </w:r>
            <w:r w:rsidRPr="001C252D">
              <w:rPr>
                <w:bCs/>
              </w:rPr>
              <w:t>T_LS</w:t>
            </w:r>
          </w:p>
        </w:tc>
        <w:tc>
          <w:tcPr>
            <w:tcW w:w="3651" w:type="dxa"/>
          </w:tcPr>
          <w:p w14:paraId="5A8578A1" w14:textId="77777777" w:rsidR="00952E96" w:rsidRPr="001C252D" w:rsidRDefault="00952E96" w:rsidP="00192EB5">
            <w:pPr>
              <w:pStyle w:val="GOSTTablenorm"/>
            </w:pPr>
            <w:r w:rsidRPr="001C252D">
              <w:t>-</w:t>
            </w:r>
          </w:p>
        </w:tc>
      </w:tr>
      <w:tr w:rsidR="00952E96" w:rsidRPr="001C252D" w14:paraId="7F35B78C" w14:textId="77777777" w:rsidTr="00924BC6">
        <w:tc>
          <w:tcPr>
            <w:tcW w:w="3651" w:type="dxa"/>
          </w:tcPr>
          <w:p w14:paraId="18AE5633" w14:textId="77777777" w:rsidR="00952E96" w:rsidRPr="001C252D" w:rsidRDefault="00952E96" w:rsidP="00192EB5">
            <w:pPr>
              <w:pStyle w:val="GOSTTablenorm"/>
            </w:pPr>
            <w:r w:rsidRPr="001C252D">
              <w:t>Аналитический_код_СКУ_Дт</w:t>
            </w:r>
          </w:p>
        </w:tc>
        <w:tc>
          <w:tcPr>
            <w:tcW w:w="1090" w:type="dxa"/>
          </w:tcPr>
          <w:p w14:paraId="732DA237" w14:textId="77777777" w:rsidR="00952E96" w:rsidRPr="001C252D" w:rsidRDefault="00952E96" w:rsidP="00192EB5">
            <w:pPr>
              <w:pStyle w:val="GOSTTablenorm"/>
            </w:pPr>
          </w:p>
        </w:tc>
        <w:tc>
          <w:tcPr>
            <w:tcW w:w="3651" w:type="dxa"/>
          </w:tcPr>
          <w:p w14:paraId="38B500F5" w14:textId="77777777" w:rsidR="00952E96" w:rsidRPr="001C252D" w:rsidRDefault="00952E96" w:rsidP="00192EB5">
            <w:pPr>
              <w:pStyle w:val="GOSTTablenorm"/>
            </w:pPr>
            <w:r w:rsidRPr="001C252D">
              <w:t>Аналитический код СКУ по</w:t>
            </w:r>
            <w:r w:rsidRPr="001C252D">
              <w:rPr>
                <w:bCs/>
              </w:rPr>
              <w:t xml:space="preserve"> Дт</w:t>
            </w:r>
          </w:p>
        </w:tc>
        <w:tc>
          <w:tcPr>
            <w:tcW w:w="3651" w:type="dxa"/>
          </w:tcPr>
          <w:p w14:paraId="12F27CEA" w14:textId="295DE85C" w:rsidR="00952E96" w:rsidRPr="001C252D" w:rsidRDefault="00952E96" w:rsidP="00192EB5">
            <w:pPr>
              <w:pStyle w:val="GOSTTablenorm"/>
            </w:pPr>
            <w:r w:rsidRPr="001C252D">
              <w:rPr>
                <w:bCs/>
              </w:rPr>
              <w:t>T0504833:DT_ANALITCODESKU</w:t>
            </w:r>
          </w:p>
        </w:tc>
        <w:tc>
          <w:tcPr>
            <w:tcW w:w="3651" w:type="dxa"/>
          </w:tcPr>
          <w:p w14:paraId="7BAEE28A" w14:textId="77777777" w:rsidR="00952E96" w:rsidRPr="001C252D" w:rsidRDefault="00952E96" w:rsidP="00192EB5">
            <w:pPr>
              <w:pStyle w:val="GOSTTablenorm"/>
            </w:pPr>
            <w:r w:rsidRPr="001C252D">
              <w:t>-</w:t>
            </w:r>
          </w:p>
        </w:tc>
      </w:tr>
      <w:tr w:rsidR="00952E96" w:rsidRPr="001C252D" w14:paraId="04667053" w14:textId="77777777" w:rsidTr="00924BC6">
        <w:tc>
          <w:tcPr>
            <w:tcW w:w="3651" w:type="dxa"/>
          </w:tcPr>
          <w:p w14:paraId="4ACF79F5" w14:textId="77777777" w:rsidR="00952E96" w:rsidRPr="001C252D" w:rsidRDefault="00952E96" w:rsidP="00192EB5">
            <w:pPr>
              <w:pStyle w:val="GOSTTablenorm"/>
            </w:pPr>
            <w:r w:rsidRPr="001C252D">
              <w:rPr>
                <w:color w:val="000000"/>
              </w:rPr>
              <w:t>КБК_Дт</w:t>
            </w:r>
          </w:p>
        </w:tc>
        <w:tc>
          <w:tcPr>
            <w:tcW w:w="1090" w:type="dxa"/>
          </w:tcPr>
          <w:p w14:paraId="14868ED6" w14:textId="77777777" w:rsidR="00952E96" w:rsidRPr="001C252D" w:rsidRDefault="00952E96" w:rsidP="00192EB5">
            <w:pPr>
              <w:pStyle w:val="GOSTTablenorm"/>
            </w:pPr>
            <w:r w:rsidRPr="001C252D">
              <w:rPr>
                <w:color w:val="000000"/>
              </w:rPr>
              <w:t>Нет</w:t>
            </w:r>
          </w:p>
        </w:tc>
        <w:tc>
          <w:tcPr>
            <w:tcW w:w="3651" w:type="dxa"/>
          </w:tcPr>
          <w:p w14:paraId="092271A0" w14:textId="77777777" w:rsidR="00952E96" w:rsidRPr="001C252D" w:rsidRDefault="00952E96" w:rsidP="00192EB5">
            <w:pPr>
              <w:pStyle w:val="GOSTTablenorm"/>
            </w:pPr>
            <w:r w:rsidRPr="001C252D">
              <w:t>КБК по</w:t>
            </w:r>
            <w:r w:rsidRPr="001C252D">
              <w:rPr>
                <w:bCs/>
              </w:rPr>
              <w:t xml:space="preserve"> Дт</w:t>
            </w:r>
          </w:p>
        </w:tc>
        <w:tc>
          <w:tcPr>
            <w:tcW w:w="3651" w:type="dxa"/>
          </w:tcPr>
          <w:p w14:paraId="096DBE5A" w14:textId="77777777" w:rsidR="00952E96" w:rsidRPr="001C252D" w:rsidRDefault="00952E96" w:rsidP="00192EB5">
            <w:pPr>
              <w:pStyle w:val="GOSTTablenorm"/>
            </w:pPr>
            <w:r w:rsidRPr="001C252D">
              <w:rPr>
                <w:bCs/>
              </w:rPr>
              <w:t>T0504833:DT_KBK</w:t>
            </w:r>
          </w:p>
        </w:tc>
        <w:tc>
          <w:tcPr>
            <w:tcW w:w="3651" w:type="dxa"/>
          </w:tcPr>
          <w:p w14:paraId="522C3126" w14:textId="77777777" w:rsidR="00952E96" w:rsidRPr="001C252D" w:rsidRDefault="00952E96" w:rsidP="00192EB5">
            <w:pPr>
              <w:pStyle w:val="GOSTTablenorm"/>
            </w:pPr>
            <w:r w:rsidRPr="001C252D">
              <w:t>-</w:t>
            </w:r>
          </w:p>
        </w:tc>
      </w:tr>
      <w:tr w:rsidR="00952E96" w:rsidRPr="001C252D" w14:paraId="392DF151" w14:textId="77777777" w:rsidTr="00924BC6">
        <w:tc>
          <w:tcPr>
            <w:tcW w:w="3651" w:type="dxa"/>
          </w:tcPr>
          <w:p w14:paraId="68EFDABE" w14:textId="77777777" w:rsidR="00952E96" w:rsidRPr="001C252D" w:rsidRDefault="00952E96" w:rsidP="00192EB5">
            <w:pPr>
              <w:pStyle w:val="GOSTTablenorm"/>
            </w:pPr>
            <w:r w:rsidRPr="001C252D">
              <w:t>Тип_КБК_Дт</w:t>
            </w:r>
          </w:p>
        </w:tc>
        <w:tc>
          <w:tcPr>
            <w:tcW w:w="1090" w:type="dxa"/>
          </w:tcPr>
          <w:p w14:paraId="54A7ACE0" w14:textId="77777777" w:rsidR="00952E96" w:rsidRPr="001C252D" w:rsidRDefault="00952E96" w:rsidP="00192EB5">
            <w:pPr>
              <w:pStyle w:val="GOSTTablenorm"/>
            </w:pPr>
            <w:r w:rsidRPr="001C252D">
              <w:t>Нет</w:t>
            </w:r>
          </w:p>
        </w:tc>
        <w:tc>
          <w:tcPr>
            <w:tcW w:w="3651" w:type="dxa"/>
          </w:tcPr>
          <w:p w14:paraId="3F9FDEE6" w14:textId="77777777" w:rsidR="00952E96" w:rsidRPr="001C252D" w:rsidRDefault="00952E96" w:rsidP="00192EB5">
            <w:pPr>
              <w:pStyle w:val="GOSTTablenorm"/>
            </w:pPr>
            <w:r w:rsidRPr="001C252D">
              <w:t>Тип КБК по Дт</w:t>
            </w:r>
          </w:p>
        </w:tc>
        <w:tc>
          <w:tcPr>
            <w:tcW w:w="3651" w:type="dxa"/>
          </w:tcPr>
          <w:p w14:paraId="7336E901" w14:textId="77777777" w:rsidR="00952E96" w:rsidRPr="001C252D" w:rsidRDefault="00952E96" w:rsidP="00192EB5">
            <w:pPr>
              <w:pStyle w:val="GOSTTablenorm"/>
            </w:pPr>
            <w:r w:rsidRPr="001C252D">
              <w:rPr>
                <w:bCs/>
              </w:rPr>
              <w:t>T0504833:DT_</w:t>
            </w:r>
            <w:r w:rsidRPr="001C252D">
              <w:rPr>
                <w:bCs/>
                <w:lang w:val="en-US"/>
              </w:rPr>
              <w:t>TYPE</w:t>
            </w:r>
            <w:r w:rsidRPr="001C252D">
              <w:rPr>
                <w:bCs/>
              </w:rPr>
              <w:t>KBK</w:t>
            </w:r>
          </w:p>
        </w:tc>
        <w:tc>
          <w:tcPr>
            <w:tcW w:w="3651" w:type="dxa"/>
          </w:tcPr>
          <w:p w14:paraId="1C95C832" w14:textId="77777777" w:rsidR="00952E96" w:rsidRPr="001C252D" w:rsidRDefault="00952E96" w:rsidP="00192EB5">
            <w:pPr>
              <w:pStyle w:val="GOSTTablenorm"/>
            </w:pPr>
            <w:r w:rsidRPr="001C252D">
              <w:t>-</w:t>
            </w:r>
          </w:p>
        </w:tc>
      </w:tr>
      <w:tr w:rsidR="00952E96" w:rsidRPr="001C252D" w14:paraId="70186BA6" w14:textId="77777777" w:rsidTr="00924BC6">
        <w:tc>
          <w:tcPr>
            <w:tcW w:w="3651" w:type="dxa"/>
          </w:tcPr>
          <w:p w14:paraId="38D82E5E" w14:textId="01AFFA2D" w:rsidR="00952E96" w:rsidRPr="001C252D" w:rsidRDefault="00952E96" w:rsidP="00192EB5">
            <w:pPr>
              <w:pStyle w:val="GOSTTablenorm"/>
            </w:pPr>
            <w:r w:rsidRPr="007E53C7">
              <w:rPr>
                <w:highlight w:val="cyan"/>
              </w:rPr>
              <w:t>Код_валюты_Дт</w:t>
            </w:r>
          </w:p>
        </w:tc>
        <w:tc>
          <w:tcPr>
            <w:tcW w:w="1090" w:type="dxa"/>
          </w:tcPr>
          <w:p w14:paraId="58779607" w14:textId="1A551518" w:rsidR="00952E96" w:rsidRPr="001C252D" w:rsidRDefault="00952E96" w:rsidP="00192EB5">
            <w:pPr>
              <w:pStyle w:val="GOSTTablenorm"/>
            </w:pPr>
            <w:r>
              <w:t>Нет</w:t>
            </w:r>
          </w:p>
        </w:tc>
        <w:tc>
          <w:tcPr>
            <w:tcW w:w="3651" w:type="dxa"/>
          </w:tcPr>
          <w:p w14:paraId="7EC36820" w14:textId="0283BB68" w:rsidR="00952E96" w:rsidRPr="001C252D" w:rsidRDefault="00952E96" w:rsidP="00192EB5">
            <w:pPr>
              <w:pStyle w:val="GOSTTablenorm"/>
            </w:pPr>
            <w:r>
              <w:t>Код валюты по дебету</w:t>
            </w:r>
          </w:p>
        </w:tc>
        <w:tc>
          <w:tcPr>
            <w:tcW w:w="3651" w:type="dxa"/>
          </w:tcPr>
          <w:p w14:paraId="297E8ECF" w14:textId="066DFB9E" w:rsidR="00952E96" w:rsidRPr="001C252D" w:rsidRDefault="00952E96" w:rsidP="00192EB5">
            <w:pPr>
              <w:pStyle w:val="GOSTTablenorm"/>
              <w:rPr>
                <w:bCs/>
              </w:rPr>
            </w:pPr>
            <w:r w:rsidRPr="00A57119">
              <w:rPr>
                <w:bCs/>
              </w:rPr>
              <w:t>T0504833:DT_VALCODE</w:t>
            </w:r>
          </w:p>
        </w:tc>
        <w:tc>
          <w:tcPr>
            <w:tcW w:w="3651" w:type="dxa"/>
          </w:tcPr>
          <w:p w14:paraId="77396659" w14:textId="6017E403" w:rsidR="00952E96" w:rsidRPr="001C252D" w:rsidRDefault="00952E96" w:rsidP="00192EB5">
            <w:pPr>
              <w:pStyle w:val="GOSTTablenorm"/>
            </w:pPr>
            <w:r>
              <w:t>-</w:t>
            </w:r>
          </w:p>
        </w:tc>
      </w:tr>
      <w:tr w:rsidR="00952E96" w:rsidRPr="001C252D" w14:paraId="31F3BA12" w14:textId="77777777" w:rsidTr="00924BC6">
        <w:tc>
          <w:tcPr>
            <w:tcW w:w="3651" w:type="dxa"/>
          </w:tcPr>
          <w:p w14:paraId="328F9162" w14:textId="77777777" w:rsidR="00952E96" w:rsidRPr="001C252D" w:rsidRDefault="00952E96" w:rsidP="00192EB5">
            <w:pPr>
              <w:pStyle w:val="GOSTTablenorm"/>
            </w:pPr>
            <w:r w:rsidRPr="001C252D">
              <w:t>ТОФК_КС_Дт</w:t>
            </w:r>
          </w:p>
        </w:tc>
        <w:tc>
          <w:tcPr>
            <w:tcW w:w="1090" w:type="dxa"/>
          </w:tcPr>
          <w:p w14:paraId="48C93817" w14:textId="77777777" w:rsidR="00952E96" w:rsidRPr="001C252D" w:rsidRDefault="00952E96" w:rsidP="00192EB5">
            <w:pPr>
              <w:pStyle w:val="GOSTTablenorm"/>
            </w:pPr>
            <w:r w:rsidRPr="001C252D">
              <w:t>Нет</w:t>
            </w:r>
          </w:p>
        </w:tc>
        <w:tc>
          <w:tcPr>
            <w:tcW w:w="3651" w:type="dxa"/>
          </w:tcPr>
          <w:p w14:paraId="6A799BE0" w14:textId="77777777" w:rsidR="00952E96" w:rsidRPr="001C252D" w:rsidRDefault="00952E96" w:rsidP="00192EB5">
            <w:pPr>
              <w:pStyle w:val="GOSTTablenorm"/>
            </w:pPr>
            <w:r w:rsidRPr="001C252D">
              <w:t>ТОФК КС по</w:t>
            </w:r>
            <w:r w:rsidRPr="001C252D">
              <w:rPr>
                <w:bCs/>
              </w:rPr>
              <w:t xml:space="preserve"> Дт</w:t>
            </w:r>
          </w:p>
        </w:tc>
        <w:tc>
          <w:tcPr>
            <w:tcW w:w="3651" w:type="dxa"/>
          </w:tcPr>
          <w:p w14:paraId="565DD231" w14:textId="4583A57E" w:rsidR="00952E96" w:rsidRPr="001C252D" w:rsidRDefault="00952E96" w:rsidP="00192EB5">
            <w:pPr>
              <w:pStyle w:val="GOSTTablenorm"/>
            </w:pPr>
            <w:r w:rsidRPr="001C252D">
              <w:rPr>
                <w:bCs/>
              </w:rPr>
              <w:t>T0504833:DT_TOFKKS</w:t>
            </w:r>
          </w:p>
        </w:tc>
        <w:tc>
          <w:tcPr>
            <w:tcW w:w="3651" w:type="dxa"/>
          </w:tcPr>
          <w:p w14:paraId="68557844" w14:textId="77777777" w:rsidR="00952E96" w:rsidRPr="001C252D" w:rsidRDefault="00952E96" w:rsidP="00192EB5">
            <w:pPr>
              <w:pStyle w:val="GOSTTablenorm"/>
            </w:pPr>
            <w:r w:rsidRPr="001C252D">
              <w:t>-</w:t>
            </w:r>
          </w:p>
        </w:tc>
      </w:tr>
      <w:tr w:rsidR="00952E96" w:rsidRPr="001C252D" w14:paraId="31A5D886" w14:textId="77777777" w:rsidTr="00924BC6">
        <w:tc>
          <w:tcPr>
            <w:tcW w:w="3651" w:type="dxa"/>
          </w:tcPr>
          <w:p w14:paraId="6E36178F" w14:textId="77777777" w:rsidR="00952E96" w:rsidRPr="001C252D" w:rsidRDefault="00952E96" w:rsidP="00192EB5">
            <w:pPr>
              <w:pStyle w:val="GOSTTablenorm"/>
            </w:pPr>
            <w:r w:rsidRPr="001C252D">
              <w:rPr>
                <w:color w:val="000000"/>
              </w:rPr>
              <w:t>Порядк_номер_КС_Дт</w:t>
            </w:r>
          </w:p>
        </w:tc>
        <w:tc>
          <w:tcPr>
            <w:tcW w:w="1090" w:type="dxa"/>
          </w:tcPr>
          <w:p w14:paraId="2C32ACAE" w14:textId="77777777" w:rsidR="00952E96" w:rsidRPr="001C252D" w:rsidRDefault="00952E96" w:rsidP="00192EB5">
            <w:pPr>
              <w:pStyle w:val="GOSTTablenorm"/>
            </w:pPr>
            <w:r w:rsidRPr="001C252D">
              <w:t>Нет</w:t>
            </w:r>
          </w:p>
        </w:tc>
        <w:tc>
          <w:tcPr>
            <w:tcW w:w="3651" w:type="dxa"/>
          </w:tcPr>
          <w:p w14:paraId="2F17600F" w14:textId="77777777" w:rsidR="00952E96" w:rsidRPr="001C252D" w:rsidRDefault="00952E96" w:rsidP="00192EB5">
            <w:pPr>
              <w:pStyle w:val="GOSTTablenorm"/>
            </w:pPr>
            <w:r w:rsidRPr="001C252D">
              <w:t xml:space="preserve">Порядковый номер КС по </w:t>
            </w:r>
            <w:r w:rsidRPr="001C252D">
              <w:rPr>
                <w:bCs/>
              </w:rPr>
              <w:t>Дт</w:t>
            </w:r>
          </w:p>
        </w:tc>
        <w:tc>
          <w:tcPr>
            <w:tcW w:w="3651" w:type="dxa"/>
          </w:tcPr>
          <w:p w14:paraId="2ECCF8EA" w14:textId="3C747A51" w:rsidR="00952E96" w:rsidRPr="001C252D" w:rsidRDefault="00952E96" w:rsidP="00192EB5">
            <w:pPr>
              <w:pStyle w:val="GOSTTablenorm"/>
            </w:pPr>
            <w:r w:rsidRPr="001C252D">
              <w:rPr>
                <w:bCs/>
              </w:rPr>
              <w:t>T0504833:DT_PNKS</w:t>
            </w:r>
          </w:p>
        </w:tc>
        <w:tc>
          <w:tcPr>
            <w:tcW w:w="3651" w:type="dxa"/>
          </w:tcPr>
          <w:p w14:paraId="0875FE34" w14:textId="77777777" w:rsidR="00952E96" w:rsidRPr="001C252D" w:rsidRDefault="00952E96" w:rsidP="00192EB5">
            <w:pPr>
              <w:pStyle w:val="GOSTTablenorm"/>
            </w:pPr>
            <w:r w:rsidRPr="001C252D">
              <w:t>-</w:t>
            </w:r>
          </w:p>
        </w:tc>
      </w:tr>
      <w:tr w:rsidR="00952E96" w:rsidRPr="001C252D" w14:paraId="6479E8DD" w14:textId="77777777" w:rsidTr="00924BC6">
        <w:tc>
          <w:tcPr>
            <w:tcW w:w="3651" w:type="dxa"/>
          </w:tcPr>
          <w:p w14:paraId="42705908" w14:textId="77777777" w:rsidR="00952E96" w:rsidRPr="001C252D" w:rsidRDefault="00952E96" w:rsidP="00192EB5">
            <w:pPr>
              <w:pStyle w:val="GOSTTablenorm"/>
            </w:pPr>
            <w:r w:rsidRPr="001C252D">
              <w:rPr>
                <w:color w:val="000000"/>
              </w:rPr>
              <w:t>ОКТМО_Дт</w:t>
            </w:r>
          </w:p>
        </w:tc>
        <w:tc>
          <w:tcPr>
            <w:tcW w:w="1090" w:type="dxa"/>
          </w:tcPr>
          <w:p w14:paraId="6B146544" w14:textId="77777777" w:rsidR="00952E96" w:rsidRPr="001C252D" w:rsidRDefault="00952E96" w:rsidP="00192EB5">
            <w:pPr>
              <w:pStyle w:val="GOSTTablenorm"/>
            </w:pPr>
            <w:r w:rsidRPr="001C252D">
              <w:rPr>
                <w:color w:val="000000"/>
              </w:rPr>
              <w:t>Нет</w:t>
            </w:r>
          </w:p>
        </w:tc>
        <w:tc>
          <w:tcPr>
            <w:tcW w:w="3651" w:type="dxa"/>
          </w:tcPr>
          <w:p w14:paraId="087DC7FC" w14:textId="77777777" w:rsidR="00952E96" w:rsidRPr="001C252D" w:rsidRDefault="00952E96" w:rsidP="00192EB5">
            <w:pPr>
              <w:pStyle w:val="GOSTTablenorm"/>
            </w:pPr>
            <w:r w:rsidRPr="001C252D">
              <w:t>ОКТМО по</w:t>
            </w:r>
            <w:r w:rsidRPr="001C252D">
              <w:rPr>
                <w:bCs/>
              </w:rPr>
              <w:t xml:space="preserve"> Дт</w:t>
            </w:r>
          </w:p>
        </w:tc>
        <w:tc>
          <w:tcPr>
            <w:tcW w:w="3651" w:type="dxa"/>
          </w:tcPr>
          <w:p w14:paraId="5C6DBFC6" w14:textId="77777777" w:rsidR="00952E96" w:rsidRPr="001C252D" w:rsidRDefault="00952E96" w:rsidP="00192EB5">
            <w:pPr>
              <w:pStyle w:val="GOSTTablenorm"/>
            </w:pPr>
            <w:r w:rsidRPr="001C252D">
              <w:rPr>
                <w:bCs/>
              </w:rPr>
              <w:t>T0504833:DT_OKTMO</w:t>
            </w:r>
          </w:p>
        </w:tc>
        <w:tc>
          <w:tcPr>
            <w:tcW w:w="3651" w:type="dxa"/>
          </w:tcPr>
          <w:p w14:paraId="7962F5BA" w14:textId="77777777" w:rsidR="00952E96" w:rsidRPr="001C252D" w:rsidRDefault="00952E96" w:rsidP="00192EB5">
            <w:pPr>
              <w:pStyle w:val="GOSTTablenorm"/>
            </w:pPr>
            <w:r w:rsidRPr="001C252D">
              <w:t>-</w:t>
            </w:r>
          </w:p>
        </w:tc>
      </w:tr>
      <w:tr w:rsidR="00952E96" w:rsidRPr="001C252D" w14:paraId="46602F2B" w14:textId="77777777" w:rsidTr="00924BC6">
        <w:tc>
          <w:tcPr>
            <w:tcW w:w="3651" w:type="dxa"/>
          </w:tcPr>
          <w:p w14:paraId="33E74FB6" w14:textId="77777777" w:rsidR="00952E96" w:rsidRPr="001C252D" w:rsidRDefault="00952E96" w:rsidP="00192EB5">
            <w:pPr>
              <w:pStyle w:val="GOSTTablenorm"/>
            </w:pPr>
            <w:r w:rsidRPr="001C252D">
              <w:rPr>
                <w:color w:val="000000"/>
              </w:rPr>
              <w:t>КЦ_Дт</w:t>
            </w:r>
          </w:p>
        </w:tc>
        <w:tc>
          <w:tcPr>
            <w:tcW w:w="1090" w:type="dxa"/>
          </w:tcPr>
          <w:p w14:paraId="4BE9C266" w14:textId="77777777" w:rsidR="00952E96" w:rsidRPr="001C252D" w:rsidRDefault="00952E96" w:rsidP="00192EB5">
            <w:pPr>
              <w:pStyle w:val="GOSTTablenorm"/>
            </w:pPr>
            <w:r w:rsidRPr="001C252D">
              <w:rPr>
                <w:color w:val="000000"/>
              </w:rPr>
              <w:t>Нет</w:t>
            </w:r>
          </w:p>
        </w:tc>
        <w:tc>
          <w:tcPr>
            <w:tcW w:w="3651" w:type="dxa"/>
          </w:tcPr>
          <w:p w14:paraId="61D38F41" w14:textId="77777777" w:rsidR="00952E96" w:rsidRPr="001C252D" w:rsidRDefault="00952E96" w:rsidP="00192EB5">
            <w:pPr>
              <w:pStyle w:val="GOSTTablenorm"/>
            </w:pPr>
            <w:r w:rsidRPr="001C252D">
              <w:t>Код цели по</w:t>
            </w:r>
            <w:r w:rsidRPr="001C252D">
              <w:rPr>
                <w:bCs/>
              </w:rPr>
              <w:t xml:space="preserve"> Дт</w:t>
            </w:r>
          </w:p>
        </w:tc>
        <w:tc>
          <w:tcPr>
            <w:tcW w:w="3651" w:type="dxa"/>
          </w:tcPr>
          <w:p w14:paraId="0C2BA667" w14:textId="77777777" w:rsidR="00952E96" w:rsidRPr="001C252D" w:rsidRDefault="00952E96" w:rsidP="00192EB5">
            <w:pPr>
              <w:pStyle w:val="GOSTTablenorm"/>
            </w:pPr>
            <w:r w:rsidRPr="001C252D">
              <w:rPr>
                <w:bCs/>
              </w:rPr>
              <w:t>T0504833:DT_TARGETCODE</w:t>
            </w:r>
          </w:p>
        </w:tc>
        <w:tc>
          <w:tcPr>
            <w:tcW w:w="3651" w:type="dxa"/>
          </w:tcPr>
          <w:p w14:paraId="019B8594" w14:textId="77777777" w:rsidR="00952E96" w:rsidRPr="001C252D" w:rsidRDefault="00952E96" w:rsidP="00192EB5">
            <w:pPr>
              <w:pStyle w:val="GOSTTablenorm"/>
            </w:pPr>
            <w:r w:rsidRPr="001C252D">
              <w:t>-</w:t>
            </w:r>
          </w:p>
        </w:tc>
      </w:tr>
      <w:tr w:rsidR="00952E96" w:rsidRPr="001C252D" w14:paraId="795A91A0" w14:textId="77777777" w:rsidTr="00924BC6">
        <w:tc>
          <w:tcPr>
            <w:tcW w:w="3651" w:type="dxa"/>
          </w:tcPr>
          <w:p w14:paraId="72FE6B7F" w14:textId="77777777" w:rsidR="00952E96" w:rsidRPr="001C252D" w:rsidRDefault="00952E96" w:rsidP="00192EB5">
            <w:pPr>
              <w:pStyle w:val="GOSTTablenorm"/>
            </w:pPr>
            <w:r w:rsidRPr="001C252D">
              <w:t>БС_</w:t>
            </w:r>
            <w:r w:rsidRPr="001C252D">
              <w:rPr>
                <w:bCs/>
              </w:rPr>
              <w:t>Дт</w:t>
            </w:r>
          </w:p>
        </w:tc>
        <w:tc>
          <w:tcPr>
            <w:tcW w:w="1090" w:type="dxa"/>
          </w:tcPr>
          <w:p w14:paraId="256EDB81" w14:textId="77777777" w:rsidR="00952E96" w:rsidRPr="001C252D" w:rsidRDefault="00952E96" w:rsidP="00192EB5">
            <w:pPr>
              <w:pStyle w:val="GOSTTablenorm"/>
            </w:pPr>
            <w:r w:rsidRPr="001C252D">
              <w:t>Нет</w:t>
            </w:r>
          </w:p>
        </w:tc>
        <w:tc>
          <w:tcPr>
            <w:tcW w:w="3651" w:type="dxa"/>
          </w:tcPr>
          <w:p w14:paraId="28E79ACA" w14:textId="77777777" w:rsidR="00952E96" w:rsidRPr="001C252D" w:rsidRDefault="00952E96" w:rsidP="00192EB5">
            <w:pPr>
              <w:pStyle w:val="GOSTTablenorm"/>
            </w:pPr>
            <w:r w:rsidRPr="001C252D">
              <w:t>Банковский счет по</w:t>
            </w:r>
            <w:r w:rsidRPr="001C252D">
              <w:rPr>
                <w:bCs/>
              </w:rPr>
              <w:t xml:space="preserve"> Дт</w:t>
            </w:r>
          </w:p>
        </w:tc>
        <w:tc>
          <w:tcPr>
            <w:tcW w:w="3651" w:type="dxa"/>
          </w:tcPr>
          <w:p w14:paraId="5829F054" w14:textId="77777777" w:rsidR="00952E96" w:rsidRPr="001C252D" w:rsidRDefault="00952E96" w:rsidP="00192EB5">
            <w:pPr>
              <w:pStyle w:val="GOSTTablenorm"/>
            </w:pPr>
            <w:r w:rsidRPr="001C252D">
              <w:rPr>
                <w:bCs/>
              </w:rPr>
              <w:t>T0504833:DT_BA</w:t>
            </w:r>
          </w:p>
        </w:tc>
        <w:tc>
          <w:tcPr>
            <w:tcW w:w="3651" w:type="dxa"/>
          </w:tcPr>
          <w:p w14:paraId="5BF5A227" w14:textId="77777777" w:rsidR="00952E96" w:rsidRPr="001C252D" w:rsidRDefault="00952E96" w:rsidP="00192EB5">
            <w:pPr>
              <w:pStyle w:val="GOSTTablenorm"/>
            </w:pPr>
            <w:r w:rsidRPr="001C252D">
              <w:t>-</w:t>
            </w:r>
          </w:p>
        </w:tc>
      </w:tr>
      <w:tr w:rsidR="00952E96" w:rsidRPr="001C252D" w14:paraId="022B7766" w14:textId="77777777" w:rsidTr="00924BC6">
        <w:tc>
          <w:tcPr>
            <w:tcW w:w="3651" w:type="dxa"/>
          </w:tcPr>
          <w:p w14:paraId="229190B3" w14:textId="77777777" w:rsidR="00952E96" w:rsidRPr="001C252D" w:rsidRDefault="00952E96" w:rsidP="00192EB5">
            <w:pPr>
              <w:pStyle w:val="GOSTTablenorm"/>
            </w:pPr>
            <w:r w:rsidRPr="001C252D">
              <w:t>Счет_контрагента_Дт</w:t>
            </w:r>
          </w:p>
        </w:tc>
        <w:tc>
          <w:tcPr>
            <w:tcW w:w="1090" w:type="dxa"/>
          </w:tcPr>
          <w:p w14:paraId="4568FA52" w14:textId="77777777" w:rsidR="00952E96" w:rsidRPr="001C252D" w:rsidRDefault="00952E96" w:rsidP="00192EB5">
            <w:pPr>
              <w:pStyle w:val="GOSTTablenorm"/>
            </w:pPr>
            <w:r w:rsidRPr="001C252D">
              <w:t>Нет</w:t>
            </w:r>
          </w:p>
        </w:tc>
        <w:tc>
          <w:tcPr>
            <w:tcW w:w="3651" w:type="dxa"/>
          </w:tcPr>
          <w:p w14:paraId="6757E6B7" w14:textId="77777777" w:rsidR="00952E96" w:rsidRPr="001C252D" w:rsidRDefault="00952E96" w:rsidP="00192EB5">
            <w:pPr>
              <w:pStyle w:val="GOSTTablenorm"/>
            </w:pPr>
            <w:r w:rsidRPr="001C252D">
              <w:t>Счет контрагента по</w:t>
            </w:r>
            <w:r w:rsidRPr="001C252D">
              <w:rPr>
                <w:bCs/>
              </w:rPr>
              <w:t xml:space="preserve"> Дт</w:t>
            </w:r>
          </w:p>
        </w:tc>
        <w:tc>
          <w:tcPr>
            <w:tcW w:w="3651" w:type="dxa"/>
          </w:tcPr>
          <w:p w14:paraId="323AECE6" w14:textId="77777777" w:rsidR="00952E96" w:rsidRPr="001C252D" w:rsidRDefault="00952E96" w:rsidP="00192EB5">
            <w:pPr>
              <w:pStyle w:val="GOSTTablenorm"/>
            </w:pPr>
            <w:r w:rsidRPr="001C252D">
              <w:rPr>
                <w:bCs/>
              </w:rPr>
              <w:t>T0504833:DT_CA</w:t>
            </w:r>
          </w:p>
        </w:tc>
        <w:tc>
          <w:tcPr>
            <w:tcW w:w="3651" w:type="dxa"/>
          </w:tcPr>
          <w:p w14:paraId="199EF50B" w14:textId="77777777" w:rsidR="00952E96" w:rsidRPr="001C252D" w:rsidRDefault="00952E96" w:rsidP="00192EB5">
            <w:pPr>
              <w:pStyle w:val="GOSTTablenorm"/>
            </w:pPr>
            <w:r w:rsidRPr="001C252D">
              <w:t>-</w:t>
            </w:r>
          </w:p>
        </w:tc>
      </w:tr>
      <w:tr w:rsidR="00952E96" w:rsidRPr="001C252D" w14:paraId="123C17EF" w14:textId="77777777" w:rsidTr="00924BC6">
        <w:tc>
          <w:tcPr>
            <w:tcW w:w="3651" w:type="dxa"/>
          </w:tcPr>
          <w:p w14:paraId="589033B5" w14:textId="77777777" w:rsidR="00952E96" w:rsidRPr="001C252D" w:rsidRDefault="00952E96" w:rsidP="00192EB5">
            <w:pPr>
              <w:pStyle w:val="GOSTTablenorm"/>
            </w:pPr>
            <w:r w:rsidRPr="001C252D">
              <w:t>Доп_ЛС_Дт</w:t>
            </w:r>
          </w:p>
        </w:tc>
        <w:tc>
          <w:tcPr>
            <w:tcW w:w="1090" w:type="dxa"/>
          </w:tcPr>
          <w:p w14:paraId="2F1C94AD" w14:textId="77777777" w:rsidR="00952E96" w:rsidRPr="001C252D" w:rsidRDefault="00952E96" w:rsidP="00192EB5">
            <w:pPr>
              <w:pStyle w:val="GOSTTablenorm"/>
            </w:pPr>
            <w:r w:rsidRPr="001C252D">
              <w:t>Нет</w:t>
            </w:r>
          </w:p>
        </w:tc>
        <w:tc>
          <w:tcPr>
            <w:tcW w:w="3651" w:type="dxa"/>
          </w:tcPr>
          <w:p w14:paraId="76808D3B" w14:textId="77777777" w:rsidR="00952E96" w:rsidRPr="001C252D" w:rsidRDefault="00952E96" w:rsidP="00192EB5">
            <w:pPr>
              <w:pStyle w:val="GOSTTablenorm"/>
            </w:pPr>
            <w:r w:rsidRPr="001C252D">
              <w:t>ЛС (дополнительный) по</w:t>
            </w:r>
            <w:r w:rsidRPr="001C252D">
              <w:rPr>
                <w:bCs/>
              </w:rPr>
              <w:t xml:space="preserve"> Дт</w:t>
            </w:r>
          </w:p>
        </w:tc>
        <w:tc>
          <w:tcPr>
            <w:tcW w:w="3651" w:type="dxa"/>
          </w:tcPr>
          <w:p w14:paraId="3CB70F36" w14:textId="77777777" w:rsidR="00952E96" w:rsidRPr="001C252D" w:rsidRDefault="00952E96" w:rsidP="00192EB5">
            <w:pPr>
              <w:pStyle w:val="GOSTTablenorm"/>
            </w:pPr>
            <w:r w:rsidRPr="001C252D">
              <w:rPr>
                <w:bCs/>
              </w:rPr>
              <w:t>T0504833:DT_</w:t>
            </w:r>
            <w:r w:rsidRPr="001C252D">
              <w:rPr>
                <w:bCs/>
                <w:lang w:val="en-US"/>
              </w:rPr>
              <w:t>LSADD</w:t>
            </w:r>
          </w:p>
        </w:tc>
        <w:tc>
          <w:tcPr>
            <w:tcW w:w="3651" w:type="dxa"/>
          </w:tcPr>
          <w:p w14:paraId="55CF7158" w14:textId="77777777" w:rsidR="00952E96" w:rsidRPr="001C252D" w:rsidRDefault="00952E96" w:rsidP="00192EB5">
            <w:pPr>
              <w:pStyle w:val="GOSTTablenorm"/>
            </w:pPr>
            <w:r w:rsidRPr="001C252D">
              <w:t>-</w:t>
            </w:r>
          </w:p>
        </w:tc>
      </w:tr>
      <w:tr w:rsidR="00952E96" w:rsidRPr="001C252D" w14:paraId="40709487" w14:textId="77777777" w:rsidTr="00924BC6">
        <w:tc>
          <w:tcPr>
            <w:tcW w:w="3651" w:type="dxa"/>
          </w:tcPr>
          <w:p w14:paraId="0CC76F73" w14:textId="5623E727" w:rsidR="00952E96" w:rsidRPr="001C252D" w:rsidRDefault="00952E96" w:rsidP="00192EB5">
            <w:pPr>
              <w:pStyle w:val="GOSTTablenorm"/>
            </w:pPr>
            <w:r w:rsidRPr="007E53C7">
              <w:rPr>
                <w:highlight w:val="cyan"/>
              </w:rPr>
              <w:t>ТОФК_</w:t>
            </w:r>
            <w:r>
              <w:rPr>
                <w:highlight w:val="cyan"/>
              </w:rPr>
              <w:t>Д</w:t>
            </w:r>
            <w:r w:rsidRPr="007E53C7">
              <w:rPr>
                <w:highlight w:val="cyan"/>
              </w:rPr>
              <w:t>т</w:t>
            </w:r>
          </w:p>
        </w:tc>
        <w:tc>
          <w:tcPr>
            <w:tcW w:w="1090" w:type="dxa"/>
          </w:tcPr>
          <w:p w14:paraId="5A0B3404" w14:textId="3A6796DD" w:rsidR="00952E96" w:rsidRPr="001C252D" w:rsidRDefault="00952E96" w:rsidP="00192EB5">
            <w:pPr>
              <w:pStyle w:val="GOSTTablenorm"/>
            </w:pPr>
            <w:r>
              <w:t>Нет</w:t>
            </w:r>
          </w:p>
        </w:tc>
        <w:tc>
          <w:tcPr>
            <w:tcW w:w="3651" w:type="dxa"/>
          </w:tcPr>
          <w:p w14:paraId="7AD761DB" w14:textId="33137201" w:rsidR="00952E96" w:rsidRPr="001C252D" w:rsidRDefault="00952E96" w:rsidP="00192EB5">
            <w:pPr>
              <w:pStyle w:val="GOSTTablenorm"/>
            </w:pPr>
            <w:r>
              <w:t>Код ТОФК-субъекта учета по Дт</w:t>
            </w:r>
          </w:p>
        </w:tc>
        <w:tc>
          <w:tcPr>
            <w:tcW w:w="3651" w:type="dxa"/>
          </w:tcPr>
          <w:p w14:paraId="33D1F7AF" w14:textId="0C09626A" w:rsidR="00952E96" w:rsidRPr="001C252D" w:rsidRDefault="00952E96" w:rsidP="00192EB5">
            <w:pPr>
              <w:pStyle w:val="GOSTTablenorm"/>
              <w:rPr>
                <w:bCs/>
              </w:rPr>
            </w:pPr>
            <w:r w:rsidRPr="001E1475">
              <w:rPr>
                <w:bCs/>
              </w:rPr>
              <w:t>T0504833:</w:t>
            </w:r>
            <w:r>
              <w:rPr>
                <w:bCs/>
                <w:lang w:val="en-US"/>
              </w:rPr>
              <w:t>D</w:t>
            </w:r>
            <w:r w:rsidRPr="001E1475">
              <w:rPr>
                <w:bCs/>
              </w:rPr>
              <w:t>T_</w:t>
            </w:r>
            <w:r>
              <w:rPr>
                <w:bCs/>
                <w:lang w:val="en-US"/>
              </w:rPr>
              <w:t>TOFK</w:t>
            </w:r>
          </w:p>
        </w:tc>
        <w:tc>
          <w:tcPr>
            <w:tcW w:w="3651" w:type="dxa"/>
          </w:tcPr>
          <w:p w14:paraId="1917C86C" w14:textId="5F112C03" w:rsidR="00952E96" w:rsidRPr="001C252D" w:rsidRDefault="00952E96" w:rsidP="00192EB5">
            <w:pPr>
              <w:pStyle w:val="GOSTTablenorm"/>
            </w:pPr>
            <w:r>
              <w:rPr>
                <w:lang w:val="en-US"/>
              </w:rPr>
              <w:t>-</w:t>
            </w:r>
          </w:p>
        </w:tc>
      </w:tr>
      <w:tr w:rsidR="00952E96" w:rsidRPr="001C252D" w14:paraId="49FBB4C7" w14:textId="77777777" w:rsidTr="00924BC6">
        <w:tc>
          <w:tcPr>
            <w:tcW w:w="3651" w:type="dxa"/>
          </w:tcPr>
          <w:p w14:paraId="266EF2EF" w14:textId="77777777" w:rsidR="00952E96" w:rsidRPr="001C252D" w:rsidRDefault="00952E96" w:rsidP="00192EB5">
            <w:pPr>
              <w:pStyle w:val="GOSTTablenorm"/>
            </w:pPr>
            <w:r w:rsidRPr="001C252D">
              <w:t>ЦС_ЛС_Дт</w:t>
            </w:r>
          </w:p>
        </w:tc>
        <w:tc>
          <w:tcPr>
            <w:tcW w:w="1090" w:type="dxa"/>
          </w:tcPr>
          <w:p w14:paraId="096A7CC4" w14:textId="77777777" w:rsidR="00952E96" w:rsidRPr="001C252D" w:rsidRDefault="00952E96" w:rsidP="00192EB5">
            <w:pPr>
              <w:pStyle w:val="GOSTTablenorm"/>
            </w:pPr>
            <w:r w:rsidRPr="001C252D">
              <w:t>Нет</w:t>
            </w:r>
          </w:p>
        </w:tc>
        <w:tc>
          <w:tcPr>
            <w:tcW w:w="3651" w:type="dxa"/>
          </w:tcPr>
          <w:p w14:paraId="554118AF" w14:textId="77777777" w:rsidR="00952E96" w:rsidRPr="001C252D" w:rsidRDefault="00952E96" w:rsidP="00192EB5">
            <w:pPr>
              <w:pStyle w:val="GOSTTablenorm"/>
            </w:pPr>
            <w:r w:rsidRPr="001C252D">
              <w:t>ЦС ЛС по</w:t>
            </w:r>
            <w:r w:rsidRPr="001C252D">
              <w:rPr>
                <w:bCs/>
              </w:rPr>
              <w:t xml:space="preserve"> Дт</w:t>
            </w:r>
          </w:p>
        </w:tc>
        <w:tc>
          <w:tcPr>
            <w:tcW w:w="3651" w:type="dxa"/>
          </w:tcPr>
          <w:p w14:paraId="3D5CD53B" w14:textId="77777777" w:rsidR="00952E96" w:rsidRPr="001C252D" w:rsidRDefault="00952E96" w:rsidP="00192EB5">
            <w:pPr>
              <w:pStyle w:val="GOSTTablenorm"/>
            </w:pPr>
            <w:r w:rsidRPr="001C252D">
              <w:rPr>
                <w:bCs/>
              </w:rPr>
              <w:t>T0504833:DT_PACENTRE</w:t>
            </w:r>
          </w:p>
        </w:tc>
        <w:tc>
          <w:tcPr>
            <w:tcW w:w="3651" w:type="dxa"/>
          </w:tcPr>
          <w:p w14:paraId="2D6D023D" w14:textId="77777777" w:rsidR="00952E96" w:rsidRPr="001C252D" w:rsidRDefault="00952E96" w:rsidP="00192EB5">
            <w:pPr>
              <w:pStyle w:val="GOSTTablenorm"/>
            </w:pPr>
            <w:r w:rsidRPr="001C252D">
              <w:t>-</w:t>
            </w:r>
          </w:p>
        </w:tc>
      </w:tr>
      <w:tr w:rsidR="00952E96" w:rsidRPr="001C252D" w14:paraId="566BB99A" w14:textId="77777777" w:rsidTr="00924BC6">
        <w:tc>
          <w:tcPr>
            <w:tcW w:w="3651" w:type="dxa"/>
          </w:tcPr>
          <w:p w14:paraId="58530F3B" w14:textId="77777777" w:rsidR="00952E96" w:rsidRPr="001C252D" w:rsidRDefault="00952E96" w:rsidP="00192EB5">
            <w:pPr>
              <w:pStyle w:val="GOSTTablenorm"/>
            </w:pPr>
            <w:r w:rsidRPr="001C252D">
              <w:t>ТОФК_контрагента_Дт</w:t>
            </w:r>
          </w:p>
        </w:tc>
        <w:tc>
          <w:tcPr>
            <w:tcW w:w="1090" w:type="dxa"/>
          </w:tcPr>
          <w:p w14:paraId="057C3B94" w14:textId="77777777" w:rsidR="00952E96" w:rsidRPr="001C252D" w:rsidRDefault="00952E96" w:rsidP="00192EB5">
            <w:pPr>
              <w:pStyle w:val="GOSTTablenorm"/>
            </w:pPr>
            <w:r w:rsidRPr="001C252D">
              <w:rPr>
                <w:color w:val="000000"/>
              </w:rPr>
              <w:t>Нет</w:t>
            </w:r>
          </w:p>
        </w:tc>
        <w:tc>
          <w:tcPr>
            <w:tcW w:w="3651" w:type="dxa"/>
          </w:tcPr>
          <w:p w14:paraId="0A065AE3" w14:textId="77777777" w:rsidR="00952E96" w:rsidRPr="001C252D" w:rsidRDefault="00952E96" w:rsidP="00192EB5">
            <w:pPr>
              <w:pStyle w:val="GOSTTablenorm"/>
            </w:pPr>
            <w:r w:rsidRPr="001C252D">
              <w:t>ТОФК контрагента по</w:t>
            </w:r>
            <w:r w:rsidRPr="001C252D">
              <w:rPr>
                <w:bCs/>
              </w:rPr>
              <w:t xml:space="preserve"> Дт</w:t>
            </w:r>
          </w:p>
        </w:tc>
        <w:tc>
          <w:tcPr>
            <w:tcW w:w="3651" w:type="dxa"/>
          </w:tcPr>
          <w:p w14:paraId="30D959D5" w14:textId="77777777" w:rsidR="00952E96" w:rsidRPr="001C252D" w:rsidRDefault="00952E96" w:rsidP="00192EB5">
            <w:pPr>
              <w:pStyle w:val="GOSTTablenorm"/>
            </w:pPr>
            <w:r w:rsidRPr="001C252D">
              <w:rPr>
                <w:bCs/>
              </w:rPr>
              <w:t>T0504833:DT_TOFKC</w:t>
            </w:r>
          </w:p>
        </w:tc>
        <w:tc>
          <w:tcPr>
            <w:tcW w:w="3651" w:type="dxa"/>
          </w:tcPr>
          <w:p w14:paraId="1D581008" w14:textId="77777777" w:rsidR="00952E96" w:rsidRPr="001C252D" w:rsidRDefault="00952E96" w:rsidP="00192EB5">
            <w:pPr>
              <w:pStyle w:val="GOSTTablenorm"/>
            </w:pPr>
            <w:r w:rsidRPr="001C252D">
              <w:t>-</w:t>
            </w:r>
          </w:p>
        </w:tc>
      </w:tr>
      <w:tr w:rsidR="00952E96" w:rsidRPr="001C252D" w14:paraId="25EDBE76" w14:textId="77777777" w:rsidTr="00924BC6">
        <w:tc>
          <w:tcPr>
            <w:tcW w:w="3651" w:type="dxa"/>
          </w:tcPr>
          <w:p w14:paraId="7DBC39B5" w14:textId="77777777" w:rsidR="00952E96" w:rsidRPr="001C252D" w:rsidRDefault="00952E96" w:rsidP="00192EB5">
            <w:pPr>
              <w:pStyle w:val="GOSTTablenorm"/>
            </w:pPr>
            <w:r w:rsidRPr="001C252D">
              <w:t>Период_Дт</w:t>
            </w:r>
          </w:p>
        </w:tc>
        <w:tc>
          <w:tcPr>
            <w:tcW w:w="1090" w:type="dxa"/>
          </w:tcPr>
          <w:p w14:paraId="38FEE31E" w14:textId="77777777" w:rsidR="00952E96" w:rsidRPr="001C252D" w:rsidRDefault="00952E96" w:rsidP="00192EB5">
            <w:pPr>
              <w:pStyle w:val="GOSTTablenorm"/>
            </w:pPr>
            <w:r w:rsidRPr="001C252D">
              <w:t>Нет</w:t>
            </w:r>
          </w:p>
        </w:tc>
        <w:tc>
          <w:tcPr>
            <w:tcW w:w="3651" w:type="dxa"/>
          </w:tcPr>
          <w:p w14:paraId="255BD43C" w14:textId="77777777" w:rsidR="00952E96" w:rsidRPr="001C252D" w:rsidRDefault="00952E96" w:rsidP="00192EB5">
            <w:pPr>
              <w:pStyle w:val="GOSTTablenorm"/>
            </w:pPr>
            <w:r w:rsidRPr="001C252D">
              <w:t xml:space="preserve">Период по </w:t>
            </w:r>
            <w:r w:rsidRPr="001C252D">
              <w:rPr>
                <w:bCs/>
              </w:rPr>
              <w:t>Дт</w:t>
            </w:r>
          </w:p>
        </w:tc>
        <w:tc>
          <w:tcPr>
            <w:tcW w:w="3651" w:type="dxa"/>
          </w:tcPr>
          <w:p w14:paraId="4EE9CF92" w14:textId="77777777" w:rsidR="00952E96" w:rsidRPr="001C252D" w:rsidRDefault="00952E96" w:rsidP="00192EB5">
            <w:pPr>
              <w:pStyle w:val="GOSTTablenorm"/>
            </w:pPr>
            <w:r w:rsidRPr="001C252D">
              <w:rPr>
                <w:bCs/>
              </w:rPr>
              <w:t>T0504833:DT_PERIOD</w:t>
            </w:r>
          </w:p>
        </w:tc>
        <w:tc>
          <w:tcPr>
            <w:tcW w:w="3651" w:type="dxa"/>
          </w:tcPr>
          <w:p w14:paraId="7ACD02B4" w14:textId="77777777" w:rsidR="00952E96" w:rsidRPr="001C252D" w:rsidRDefault="00952E96" w:rsidP="00192EB5">
            <w:pPr>
              <w:pStyle w:val="GOSTTablenorm"/>
            </w:pPr>
            <w:r w:rsidRPr="001C252D">
              <w:t>-</w:t>
            </w:r>
          </w:p>
        </w:tc>
      </w:tr>
      <w:tr w:rsidR="00952E96" w:rsidRPr="001C252D" w14:paraId="26ADE890" w14:textId="77777777" w:rsidTr="00924BC6">
        <w:tc>
          <w:tcPr>
            <w:tcW w:w="3651" w:type="dxa"/>
          </w:tcPr>
          <w:p w14:paraId="2CB06D24" w14:textId="77777777" w:rsidR="00952E96" w:rsidRPr="001C252D" w:rsidRDefault="00952E96" w:rsidP="00192EB5">
            <w:pPr>
              <w:pStyle w:val="GOSTTablenorm"/>
            </w:pPr>
            <w:r w:rsidRPr="001C252D">
              <w:lastRenderedPageBreak/>
              <w:t>Код_СКУ_корресп_Дт</w:t>
            </w:r>
          </w:p>
        </w:tc>
        <w:tc>
          <w:tcPr>
            <w:tcW w:w="1090" w:type="dxa"/>
          </w:tcPr>
          <w:p w14:paraId="0757C15E" w14:textId="77777777" w:rsidR="00952E96" w:rsidRPr="001C252D" w:rsidRDefault="00952E96" w:rsidP="00192EB5">
            <w:pPr>
              <w:pStyle w:val="GOSTTablenorm"/>
            </w:pPr>
            <w:r w:rsidRPr="001C252D">
              <w:t>Нет</w:t>
            </w:r>
          </w:p>
        </w:tc>
        <w:tc>
          <w:tcPr>
            <w:tcW w:w="3651" w:type="dxa"/>
          </w:tcPr>
          <w:p w14:paraId="4CA1EAF8" w14:textId="77777777" w:rsidR="00952E96" w:rsidRPr="001C252D" w:rsidRDefault="00952E96" w:rsidP="00192EB5">
            <w:pPr>
              <w:pStyle w:val="GOSTTablenorm"/>
            </w:pPr>
            <w:r w:rsidRPr="001C252D">
              <w:t xml:space="preserve">Код СКУ корреспондирующий по </w:t>
            </w:r>
            <w:r w:rsidRPr="001C252D">
              <w:rPr>
                <w:bCs/>
              </w:rPr>
              <w:t>Дт</w:t>
            </w:r>
          </w:p>
        </w:tc>
        <w:tc>
          <w:tcPr>
            <w:tcW w:w="3651" w:type="dxa"/>
          </w:tcPr>
          <w:p w14:paraId="7AC0124B" w14:textId="77777777" w:rsidR="00952E96" w:rsidRPr="001C252D" w:rsidRDefault="00952E96" w:rsidP="00192EB5">
            <w:pPr>
              <w:pStyle w:val="GOSTTablenorm"/>
            </w:pPr>
            <w:r w:rsidRPr="001C252D">
              <w:rPr>
                <w:bCs/>
              </w:rPr>
              <w:t>T0504833:DT_ACCOUNTCORR</w:t>
            </w:r>
          </w:p>
        </w:tc>
        <w:tc>
          <w:tcPr>
            <w:tcW w:w="3651" w:type="dxa"/>
          </w:tcPr>
          <w:p w14:paraId="358ABE29" w14:textId="77777777" w:rsidR="00952E96" w:rsidRPr="001C252D" w:rsidRDefault="00952E96" w:rsidP="00192EB5">
            <w:pPr>
              <w:pStyle w:val="GOSTTablenorm"/>
            </w:pPr>
            <w:r w:rsidRPr="001C252D">
              <w:t>-</w:t>
            </w:r>
          </w:p>
        </w:tc>
      </w:tr>
      <w:tr w:rsidR="00952E96" w:rsidRPr="001C252D" w14:paraId="476EBE9F" w14:textId="77777777" w:rsidTr="00924BC6">
        <w:tc>
          <w:tcPr>
            <w:tcW w:w="3651" w:type="dxa"/>
          </w:tcPr>
          <w:p w14:paraId="78BFA298" w14:textId="77777777" w:rsidR="00952E96" w:rsidRPr="001C252D" w:rsidRDefault="00952E96" w:rsidP="00192EB5">
            <w:pPr>
              <w:pStyle w:val="GOSTTablenorm"/>
            </w:pPr>
            <w:r w:rsidRPr="001C252D">
              <w:t>Тип_СКУ_Дт</w:t>
            </w:r>
          </w:p>
        </w:tc>
        <w:tc>
          <w:tcPr>
            <w:tcW w:w="1090" w:type="dxa"/>
          </w:tcPr>
          <w:p w14:paraId="6ACD8997" w14:textId="77777777" w:rsidR="00952E96" w:rsidRPr="001C252D" w:rsidRDefault="00952E96" w:rsidP="00192EB5">
            <w:pPr>
              <w:pStyle w:val="GOSTTablenorm"/>
            </w:pPr>
            <w:r w:rsidRPr="001C252D">
              <w:t>Нет</w:t>
            </w:r>
          </w:p>
        </w:tc>
        <w:tc>
          <w:tcPr>
            <w:tcW w:w="3651" w:type="dxa"/>
          </w:tcPr>
          <w:p w14:paraId="6A24671B" w14:textId="77777777" w:rsidR="00952E96" w:rsidRPr="001C252D" w:rsidRDefault="00952E96" w:rsidP="00192EB5">
            <w:pPr>
              <w:pStyle w:val="GOSTTablenorm"/>
            </w:pPr>
            <w:r w:rsidRPr="001C252D">
              <w:t>Тип СКУ по</w:t>
            </w:r>
            <w:r w:rsidRPr="001C252D">
              <w:rPr>
                <w:bCs/>
              </w:rPr>
              <w:t xml:space="preserve"> Дт</w:t>
            </w:r>
          </w:p>
        </w:tc>
        <w:tc>
          <w:tcPr>
            <w:tcW w:w="3651" w:type="dxa"/>
          </w:tcPr>
          <w:p w14:paraId="11945D63" w14:textId="77777777" w:rsidR="00952E96" w:rsidRPr="001C252D" w:rsidRDefault="00952E96" w:rsidP="00192EB5">
            <w:pPr>
              <w:pStyle w:val="GOSTTablenorm"/>
            </w:pPr>
            <w:r w:rsidRPr="001C252D">
              <w:rPr>
                <w:bCs/>
              </w:rPr>
              <w:t>T0504833:DT_ACCOUNTTYPE</w:t>
            </w:r>
          </w:p>
        </w:tc>
        <w:tc>
          <w:tcPr>
            <w:tcW w:w="3651" w:type="dxa"/>
          </w:tcPr>
          <w:p w14:paraId="03CF6BFF" w14:textId="77777777" w:rsidR="00952E96" w:rsidRPr="001C252D" w:rsidRDefault="00952E96" w:rsidP="00192EB5">
            <w:pPr>
              <w:pStyle w:val="GOSTTablenorm"/>
            </w:pPr>
            <w:r w:rsidRPr="001C252D">
              <w:t>-</w:t>
            </w:r>
          </w:p>
        </w:tc>
      </w:tr>
      <w:tr w:rsidR="00952E96" w:rsidRPr="001C252D" w14:paraId="751076A7" w14:textId="77777777" w:rsidTr="00924BC6">
        <w:tc>
          <w:tcPr>
            <w:tcW w:w="3651" w:type="dxa"/>
          </w:tcPr>
          <w:p w14:paraId="7E93C14F" w14:textId="77777777" w:rsidR="00952E96" w:rsidRPr="001C252D" w:rsidRDefault="00952E96" w:rsidP="00192EB5">
            <w:pPr>
              <w:pStyle w:val="GOSTTablenorm"/>
            </w:pPr>
            <w:r w:rsidRPr="001C252D">
              <w:rPr>
                <w:color w:val="000000"/>
              </w:rPr>
              <w:t>ПЗО_Дт</w:t>
            </w:r>
          </w:p>
        </w:tc>
        <w:tc>
          <w:tcPr>
            <w:tcW w:w="1090" w:type="dxa"/>
          </w:tcPr>
          <w:p w14:paraId="056BF4F4" w14:textId="77777777" w:rsidR="00952E96" w:rsidRPr="001C252D" w:rsidRDefault="00952E96" w:rsidP="00192EB5">
            <w:pPr>
              <w:pStyle w:val="GOSTTablenorm"/>
            </w:pPr>
            <w:r w:rsidRPr="001C252D">
              <w:rPr>
                <w:color w:val="000000"/>
              </w:rPr>
              <w:t>нет</w:t>
            </w:r>
          </w:p>
        </w:tc>
        <w:tc>
          <w:tcPr>
            <w:tcW w:w="3651" w:type="dxa"/>
          </w:tcPr>
          <w:p w14:paraId="19A0F4DB" w14:textId="77777777" w:rsidR="00952E96" w:rsidRPr="001C252D" w:rsidRDefault="00952E96" w:rsidP="00192EB5">
            <w:pPr>
              <w:pStyle w:val="GOSTTablenorm"/>
            </w:pPr>
            <w:r w:rsidRPr="001C252D">
              <w:t>ЗО по</w:t>
            </w:r>
            <w:r w:rsidRPr="001C252D">
              <w:rPr>
                <w:bCs/>
              </w:rPr>
              <w:t xml:space="preserve"> Дт</w:t>
            </w:r>
          </w:p>
        </w:tc>
        <w:tc>
          <w:tcPr>
            <w:tcW w:w="3651" w:type="dxa"/>
          </w:tcPr>
          <w:p w14:paraId="4EDE4296" w14:textId="25449DD8" w:rsidR="00952E96" w:rsidRPr="001C252D" w:rsidRDefault="00952E96" w:rsidP="00192EB5">
            <w:pPr>
              <w:pStyle w:val="GOSTTablenorm"/>
            </w:pPr>
            <w:r w:rsidRPr="001C252D">
              <w:rPr>
                <w:bCs/>
              </w:rPr>
              <w:t>T0504833:DT_PZO</w:t>
            </w:r>
          </w:p>
        </w:tc>
        <w:tc>
          <w:tcPr>
            <w:tcW w:w="3651" w:type="dxa"/>
          </w:tcPr>
          <w:p w14:paraId="3FAD43D7" w14:textId="77777777" w:rsidR="00952E96" w:rsidRPr="001C252D" w:rsidRDefault="00952E96" w:rsidP="00192EB5">
            <w:pPr>
              <w:pStyle w:val="GOSTTablenorm"/>
            </w:pPr>
          </w:p>
        </w:tc>
      </w:tr>
      <w:tr w:rsidR="00952E96" w:rsidRPr="001C252D" w14:paraId="4FE21B83" w14:textId="77777777" w:rsidTr="00924BC6">
        <w:tc>
          <w:tcPr>
            <w:tcW w:w="3651" w:type="dxa"/>
          </w:tcPr>
          <w:p w14:paraId="13A4E5EC" w14:textId="77777777" w:rsidR="00952E96" w:rsidRPr="001C252D" w:rsidRDefault="00952E96" w:rsidP="00192EB5">
            <w:pPr>
              <w:pStyle w:val="GOSTTablenorm"/>
            </w:pPr>
            <w:r w:rsidRPr="001C252D">
              <w:t>Счет_бухучет_Кт</w:t>
            </w:r>
          </w:p>
        </w:tc>
        <w:tc>
          <w:tcPr>
            <w:tcW w:w="1090" w:type="dxa"/>
          </w:tcPr>
          <w:p w14:paraId="38154EF3" w14:textId="77777777" w:rsidR="00952E96" w:rsidRPr="001C252D" w:rsidRDefault="00952E96" w:rsidP="00192EB5">
            <w:pPr>
              <w:pStyle w:val="GOSTTablenorm"/>
            </w:pPr>
            <w:r w:rsidRPr="001C252D">
              <w:t>Нет</w:t>
            </w:r>
          </w:p>
        </w:tc>
        <w:tc>
          <w:tcPr>
            <w:tcW w:w="3651" w:type="dxa"/>
          </w:tcPr>
          <w:p w14:paraId="24828D4E" w14:textId="77777777" w:rsidR="00952E96" w:rsidRPr="001C252D" w:rsidRDefault="00952E96" w:rsidP="00192EB5">
            <w:pPr>
              <w:pStyle w:val="GOSTTablenorm"/>
            </w:pPr>
            <w:r w:rsidRPr="001C252D">
              <w:t xml:space="preserve">Счет по </w:t>
            </w:r>
            <w:r w:rsidRPr="001C252D">
              <w:rPr>
                <w:bCs/>
              </w:rPr>
              <w:t>Кт</w:t>
            </w:r>
          </w:p>
        </w:tc>
        <w:tc>
          <w:tcPr>
            <w:tcW w:w="3651" w:type="dxa"/>
          </w:tcPr>
          <w:p w14:paraId="3F73B8AF" w14:textId="538E82BE" w:rsidR="00952E96" w:rsidRPr="001C252D" w:rsidRDefault="00952E96" w:rsidP="00192EB5">
            <w:pPr>
              <w:pStyle w:val="GOSTTablenorm"/>
            </w:pPr>
            <w:r w:rsidRPr="001C252D">
              <w:rPr>
                <w:bCs/>
              </w:rPr>
              <w:t>T0504833:CT_ACCOUNT</w:t>
            </w:r>
          </w:p>
        </w:tc>
        <w:tc>
          <w:tcPr>
            <w:tcW w:w="3651" w:type="dxa"/>
          </w:tcPr>
          <w:p w14:paraId="5580F920" w14:textId="77777777" w:rsidR="00952E96" w:rsidRPr="001C252D" w:rsidRDefault="00952E96" w:rsidP="00192EB5">
            <w:pPr>
              <w:pStyle w:val="GOSTTablenorm"/>
            </w:pPr>
            <w:r w:rsidRPr="001C252D">
              <w:t>-</w:t>
            </w:r>
          </w:p>
        </w:tc>
      </w:tr>
      <w:tr w:rsidR="00952E96" w:rsidRPr="001C252D" w14:paraId="7D5DD007" w14:textId="77777777" w:rsidTr="00924BC6">
        <w:tc>
          <w:tcPr>
            <w:tcW w:w="3651" w:type="dxa"/>
          </w:tcPr>
          <w:p w14:paraId="30465718" w14:textId="77777777" w:rsidR="00952E96" w:rsidRPr="001C252D" w:rsidRDefault="00952E96" w:rsidP="00192EB5">
            <w:pPr>
              <w:pStyle w:val="GOSTTablenorm"/>
            </w:pPr>
            <w:r w:rsidRPr="001C252D">
              <w:t>ОКТМО_КС_Кт</w:t>
            </w:r>
          </w:p>
        </w:tc>
        <w:tc>
          <w:tcPr>
            <w:tcW w:w="1090" w:type="dxa"/>
          </w:tcPr>
          <w:p w14:paraId="1587F9C8" w14:textId="77777777" w:rsidR="00952E96" w:rsidRPr="001C252D" w:rsidRDefault="00952E96" w:rsidP="00192EB5">
            <w:pPr>
              <w:pStyle w:val="GOSTTablenorm"/>
            </w:pPr>
            <w:r w:rsidRPr="001C252D">
              <w:t>Нет</w:t>
            </w:r>
          </w:p>
        </w:tc>
        <w:tc>
          <w:tcPr>
            <w:tcW w:w="3651" w:type="dxa"/>
          </w:tcPr>
          <w:p w14:paraId="1C861AC4" w14:textId="77777777" w:rsidR="00952E96" w:rsidRPr="001C252D" w:rsidRDefault="00952E96" w:rsidP="00192EB5">
            <w:pPr>
              <w:pStyle w:val="GOSTTablenorm"/>
            </w:pPr>
            <w:r w:rsidRPr="001C252D">
              <w:t xml:space="preserve">ОКТМО КС по </w:t>
            </w:r>
            <w:r w:rsidRPr="001C252D">
              <w:rPr>
                <w:bCs/>
              </w:rPr>
              <w:t>Кт</w:t>
            </w:r>
          </w:p>
        </w:tc>
        <w:tc>
          <w:tcPr>
            <w:tcW w:w="3651" w:type="dxa"/>
          </w:tcPr>
          <w:p w14:paraId="5FBD9204" w14:textId="48316A80" w:rsidR="00952E96" w:rsidRPr="001C252D" w:rsidRDefault="00952E96" w:rsidP="00192EB5">
            <w:pPr>
              <w:pStyle w:val="GOSTTablenorm"/>
            </w:pPr>
            <w:r w:rsidRPr="001C252D">
              <w:rPr>
                <w:bCs/>
              </w:rPr>
              <w:t>T0504833:CT_OKTMOKS</w:t>
            </w:r>
          </w:p>
        </w:tc>
        <w:tc>
          <w:tcPr>
            <w:tcW w:w="3651" w:type="dxa"/>
          </w:tcPr>
          <w:p w14:paraId="069781DE" w14:textId="77777777" w:rsidR="00952E96" w:rsidRPr="001C252D" w:rsidRDefault="00952E96" w:rsidP="00192EB5">
            <w:pPr>
              <w:pStyle w:val="GOSTTablenorm"/>
            </w:pPr>
            <w:r w:rsidRPr="001C252D">
              <w:t>-</w:t>
            </w:r>
          </w:p>
        </w:tc>
      </w:tr>
      <w:tr w:rsidR="00952E96" w:rsidRPr="001C252D" w14:paraId="3C857C9B" w14:textId="77777777" w:rsidTr="00924BC6">
        <w:tc>
          <w:tcPr>
            <w:tcW w:w="3651" w:type="dxa"/>
          </w:tcPr>
          <w:p w14:paraId="13028718" w14:textId="77777777" w:rsidR="00952E96" w:rsidRPr="001C252D" w:rsidRDefault="00952E96" w:rsidP="00192EB5">
            <w:pPr>
              <w:pStyle w:val="GOSTTablenorm"/>
            </w:pPr>
            <w:r w:rsidRPr="001C252D">
              <w:rPr>
                <w:color w:val="000000"/>
              </w:rPr>
              <w:t>ЛС_Кт</w:t>
            </w:r>
          </w:p>
        </w:tc>
        <w:tc>
          <w:tcPr>
            <w:tcW w:w="1090" w:type="dxa"/>
          </w:tcPr>
          <w:p w14:paraId="63056295" w14:textId="77777777" w:rsidR="00952E96" w:rsidRPr="001C252D" w:rsidRDefault="00952E96" w:rsidP="00192EB5">
            <w:pPr>
              <w:pStyle w:val="GOSTTablenorm"/>
            </w:pPr>
            <w:r w:rsidRPr="001C252D">
              <w:rPr>
                <w:color w:val="000000"/>
              </w:rPr>
              <w:t>Нет</w:t>
            </w:r>
          </w:p>
        </w:tc>
        <w:tc>
          <w:tcPr>
            <w:tcW w:w="3651" w:type="dxa"/>
          </w:tcPr>
          <w:p w14:paraId="60A3D72D" w14:textId="77777777" w:rsidR="00952E96" w:rsidRPr="001C252D" w:rsidRDefault="00952E96" w:rsidP="00192EB5">
            <w:pPr>
              <w:pStyle w:val="GOSTTablenorm"/>
            </w:pPr>
            <w:r w:rsidRPr="001C252D">
              <w:t xml:space="preserve">ЛС по </w:t>
            </w:r>
            <w:r w:rsidRPr="001C252D">
              <w:rPr>
                <w:bCs/>
              </w:rPr>
              <w:t>Кт</w:t>
            </w:r>
          </w:p>
        </w:tc>
        <w:tc>
          <w:tcPr>
            <w:tcW w:w="3651" w:type="dxa"/>
          </w:tcPr>
          <w:p w14:paraId="0882CC84" w14:textId="77777777" w:rsidR="00952E96" w:rsidRPr="001C252D" w:rsidRDefault="00952E96" w:rsidP="00192EB5">
            <w:pPr>
              <w:pStyle w:val="GOSTTablenorm"/>
            </w:pPr>
            <w:r w:rsidRPr="001C252D">
              <w:rPr>
                <w:bCs/>
              </w:rPr>
              <w:t>T0504833:</w:t>
            </w:r>
            <w:r w:rsidRPr="001C252D">
              <w:rPr>
                <w:bCs/>
                <w:lang w:val="en-US"/>
              </w:rPr>
              <w:t>CT</w:t>
            </w:r>
            <w:r w:rsidRPr="001C252D">
              <w:rPr>
                <w:bCs/>
              </w:rPr>
              <w:t>_LS</w:t>
            </w:r>
          </w:p>
        </w:tc>
        <w:tc>
          <w:tcPr>
            <w:tcW w:w="3651" w:type="dxa"/>
          </w:tcPr>
          <w:p w14:paraId="1CEC9E66" w14:textId="77777777" w:rsidR="00952E96" w:rsidRPr="001C252D" w:rsidRDefault="00952E96" w:rsidP="00192EB5">
            <w:pPr>
              <w:pStyle w:val="GOSTTablenorm"/>
            </w:pPr>
            <w:r w:rsidRPr="001C252D">
              <w:t>-</w:t>
            </w:r>
          </w:p>
        </w:tc>
      </w:tr>
      <w:tr w:rsidR="00952E96" w:rsidRPr="001C252D" w14:paraId="55C55D47" w14:textId="77777777" w:rsidTr="00924BC6">
        <w:tc>
          <w:tcPr>
            <w:tcW w:w="3651" w:type="dxa"/>
          </w:tcPr>
          <w:p w14:paraId="680A2012" w14:textId="77777777" w:rsidR="00952E96" w:rsidRPr="001C252D" w:rsidRDefault="00952E96" w:rsidP="00192EB5">
            <w:pPr>
              <w:pStyle w:val="GOSTTablenorm"/>
            </w:pPr>
            <w:r w:rsidRPr="001C252D">
              <w:t>Аналитический_код_СКУ_Кт</w:t>
            </w:r>
          </w:p>
        </w:tc>
        <w:tc>
          <w:tcPr>
            <w:tcW w:w="1090" w:type="dxa"/>
          </w:tcPr>
          <w:p w14:paraId="677D439B" w14:textId="77777777" w:rsidR="00952E96" w:rsidRPr="001C252D" w:rsidRDefault="00952E96" w:rsidP="00192EB5">
            <w:pPr>
              <w:pStyle w:val="GOSTTablenorm"/>
            </w:pPr>
            <w:r w:rsidRPr="001C252D">
              <w:t>Нет</w:t>
            </w:r>
          </w:p>
        </w:tc>
        <w:tc>
          <w:tcPr>
            <w:tcW w:w="3651" w:type="dxa"/>
          </w:tcPr>
          <w:p w14:paraId="4B976ED2" w14:textId="77777777" w:rsidR="00952E96" w:rsidRPr="001C252D" w:rsidRDefault="00952E96" w:rsidP="00192EB5">
            <w:pPr>
              <w:pStyle w:val="GOSTTablenorm"/>
            </w:pPr>
            <w:r w:rsidRPr="001C252D">
              <w:t xml:space="preserve">Аналитический код СКУ по </w:t>
            </w:r>
            <w:r w:rsidRPr="001C252D">
              <w:rPr>
                <w:bCs/>
              </w:rPr>
              <w:t>Кт</w:t>
            </w:r>
          </w:p>
        </w:tc>
        <w:tc>
          <w:tcPr>
            <w:tcW w:w="3651" w:type="dxa"/>
          </w:tcPr>
          <w:p w14:paraId="0B833C25" w14:textId="641DCC38" w:rsidR="00952E96" w:rsidRPr="001C252D" w:rsidRDefault="00952E96" w:rsidP="00192EB5">
            <w:pPr>
              <w:pStyle w:val="GOSTTablenorm"/>
            </w:pPr>
            <w:r w:rsidRPr="001C252D">
              <w:rPr>
                <w:bCs/>
              </w:rPr>
              <w:t>T0504833:CT_ANALITCODESKU</w:t>
            </w:r>
          </w:p>
        </w:tc>
        <w:tc>
          <w:tcPr>
            <w:tcW w:w="3651" w:type="dxa"/>
          </w:tcPr>
          <w:p w14:paraId="44A7005A" w14:textId="77777777" w:rsidR="00952E96" w:rsidRPr="001C252D" w:rsidRDefault="00952E96" w:rsidP="00192EB5">
            <w:pPr>
              <w:pStyle w:val="GOSTTablenorm"/>
            </w:pPr>
            <w:r w:rsidRPr="001C252D">
              <w:t>-</w:t>
            </w:r>
          </w:p>
        </w:tc>
      </w:tr>
      <w:tr w:rsidR="00952E96" w:rsidRPr="001C252D" w14:paraId="48E05986" w14:textId="77777777" w:rsidTr="00924BC6">
        <w:tc>
          <w:tcPr>
            <w:tcW w:w="3651" w:type="dxa"/>
            <w:vAlign w:val="center"/>
          </w:tcPr>
          <w:p w14:paraId="0F984BCE" w14:textId="77777777" w:rsidR="00952E96" w:rsidRPr="001C252D" w:rsidRDefault="00952E96" w:rsidP="00192EB5">
            <w:pPr>
              <w:pStyle w:val="GOSTTablenorm"/>
            </w:pPr>
            <w:r w:rsidRPr="001C252D">
              <w:rPr>
                <w:color w:val="000000"/>
              </w:rPr>
              <w:t>КБК_Кт</w:t>
            </w:r>
          </w:p>
        </w:tc>
        <w:tc>
          <w:tcPr>
            <w:tcW w:w="1090" w:type="dxa"/>
            <w:vAlign w:val="center"/>
          </w:tcPr>
          <w:p w14:paraId="60A0DD99" w14:textId="77777777" w:rsidR="00952E96" w:rsidRPr="001C252D" w:rsidRDefault="00952E96" w:rsidP="00192EB5">
            <w:pPr>
              <w:pStyle w:val="GOSTTablenorm"/>
            </w:pPr>
            <w:r w:rsidRPr="001C252D">
              <w:rPr>
                <w:color w:val="000000"/>
              </w:rPr>
              <w:t>Нет</w:t>
            </w:r>
          </w:p>
        </w:tc>
        <w:tc>
          <w:tcPr>
            <w:tcW w:w="3651" w:type="dxa"/>
          </w:tcPr>
          <w:p w14:paraId="16622687" w14:textId="77777777" w:rsidR="00952E96" w:rsidRPr="001C252D" w:rsidRDefault="00952E96" w:rsidP="00192EB5">
            <w:pPr>
              <w:pStyle w:val="GOSTTablenorm"/>
            </w:pPr>
            <w:r w:rsidRPr="001C252D">
              <w:t xml:space="preserve">КБК по </w:t>
            </w:r>
            <w:r w:rsidRPr="001C252D">
              <w:rPr>
                <w:bCs/>
              </w:rPr>
              <w:t>Кт</w:t>
            </w:r>
          </w:p>
        </w:tc>
        <w:tc>
          <w:tcPr>
            <w:tcW w:w="3651" w:type="dxa"/>
          </w:tcPr>
          <w:p w14:paraId="4E6CCAC1" w14:textId="77777777" w:rsidR="00952E96" w:rsidRPr="001C252D" w:rsidRDefault="00952E96" w:rsidP="00192EB5">
            <w:pPr>
              <w:pStyle w:val="GOSTTablenorm"/>
            </w:pPr>
            <w:r w:rsidRPr="001C252D">
              <w:rPr>
                <w:bCs/>
              </w:rPr>
              <w:t>T0504833:CT_KBK</w:t>
            </w:r>
          </w:p>
        </w:tc>
        <w:tc>
          <w:tcPr>
            <w:tcW w:w="3651" w:type="dxa"/>
          </w:tcPr>
          <w:p w14:paraId="3EAB336B" w14:textId="77777777" w:rsidR="00952E96" w:rsidRPr="001C252D" w:rsidRDefault="00952E96" w:rsidP="00192EB5">
            <w:pPr>
              <w:pStyle w:val="GOSTTablenorm"/>
            </w:pPr>
            <w:r w:rsidRPr="001C252D">
              <w:t>-</w:t>
            </w:r>
          </w:p>
        </w:tc>
      </w:tr>
      <w:tr w:rsidR="00952E96" w:rsidRPr="001C252D" w14:paraId="39AFF99A" w14:textId="77777777" w:rsidTr="00924BC6">
        <w:tc>
          <w:tcPr>
            <w:tcW w:w="3651" w:type="dxa"/>
          </w:tcPr>
          <w:p w14:paraId="61D758B9" w14:textId="77777777" w:rsidR="00952E96" w:rsidRPr="001C252D" w:rsidRDefault="00952E96" w:rsidP="00192EB5">
            <w:pPr>
              <w:pStyle w:val="GOSTTablenorm"/>
            </w:pPr>
            <w:r w:rsidRPr="001C252D">
              <w:t>Тип_КБК_Кт</w:t>
            </w:r>
          </w:p>
        </w:tc>
        <w:tc>
          <w:tcPr>
            <w:tcW w:w="1090" w:type="dxa"/>
          </w:tcPr>
          <w:p w14:paraId="1D739264" w14:textId="77777777" w:rsidR="00952E96" w:rsidRPr="001C252D" w:rsidRDefault="00952E96" w:rsidP="00192EB5">
            <w:pPr>
              <w:pStyle w:val="GOSTTablenorm"/>
            </w:pPr>
            <w:r w:rsidRPr="001C252D">
              <w:t>Нет</w:t>
            </w:r>
          </w:p>
        </w:tc>
        <w:tc>
          <w:tcPr>
            <w:tcW w:w="3651" w:type="dxa"/>
          </w:tcPr>
          <w:p w14:paraId="75C3D05B" w14:textId="77777777" w:rsidR="00952E96" w:rsidRPr="001C252D" w:rsidRDefault="00952E96" w:rsidP="00192EB5">
            <w:pPr>
              <w:pStyle w:val="GOSTTablenorm"/>
            </w:pPr>
            <w:r w:rsidRPr="001C252D">
              <w:t>Тип КБК по Кт</w:t>
            </w:r>
          </w:p>
        </w:tc>
        <w:tc>
          <w:tcPr>
            <w:tcW w:w="3651" w:type="dxa"/>
          </w:tcPr>
          <w:p w14:paraId="741D1E94" w14:textId="77777777" w:rsidR="00952E96" w:rsidRPr="001C252D" w:rsidRDefault="00952E96" w:rsidP="00192EB5">
            <w:pPr>
              <w:pStyle w:val="GOSTTablenorm"/>
            </w:pPr>
            <w:r w:rsidRPr="001C252D">
              <w:rPr>
                <w:bCs/>
              </w:rPr>
              <w:t>T0504833:CT_</w:t>
            </w:r>
            <w:r w:rsidRPr="001C252D">
              <w:rPr>
                <w:bCs/>
                <w:lang w:val="en-US"/>
              </w:rPr>
              <w:t>TYPE</w:t>
            </w:r>
            <w:r w:rsidRPr="001C252D">
              <w:rPr>
                <w:bCs/>
              </w:rPr>
              <w:t>KBK</w:t>
            </w:r>
          </w:p>
        </w:tc>
        <w:tc>
          <w:tcPr>
            <w:tcW w:w="3651" w:type="dxa"/>
          </w:tcPr>
          <w:p w14:paraId="1C2B06C8" w14:textId="77777777" w:rsidR="00952E96" w:rsidRPr="001C252D" w:rsidRDefault="00952E96" w:rsidP="00192EB5">
            <w:pPr>
              <w:pStyle w:val="GOSTTablenorm"/>
            </w:pPr>
            <w:r w:rsidRPr="001C252D">
              <w:t>-</w:t>
            </w:r>
          </w:p>
        </w:tc>
      </w:tr>
      <w:tr w:rsidR="00952E96" w:rsidRPr="001C252D" w14:paraId="685C0B23" w14:textId="77777777" w:rsidTr="00924BC6">
        <w:tc>
          <w:tcPr>
            <w:tcW w:w="3651" w:type="dxa"/>
          </w:tcPr>
          <w:p w14:paraId="69F73224" w14:textId="0205F190" w:rsidR="00952E96" w:rsidRPr="001C252D" w:rsidRDefault="00952E96" w:rsidP="00192EB5">
            <w:pPr>
              <w:pStyle w:val="GOSTTablenorm"/>
            </w:pPr>
            <w:r w:rsidRPr="007E53C7">
              <w:rPr>
                <w:highlight w:val="cyan"/>
              </w:rPr>
              <w:t>Код_валюты_</w:t>
            </w:r>
            <w:r>
              <w:rPr>
                <w:highlight w:val="cyan"/>
              </w:rPr>
              <w:t>К</w:t>
            </w:r>
            <w:r w:rsidRPr="007E53C7">
              <w:rPr>
                <w:highlight w:val="cyan"/>
              </w:rPr>
              <w:t>т</w:t>
            </w:r>
          </w:p>
        </w:tc>
        <w:tc>
          <w:tcPr>
            <w:tcW w:w="1090" w:type="dxa"/>
          </w:tcPr>
          <w:p w14:paraId="4B4B8577" w14:textId="3910E3D9" w:rsidR="00952E96" w:rsidRPr="001C252D" w:rsidRDefault="00952E96" w:rsidP="00192EB5">
            <w:pPr>
              <w:pStyle w:val="GOSTTablenorm"/>
            </w:pPr>
            <w:r>
              <w:t>Нет</w:t>
            </w:r>
          </w:p>
        </w:tc>
        <w:tc>
          <w:tcPr>
            <w:tcW w:w="3651" w:type="dxa"/>
          </w:tcPr>
          <w:p w14:paraId="2B4BFFC5" w14:textId="5801E110" w:rsidR="00952E96" w:rsidRPr="001C252D" w:rsidRDefault="00952E96" w:rsidP="00192EB5">
            <w:pPr>
              <w:pStyle w:val="GOSTTablenorm"/>
            </w:pPr>
            <w:r>
              <w:t>Код валюты по Кт</w:t>
            </w:r>
          </w:p>
        </w:tc>
        <w:tc>
          <w:tcPr>
            <w:tcW w:w="3651" w:type="dxa"/>
          </w:tcPr>
          <w:p w14:paraId="1DA004BB" w14:textId="5B23FC80" w:rsidR="00952E96" w:rsidRPr="001C252D" w:rsidRDefault="00952E96" w:rsidP="00192EB5">
            <w:pPr>
              <w:pStyle w:val="GOSTTablenorm"/>
              <w:rPr>
                <w:bCs/>
              </w:rPr>
            </w:pPr>
            <w:r w:rsidRPr="00A57119">
              <w:rPr>
                <w:bCs/>
              </w:rPr>
              <w:t>T0504833:</w:t>
            </w:r>
            <w:r>
              <w:rPr>
                <w:bCs/>
                <w:lang w:val="en-US"/>
              </w:rPr>
              <w:t>C</w:t>
            </w:r>
            <w:r w:rsidRPr="00A57119">
              <w:rPr>
                <w:bCs/>
              </w:rPr>
              <w:t>T_VALCODE</w:t>
            </w:r>
          </w:p>
        </w:tc>
        <w:tc>
          <w:tcPr>
            <w:tcW w:w="3651" w:type="dxa"/>
          </w:tcPr>
          <w:p w14:paraId="1EE23D72" w14:textId="0E9AA49A" w:rsidR="00952E96" w:rsidRPr="001C252D" w:rsidRDefault="00952E96" w:rsidP="00192EB5">
            <w:pPr>
              <w:pStyle w:val="GOSTTablenorm"/>
            </w:pPr>
            <w:r>
              <w:t>-</w:t>
            </w:r>
          </w:p>
        </w:tc>
      </w:tr>
      <w:tr w:rsidR="00952E96" w:rsidRPr="001C252D" w14:paraId="08F03671" w14:textId="77777777" w:rsidTr="00924BC6">
        <w:tc>
          <w:tcPr>
            <w:tcW w:w="3651" w:type="dxa"/>
          </w:tcPr>
          <w:p w14:paraId="2F0765B5" w14:textId="77777777" w:rsidR="00952E96" w:rsidRPr="001C252D" w:rsidRDefault="00952E96" w:rsidP="00192EB5">
            <w:pPr>
              <w:pStyle w:val="GOSTTablenorm"/>
            </w:pPr>
            <w:r w:rsidRPr="001C252D">
              <w:t>ТОФК_КС_Кт</w:t>
            </w:r>
          </w:p>
        </w:tc>
        <w:tc>
          <w:tcPr>
            <w:tcW w:w="1090" w:type="dxa"/>
          </w:tcPr>
          <w:p w14:paraId="49D5A5A6" w14:textId="77777777" w:rsidR="00952E96" w:rsidRPr="001C252D" w:rsidRDefault="00952E96" w:rsidP="00192EB5">
            <w:pPr>
              <w:pStyle w:val="GOSTTablenorm"/>
            </w:pPr>
            <w:r w:rsidRPr="001C252D">
              <w:t>Нет</w:t>
            </w:r>
          </w:p>
        </w:tc>
        <w:tc>
          <w:tcPr>
            <w:tcW w:w="3651" w:type="dxa"/>
          </w:tcPr>
          <w:p w14:paraId="2440A36E" w14:textId="77777777" w:rsidR="00952E96" w:rsidRPr="001C252D" w:rsidRDefault="00952E96" w:rsidP="00192EB5">
            <w:pPr>
              <w:pStyle w:val="GOSTTablenorm"/>
            </w:pPr>
            <w:r w:rsidRPr="001C252D">
              <w:t xml:space="preserve">ТОФК КС по </w:t>
            </w:r>
            <w:r w:rsidRPr="001C252D">
              <w:rPr>
                <w:bCs/>
              </w:rPr>
              <w:t>Кт</w:t>
            </w:r>
          </w:p>
        </w:tc>
        <w:tc>
          <w:tcPr>
            <w:tcW w:w="3651" w:type="dxa"/>
          </w:tcPr>
          <w:p w14:paraId="5ECA696F" w14:textId="7BD2489F" w:rsidR="00952E96" w:rsidRPr="001C252D" w:rsidRDefault="00952E96" w:rsidP="00192EB5">
            <w:pPr>
              <w:pStyle w:val="GOSTTablenorm"/>
            </w:pPr>
            <w:r w:rsidRPr="001C252D">
              <w:rPr>
                <w:bCs/>
              </w:rPr>
              <w:t>T0504833:CT_TOFKKS</w:t>
            </w:r>
          </w:p>
        </w:tc>
        <w:tc>
          <w:tcPr>
            <w:tcW w:w="3651" w:type="dxa"/>
          </w:tcPr>
          <w:p w14:paraId="163BA330" w14:textId="77777777" w:rsidR="00952E96" w:rsidRPr="001C252D" w:rsidRDefault="00952E96" w:rsidP="00192EB5">
            <w:pPr>
              <w:pStyle w:val="GOSTTablenorm"/>
            </w:pPr>
            <w:r w:rsidRPr="001C252D">
              <w:t>-</w:t>
            </w:r>
          </w:p>
        </w:tc>
      </w:tr>
      <w:tr w:rsidR="00952E96" w:rsidRPr="001C252D" w14:paraId="04C3A49E" w14:textId="77777777" w:rsidTr="00924BC6">
        <w:tc>
          <w:tcPr>
            <w:tcW w:w="3651" w:type="dxa"/>
          </w:tcPr>
          <w:p w14:paraId="026543E7" w14:textId="77777777" w:rsidR="00952E96" w:rsidRPr="001C252D" w:rsidRDefault="00952E96" w:rsidP="00192EB5">
            <w:pPr>
              <w:pStyle w:val="GOSTTablenorm"/>
            </w:pPr>
            <w:r w:rsidRPr="001C252D">
              <w:rPr>
                <w:color w:val="000000"/>
              </w:rPr>
              <w:t>Порядк_номер_КС_Кт</w:t>
            </w:r>
          </w:p>
        </w:tc>
        <w:tc>
          <w:tcPr>
            <w:tcW w:w="1090" w:type="dxa"/>
          </w:tcPr>
          <w:p w14:paraId="01EAA6E6" w14:textId="77777777" w:rsidR="00952E96" w:rsidRPr="001C252D" w:rsidRDefault="00952E96" w:rsidP="00192EB5">
            <w:pPr>
              <w:pStyle w:val="GOSTTablenorm"/>
            </w:pPr>
            <w:r w:rsidRPr="001C252D">
              <w:t>Нет</w:t>
            </w:r>
          </w:p>
        </w:tc>
        <w:tc>
          <w:tcPr>
            <w:tcW w:w="3651" w:type="dxa"/>
          </w:tcPr>
          <w:p w14:paraId="22117EF4" w14:textId="77777777" w:rsidR="00952E96" w:rsidRPr="001C252D" w:rsidRDefault="00952E96" w:rsidP="00192EB5">
            <w:pPr>
              <w:pStyle w:val="GOSTTablenorm"/>
            </w:pPr>
            <w:r w:rsidRPr="001C252D">
              <w:t xml:space="preserve">Порядковый номер КС по </w:t>
            </w:r>
            <w:r w:rsidRPr="001C252D">
              <w:rPr>
                <w:bCs/>
              </w:rPr>
              <w:t>Кт</w:t>
            </w:r>
          </w:p>
        </w:tc>
        <w:tc>
          <w:tcPr>
            <w:tcW w:w="3651" w:type="dxa"/>
          </w:tcPr>
          <w:p w14:paraId="1440265D" w14:textId="6CBE4A0C" w:rsidR="00952E96" w:rsidRPr="001C252D" w:rsidRDefault="00952E96" w:rsidP="00192EB5">
            <w:pPr>
              <w:pStyle w:val="GOSTTablenorm"/>
            </w:pPr>
            <w:r w:rsidRPr="001C252D">
              <w:rPr>
                <w:bCs/>
              </w:rPr>
              <w:t>T0504833:CT_PNKS</w:t>
            </w:r>
          </w:p>
        </w:tc>
        <w:tc>
          <w:tcPr>
            <w:tcW w:w="3651" w:type="dxa"/>
          </w:tcPr>
          <w:p w14:paraId="7C0C73CE" w14:textId="77777777" w:rsidR="00952E96" w:rsidRPr="001C252D" w:rsidRDefault="00952E96" w:rsidP="00192EB5">
            <w:pPr>
              <w:pStyle w:val="GOSTTablenorm"/>
            </w:pPr>
            <w:r w:rsidRPr="001C252D">
              <w:t>-</w:t>
            </w:r>
          </w:p>
        </w:tc>
      </w:tr>
      <w:tr w:rsidR="00952E96" w:rsidRPr="001C252D" w14:paraId="327E1C5D" w14:textId="77777777" w:rsidTr="00924BC6">
        <w:tc>
          <w:tcPr>
            <w:tcW w:w="3651" w:type="dxa"/>
          </w:tcPr>
          <w:p w14:paraId="608F01C3" w14:textId="77777777" w:rsidR="00952E96" w:rsidRPr="001C252D" w:rsidRDefault="00952E96" w:rsidP="00192EB5">
            <w:pPr>
              <w:pStyle w:val="GOSTTablenorm"/>
            </w:pPr>
            <w:r w:rsidRPr="001C252D">
              <w:rPr>
                <w:color w:val="000000"/>
              </w:rPr>
              <w:t>ОКТМО_Кт</w:t>
            </w:r>
          </w:p>
        </w:tc>
        <w:tc>
          <w:tcPr>
            <w:tcW w:w="1090" w:type="dxa"/>
          </w:tcPr>
          <w:p w14:paraId="694370CD" w14:textId="77777777" w:rsidR="00952E96" w:rsidRPr="001C252D" w:rsidRDefault="00952E96" w:rsidP="00192EB5">
            <w:pPr>
              <w:pStyle w:val="GOSTTablenorm"/>
            </w:pPr>
            <w:r w:rsidRPr="001C252D">
              <w:rPr>
                <w:color w:val="000000"/>
              </w:rPr>
              <w:t>Нет</w:t>
            </w:r>
          </w:p>
        </w:tc>
        <w:tc>
          <w:tcPr>
            <w:tcW w:w="3651" w:type="dxa"/>
          </w:tcPr>
          <w:p w14:paraId="5B4B55F1" w14:textId="77777777" w:rsidR="00952E96" w:rsidRPr="001C252D" w:rsidRDefault="00952E96" w:rsidP="00192EB5">
            <w:pPr>
              <w:pStyle w:val="GOSTTablenorm"/>
            </w:pPr>
            <w:r w:rsidRPr="001C252D">
              <w:t xml:space="preserve">ОКТМО по </w:t>
            </w:r>
            <w:r w:rsidRPr="001C252D">
              <w:rPr>
                <w:bCs/>
              </w:rPr>
              <w:t>Кт</w:t>
            </w:r>
          </w:p>
        </w:tc>
        <w:tc>
          <w:tcPr>
            <w:tcW w:w="3651" w:type="dxa"/>
          </w:tcPr>
          <w:p w14:paraId="742CE6D9" w14:textId="77777777" w:rsidR="00952E96" w:rsidRPr="001C252D" w:rsidRDefault="00952E96" w:rsidP="00192EB5">
            <w:pPr>
              <w:pStyle w:val="GOSTTablenorm"/>
            </w:pPr>
            <w:r w:rsidRPr="001C252D">
              <w:rPr>
                <w:bCs/>
              </w:rPr>
              <w:t>T0504833:CT_OKTMO</w:t>
            </w:r>
          </w:p>
        </w:tc>
        <w:tc>
          <w:tcPr>
            <w:tcW w:w="3651" w:type="dxa"/>
          </w:tcPr>
          <w:p w14:paraId="79A10D09" w14:textId="77777777" w:rsidR="00952E96" w:rsidRPr="001C252D" w:rsidRDefault="00952E96" w:rsidP="00192EB5">
            <w:pPr>
              <w:pStyle w:val="GOSTTablenorm"/>
            </w:pPr>
            <w:r w:rsidRPr="001C252D">
              <w:t>-</w:t>
            </w:r>
          </w:p>
        </w:tc>
      </w:tr>
      <w:tr w:rsidR="00952E96" w:rsidRPr="001C252D" w14:paraId="4D1B7D5B" w14:textId="77777777" w:rsidTr="00924BC6">
        <w:tc>
          <w:tcPr>
            <w:tcW w:w="3651" w:type="dxa"/>
          </w:tcPr>
          <w:p w14:paraId="2B12ECA2" w14:textId="77777777" w:rsidR="00952E96" w:rsidRPr="001C252D" w:rsidRDefault="00952E96" w:rsidP="00192EB5">
            <w:pPr>
              <w:pStyle w:val="GOSTTablenorm"/>
            </w:pPr>
            <w:r w:rsidRPr="001C252D">
              <w:rPr>
                <w:color w:val="000000"/>
              </w:rPr>
              <w:t>КЦ_Кт</w:t>
            </w:r>
          </w:p>
        </w:tc>
        <w:tc>
          <w:tcPr>
            <w:tcW w:w="1090" w:type="dxa"/>
          </w:tcPr>
          <w:p w14:paraId="100CDC52" w14:textId="77777777" w:rsidR="00952E96" w:rsidRPr="001C252D" w:rsidRDefault="00952E96" w:rsidP="00192EB5">
            <w:pPr>
              <w:pStyle w:val="GOSTTablenorm"/>
            </w:pPr>
            <w:r w:rsidRPr="001C252D">
              <w:rPr>
                <w:color w:val="000000"/>
              </w:rPr>
              <w:t>Нет</w:t>
            </w:r>
          </w:p>
        </w:tc>
        <w:tc>
          <w:tcPr>
            <w:tcW w:w="3651" w:type="dxa"/>
          </w:tcPr>
          <w:p w14:paraId="586CE49E" w14:textId="77777777" w:rsidR="00952E96" w:rsidRPr="001C252D" w:rsidRDefault="00952E96" w:rsidP="00192EB5">
            <w:pPr>
              <w:pStyle w:val="GOSTTablenorm"/>
            </w:pPr>
            <w:r w:rsidRPr="001C252D">
              <w:t xml:space="preserve">Код цели по </w:t>
            </w:r>
            <w:r w:rsidRPr="001C252D">
              <w:rPr>
                <w:bCs/>
              </w:rPr>
              <w:t>Кт</w:t>
            </w:r>
          </w:p>
        </w:tc>
        <w:tc>
          <w:tcPr>
            <w:tcW w:w="3651" w:type="dxa"/>
          </w:tcPr>
          <w:p w14:paraId="648B6F64" w14:textId="77777777" w:rsidR="00952E96" w:rsidRPr="001C252D" w:rsidRDefault="00952E96" w:rsidP="00192EB5">
            <w:pPr>
              <w:pStyle w:val="GOSTTablenorm"/>
            </w:pPr>
            <w:r w:rsidRPr="001C252D">
              <w:rPr>
                <w:bCs/>
              </w:rPr>
              <w:t>T0504833:CT_TARGETCODE</w:t>
            </w:r>
          </w:p>
        </w:tc>
        <w:tc>
          <w:tcPr>
            <w:tcW w:w="3651" w:type="dxa"/>
          </w:tcPr>
          <w:p w14:paraId="543D420B" w14:textId="77777777" w:rsidR="00952E96" w:rsidRPr="001C252D" w:rsidRDefault="00952E96" w:rsidP="00192EB5">
            <w:pPr>
              <w:pStyle w:val="GOSTTablenorm"/>
            </w:pPr>
            <w:r w:rsidRPr="001C252D">
              <w:t>-</w:t>
            </w:r>
          </w:p>
        </w:tc>
      </w:tr>
      <w:tr w:rsidR="00952E96" w:rsidRPr="001C252D" w14:paraId="61C37F4B" w14:textId="77777777" w:rsidTr="00924BC6">
        <w:tc>
          <w:tcPr>
            <w:tcW w:w="3651" w:type="dxa"/>
          </w:tcPr>
          <w:p w14:paraId="32A4F256" w14:textId="77777777" w:rsidR="00952E96" w:rsidRPr="001C252D" w:rsidRDefault="00952E96" w:rsidP="00192EB5">
            <w:pPr>
              <w:pStyle w:val="GOSTTablenorm"/>
            </w:pPr>
            <w:r w:rsidRPr="001C252D">
              <w:t>БС_К</w:t>
            </w:r>
            <w:r w:rsidRPr="001C252D">
              <w:rPr>
                <w:bCs/>
              </w:rPr>
              <w:t>т</w:t>
            </w:r>
          </w:p>
        </w:tc>
        <w:tc>
          <w:tcPr>
            <w:tcW w:w="1090" w:type="dxa"/>
          </w:tcPr>
          <w:p w14:paraId="7CF1A4C1" w14:textId="77777777" w:rsidR="00952E96" w:rsidRPr="001C252D" w:rsidRDefault="00952E96" w:rsidP="00192EB5">
            <w:pPr>
              <w:pStyle w:val="GOSTTablenorm"/>
            </w:pPr>
            <w:r w:rsidRPr="001C252D">
              <w:t>Нет</w:t>
            </w:r>
          </w:p>
        </w:tc>
        <w:tc>
          <w:tcPr>
            <w:tcW w:w="3651" w:type="dxa"/>
          </w:tcPr>
          <w:p w14:paraId="5D4A864F" w14:textId="77777777" w:rsidR="00952E96" w:rsidRPr="001C252D" w:rsidRDefault="00952E96" w:rsidP="00192EB5">
            <w:pPr>
              <w:pStyle w:val="GOSTTablenorm"/>
            </w:pPr>
            <w:r w:rsidRPr="001C252D">
              <w:t xml:space="preserve">Банковский счет по </w:t>
            </w:r>
            <w:r w:rsidRPr="001C252D">
              <w:rPr>
                <w:bCs/>
              </w:rPr>
              <w:t>Кт</w:t>
            </w:r>
          </w:p>
        </w:tc>
        <w:tc>
          <w:tcPr>
            <w:tcW w:w="3651" w:type="dxa"/>
          </w:tcPr>
          <w:p w14:paraId="0F0F6AD4" w14:textId="77777777" w:rsidR="00952E96" w:rsidRPr="001C252D" w:rsidRDefault="00952E96" w:rsidP="00192EB5">
            <w:pPr>
              <w:pStyle w:val="GOSTTablenorm"/>
            </w:pPr>
            <w:r w:rsidRPr="001C252D">
              <w:rPr>
                <w:bCs/>
              </w:rPr>
              <w:t>T0504833:CT_BA</w:t>
            </w:r>
          </w:p>
        </w:tc>
        <w:tc>
          <w:tcPr>
            <w:tcW w:w="3651" w:type="dxa"/>
          </w:tcPr>
          <w:p w14:paraId="5D821098" w14:textId="77777777" w:rsidR="00952E96" w:rsidRPr="001C252D" w:rsidRDefault="00952E96" w:rsidP="00192EB5">
            <w:pPr>
              <w:pStyle w:val="GOSTTablenorm"/>
            </w:pPr>
            <w:r w:rsidRPr="001C252D">
              <w:t>-</w:t>
            </w:r>
          </w:p>
        </w:tc>
      </w:tr>
      <w:tr w:rsidR="00952E96" w:rsidRPr="001C252D" w14:paraId="0DF6E010" w14:textId="77777777" w:rsidTr="00924BC6">
        <w:tc>
          <w:tcPr>
            <w:tcW w:w="3651" w:type="dxa"/>
          </w:tcPr>
          <w:p w14:paraId="23F7458D" w14:textId="77777777" w:rsidR="00952E96" w:rsidRPr="001C252D" w:rsidRDefault="00952E96" w:rsidP="00192EB5">
            <w:pPr>
              <w:pStyle w:val="GOSTTablenorm"/>
            </w:pPr>
            <w:r w:rsidRPr="001C252D">
              <w:t>Счет_контрагента_Кт</w:t>
            </w:r>
          </w:p>
        </w:tc>
        <w:tc>
          <w:tcPr>
            <w:tcW w:w="1090" w:type="dxa"/>
          </w:tcPr>
          <w:p w14:paraId="6033FBE0" w14:textId="77777777" w:rsidR="00952E96" w:rsidRPr="001C252D" w:rsidRDefault="00952E96" w:rsidP="00192EB5">
            <w:pPr>
              <w:pStyle w:val="GOSTTablenorm"/>
            </w:pPr>
            <w:r w:rsidRPr="001C252D">
              <w:t>Нет</w:t>
            </w:r>
          </w:p>
        </w:tc>
        <w:tc>
          <w:tcPr>
            <w:tcW w:w="3651" w:type="dxa"/>
          </w:tcPr>
          <w:p w14:paraId="4552AF6B" w14:textId="77777777" w:rsidR="00952E96" w:rsidRPr="001C252D" w:rsidRDefault="00952E96" w:rsidP="00192EB5">
            <w:pPr>
              <w:pStyle w:val="GOSTTablenorm"/>
            </w:pPr>
            <w:r w:rsidRPr="001C252D">
              <w:t xml:space="preserve">Счет контрагента по </w:t>
            </w:r>
            <w:r w:rsidRPr="001C252D">
              <w:rPr>
                <w:bCs/>
              </w:rPr>
              <w:t>Кт</w:t>
            </w:r>
          </w:p>
        </w:tc>
        <w:tc>
          <w:tcPr>
            <w:tcW w:w="3651" w:type="dxa"/>
          </w:tcPr>
          <w:p w14:paraId="10207D0E" w14:textId="77777777" w:rsidR="00952E96" w:rsidRPr="001C252D" w:rsidRDefault="00952E96" w:rsidP="00192EB5">
            <w:pPr>
              <w:pStyle w:val="GOSTTablenorm"/>
            </w:pPr>
            <w:r w:rsidRPr="001C252D">
              <w:rPr>
                <w:bCs/>
              </w:rPr>
              <w:t>T0504833:CT_CA</w:t>
            </w:r>
          </w:p>
        </w:tc>
        <w:tc>
          <w:tcPr>
            <w:tcW w:w="3651" w:type="dxa"/>
          </w:tcPr>
          <w:p w14:paraId="496A4C1D" w14:textId="77777777" w:rsidR="00952E96" w:rsidRPr="001C252D" w:rsidRDefault="00952E96" w:rsidP="00192EB5">
            <w:pPr>
              <w:pStyle w:val="GOSTTablenorm"/>
            </w:pPr>
            <w:r w:rsidRPr="001C252D">
              <w:t>-</w:t>
            </w:r>
          </w:p>
        </w:tc>
      </w:tr>
      <w:tr w:rsidR="00952E96" w:rsidRPr="001C252D" w14:paraId="3F9C5439" w14:textId="77777777" w:rsidTr="00924BC6">
        <w:tc>
          <w:tcPr>
            <w:tcW w:w="3651" w:type="dxa"/>
          </w:tcPr>
          <w:p w14:paraId="52FE6C06" w14:textId="77777777" w:rsidR="00952E96" w:rsidRPr="001C252D" w:rsidRDefault="00952E96" w:rsidP="00192EB5">
            <w:pPr>
              <w:pStyle w:val="GOSTTablenorm"/>
            </w:pPr>
            <w:r w:rsidRPr="001C252D">
              <w:t>Доп_ЛС_Кт</w:t>
            </w:r>
          </w:p>
        </w:tc>
        <w:tc>
          <w:tcPr>
            <w:tcW w:w="1090" w:type="dxa"/>
          </w:tcPr>
          <w:p w14:paraId="05831473" w14:textId="77777777" w:rsidR="00952E96" w:rsidRPr="001C252D" w:rsidRDefault="00952E96" w:rsidP="00192EB5">
            <w:pPr>
              <w:pStyle w:val="GOSTTablenorm"/>
            </w:pPr>
            <w:r w:rsidRPr="001C252D">
              <w:t>Нет</w:t>
            </w:r>
          </w:p>
        </w:tc>
        <w:tc>
          <w:tcPr>
            <w:tcW w:w="3651" w:type="dxa"/>
          </w:tcPr>
          <w:p w14:paraId="10B43355" w14:textId="77777777" w:rsidR="00952E96" w:rsidRPr="001C252D" w:rsidRDefault="00952E96" w:rsidP="00192EB5">
            <w:pPr>
              <w:pStyle w:val="GOSTTablenorm"/>
            </w:pPr>
            <w:r w:rsidRPr="001C252D">
              <w:t xml:space="preserve">ЛС (дополнительный) по </w:t>
            </w:r>
            <w:r w:rsidRPr="001C252D">
              <w:rPr>
                <w:bCs/>
              </w:rPr>
              <w:t>Кт</w:t>
            </w:r>
          </w:p>
        </w:tc>
        <w:tc>
          <w:tcPr>
            <w:tcW w:w="3651" w:type="dxa"/>
          </w:tcPr>
          <w:p w14:paraId="6C21F627" w14:textId="77777777" w:rsidR="00952E96" w:rsidRPr="001C252D" w:rsidRDefault="00952E96" w:rsidP="00192EB5">
            <w:pPr>
              <w:pStyle w:val="GOSTTablenorm"/>
            </w:pPr>
            <w:r w:rsidRPr="001C252D">
              <w:rPr>
                <w:bCs/>
              </w:rPr>
              <w:t>T0504833:CT_</w:t>
            </w:r>
            <w:r w:rsidRPr="001C252D">
              <w:rPr>
                <w:bCs/>
                <w:lang w:val="en-US"/>
              </w:rPr>
              <w:t>LSADD</w:t>
            </w:r>
          </w:p>
        </w:tc>
        <w:tc>
          <w:tcPr>
            <w:tcW w:w="3651" w:type="dxa"/>
          </w:tcPr>
          <w:p w14:paraId="6DED31CC" w14:textId="77777777" w:rsidR="00952E96" w:rsidRPr="001C252D" w:rsidRDefault="00952E96" w:rsidP="00192EB5">
            <w:pPr>
              <w:pStyle w:val="GOSTTablenorm"/>
            </w:pPr>
            <w:r w:rsidRPr="001C252D">
              <w:t>-</w:t>
            </w:r>
          </w:p>
        </w:tc>
      </w:tr>
      <w:tr w:rsidR="00952E96" w:rsidRPr="001C252D" w14:paraId="741B116D" w14:textId="77777777" w:rsidTr="00924BC6">
        <w:tc>
          <w:tcPr>
            <w:tcW w:w="3651" w:type="dxa"/>
          </w:tcPr>
          <w:p w14:paraId="731BDB8F" w14:textId="3CAD9127" w:rsidR="00952E96" w:rsidRPr="001C252D" w:rsidRDefault="00952E96" w:rsidP="00192EB5">
            <w:pPr>
              <w:pStyle w:val="GOSTTablenorm"/>
            </w:pPr>
            <w:r w:rsidRPr="007E53C7">
              <w:rPr>
                <w:highlight w:val="cyan"/>
              </w:rPr>
              <w:t>ТОФК_Кт</w:t>
            </w:r>
          </w:p>
        </w:tc>
        <w:tc>
          <w:tcPr>
            <w:tcW w:w="1090" w:type="dxa"/>
          </w:tcPr>
          <w:p w14:paraId="0EC30433" w14:textId="69A664A0" w:rsidR="00952E96" w:rsidRPr="001C252D" w:rsidRDefault="00952E96" w:rsidP="00192EB5">
            <w:pPr>
              <w:pStyle w:val="GOSTTablenorm"/>
            </w:pPr>
            <w:r>
              <w:t>Нет</w:t>
            </w:r>
          </w:p>
        </w:tc>
        <w:tc>
          <w:tcPr>
            <w:tcW w:w="3651" w:type="dxa"/>
          </w:tcPr>
          <w:p w14:paraId="6A84C6C1" w14:textId="2F6F37B3" w:rsidR="00952E96" w:rsidRPr="001C252D" w:rsidRDefault="00952E96" w:rsidP="00192EB5">
            <w:pPr>
              <w:pStyle w:val="GOSTTablenorm"/>
            </w:pPr>
            <w:r>
              <w:t>Код ТОФК-субъекта учета по Кт</w:t>
            </w:r>
          </w:p>
        </w:tc>
        <w:tc>
          <w:tcPr>
            <w:tcW w:w="3651" w:type="dxa"/>
          </w:tcPr>
          <w:p w14:paraId="02C9DD18" w14:textId="58B8A53E" w:rsidR="00952E96" w:rsidRPr="001C252D" w:rsidRDefault="00952E96" w:rsidP="00192EB5">
            <w:pPr>
              <w:pStyle w:val="GOSTTablenorm"/>
              <w:rPr>
                <w:bCs/>
              </w:rPr>
            </w:pPr>
            <w:r w:rsidRPr="001E1475">
              <w:rPr>
                <w:bCs/>
              </w:rPr>
              <w:t>T0504833:CT_</w:t>
            </w:r>
            <w:r>
              <w:rPr>
                <w:bCs/>
                <w:lang w:val="en-US"/>
              </w:rPr>
              <w:t>TOFK</w:t>
            </w:r>
          </w:p>
        </w:tc>
        <w:tc>
          <w:tcPr>
            <w:tcW w:w="3651" w:type="dxa"/>
          </w:tcPr>
          <w:p w14:paraId="15338251" w14:textId="3EA825D9" w:rsidR="00952E96" w:rsidRPr="001C252D" w:rsidRDefault="00952E96" w:rsidP="00192EB5">
            <w:pPr>
              <w:pStyle w:val="GOSTTablenorm"/>
            </w:pPr>
            <w:r>
              <w:rPr>
                <w:lang w:val="en-US"/>
              </w:rPr>
              <w:t>-</w:t>
            </w:r>
          </w:p>
        </w:tc>
      </w:tr>
      <w:tr w:rsidR="00952E96" w:rsidRPr="001C252D" w14:paraId="5B192382" w14:textId="77777777" w:rsidTr="00924BC6">
        <w:tc>
          <w:tcPr>
            <w:tcW w:w="3651" w:type="dxa"/>
          </w:tcPr>
          <w:p w14:paraId="6B57E4F2" w14:textId="77777777" w:rsidR="00952E96" w:rsidRPr="001C252D" w:rsidRDefault="00952E96" w:rsidP="00192EB5">
            <w:pPr>
              <w:pStyle w:val="GOSTTablenorm"/>
            </w:pPr>
            <w:r w:rsidRPr="001C252D">
              <w:t>ЦС_ЛС_Кт</w:t>
            </w:r>
          </w:p>
        </w:tc>
        <w:tc>
          <w:tcPr>
            <w:tcW w:w="1090" w:type="dxa"/>
          </w:tcPr>
          <w:p w14:paraId="25F71ABE" w14:textId="77777777" w:rsidR="00952E96" w:rsidRPr="001C252D" w:rsidRDefault="00952E96" w:rsidP="00192EB5">
            <w:pPr>
              <w:pStyle w:val="GOSTTablenorm"/>
            </w:pPr>
            <w:r w:rsidRPr="001C252D">
              <w:t>Нет</w:t>
            </w:r>
          </w:p>
        </w:tc>
        <w:tc>
          <w:tcPr>
            <w:tcW w:w="3651" w:type="dxa"/>
          </w:tcPr>
          <w:p w14:paraId="13C9A432" w14:textId="77777777" w:rsidR="00952E96" w:rsidRPr="001C252D" w:rsidRDefault="00952E96" w:rsidP="00192EB5">
            <w:pPr>
              <w:pStyle w:val="GOSTTablenorm"/>
            </w:pPr>
            <w:r w:rsidRPr="001C252D">
              <w:t xml:space="preserve">ЦС ЛС по </w:t>
            </w:r>
            <w:r w:rsidRPr="001C252D">
              <w:rPr>
                <w:bCs/>
              </w:rPr>
              <w:t>Кт</w:t>
            </w:r>
          </w:p>
        </w:tc>
        <w:tc>
          <w:tcPr>
            <w:tcW w:w="3651" w:type="dxa"/>
          </w:tcPr>
          <w:p w14:paraId="39ACDC58" w14:textId="77777777" w:rsidR="00952E96" w:rsidRPr="001C252D" w:rsidRDefault="00952E96" w:rsidP="00192EB5">
            <w:pPr>
              <w:pStyle w:val="GOSTTablenorm"/>
            </w:pPr>
            <w:r w:rsidRPr="001C252D">
              <w:rPr>
                <w:bCs/>
              </w:rPr>
              <w:t>T0504833:CT_PACENTRE</w:t>
            </w:r>
          </w:p>
        </w:tc>
        <w:tc>
          <w:tcPr>
            <w:tcW w:w="3651" w:type="dxa"/>
          </w:tcPr>
          <w:p w14:paraId="378DEF11" w14:textId="77777777" w:rsidR="00952E96" w:rsidRPr="001C252D" w:rsidRDefault="00952E96" w:rsidP="00192EB5">
            <w:pPr>
              <w:pStyle w:val="GOSTTablenorm"/>
            </w:pPr>
            <w:r w:rsidRPr="001C252D">
              <w:t>-</w:t>
            </w:r>
          </w:p>
        </w:tc>
      </w:tr>
      <w:tr w:rsidR="00952E96" w:rsidRPr="001C252D" w14:paraId="574C779A" w14:textId="77777777" w:rsidTr="00924BC6">
        <w:tc>
          <w:tcPr>
            <w:tcW w:w="3651" w:type="dxa"/>
          </w:tcPr>
          <w:p w14:paraId="6E74253D" w14:textId="77777777" w:rsidR="00952E96" w:rsidRPr="001C252D" w:rsidRDefault="00952E96" w:rsidP="00192EB5">
            <w:pPr>
              <w:pStyle w:val="GOSTTablenorm"/>
            </w:pPr>
            <w:r w:rsidRPr="001C252D">
              <w:t>ТОФК_контрагента_Кт</w:t>
            </w:r>
          </w:p>
        </w:tc>
        <w:tc>
          <w:tcPr>
            <w:tcW w:w="1090" w:type="dxa"/>
          </w:tcPr>
          <w:p w14:paraId="78C58E64" w14:textId="77777777" w:rsidR="00952E96" w:rsidRPr="001C252D" w:rsidRDefault="00952E96" w:rsidP="00192EB5">
            <w:pPr>
              <w:pStyle w:val="GOSTTablenorm"/>
            </w:pPr>
            <w:r w:rsidRPr="001C252D">
              <w:rPr>
                <w:color w:val="000000"/>
              </w:rPr>
              <w:t>Нет</w:t>
            </w:r>
          </w:p>
        </w:tc>
        <w:tc>
          <w:tcPr>
            <w:tcW w:w="3651" w:type="dxa"/>
          </w:tcPr>
          <w:p w14:paraId="4DF48EA2" w14:textId="77777777" w:rsidR="00952E96" w:rsidRPr="001C252D" w:rsidRDefault="00952E96" w:rsidP="00192EB5">
            <w:pPr>
              <w:pStyle w:val="GOSTTablenorm"/>
            </w:pPr>
            <w:r w:rsidRPr="001C252D">
              <w:t xml:space="preserve">ТОФК контрагента по </w:t>
            </w:r>
            <w:r w:rsidRPr="001C252D">
              <w:rPr>
                <w:bCs/>
              </w:rPr>
              <w:t>Кт</w:t>
            </w:r>
          </w:p>
        </w:tc>
        <w:tc>
          <w:tcPr>
            <w:tcW w:w="3651" w:type="dxa"/>
          </w:tcPr>
          <w:p w14:paraId="3A10C3E1" w14:textId="77777777" w:rsidR="00952E96" w:rsidRPr="001C252D" w:rsidRDefault="00952E96" w:rsidP="00192EB5">
            <w:pPr>
              <w:pStyle w:val="GOSTTablenorm"/>
            </w:pPr>
            <w:r w:rsidRPr="001C252D">
              <w:rPr>
                <w:bCs/>
              </w:rPr>
              <w:t>T0504833:CT_TOFKC</w:t>
            </w:r>
          </w:p>
        </w:tc>
        <w:tc>
          <w:tcPr>
            <w:tcW w:w="3651" w:type="dxa"/>
          </w:tcPr>
          <w:p w14:paraId="30375F36" w14:textId="77777777" w:rsidR="00952E96" w:rsidRPr="001C252D" w:rsidRDefault="00952E96" w:rsidP="00192EB5">
            <w:pPr>
              <w:pStyle w:val="GOSTTablenorm"/>
            </w:pPr>
            <w:r w:rsidRPr="001C252D">
              <w:t>-</w:t>
            </w:r>
          </w:p>
        </w:tc>
      </w:tr>
      <w:tr w:rsidR="00952E96" w:rsidRPr="001C252D" w14:paraId="3F19FE29" w14:textId="77777777" w:rsidTr="00924BC6">
        <w:tc>
          <w:tcPr>
            <w:tcW w:w="3651" w:type="dxa"/>
          </w:tcPr>
          <w:p w14:paraId="2B9538BF" w14:textId="77777777" w:rsidR="00952E96" w:rsidRPr="001C252D" w:rsidRDefault="00952E96" w:rsidP="00192EB5">
            <w:pPr>
              <w:pStyle w:val="GOSTTablenorm"/>
            </w:pPr>
            <w:r w:rsidRPr="001C252D">
              <w:lastRenderedPageBreak/>
              <w:t>Период_Кт</w:t>
            </w:r>
          </w:p>
        </w:tc>
        <w:tc>
          <w:tcPr>
            <w:tcW w:w="1090" w:type="dxa"/>
          </w:tcPr>
          <w:p w14:paraId="16AEBD26" w14:textId="77777777" w:rsidR="00952E96" w:rsidRPr="001C252D" w:rsidRDefault="00952E96" w:rsidP="00192EB5">
            <w:pPr>
              <w:pStyle w:val="GOSTTablenorm"/>
            </w:pPr>
            <w:r w:rsidRPr="001C252D">
              <w:t>Нет</w:t>
            </w:r>
          </w:p>
        </w:tc>
        <w:tc>
          <w:tcPr>
            <w:tcW w:w="3651" w:type="dxa"/>
          </w:tcPr>
          <w:p w14:paraId="489B1267" w14:textId="77777777" w:rsidR="00952E96" w:rsidRPr="001C252D" w:rsidRDefault="00952E96" w:rsidP="00192EB5">
            <w:pPr>
              <w:pStyle w:val="GOSTTablenorm"/>
            </w:pPr>
            <w:r w:rsidRPr="001C252D">
              <w:t xml:space="preserve">Период по </w:t>
            </w:r>
            <w:r w:rsidRPr="001C252D">
              <w:rPr>
                <w:bCs/>
              </w:rPr>
              <w:t>Кт</w:t>
            </w:r>
          </w:p>
        </w:tc>
        <w:tc>
          <w:tcPr>
            <w:tcW w:w="3651" w:type="dxa"/>
          </w:tcPr>
          <w:p w14:paraId="001DCAB8" w14:textId="77777777" w:rsidR="00952E96" w:rsidRPr="001C252D" w:rsidRDefault="00952E96" w:rsidP="00192EB5">
            <w:pPr>
              <w:pStyle w:val="GOSTTablenorm"/>
            </w:pPr>
            <w:r w:rsidRPr="001C252D">
              <w:rPr>
                <w:bCs/>
              </w:rPr>
              <w:t>T0504833:CT_PERIOD</w:t>
            </w:r>
          </w:p>
        </w:tc>
        <w:tc>
          <w:tcPr>
            <w:tcW w:w="3651" w:type="dxa"/>
          </w:tcPr>
          <w:p w14:paraId="11F6AB65" w14:textId="77777777" w:rsidR="00952E96" w:rsidRPr="001C252D" w:rsidRDefault="00952E96" w:rsidP="00192EB5">
            <w:pPr>
              <w:pStyle w:val="GOSTTablenorm"/>
            </w:pPr>
            <w:r w:rsidRPr="001C252D">
              <w:t>-</w:t>
            </w:r>
          </w:p>
        </w:tc>
      </w:tr>
      <w:tr w:rsidR="00952E96" w:rsidRPr="001C252D" w14:paraId="7F9A0B50" w14:textId="77777777" w:rsidTr="00924BC6">
        <w:tc>
          <w:tcPr>
            <w:tcW w:w="3651" w:type="dxa"/>
          </w:tcPr>
          <w:p w14:paraId="63384324" w14:textId="77777777" w:rsidR="00952E96" w:rsidRPr="001C252D" w:rsidRDefault="00952E96" w:rsidP="00192EB5">
            <w:pPr>
              <w:pStyle w:val="GOSTTablenorm"/>
            </w:pPr>
            <w:r w:rsidRPr="001C252D">
              <w:t>Код_СКУ_корресп_Кт</w:t>
            </w:r>
          </w:p>
        </w:tc>
        <w:tc>
          <w:tcPr>
            <w:tcW w:w="1090" w:type="dxa"/>
          </w:tcPr>
          <w:p w14:paraId="00749CBD" w14:textId="77777777" w:rsidR="00952E96" w:rsidRPr="001C252D" w:rsidRDefault="00952E96" w:rsidP="00192EB5">
            <w:pPr>
              <w:pStyle w:val="GOSTTablenorm"/>
            </w:pPr>
            <w:r w:rsidRPr="001C252D">
              <w:t>Нет</w:t>
            </w:r>
          </w:p>
        </w:tc>
        <w:tc>
          <w:tcPr>
            <w:tcW w:w="3651" w:type="dxa"/>
          </w:tcPr>
          <w:p w14:paraId="14ADBE47" w14:textId="77777777" w:rsidR="00952E96" w:rsidRPr="001C252D" w:rsidRDefault="00952E96" w:rsidP="00192EB5">
            <w:pPr>
              <w:pStyle w:val="GOSTTablenorm"/>
            </w:pPr>
            <w:r w:rsidRPr="001C252D">
              <w:t xml:space="preserve">Код СКУ корреспондирующий по </w:t>
            </w:r>
            <w:r w:rsidRPr="001C252D">
              <w:rPr>
                <w:bCs/>
              </w:rPr>
              <w:t>Кт</w:t>
            </w:r>
          </w:p>
        </w:tc>
        <w:tc>
          <w:tcPr>
            <w:tcW w:w="3651" w:type="dxa"/>
          </w:tcPr>
          <w:p w14:paraId="6869656F" w14:textId="77777777" w:rsidR="00952E96" w:rsidRPr="001C252D" w:rsidRDefault="00952E96" w:rsidP="00192EB5">
            <w:pPr>
              <w:pStyle w:val="GOSTTablenorm"/>
            </w:pPr>
            <w:r w:rsidRPr="001C252D">
              <w:rPr>
                <w:bCs/>
              </w:rPr>
              <w:t>T0504833:CT_ACCOUNTCORR</w:t>
            </w:r>
          </w:p>
        </w:tc>
        <w:tc>
          <w:tcPr>
            <w:tcW w:w="3651" w:type="dxa"/>
          </w:tcPr>
          <w:p w14:paraId="2E654F25" w14:textId="77777777" w:rsidR="00952E96" w:rsidRPr="001C252D" w:rsidRDefault="00952E96" w:rsidP="00192EB5">
            <w:pPr>
              <w:pStyle w:val="GOSTTablenorm"/>
            </w:pPr>
            <w:r w:rsidRPr="001C252D">
              <w:t>-</w:t>
            </w:r>
          </w:p>
        </w:tc>
      </w:tr>
      <w:tr w:rsidR="00952E96" w:rsidRPr="001C252D" w14:paraId="2C9CE3ED" w14:textId="77777777" w:rsidTr="00924BC6">
        <w:tc>
          <w:tcPr>
            <w:tcW w:w="3651" w:type="dxa"/>
          </w:tcPr>
          <w:p w14:paraId="53B10A33" w14:textId="77777777" w:rsidR="00952E96" w:rsidRPr="001C252D" w:rsidRDefault="00952E96" w:rsidP="00192EB5">
            <w:pPr>
              <w:pStyle w:val="GOSTTablenorm"/>
            </w:pPr>
            <w:r w:rsidRPr="001C252D">
              <w:t>Тип_СКУ_Кт</w:t>
            </w:r>
          </w:p>
        </w:tc>
        <w:tc>
          <w:tcPr>
            <w:tcW w:w="1090" w:type="dxa"/>
          </w:tcPr>
          <w:p w14:paraId="49E13665" w14:textId="77777777" w:rsidR="00952E96" w:rsidRPr="001C252D" w:rsidRDefault="00952E96" w:rsidP="00192EB5">
            <w:pPr>
              <w:pStyle w:val="GOSTTablenorm"/>
            </w:pPr>
            <w:r w:rsidRPr="001C252D">
              <w:t>Нет</w:t>
            </w:r>
          </w:p>
        </w:tc>
        <w:tc>
          <w:tcPr>
            <w:tcW w:w="3651" w:type="dxa"/>
          </w:tcPr>
          <w:p w14:paraId="5FF0A1CC" w14:textId="77777777" w:rsidR="00952E96" w:rsidRPr="001C252D" w:rsidRDefault="00952E96" w:rsidP="00192EB5">
            <w:pPr>
              <w:pStyle w:val="GOSTTablenorm"/>
            </w:pPr>
            <w:r w:rsidRPr="001C252D">
              <w:t xml:space="preserve">Тип СКУ по </w:t>
            </w:r>
            <w:r w:rsidRPr="001C252D">
              <w:rPr>
                <w:bCs/>
              </w:rPr>
              <w:t>Кт</w:t>
            </w:r>
          </w:p>
        </w:tc>
        <w:tc>
          <w:tcPr>
            <w:tcW w:w="3651" w:type="dxa"/>
          </w:tcPr>
          <w:p w14:paraId="2D7BF889" w14:textId="77777777" w:rsidR="00952E96" w:rsidRPr="001C252D" w:rsidRDefault="00952E96" w:rsidP="00192EB5">
            <w:pPr>
              <w:pStyle w:val="GOSTTablenorm"/>
            </w:pPr>
            <w:r w:rsidRPr="001C252D">
              <w:rPr>
                <w:bCs/>
              </w:rPr>
              <w:t>T0504833:CT_ACCOUNTTYPE</w:t>
            </w:r>
          </w:p>
        </w:tc>
        <w:tc>
          <w:tcPr>
            <w:tcW w:w="3651" w:type="dxa"/>
          </w:tcPr>
          <w:p w14:paraId="07FA690E" w14:textId="77777777" w:rsidR="00952E96" w:rsidRPr="001C252D" w:rsidRDefault="00952E96" w:rsidP="00192EB5">
            <w:pPr>
              <w:pStyle w:val="GOSTTablenorm"/>
            </w:pPr>
            <w:r w:rsidRPr="001C252D">
              <w:t>-</w:t>
            </w:r>
          </w:p>
        </w:tc>
      </w:tr>
      <w:tr w:rsidR="00952E96" w:rsidRPr="001C252D" w14:paraId="4A7B0332" w14:textId="77777777" w:rsidTr="00924BC6">
        <w:tc>
          <w:tcPr>
            <w:tcW w:w="3651" w:type="dxa"/>
          </w:tcPr>
          <w:p w14:paraId="19E0CA86" w14:textId="77777777" w:rsidR="00952E96" w:rsidRPr="001C252D" w:rsidRDefault="00952E96" w:rsidP="00192EB5">
            <w:pPr>
              <w:pStyle w:val="GOSTTablenorm"/>
            </w:pPr>
            <w:r w:rsidRPr="001C252D">
              <w:rPr>
                <w:color w:val="000000"/>
              </w:rPr>
              <w:t>ПЗО_Кт</w:t>
            </w:r>
          </w:p>
        </w:tc>
        <w:tc>
          <w:tcPr>
            <w:tcW w:w="1090" w:type="dxa"/>
          </w:tcPr>
          <w:p w14:paraId="5FC63ED6" w14:textId="77777777" w:rsidR="00952E96" w:rsidRPr="001C252D" w:rsidRDefault="00952E96" w:rsidP="00192EB5">
            <w:pPr>
              <w:pStyle w:val="GOSTTablenorm"/>
            </w:pPr>
            <w:r w:rsidRPr="001C252D">
              <w:rPr>
                <w:color w:val="000000"/>
              </w:rPr>
              <w:t>Нет</w:t>
            </w:r>
          </w:p>
        </w:tc>
        <w:tc>
          <w:tcPr>
            <w:tcW w:w="3651" w:type="dxa"/>
          </w:tcPr>
          <w:p w14:paraId="53656E82" w14:textId="77777777" w:rsidR="00952E96" w:rsidRPr="001C252D" w:rsidRDefault="00952E96" w:rsidP="00192EB5">
            <w:pPr>
              <w:pStyle w:val="GOSTTablenorm"/>
            </w:pPr>
            <w:r w:rsidRPr="001C252D">
              <w:t xml:space="preserve">ЗО по </w:t>
            </w:r>
            <w:r w:rsidRPr="001C252D">
              <w:rPr>
                <w:bCs/>
              </w:rPr>
              <w:t>Кт</w:t>
            </w:r>
          </w:p>
        </w:tc>
        <w:tc>
          <w:tcPr>
            <w:tcW w:w="3651" w:type="dxa"/>
          </w:tcPr>
          <w:p w14:paraId="754D581A" w14:textId="64D835C5" w:rsidR="00952E96" w:rsidRPr="001C252D" w:rsidRDefault="00952E96" w:rsidP="00192EB5">
            <w:pPr>
              <w:pStyle w:val="GOSTTablenorm"/>
            </w:pPr>
            <w:r w:rsidRPr="001C252D">
              <w:rPr>
                <w:bCs/>
              </w:rPr>
              <w:t>T0504833:CT_PZO</w:t>
            </w:r>
          </w:p>
        </w:tc>
        <w:tc>
          <w:tcPr>
            <w:tcW w:w="3651" w:type="dxa"/>
          </w:tcPr>
          <w:p w14:paraId="3339C659" w14:textId="77777777" w:rsidR="00952E96" w:rsidRPr="001C252D" w:rsidRDefault="00952E96" w:rsidP="00192EB5">
            <w:pPr>
              <w:pStyle w:val="GOSTTablenorm"/>
            </w:pPr>
            <w:r w:rsidRPr="001C252D">
              <w:t>-</w:t>
            </w:r>
          </w:p>
        </w:tc>
      </w:tr>
    </w:tbl>
    <w:p w14:paraId="1BE6250B" w14:textId="30A888C1" w:rsidR="00AA1813" w:rsidRDefault="00D471C2" w:rsidP="00AA1813">
      <w:pPr>
        <w:pStyle w:val="GOSTNameTable"/>
      </w:pPr>
      <w:r>
        <w:rPr>
          <w:noProof/>
        </w:rPr>
        <w:fldChar w:fldCharType="begin"/>
      </w:r>
      <w:r>
        <w:rPr>
          <w:noProof/>
        </w:rPr>
        <w:instrText xml:space="preserve"> SEQ Таблица \* ARABIC </w:instrText>
      </w:r>
      <w:r>
        <w:rPr>
          <w:noProof/>
        </w:rPr>
        <w:fldChar w:fldCharType="separate"/>
      </w:r>
      <w:bookmarkStart w:id="963" w:name="_Ref195712277"/>
      <w:bookmarkStart w:id="964" w:name="_Toc226625638"/>
      <w:r w:rsidR="001C3732">
        <w:rPr>
          <w:noProof/>
        </w:rPr>
        <w:t>39</w:t>
      </w:r>
      <w:bookmarkEnd w:id="963"/>
      <w:r>
        <w:rPr>
          <w:noProof/>
        </w:rPr>
        <w:fldChar w:fldCharType="end"/>
      </w:r>
      <w:r w:rsidR="00AA1813">
        <w:t xml:space="preserve"> </w:t>
      </w:r>
      <w:r w:rsidR="00AA1813" w:rsidRPr="007F0A22">
        <w:t>– Перечень атрибутов, соответствующих типу документа «</w:t>
      </w:r>
      <w:r w:rsidR="00AA1813" w:rsidRPr="00B62E11">
        <w:rPr>
          <w:sz w:val="22"/>
          <w:szCs w:val="22"/>
        </w:rPr>
        <w:t>Бухгалтерская справка</w:t>
      </w:r>
      <w:r w:rsidR="00AA1813">
        <w:rPr>
          <w:sz w:val="22"/>
          <w:szCs w:val="22"/>
        </w:rPr>
        <w:t>»</w:t>
      </w:r>
      <w:r w:rsidR="00AA1813" w:rsidRPr="00B62E11">
        <w:rPr>
          <w:sz w:val="22"/>
          <w:szCs w:val="22"/>
        </w:rPr>
        <w:t xml:space="preserve"> (ф. 0504833) ARP_SVAP_</w:t>
      </w:r>
      <w:r w:rsidR="00AA1813">
        <w:rPr>
          <w:sz w:val="22"/>
          <w:szCs w:val="22"/>
          <w:lang w:val="en-US"/>
        </w:rPr>
        <w:t>N</w:t>
      </w:r>
      <w:r w:rsidR="00AA1813" w:rsidRPr="00B62E11">
        <w:rPr>
          <w:sz w:val="22"/>
          <w:szCs w:val="22"/>
        </w:rPr>
        <w:t>G_</w:t>
      </w:r>
      <w:r w:rsidR="00AA1813" w:rsidRPr="00B62E11">
        <w:rPr>
          <w:sz w:val="22"/>
          <w:szCs w:val="22"/>
          <w:lang w:val="en-US"/>
        </w:rPr>
        <w:t>RMS</w:t>
      </w:r>
      <w:r w:rsidR="00AA1813" w:rsidRPr="007F0A22">
        <w:t xml:space="preserve"> в SVAP НПС</w:t>
      </w:r>
      <w:bookmarkEnd w:id="964"/>
    </w:p>
    <w:tbl>
      <w:tblPr>
        <w:tblStyle w:val="GOSTTable"/>
        <w:tblW w:w="5000" w:type="pct"/>
        <w:tblLayout w:type="fixed"/>
        <w:tblLook w:val="03E0" w:firstRow="1" w:lastRow="1" w:firstColumn="1" w:lastColumn="1" w:noHBand="1" w:noVBand="0"/>
      </w:tblPr>
      <w:tblGrid>
        <w:gridCol w:w="3651"/>
        <w:gridCol w:w="1090"/>
        <w:gridCol w:w="3651"/>
        <w:gridCol w:w="3651"/>
        <w:gridCol w:w="3651"/>
      </w:tblGrid>
      <w:tr w:rsidR="00B50025" w:rsidRPr="00A92F23" w14:paraId="336D606F"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58E157B0"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57EDEA5B"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5D4482B8"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2857A8A2"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45ED15E2" w14:textId="77777777" w:rsidR="00B50025" w:rsidRPr="00A92F23" w:rsidRDefault="00B50025" w:rsidP="00B50025">
            <w:pPr>
              <w:pStyle w:val="GOSTTableHead"/>
              <w:rPr>
                <w:szCs w:val="22"/>
              </w:rPr>
            </w:pPr>
            <w:r w:rsidRPr="00A92F23">
              <w:rPr>
                <w:szCs w:val="22"/>
              </w:rPr>
              <w:t>Алгоритм вычисления</w:t>
            </w:r>
          </w:p>
        </w:tc>
      </w:tr>
      <w:tr w:rsidR="00952E96" w:rsidRPr="00B62E11" w14:paraId="66CCE9D8" w14:textId="77777777" w:rsidTr="00924BC6">
        <w:tc>
          <w:tcPr>
            <w:tcW w:w="15694" w:type="dxa"/>
            <w:gridSpan w:val="5"/>
          </w:tcPr>
          <w:p w14:paraId="0E9AE196" w14:textId="305A4BE0" w:rsidR="00952E96" w:rsidRPr="00B62E11" w:rsidRDefault="00952E96" w:rsidP="00952E96">
            <w:pPr>
              <w:ind w:firstLine="0"/>
              <w:jc w:val="center"/>
              <w:rPr>
                <w:b/>
                <w:sz w:val="22"/>
                <w:szCs w:val="22"/>
              </w:rPr>
            </w:pPr>
            <w:r w:rsidRPr="00B62E11">
              <w:rPr>
                <w:b/>
                <w:sz w:val="22"/>
                <w:szCs w:val="22"/>
              </w:rPr>
              <w:t>Бухгалтерская справка (ф. 0504833) ARP_SVAP_</w:t>
            </w:r>
            <w:r>
              <w:rPr>
                <w:b/>
                <w:sz w:val="22"/>
                <w:szCs w:val="22"/>
                <w:lang w:val="en-US"/>
              </w:rPr>
              <w:t>N</w:t>
            </w:r>
            <w:r w:rsidRPr="00B62E11">
              <w:rPr>
                <w:b/>
                <w:sz w:val="22"/>
                <w:szCs w:val="22"/>
              </w:rPr>
              <w:t>G_</w:t>
            </w:r>
            <w:r w:rsidRPr="00B62E11">
              <w:rPr>
                <w:b/>
                <w:sz w:val="22"/>
                <w:szCs w:val="22"/>
                <w:lang w:val="en-US"/>
              </w:rPr>
              <w:t>RMS</w:t>
            </w:r>
          </w:p>
        </w:tc>
      </w:tr>
      <w:tr w:rsidR="00952E96" w:rsidRPr="00D8239D" w14:paraId="31603826" w14:textId="77777777" w:rsidTr="00924BC6">
        <w:tc>
          <w:tcPr>
            <w:tcW w:w="3651" w:type="dxa"/>
          </w:tcPr>
          <w:p w14:paraId="5E33DFB4" w14:textId="77777777" w:rsidR="00952E96" w:rsidRPr="005D309A" w:rsidRDefault="00952E96" w:rsidP="00192EB5">
            <w:pPr>
              <w:pStyle w:val="GOSTTablenorm"/>
            </w:pPr>
            <w:r w:rsidRPr="005D309A">
              <w:t>Система_отправитель*</w:t>
            </w:r>
          </w:p>
        </w:tc>
        <w:tc>
          <w:tcPr>
            <w:tcW w:w="1090" w:type="dxa"/>
          </w:tcPr>
          <w:p w14:paraId="0719ED3D" w14:textId="77777777" w:rsidR="00952E96" w:rsidRPr="005D309A" w:rsidRDefault="00952E96" w:rsidP="00192EB5">
            <w:pPr>
              <w:pStyle w:val="GOSTTablenorm"/>
            </w:pPr>
            <w:r w:rsidRPr="005D309A">
              <w:t>Нет</w:t>
            </w:r>
          </w:p>
        </w:tc>
        <w:tc>
          <w:tcPr>
            <w:tcW w:w="3651" w:type="dxa"/>
          </w:tcPr>
          <w:p w14:paraId="08AEDF68" w14:textId="77777777" w:rsidR="00952E96" w:rsidRPr="005D309A" w:rsidRDefault="00952E96" w:rsidP="00192EB5">
            <w:pPr>
              <w:pStyle w:val="GOSTTablenorm"/>
            </w:pPr>
            <w:r w:rsidRPr="005D309A">
              <w:t>Функциональная подсистема ГИИС ЭБ, направившая запрос (ПУД ЭБ, ПУиО ЭБ и др.)</w:t>
            </w:r>
          </w:p>
        </w:tc>
        <w:tc>
          <w:tcPr>
            <w:tcW w:w="3651" w:type="dxa"/>
          </w:tcPr>
          <w:p w14:paraId="37BD4CA2" w14:textId="77777777" w:rsidR="00952E96" w:rsidRPr="005D309A" w:rsidRDefault="00952E96" w:rsidP="00192EB5">
            <w:pPr>
              <w:pStyle w:val="GOSTTablenorm"/>
            </w:pPr>
            <w:r w:rsidRPr="005D309A">
              <w:t>Source</w:t>
            </w:r>
          </w:p>
        </w:tc>
        <w:tc>
          <w:tcPr>
            <w:tcW w:w="3651" w:type="dxa"/>
          </w:tcPr>
          <w:p w14:paraId="7431B100" w14:textId="77777777" w:rsidR="00952E96" w:rsidRPr="00D8239D" w:rsidRDefault="00952E96" w:rsidP="00192EB5">
            <w:pPr>
              <w:pStyle w:val="GOSTTablenorm"/>
            </w:pPr>
            <w:r>
              <w:t>-</w:t>
            </w:r>
          </w:p>
        </w:tc>
      </w:tr>
      <w:tr w:rsidR="00952E96" w:rsidRPr="00D8239D" w14:paraId="3FFE6CBC" w14:textId="77777777" w:rsidTr="00924BC6">
        <w:tc>
          <w:tcPr>
            <w:tcW w:w="3651" w:type="dxa"/>
          </w:tcPr>
          <w:p w14:paraId="5356DA0D" w14:textId="77777777" w:rsidR="00952E96" w:rsidRPr="005D309A" w:rsidRDefault="00952E96" w:rsidP="00192EB5">
            <w:pPr>
              <w:pStyle w:val="GOSTTablenorm"/>
            </w:pPr>
            <w:r>
              <w:t>Субъект_учета*</w:t>
            </w:r>
          </w:p>
        </w:tc>
        <w:tc>
          <w:tcPr>
            <w:tcW w:w="1090" w:type="dxa"/>
          </w:tcPr>
          <w:p w14:paraId="45F8132B" w14:textId="77777777" w:rsidR="00952E96" w:rsidRPr="005D309A" w:rsidRDefault="00952E96" w:rsidP="00192EB5">
            <w:pPr>
              <w:pStyle w:val="GOSTTablenorm"/>
            </w:pPr>
            <w:r>
              <w:t>Нет</w:t>
            </w:r>
          </w:p>
        </w:tc>
        <w:tc>
          <w:tcPr>
            <w:tcW w:w="3651" w:type="dxa"/>
          </w:tcPr>
          <w:p w14:paraId="5904286B" w14:textId="77777777" w:rsidR="00952E96" w:rsidRPr="005D309A" w:rsidRDefault="00952E96" w:rsidP="00192EB5">
            <w:pPr>
              <w:pStyle w:val="GOSTTablenorm"/>
            </w:pPr>
            <w:r w:rsidRPr="005D309A">
              <w:t>Субъект учета (код ТОФК/ЦС по учету, в котором проводится операция)</w:t>
            </w:r>
          </w:p>
        </w:tc>
        <w:tc>
          <w:tcPr>
            <w:tcW w:w="3651" w:type="dxa"/>
          </w:tcPr>
          <w:p w14:paraId="0F8F7BDF" w14:textId="77777777" w:rsidR="00952E96" w:rsidRPr="005D309A" w:rsidRDefault="00952E96" w:rsidP="00192EB5">
            <w:pPr>
              <w:pStyle w:val="GOSTTablenorm"/>
            </w:pPr>
            <w:r w:rsidRPr="005D309A">
              <w:t>Subject</w:t>
            </w:r>
          </w:p>
        </w:tc>
        <w:tc>
          <w:tcPr>
            <w:tcW w:w="3651" w:type="dxa"/>
          </w:tcPr>
          <w:p w14:paraId="0E8FDC2D" w14:textId="77777777" w:rsidR="00952E96" w:rsidRDefault="00952E96" w:rsidP="00192EB5">
            <w:pPr>
              <w:pStyle w:val="GOSTTablenorm"/>
            </w:pPr>
            <w:r>
              <w:t>-</w:t>
            </w:r>
          </w:p>
        </w:tc>
      </w:tr>
      <w:tr w:rsidR="00952E96" w:rsidRPr="00D8239D" w14:paraId="27A60097" w14:textId="77777777" w:rsidTr="00924BC6">
        <w:tc>
          <w:tcPr>
            <w:tcW w:w="3651" w:type="dxa"/>
          </w:tcPr>
          <w:p w14:paraId="1E9E3F97" w14:textId="77777777" w:rsidR="00952E96" w:rsidRPr="00D8239D" w:rsidRDefault="00952E96" w:rsidP="00192EB5">
            <w:pPr>
              <w:pStyle w:val="GOSTTablenorm"/>
            </w:pPr>
            <w:r w:rsidRPr="00D8239D">
              <w:rPr>
                <w:color w:val="000000"/>
              </w:rPr>
              <w:t>Номер_документа*</w:t>
            </w:r>
          </w:p>
        </w:tc>
        <w:tc>
          <w:tcPr>
            <w:tcW w:w="1090" w:type="dxa"/>
          </w:tcPr>
          <w:p w14:paraId="37FA4EC9" w14:textId="77777777" w:rsidR="00952E96" w:rsidRPr="00D8239D" w:rsidRDefault="00952E96" w:rsidP="00192EB5">
            <w:pPr>
              <w:pStyle w:val="GOSTTablenorm"/>
            </w:pPr>
            <w:r w:rsidRPr="00D8239D">
              <w:rPr>
                <w:color w:val="000000"/>
              </w:rPr>
              <w:t>Нет</w:t>
            </w:r>
          </w:p>
        </w:tc>
        <w:tc>
          <w:tcPr>
            <w:tcW w:w="3651" w:type="dxa"/>
          </w:tcPr>
          <w:p w14:paraId="18AD4113" w14:textId="77777777" w:rsidR="00952E96" w:rsidRPr="00D8239D" w:rsidRDefault="00952E96" w:rsidP="00192EB5">
            <w:pPr>
              <w:pStyle w:val="GOSTTablenorm"/>
            </w:pPr>
            <w:r w:rsidRPr="00D8239D">
              <w:rPr>
                <w:color w:val="000000"/>
              </w:rPr>
              <w:t>Номер документа</w:t>
            </w:r>
          </w:p>
        </w:tc>
        <w:tc>
          <w:tcPr>
            <w:tcW w:w="3651" w:type="dxa"/>
          </w:tcPr>
          <w:p w14:paraId="49A63764" w14:textId="77777777" w:rsidR="00952E96" w:rsidRPr="00D8239D" w:rsidRDefault="00952E96" w:rsidP="00192EB5">
            <w:pPr>
              <w:pStyle w:val="GOSTTablenorm"/>
            </w:pPr>
            <w:r w:rsidRPr="00D8239D">
              <w:rPr>
                <w:color w:val="000000"/>
              </w:rPr>
              <w:t>TtlPrt_DcNmbr</w:t>
            </w:r>
          </w:p>
        </w:tc>
        <w:tc>
          <w:tcPr>
            <w:tcW w:w="3651" w:type="dxa"/>
          </w:tcPr>
          <w:p w14:paraId="08A7C7BB" w14:textId="77777777" w:rsidR="00952E96" w:rsidRPr="00D8239D" w:rsidRDefault="00952E96" w:rsidP="00192EB5">
            <w:pPr>
              <w:pStyle w:val="GOSTTablenorm"/>
            </w:pPr>
            <w:r w:rsidRPr="00D8239D">
              <w:t>-</w:t>
            </w:r>
          </w:p>
        </w:tc>
      </w:tr>
      <w:tr w:rsidR="00952E96" w:rsidRPr="00D8239D" w14:paraId="60097E9F" w14:textId="77777777" w:rsidTr="00924BC6">
        <w:tc>
          <w:tcPr>
            <w:tcW w:w="3651" w:type="dxa"/>
          </w:tcPr>
          <w:p w14:paraId="2671686A" w14:textId="77777777" w:rsidR="00952E96" w:rsidRPr="00D8239D" w:rsidRDefault="00952E96" w:rsidP="00192EB5">
            <w:pPr>
              <w:pStyle w:val="GOSTTablenorm"/>
            </w:pPr>
            <w:r w:rsidRPr="00D8239D">
              <w:rPr>
                <w:color w:val="000000"/>
              </w:rPr>
              <w:t>Дата_документа*</w:t>
            </w:r>
          </w:p>
        </w:tc>
        <w:tc>
          <w:tcPr>
            <w:tcW w:w="1090" w:type="dxa"/>
          </w:tcPr>
          <w:p w14:paraId="67BF6FE4" w14:textId="77777777" w:rsidR="00952E96" w:rsidRPr="00D8239D" w:rsidRDefault="00952E96" w:rsidP="00192EB5">
            <w:pPr>
              <w:pStyle w:val="GOSTTablenorm"/>
            </w:pPr>
            <w:r w:rsidRPr="00D8239D">
              <w:rPr>
                <w:color w:val="000000"/>
              </w:rPr>
              <w:t>Нет</w:t>
            </w:r>
          </w:p>
        </w:tc>
        <w:tc>
          <w:tcPr>
            <w:tcW w:w="3651" w:type="dxa"/>
          </w:tcPr>
          <w:p w14:paraId="36345F50" w14:textId="77777777" w:rsidR="00952E96" w:rsidRPr="00D8239D" w:rsidRDefault="00952E96" w:rsidP="00192EB5">
            <w:pPr>
              <w:pStyle w:val="GOSTTablenorm"/>
            </w:pPr>
            <w:r w:rsidRPr="00D8239D">
              <w:rPr>
                <w:color w:val="000000"/>
              </w:rPr>
              <w:t>Дата документа</w:t>
            </w:r>
          </w:p>
        </w:tc>
        <w:tc>
          <w:tcPr>
            <w:tcW w:w="3651" w:type="dxa"/>
          </w:tcPr>
          <w:p w14:paraId="12393F9B" w14:textId="77777777" w:rsidR="00952E96" w:rsidRPr="00D8239D" w:rsidRDefault="00952E96" w:rsidP="00192EB5">
            <w:pPr>
              <w:pStyle w:val="GOSTTablenorm"/>
            </w:pPr>
            <w:r w:rsidRPr="00D8239D">
              <w:rPr>
                <w:color w:val="000000"/>
              </w:rPr>
              <w:t>TtlPrt_Dt</w:t>
            </w:r>
          </w:p>
        </w:tc>
        <w:tc>
          <w:tcPr>
            <w:tcW w:w="3651" w:type="dxa"/>
          </w:tcPr>
          <w:p w14:paraId="3949D1FC" w14:textId="77777777" w:rsidR="00952E96" w:rsidRPr="00D8239D" w:rsidRDefault="00952E96" w:rsidP="00192EB5">
            <w:pPr>
              <w:pStyle w:val="GOSTTablenorm"/>
            </w:pPr>
            <w:r w:rsidRPr="00D8239D">
              <w:t>-</w:t>
            </w:r>
          </w:p>
        </w:tc>
      </w:tr>
      <w:tr w:rsidR="00952E96" w:rsidRPr="00D8239D" w14:paraId="29DE2FA3" w14:textId="77777777" w:rsidTr="00924BC6">
        <w:tc>
          <w:tcPr>
            <w:tcW w:w="3651" w:type="dxa"/>
            <w:vAlign w:val="center"/>
          </w:tcPr>
          <w:p w14:paraId="4E5EA463" w14:textId="4D356FB9" w:rsidR="00952E96" w:rsidRPr="00D8239D" w:rsidRDefault="00952E96" w:rsidP="00192EB5">
            <w:pPr>
              <w:pStyle w:val="GOSTTablenorm"/>
              <w:rPr>
                <w:color w:val="000000"/>
              </w:rPr>
            </w:pPr>
            <w:r w:rsidRPr="00F01C62">
              <w:t>Дата_отражения_в_учете</w:t>
            </w:r>
          </w:p>
        </w:tc>
        <w:tc>
          <w:tcPr>
            <w:tcW w:w="1090" w:type="dxa"/>
            <w:vAlign w:val="center"/>
          </w:tcPr>
          <w:p w14:paraId="1FD55B1C" w14:textId="160BF256" w:rsidR="00952E96" w:rsidRPr="00D8239D" w:rsidRDefault="00952E96" w:rsidP="00192EB5">
            <w:pPr>
              <w:pStyle w:val="GOSTTablenorm"/>
              <w:rPr>
                <w:color w:val="000000"/>
              </w:rPr>
            </w:pPr>
            <w:r>
              <w:t>нет</w:t>
            </w:r>
          </w:p>
        </w:tc>
        <w:tc>
          <w:tcPr>
            <w:tcW w:w="3651" w:type="dxa"/>
          </w:tcPr>
          <w:p w14:paraId="5714FF49" w14:textId="635C96D2" w:rsidR="00952E96" w:rsidRPr="00D8239D" w:rsidRDefault="00952E96" w:rsidP="00192EB5">
            <w:pPr>
              <w:pStyle w:val="GOSTTablenorm"/>
              <w:rPr>
                <w:color w:val="000000"/>
              </w:rPr>
            </w:pPr>
            <w:r w:rsidRPr="002B7BB9">
              <w:rPr>
                <w:color w:val="000000"/>
              </w:rPr>
              <w:t>Дата отражения операции в учете</w:t>
            </w:r>
          </w:p>
        </w:tc>
        <w:tc>
          <w:tcPr>
            <w:tcW w:w="3651" w:type="dxa"/>
          </w:tcPr>
          <w:p w14:paraId="5B92839C" w14:textId="7212DE5D" w:rsidR="00952E96" w:rsidRPr="00D8239D" w:rsidRDefault="00952E96" w:rsidP="00192EB5">
            <w:pPr>
              <w:pStyle w:val="GOSTTablenorm"/>
              <w:rPr>
                <w:color w:val="000000"/>
              </w:rPr>
            </w:pPr>
            <w:r>
              <w:rPr>
                <w:color w:val="000000"/>
              </w:rPr>
              <w:t>SettlementDate</w:t>
            </w:r>
          </w:p>
        </w:tc>
        <w:tc>
          <w:tcPr>
            <w:tcW w:w="3651" w:type="dxa"/>
          </w:tcPr>
          <w:p w14:paraId="1ECFEDB0" w14:textId="77777777" w:rsidR="00952E96" w:rsidRPr="00D8239D" w:rsidRDefault="00952E96" w:rsidP="00192EB5">
            <w:pPr>
              <w:pStyle w:val="GOSTTablenorm"/>
            </w:pPr>
          </w:p>
        </w:tc>
      </w:tr>
      <w:tr w:rsidR="00952E96" w:rsidRPr="00D8239D" w14:paraId="1AE723AB" w14:textId="77777777" w:rsidTr="00924BC6">
        <w:tc>
          <w:tcPr>
            <w:tcW w:w="3651" w:type="dxa"/>
          </w:tcPr>
          <w:p w14:paraId="674B7DF0" w14:textId="77777777" w:rsidR="00952E96" w:rsidRPr="00D8239D" w:rsidRDefault="00952E96" w:rsidP="00192EB5">
            <w:pPr>
              <w:pStyle w:val="GOSTTablenorm"/>
            </w:pPr>
            <w:r w:rsidRPr="00D8239D">
              <w:rPr>
                <w:color w:val="000000"/>
              </w:rPr>
              <w:t>Дата_ввода_в_действие</w:t>
            </w:r>
          </w:p>
        </w:tc>
        <w:tc>
          <w:tcPr>
            <w:tcW w:w="1090" w:type="dxa"/>
          </w:tcPr>
          <w:p w14:paraId="562B5AC5" w14:textId="77777777" w:rsidR="00952E96" w:rsidRPr="00D8239D" w:rsidRDefault="00952E96" w:rsidP="00192EB5">
            <w:pPr>
              <w:pStyle w:val="GOSTTablenorm"/>
            </w:pPr>
            <w:r>
              <w:t>Да</w:t>
            </w:r>
          </w:p>
        </w:tc>
        <w:tc>
          <w:tcPr>
            <w:tcW w:w="3651" w:type="dxa"/>
          </w:tcPr>
          <w:p w14:paraId="584617B3" w14:textId="77777777" w:rsidR="00952E96" w:rsidRPr="00D8239D" w:rsidRDefault="00952E96" w:rsidP="00192EB5">
            <w:pPr>
              <w:pStyle w:val="GOSTTablenorm"/>
            </w:pPr>
            <w:r w:rsidRPr="00D8239D">
              <w:t>Дата ввода в действие</w:t>
            </w:r>
          </w:p>
        </w:tc>
        <w:tc>
          <w:tcPr>
            <w:tcW w:w="3651" w:type="dxa"/>
          </w:tcPr>
          <w:p w14:paraId="14080998" w14:textId="77777777" w:rsidR="00952E96" w:rsidRPr="00A92F23" w:rsidRDefault="00952E96" w:rsidP="00192EB5">
            <w:pPr>
              <w:pStyle w:val="GOSTTablenorm"/>
            </w:pPr>
            <w:r w:rsidRPr="00A92F23">
              <w:rPr>
                <w:lang w:val="en-US"/>
              </w:rPr>
              <w:t>SettlementDate</w:t>
            </w:r>
            <w:r w:rsidRPr="00A92F23">
              <w:t xml:space="preserve"> (из заголовка запроса)</w:t>
            </w:r>
          </w:p>
        </w:tc>
        <w:tc>
          <w:tcPr>
            <w:tcW w:w="3651" w:type="dxa"/>
          </w:tcPr>
          <w:p w14:paraId="1364BE59" w14:textId="54FF1585" w:rsidR="00952E96" w:rsidRPr="00A92F23" w:rsidRDefault="00952E96">
            <w:pPr>
              <w:pStyle w:val="GOSTTablenorm"/>
            </w:pPr>
            <w:r w:rsidRPr="00A92F23">
              <w:t>Для данного типа документов Дата_ввода_в_действие = Дата_отражения_в_учете</w:t>
            </w:r>
          </w:p>
        </w:tc>
      </w:tr>
      <w:tr w:rsidR="00952E96" w:rsidRPr="00D8239D" w14:paraId="1C41AC65" w14:textId="77777777" w:rsidTr="00924BC6">
        <w:tc>
          <w:tcPr>
            <w:tcW w:w="3651" w:type="dxa"/>
          </w:tcPr>
          <w:p w14:paraId="3050079A" w14:textId="77777777" w:rsidR="00952E96" w:rsidRPr="00D8239D" w:rsidRDefault="00952E96" w:rsidP="00192EB5">
            <w:pPr>
              <w:pStyle w:val="GOSTTablenorm"/>
            </w:pPr>
            <w:r w:rsidRPr="00D8239D">
              <w:rPr>
                <w:color w:val="000000"/>
              </w:rPr>
              <w:t>Тип_справки</w:t>
            </w:r>
          </w:p>
        </w:tc>
        <w:tc>
          <w:tcPr>
            <w:tcW w:w="1090" w:type="dxa"/>
          </w:tcPr>
          <w:p w14:paraId="0940666E" w14:textId="77777777" w:rsidR="00952E96" w:rsidRPr="00D8239D" w:rsidRDefault="00952E96" w:rsidP="00192EB5">
            <w:pPr>
              <w:pStyle w:val="GOSTTablenorm"/>
            </w:pPr>
            <w:r w:rsidRPr="00D8239D">
              <w:rPr>
                <w:color w:val="000000"/>
              </w:rPr>
              <w:t>Нет</w:t>
            </w:r>
          </w:p>
        </w:tc>
        <w:tc>
          <w:tcPr>
            <w:tcW w:w="3651" w:type="dxa"/>
          </w:tcPr>
          <w:p w14:paraId="06A64861" w14:textId="77777777" w:rsidR="00952E96" w:rsidRPr="00D8239D" w:rsidRDefault="00952E96" w:rsidP="00192EB5">
            <w:pPr>
              <w:pStyle w:val="GOSTTablenorm"/>
            </w:pPr>
            <w:r w:rsidRPr="00D8239D">
              <w:rPr>
                <w:color w:val="000000"/>
              </w:rPr>
              <w:t>Тип справки</w:t>
            </w:r>
          </w:p>
        </w:tc>
        <w:tc>
          <w:tcPr>
            <w:tcW w:w="3651" w:type="dxa"/>
          </w:tcPr>
          <w:p w14:paraId="3433707B" w14:textId="77777777" w:rsidR="00952E96" w:rsidRPr="00D8239D" w:rsidRDefault="00952E96" w:rsidP="00192EB5">
            <w:pPr>
              <w:pStyle w:val="GOSTTablenorm"/>
            </w:pPr>
            <w:r w:rsidRPr="00D8239D">
              <w:rPr>
                <w:color w:val="000000"/>
              </w:rPr>
              <w:t>TtlPrt_TypeDoc</w:t>
            </w:r>
          </w:p>
        </w:tc>
        <w:tc>
          <w:tcPr>
            <w:tcW w:w="3651" w:type="dxa"/>
          </w:tcPr>
          <w:p w14:paraId="346EDDD9" w14:textId="77777777" w:rsidR="00952E96" w:rsidRPr="00D8239D" w:rsidRDefault="00952E96" w:rsidP="00192EB5">
            <w:pPr>
              <w:pStyle w:val="GOSTTablenorm"/>
            </w:pPr>
            <w:r w:rsidRPr="00D8239D">
              <w:t>-</w:t>
            </w:r>
          </w:p>
        </w:tc>
      </w:tr>
      <w:tr w:rsidR="00952E96" w:rsidRPr="00D8239D" w14:paraId="3CEF71C6" w14:textId="77777777" w:rsidTr="00924BC6">
        <w:tc>
          <w:tcPr>
            <w:tcW w:w="3651" w:type="dxa"/>
          </w:tcPr>
          <w:p w14:paraId="1E7F5B03" w14:textId="77777777" w:rsidR="00952E96" w:rsidRPr="00D8239D" w:rsidRDefault="00952E96" w:rsidP="00192EB5">
            <w:pPr>
              <w:pStyle w:val="GOSTTablenorm"/>
            </w:pPr>
            <w:r w:rsidRPr="00D8239D">
              <w:rPr>
                <w:color w:val="000000"/>
              </w:rPr>
              <w:lastRenderedPageBreak/>
              <w:t>Наименование_типа_справки</w:t>
            </w:r>
          </w:p>
        </w:tc>
        <w:tc>
          <w:tcPr>
            <w:tcW w:w="1090" w:type="dxa"/>
          </w:tcPr>
          <w:p w14:paraId="16D33E09" w14:textId="77777777" w:rsidR="00952E96" w:rsidRPr="00D8239D" w:rsidRDefault="00952E96" w:rsidP="00192EB5">
            <w:pPr>
              <w:pStyle w:val="GOSTTablenorm"/>
            </w:pPr>
            <w:r w:rsidRPr="00D8239D">
              <w:rPr>
                <w:color w:val="000000"/>
              </w:rPr>
              <w:t>Нет</w:t>
            </w:r>
          </w:p>
        </w:tc>
        <w:tc>
          <w:tcPr>
            <w:tcW w:w="3651" w:type="dxa"/>
          </w:tcPr>
          <w:p w14:paraId="40FF9EBC" w14:textId="77777777" w:rsidR="00952E96" w:rsidRPr="00D8239D" w:rsidRDefault="00952E96" w:rsidP="00192EB5">
            <w:pPr>
              <w:pStyle w:val="GOSTTablenorm"/>
            </w:pPr>
            <w:r w:rsidRPr="00D8239D">
              <w:rPr>
                <w:color w:val="000000"/>
              </w:rPr>
              <w:t>Наименование типа справки</w:t>
            </w:r>
          </w:p>
        </w:tc>
        <w:tc>
          <w:tcPr>
            <w:tcW w:w="3651" w:type="dxa"/>
          </w:tcPr>
          <w:p w14:paraId="2979665E" w14:textId="77777777" w:rsidR="00952E96" w:rsidRPr="00D8239D" w:rsidRDefault="00952E96" w:rsidP="00192EB5">
            <w:pPr>
              <w:pStyle w:val="GOSTTablenorm"/>
            </w:pPr>
            <w:r w:rsidRPr="00D8239D">
              <w:rPr>
                <w:color w:val="000000"/>
              </w:rPr>
              <w:t>TtlPrt_FullTypeDoc</w:t>
            </w:r>
          </w:p>
        </w:tc>
        <w:tc>
          <w:tcPr>
            <w:tcW w:w="3651" w:type="dxa"/>
          </w:tcPr>
          <w:p w14:paraId="3158F659" w14:textId="77777777" w:rsidR="00952E96" w:rsidRPr="00D8239D" w:rsidRDefault="00952E96" w:rsidP="00192EB5">
            <w:pPr>
              <w:pStyle w:val="GOSTTablenorm"/>
            </w:pPr>
            <w:r w:rsidRPr="00D8239D">
              <w:t>-</w:t>
            </w:r>
          </w:p>
        </w:tc>
      </w:tr>
      <w:tr w:rsidR="00952E96" w:rsidRPr="00D8239D" w14:paraId="77DF3013" w14:textId="77777777" w:rsidTr="00924BC6">
        <w:tc>
          <w:tcPr>
            <w:tcW w:w="3651" w:type="dxa"/>
          </w:tcPr>
          <w:p w14:paraId="48EC90AC" w14:textId="77777777" w:rsidR="00952E96" w:rsidRPr="00D8239D" w:rsidRDefault="00952E96" w:rsidP="00192EB5">
            <w:pPr>
              <w:pStyle w:val="GOSTTablenorm"/>
            </w:pPr>
            <w:r w:rsidRPr="00D8239D">
              <w:rPr>
                <w:color w:val="000000"/>
              </w:rPr>
              <w:t>Наименование_документа</w:t>
            </w:r>
          </w:p>
        </w:tc>
        <w:tc>
          <w:tcPr>
            <w:tcW w:w="1090" w:type="dxa"/>
          </w:tcPr>
          <w:p w14:paraId="3676E4DC" w14:textId="77777777" w:rsidR="00952E96" w:rsidRPr="00D8239D" w:rsidRDefault="00952E96" w:rsidP="00192EB5">
            <w:pPr>
              <w:pStyle w:val="GOSTTablenorm"/>
            </w:pPr>
            <w:r w:rsidRPr="00D8239D">
              <w:rPr>
                <w:color w:val="000000"/>
              </w:rPr>
              <w:t>Да</w:t>
            </w:r>
          </w:p>
        </w:tc>
        <w:tc>
          <w:tcPr>
            <w:tcW w:w="3651" w:type="dxa"/>
          </w:tcPr>
          <w:p w14:paraId="0A36A59D" w14:textId="77777777" w:rsidR="00952E96" w:rsidRPr="00D8239D" w:rsidRDefault="00952E96" w:rsidP="00192EB5">
            <w:pPr>
              <w:pStyle w:val="GOSTTablenorm"/>
            </w:pPr>
            <w:r w:rsidRPr="00D8239D">
              <w:rPr>
                <w:color w:val="000000"/>
              </w:rPr>
              <w:t>Наименование документа</w:t>
            </w:r>
          </w:p>
        </w:tc>
        <w:tc>
          <w:tcPr>
            <w:tcW w:w="3651" w:type="dxa"/>
          </w:tcPr>
          <w:p w14:paraId="6D7C3BC5" w14:textId="77777777" w:rsidR="00952E96" w:rsidRPr="00D8239D" w:rsidRDefault="00952E96" w:rsidP="00192EB5">
            <w:pPr>
              <w:pStyle w:val="GOSTTablenorm"/>
            </w:pPr>
            <w:r w:rsidRPr="00D8239D">
              <w:rPr>
                <w:color w:val="000000"/>
              </w:rPr>
              <w:t>TypeDoc</w:t>
            </w:r>
          </w:p>
        </w:tc>
        <w:tc>
          <w:tcPr>
            <w:tcW w:w="3651" w:type="dxa"/>
          </w:tcPr>
          <w:p w14:paraId="520DD632" w14:textId="77777777" w:rsidR="00952E96" w:rsidRPr="00D8239D" w:rsidRDefault="00952E96" w:rsidP="00192EB5">
            <w:pPr>
              <w:pStyle w:val="GOSTTablenorm"/>
            </w:pPr>
            <w:r w:rsidRPr="00D8239D">
              <w:rPr>
                <w:color w:val="000000"/>
              </w:rPr>
              <w:t>Наименование документа определяется по справочнику «Типы документов» с помощью значения атрибута «Тип_документа» (TypeDoc)</w:t>
            </w:r>
          </w:p>
        </w:tc>
      </w:tr>
      <w:tr w:rsidR="00952E96" w:rsidRPr="00D8239D" w14:paraId="4F81D786" w14:textId="77777777" w:rsidTr="00924BC6">
        <w:tc>
          <w:tcPr>
            <w:tcW w:w="3651" w:type="dxa"/>
          </w:tcPr>
          <w:p w14:paraId="48444908" w14:textId="77777777" w:rsidR="00952E96" w:rsidRPr="00D8239D" w:rsidRDefault="00952E96" w:rsidP="00192EB5">
            <w:pPr>
              <w:pStyle w:val="GOSTTablenorm"/>
            </w:pPr>
            <w:r w:rsidRPr="00D8239D">
              <w:rPr>
                <w:color w:val="000000"/>
              </w:rPr>
              <w:t>Код_валюты</w:t>
            </w:r>
          </w:p>
        </w:tc>
        <w:tc>
          <w:tcPr>
            <w:tcW w:w="1090" w:type="dxa"/>
          </w:tcPr>
          <w:p w14:paraId="7EB282C2" w14:textId="77777777" w:rsidR="00952E96" w:rsidRPr="00D8239D" w:rsidRDefault="00952E96" w:rsidP="00192EB5">
            <w:pPr>
              <w:pStyle w:val="GOSTTablenorm"/>
            </w:pPr>
            <w:r w:rsidRPr="00D8239D">
              <w:rPr>
                <w:color w:val="000000"/>
              </w:rPr>
              <w:t>Да</w:t>
            </w:r>
          </w:p>
        </w:tc>
        <w:tc>
          <w:tcPr>
            <w:tcW w:w="3651" w:type="dxa"/>
          </w:tcPr>
          <w:p w14:paraId="214F37ED" w14:textId="77777777" w:rsidR="00952E96" w:rsidRPr="00D8239D" w:rsidRDefault="00952E96" w:rsidP="00192EB5">
            <w:pPr>
              <w:pStyle w:val="GOSTTablenorm"/>
            </w:pPr>
            <w:r w:rsidRPr="00D8239D">
              <w:rPr>
                <w:color w:val="000000"/>
              </w:rPr>
              <w:t>Код валюты по ОКВ</w:t>
            </w:r>
          </w:p>
        </w:tc>
        <w:tc>
          <w:tcPr>
            <w:tcW w:w="3651" w:type="dxa"/>
          </w:tcPr>
          <w:p w14:paraId="772144DA" w14:textId="77777777" w:rsidR="00952E96" w:rsidRPr="00D8239D" w:rsidRDefault="00952E96" w:rsidP="00192EB5">
            <w:pPr>
              <w:pStyle w:val="GOSTTablenorm"/>
            </w:pPr>
            <w:r w:rsidRPr="00D8239D">
              <w:rPr>
                <w:color w:val="000000"/>
              </w:rPr>
              <w:t>TtlPrt_CdCrr</w:t>
            </w:r>
          </w:p>
        </w:tc>
        <w:tc>
          <w:tcPr>
            <w:tcW w:w="3651" w:type="dxa"/>
          </w:tcPr>
          <w:p w14:paraId="525B6385" w14:textId="77777777" w:rsidR="00952E96" w:rsidRPr="00D8239D" w:rsidRDefault="00952E96" w:rsidP="00192EB5">
            <w:pPr>
              <w:pStyle w:val="GOSTTablenorm"/>
              <w:rPr>
                <w:rFonts w:eastAsiaTheme="minorEastAsia"/>
              </w:rPr>
            </w:pPr>
            <w:r w:rsidRPr="00D8239D">
              <w:rPr>
                <w:color w:val="000000"/>
              </w:rPr>
              <w:t>В составе документа может приходить как цифровой, так и буквенный код валюты.</w:t>
            </w:r>
          </w:p>
          <w:p w14:paraId="1705B6C4" w14:textId="77777777" w:rsidR="00952E96" w:rsidRPr="00D8239D" w:rsidRDefault="00952E96" w:rsidP="00192EB5">
            <w:pPr>
              <w:pStyle w:val="GOSTTablenorm"/>
              <w:rPr>
                <w:color w:val="000000"/>
              </w:rPr>
            </w:pPr>
            <w:r w:rsidRPr="00D8239D">
              <w:rPr>
                <w:color w:val="000000"/>
              </w:rPr>
              <w:t>1) если код валюты пришел цифровой, то в атрибут его значение передается в неизменном виде;</w:t>
            </w:r>
          </w:p>
          <w:p w14:paraId="514141B0" w14:textId="77777777" w:rsidR="00952E96" w:rsidRPr="00D8239D" w:rsidRDefault="00952E96" w:rsidP="00192EB5">
            <w:pPr>
              <w:pStyle w:val="GOSTTablenorm"/>
            </w:pPr>
            <w:r w:rsidRPr="00D8239D">
              <w:rPr>
                <w:color w:val="000000"/>
              </w:rPr>
              <w:t xml:space="preserve">2) если код валюты пришел буквенный, то в атрибут его значение передается после преобразования в цифровой </w:t>
            </w:r>
            <w:r w:rsidRPr="00D8239D">
              <w:t>по данным справочника «Общероссийский классификатор валют (ОКВ)»</w:t>
            </w:r>
          </w:p>
        </w:tc>
      </w:tr>
      <w:tr w:rsidR="00952E96" w:rsidRPr="00D8239D" w14:paraId="5794B2FB" w14:textId="77777777" w:rsidTr="00924BC6">
        <w:tc>
          <w:tcPr>
            <w:tcW w:w="3651" w:type="dxa"/>
          </w:tcPr>
          <w:p w14:paraId="1E12F291" w14:textId="570AE8C0" w:rsidR="00952E96" w:rsidRPr="00D8239D" w:rsidRDefault="00952E96" w:rsidP="00192EB5">
            <w:pPr>
              <w:pStyle w:val="GOSTTablenorm"/>
              <w:rPr>
                <w:color w:val="000000"/>
              </w:rPr>
            </w:pPr>
            <w:r w:rsidRPr="007B14BA">
              <w:rPr>
                <w:color w:val="000000"/>
              </w:rPr>
              <w:t>Код_валюты_учета</w:t>
            </w:r>
          </w:p>
        </w:tc>
        <w:tc>
          <w:tcPr>
            <w:tcW w:w="1090" w:type="dxa"/>
          </w:tcPr>
          <w:p w14:paraId="57F06231" w14:textId="51CA5695" w:rsidR="00952E96" w:rsidRPr="007B14BA" w:rsidRDefault="00952E96" w:rsidP="00192EB5">
            <w:pPr>
              <w:pStyle w:val="GOSTTablenorm"/>
              <w:rPr>
                <w:color w:val="000000"/>
              </w:rPr>
            </w:pPr>
            <w:r>
              <w:rPr>
                <w:color w:val="000000"/>
              </w:rPr>
              <w:t>Да</w:t>
            </w:r>
          </w:p>
        </w:tc>
        <w:tc>
          <w:tcPr>
            <w:tcW w:w="3651" w:type="dxa"/>
          </w:tcPr>
          <w:p w14:paraId="3BF3D083" w14:textId="06530D6C" w:rsidR="00952E96" w:rsidRPr="00D8239D" w:rsidRDefault="00952E96" w:rsidP="00192EB5">
            <w:pPr>
              <w:pStyle w:val="GOSTTablenorm"/>
              <w:rPr>
                <w:color w:val="000000"/>
              </w:rPr>
            </w:pPr>
            <w:r w:rsidRPr="00B9499D">
              <w:t xml:space="preserve">Код валюты </w:t>
            </w:r>
            <w:r>
              <w:t xml:space="preserve">учета </w:t>
            </w:r>
            <w:r w:rsidRPr="00B9499D">
              <w:t>по ОКВ</w:t>
            </w:r>
          </w:p>
        </w:tc>
        <w:tc>
          <w:tcPr>
            <w:tcW w:w="3651" w:type="dxa"/>
          </w:tcPr>
          <w:p w14:paraId="1392FBD9" w14:textId="3B368ADA" w:rsidR="00952E96" w:rsidRPr="00D8239D" w:rsidRDefault="00952E96" w:rsidP="00192EB5">
            <w:pPr>
              <w:pStyle w:val="GOSTTablenorm"/>
              <w:rPr>
                <w:color w:val="000000"/>
              </w:rPr>
            </w:pPr>
            <w:r>
              <w:t>-</w:t>
            </w:r>
          </w:p>
        </w:tc>
        <w:tc>
          <w:tcPr>
            <w:tcW w:w="3651" w:type="dxa"/>
          </w:tcPr>
          <w:p w14:paraId="08D46789" w14:textId="3679A3E3" w:rsidR="00952E96" w:rsidRPr="00D8239D" w:rsidRDefault="00952E96" w:rsidP="00192EB5">
            <w:pPr>
              <w:pStyle w:val="GOSTTablenorm"/>
              <w:rPr>
                <w:color w:val="000000"/>
              </w:rPr>
            </w:pPr>
            <w:r w:rsidRPr="000027F9">
              <w:t>Указывается значение «643»</w:t>
            </w:r>
          </w:p>
        </w:tc>
      </w:tr>
      <w:tr w:rsidR="00952E96" w:rsidRPr="001C252D" w14:paraId="66353339" w14:textId="77777777" w:rsidTr="00924BC6">
        <w:tc>
          <w:tcPr>
            <w:tcW w:w="3651" w:type="dxa"/>
          </w:tcPr>
          <w:p w14:paraId="433620AC" w14:textId="77777777" w:rsidR="00952E96" w:rsidRPr="001C252D" w:rsidRDefault="00952E96" w:rsidP="00192EB5">
            <w:pPr>
              <w:pStyle w:val="GOSTTablenorm"/>
            </w:pPr>
            <w:r w:rsidRPr="001C252D">
              <w:t>Уровень_конфиденциальности</w:t>
            </w:r>
          </w:p>
        </w:tc>
        <w:tc>
          <w:tcPr>
            <w:tcW w:w="1090" w:type="dxa"/>
          </w:tcPr>
          <w:p w14:paraId="0E903D08" w14:textId="77777777" w:rsidR="00952E96" w:rsidRPr="001C252D" w:rsidRDefault="00952E96" w:rsidP="00192EB5">
            <w:pPr>
              <w:pStyle w:val="GOSTTablenorm"/>
            </w:pPr>
            <w:r w:rsidRPr="001C252D">
              <w:t>Нет</w:t>
            </w:r>
          </w:p>
        </w:tc>
        <w:tc>
          <w:tcPr>
            <w:tcW w:w="3651" w:type="dxa"/>
          </w:tcPr>
          <w:p w14:paraId="4E820784" w14:textId="77777777" w:rsidR="00952E96" w:rsidRPr="001C252D" w:rsidRDefault="00952E96" w:rsidP="00192EB5">
            <w:pPr>
              <w:pStyle w:val="GOSTTablenorm"/>
            </w:pPr>
            <w:r w:rsidRPr="001C252D">
              <w:t>Уровень конфиденциальности</w:t>
            </w:r>
          </w:p>
        </w:tc>
        <w:tc>
          <w:tcPr>
            <w:tcW w:w="3651" w:type="dxa"/>
          </w:tcPr>
          <w:p w14:paraId="6D6721DA" w14:textId="77777777" w:rsidR="00952E96" w:rsidRPr="001C252D" w:rsidRDefault="00952E96" w:rsidP="00192EB5">
            <w:pPr>
              <w:pStyle w:val="GOSTTablenorm"/>
            </w:pPr>
            <w:r w:rsidRPr="001C252D">
              <w:t>SystemInformation_UFOS_SECRECY</w:t>
            </w:r>
          </w:p>
        </w:tc>
        <w:tc>
          <w:tcPr>
            <w:tcW w:w="3651" w:type="dxa"/>
          </w:tcPr>
          <w:p w14:paraId="288A8C4D" w14:textId="77777777" w:rsidR="00952E96" w:rsidRPr="001C252D" w:rsidRDefault="00952E96" w:rsidP="00192EB5">
            <w:pPr>
              <w:pStyle w:val="GOSTTablenorm"/>
            </w:pPr>
            <w:r w:rsidRPr="001C252D">
              <w:t>-</w:t>
            </w:r>
          </w:p>
        </w:tc>
      </w:tr>
      <w:tr w:rsidR="00952E96" w:rsidRPr="001C252D" w14:paraId="0C51299D" w14:textId="77777777" w:rsidTr="00924BC6">
        <w:tc>
          <w:tcPr>
            <w:tcW w:w="3651" w:type="dxa"/>
          </w:tcPr>
          <w:p w14:paraId="21FAF5F7" w14:textId="77777777" w:rsidR="00952E96" w:rsidRPr="001C252D" w:rsidRDefault="00952E96" w:rsidP="00192EB5">
            <w:pPr>
              <w:pStyle w:val="GOSTTablenorm"/>
            </w:pPr>
            <w:r w:rsidRPr="001C252D">
              <w:t>Код_системы</w:t>
            </w:r>
          </w:p>
        </w:tc>
        <w:tc>
          <w:tcPr>
            <w:tcW w:w="1090" w:type="dxa"/>
          </w:tcPr>
          <w:p w14:paraId="33BAB98E" w14:textId="77777777" w:rsidR="00952E96" w:rsidRPr="001C252D" w:rsidRDefault="00952E96" w:rsidP="00192EB5">
            <w:pPr>
              <w:pStyle w:val="GOSTTablenorm"/>
            </w:pPr>
            <w:r w:rsidRPr="001C252D">
              <w:t>Да</w:t>
            </w:r>
          </w:p>
        </w:tc>
        <w:tc>
          <w:tcPr>
            <w:tcW w:w="3651" w:type="dxa"/>
          </w:tcPr>
          <w:p w14:paraId="1D6D589A" w14:textId="77777777" w:rsidR="00952E96" w:rsidRPr="001C252D" w:rsidRDefault="00952E96" w:rsidP="00192EB5">
            <w:pPr>
              <w:pStyle w:val="GOSTTablenorm"/>
            </w:pPr>
            <w:r w:rsidRPr="001C252D">
              <w:t>Код подсистемы-источника</w:t>
            </w:r>
          </w:p>
        </w:tc>
        <w:tc>
          <w:tcPr>
            <w:tcW w:w="3651" w:type="dxa"/>
          </w:tcPr>
          <w:p w14:paraId="06ECC186" w14:textId="77777777" w:rsidR="00952E96" w:rsidRPr="001C252D" w:rsidRDefault="00952E96" w:rsidP="00192EB5">
            <w:pPr>
              <w:pStyle w:val="GOSTTablenorm"/>
            </w:pPr>
            <w:r w:rsidRPr="001C252D">
              <w:rPr>
                <w:color w:val="000000"/>
              </w:rPr>
              <w:t>TtlPrt_Source</w:t>
            </w:r>
          </w:p>
        </w:tc>
        <w:tc>
          <w:tcPr>
            <w:tcW w:w="3651" w:type="dxa"/>
          </w:tcPr>
          <w:p w14:paraId="43C8E049" w14:textId="73EDFC1D" w:rsidR="00952E96" w:rsidRPr="001C252D" w:rsidRDefault="00952E96" w:rsidP="00192EB5">
            <w:pPr>
              <w:pStyle w:val="GOSTTablenorm"/>
            </w:pPr>
            <w:r w:rsidRPr="001C252D">
              <w:t>Данный атрибут вычисляется на основании реквизита документа «</w:t>
            </w:r>
            <w:r w:rsidRPr="001C252D">
              <w:rPr>
                <w:bCs/>
              </w:rPr>
              <w:t>Подсистема-инициатор»</w:t>
            </w:r>
            <w:r w:rsidRPr="001C252D">
              <w:t xml:space="preserve"> (</w:t>
            </w:r>
            <w:r w:rsidRPr="001C252D">
              <w:rPr>
                <w:color w:val="000000"/>
              </w:rPr>
              <w:t>TtlPrt_Source</w:t>
            </w:r>
            <w:r w:rsidRPr="001C252D">
              <w:t>). Если в реквизите указано значение «ПУД» то преобразовывается в значение «</w:t>
            </w:r>
            <w:r>
              <w:rPr>
                <w:lang w:val="en-US"/>
              </w:rPr>
              <w:t>ARP</w:t>
            </w:r>
            <w:r w:rsidRPr="00B550FA">
              <w:t>-</w:t>
            </w:r>
            <w:r w:rsidRPr="001C252D">
              <w:rPr>
                <w:lang w:val="en-US"/>
              </w:rPr>
              <w:t>RMS</w:t>
            </w:r>
            <w:r w:rsidRPr="001C252D">
              <w:t>»</w:t>
            </w:r>
          </w:p>
        </w:tc>
      </w:tr>
      <w:tr w:rsidR="00952E96" w:rsidRPr="001C252D" w14:paraId="552769AF" w14:textId="77777777" w:rsidTr="00924BC6">
        <w:tc>
          <w:tcPr>
            <w:tcW w:w="3651" w:type="dxa"/>
          </w:tcPr>
          <w:p w14:paraId="20B61E64" w14:textId="77777777" w:rsidR="00952E96" w:rsidRPr="001C252D" w:rsidRDefault="00952E96" w:rsidP="00192EB5">
            <w:pPr>
              <w:pStyle w:val="GOSTTablenorm"/>
            </w:pPr>
            <w:r w:rsidRPr="001E1475">
              <w:t>Идентификатор строки</w:t>
            </w:r>
          </w:p>
        </w:tc>
        <w:tc>
          <w:tcPr>
            <w:tcW w:w="1090" w:type="dxa"/>
          </w:tcPr>
          <w:p w14:paraId="05B89835" w14:textId="77777777" w:rsidR="00952E96" w:rsidRPr="001C252D" w:rsidRDefault="00952E96" w:rsidP="00192EB5">
            <w:pPr>
              <w:pStyle w:val="GOSTTablenorm"/>
            </w:pPr>
            <w:r>
              <w:t>Нет</w:t>
            </w:r>
          </w:p>
        </w:tc>
        <w:tc>
          <w:tcPr>
            <w:tcW w:w="3651" w:type="dxa"/>
          </w:tcPr>
          <w:p w14:paraId="15B3CD5F" w14:textId="77777777" w:rsidR="00952E96" w:rsidRPr="001C252D" w:rsidRDefault="00952E96" w:rsidP="00192EB5">
            <w:pPr>
              <w:pStyle w:val="GOSTTablenorm"/>
            </w:pPr>
            <w:r w:rsidRPr="001E1475">
              <w:t>Идентификатор строки</w:t>
            </w:r>
          </w:p>
        </w:tc>
        <w:tc>
          <w:tcPr>
            <w:tcW w:w="3651" w:type="dxa"/>
          </w:tcPr>
          <w:p w14:paraId="2DDA7E1E" w14:textId="77777777" w:rsidR="00952E96" w:rsidRPr="001C252D" w:rsidRDefault="00952E96" w:rsidP="00192EB5">
            <w:pPr>
              <w:pStyle w:val="GOSTTablenorm"/>
              <w:rPr>
                <w:color w:val="000000"/>
              </w:rPr>
            </w:pPr>
            <w:r w:rsidRPr="001E1475">
              <w:rPr>
                <w:color w:val="000000"/>
              </w:rPr>
              <w:t>T0504833:id</w:t>
            </w:r>
          </w:p>
        </w:tc>
        <w:tc>
          <w:tcPr>
            <w:tcW w:w="3651" w:type="dxa"/>
          </w:tcPr>
          <w:p w14:paraId="32251F1D" w14:textId="77777777" w:rsidR="00952E96" w:rsidRPr="001C252D" w:rsidRDefault="00952E96" w:rsidP="00192EB5">
            <w:pPr>
              <w:pStyle w:val="GOSTTablenorm"/>
            </w:pPr>
            <w:r>
              <w:t>-</w:t>
            </w:r>
          </w:p>
        </w:tc>
      </w:tr>
      <w:tr w:rsidR="00952E96" w:rsidRPr="001C252D" w14:paraId="06466687" w14:textId="77777777" w:rsidTr="00924BC6">
        <w:tc>
          <w:tcPr>
            <w:tcW w:w="3651" w:type="dxa"/>
          </w:tcPr>
          <w:p w14:paraId="640E49B8" w14:textId="77777777" w:rsidR="00952E96" w:rsidRPr="001C252D" w:rsidRDefault="00952E96" w:rsidP="00192EB5">
            <w:pPr>
              <w:pStyle w:val="GOSTTablenorm"/>
            </w:pPr>
            <w:r w:rsidRPr="001C252D">
              <w:rPr>
                <w:color w:val="000000"/>
              </w:rPr>
              <w:lastRenderedPageBreak/>
              <w:t>Номер_строки</w:t>
            </w:r>
          </w:p>
        </w:tc>
        <w:tc>
          <w:tcPr>
            <w:tcW w:w="1090" w:type="dxa"/>
          </w:tcPr>
          <w:p w14:paraId="132F0E4F" w14:textId="77777777" w:rsidR="00952E96" w:rsidRPr="001C252D" w:rsidRDefault="00952E96" w:rsidP="00192EB5">
            <w:pPr>
              <w:pStyle w:val="GOSTTablenorm"/>
            </w:pPr>
            <w:r w:rsidRPr="001C252D">
              <w:rPr>
                <w:color w:val="000000"/>
              </w:rPr>
              <w:t>Нет</w:t>
            </w:r>
          </w:p>
        </w:tc>
        <w:tc>
          <w:tcPr>
            <w:tcW w:w="3651" w:type="dxa"/>
          </w:tcPr>
          <w:p w14:paraId="0F44A6D9" w14:textId="77777777" w:rsidR="00952E96" w:rsidRPr="001C252D" w:rsidRDefault="00952E96" w:rsidP="00192EB5">
            <w:pPr>
              <w:pStyle w:val="GOSTTablenorm"/>
            </w:pPr>
            <w:r w:rsidRPr="001C252D">
              <w:rPr>
                <w:color w:val="000000"/>
              </w:rPr>
              <w:t>Порядковый номер строки</w:t>
            </w:r>
          </w:p>
        </w:tc>
        <w:tc>
          <w:tcPr>
            <w:tcW w:w="3651" w:type="dxa"/>
          </w:tcPr>
          <w:p w14:paraId="57C18482" w14:textId="77777777" w:rsidR="00952E96" w:rsidRPr="001C252D" w:rsidRDefault="00952E96" w:rsidP="00192EB5">
            <w:pPr>
              <w:pStyle w:val="GOSTTablenorm"/>
            </w:pPr>
            <w:r w:rsidRPr="001C252D">
              <w:rPr>
                <w:color w:val="000000"/>
              </w:rPr>
              <w:t>T0504833:</w:t>
            </w:r>
            <w:r w:rsidRPr="001C252D">
              <w:rPr>
                <w:color w:val="000000"/>
                <w:lang w:val="en-US"/>
              </w:rPr>
              <w:t>NPP</w:t>
            </w:r>
          </w:p>
        </w:tc>
        <w:tc>
          <w:tcPr>
            <w:tcW w:w="3651" w:type="dxa"/>
          </w:tcPr>
          <w:p w14:paraId="3605597A" w14:textId="77777777" w:rsidR="00952E96" w:rsidRPr="001C252D" w:rsidRDefault="00952E96" w:rsidP="00192EB5">
            <w:pPr>
              <w:pStyle w:val="GOSTTablenorm"/>
            </w:pPr>
            <w:r w:rsidRPr="001C252D">
              <w:t>-</w:t>
            </w:r>
          </w:p>
        </w:tc>
      </w:tr>
      <w:tr w:rsidR="00952E96" w:rsidRPr="001C252D" w14:paraId="2A65A5D8" w14:textId="77777777" w:rsidTr="00924BC6">
        <w:tc>
          <w:tcPr>
            <w:tcW w:w="3651" w:type="dxa"/>
          </w:tcPr>
          <w:p w14:paraId="55D80E47" w14:textId="77777777" w:rsidR="00952E96" w:rsidRPr="001C252D" w:rsidRDefault="00952E96" w:rsidP="00192EB5">
            <w:pPr>
              <w:pStyle w:val="GOSTTablenorm"/>
            </w:pPr>
            <w:r w:rsidRPr="001C252D">
              <w:rPr>
                <w:color w:val="000000"/>
              </w:rPr>
              <w:t>Наименование_операции</w:t>
            </w:r>
          </w:p>
        </w:tc>
        <w:tc>
          <w:tcPr>
            <w:tcW w:w="1090" w:type="dxa"/>
          </w:tcPr>
          <w:p w14:paraId="5CA88D56" w14:textId="77777777" w:rsidR="00952E96" w:rsidRPr="001C252D" w:rsidRDefault="00952E96" w:rsidP="00192EB5">
            <w:pPr>
              <w:pStyle w:val="GOSTTablenorm"/>
            </w:pPr>
            <w:r w:rsidRPr="001C252D">
              <w:rPr>
                <w:color w:val="000000"/>
              </w:rPr>
              <w:t>Да</w:t>
            </w:r>
          </w:p>
        </w:tc>
        <w:tc>
          <w:tcPr>
            <w:tcW w:w="3651" w:type="dxa"/>
          </w:tcPr>
          <w:p w14:paraId="49430A63" w14:textId="77777777" w:rsidR="00952E96" w:rsidRPr="001C252D" w:rsidRDefault="00952E96" w:rsidP="00192EB5">
            <w:pPr>
              <w:pStyle w:val="GOSTTablenorm"/>
            </w:pPr>
            <w:r>
              <w:rPr>
                <w:color w:val="000000"/>
              </w:rPr>
              <w:t>Наименование операции</w:t>
            </w:r>
          </w:p>
        </w:tc>
        <w:tc>
          <w:tcPr>
            <w:tcW w:w="3651" w:type="dxa"/>
          </w:tcPr>
          <w:p w14:paraId="2BF25241" w14:textId="77777777" w:rsidR="00952E96" w:rsidRPr="00B9569C" w:rsidRDefault="00952E96" w:rsidP="00192EB5">
            <w:pPr>
              <w:pStyle w:val="GOSTTablenorm"/>
              <w:rPr>
                <w:color w:val="000000"/>
                <w:lang w:val="en-US"/>
              </w:rPr>
            </w:pPr>
            <w:r w:rsidRPr="001C252D">
              <w:rPr>
                <w:color w:val="000000"/>
                <w:lang w:val="en-US"/>
              </w:rPr>
              <w:t>T0504833:NAME_O</w:t>
            </w:r>
          </w:p>
        </w:tc>
        <w:tc>
          <w:tcPr>
            <w:tcW w:w="3651" w:type="dxa"/>
          </w:tcPr>
          <w:p w14:paraId="61D458F5" w14:textId="0ECA05CB" w:rsidR="00952E96" w:rsidRPr="001C252D" w:rsidRDefault="00952E96" w:rsidP="00192EB5">
            <w:pPr>
              <w:pStyle w:val="GOSTTablenorm"/>
            </w:pPr>
            <w:r>
              <w:t>-</w:t>
            </w:r>
          </w:p>
        </w:tc>
      </w:tr>
      <w:tr w:rsidR="00952E96" w:rsidRPr="001C252D" w14:paraId="1783611E" w14:textId="77777777" w:rsidTr="00924BC6">
        <w:tc>
          <w:tcPr>
            <w:tcW w:w="3651" w:type="dxa"/>
          </w:tcPr>
          <w:p w14:paraId="18980618" w14:textId="77777777" w:rsidR="00952E96" w:rsidRPr="001C252D" w:rsidRDefault="00952E96" w:rsidP="00192EB5">
            <w:pPr>
              <w:pStyle w:val="GOSTTablenorm"/>
            </w:pPr>
            <w:r w:rsidRPr="001C252D">
              <w:rPr>
                <w:color w:val="000000"/>
              </w:rPr>
              <w:t>Сумма_валюта_операции</w:t>
            </w:r>
          </w:p>
        </w:tc>
        <w:tc>
          <w:tcPr>
            <w:tcW w:w="1090" w:type="dxa"/>
          </w:tcPr>
          <w:p w14:paraId="1B2E8A28" w14:textId="77777777" w:rsidR="00952E96" w:rsidRPr="001C252D" w:rsidRDefault="00952E96" w:rsidP="00192EB5">
            <w:pPr>
              <w:pStyle w:val="GOSTTablenorm"/>
            </w:pPr>
            <w:r w:rsidRPr="001C252D">
              <w:rPr>
                <w:color w:val="000000"/>
              </w:rPr>
              <w:t>Да</w:t>
            </w:r>
          </w:p>
        </w:tc>
        <w:tc>
          <w:tcPr>
            <w:tcW w:w="3651" w:type="dxa"/>
          </w:tcPr>
          <w:p w14:paraId="6376E64A" w14:textId="77777777" w:rsidR="00952E96" w:rsidRPr="001C252D" w:rsidRDefault="00952E96" w:rsidP="00192EB5">
            <w:pPr>
              <w:pStyle w:val="GOSTTablenorm"/>
            </w:pPr>
            <w:r w:rsidRPr="001C252D">
              <w:rPr>
                <w:color w:val="000000"/>
              </w:rPr>
              <w:t>Сумма в валюте операции</w:t>
            </w:r>
          </w:p>
        </w:tc>
        <w:tc>
          <w:tcPr>
            <w:tcW w:w="3651" w:type="dxa"/>
          </w:tcPr>
          <w:p w14:paraId="636D82D7" w14:textId="77777777" w:rsidR="00952E96" w:rsidRPr="001C252D" w:rsidRDefault="00952E96" w:rsidP="00192EB5">
            <w:pPr>
              <w:pStyle w:val="GOSTTablenorm"/>
            </w:pPr>
          </w:p>
        </w:tc>
        <w:tc>
          <w:tcPr>
            <w:tcW w:w="3651" w:type="dxa"/>
          </w:tcPr>
          <w:p w14:paraId="7B4169C3" w14:textId="272FE201" w:rsidR="00952E96" w:rsidRPr="001C252D" w:rsidRDefault="00952E96" w:rsidP="00B9735F">
            <w:pPr>
              <w:pStyle w:val="GOSTTablenorm"/>
            </w:pPr>
            <w:r>
              <w:t>Для данного типа документа сумма документа равна учетной сумме «</w:t>
            </w:r>
            <w:r w:rsidRPr="001C252D">
              <w:rPr>
                <w:color w:val="000000"/>
              </w:rPr>
              <w:t>T0504833:SUMM</w:t>
            </w:r>
            <w:r>
              <w:rPr>
                <w:color w:val="000000"/>
              </w:rPr>
              <w:t>»</w:t>
            </w:r>
          </w:p>
        </w:tc>
      </w:tr>
      <w:tr w:rsidR="00952E96" w:rsidRPr="001C252D" w14:paraId="0A19EDA8" w14:textId="77777777" w:rsidTr="00924BC6">
        <w:tc>
          <w:tcPr>
            <w:tcW w:w="3651" w:type="dxa"/>
          </w:tcPr>
          <w:p w14:paraId="2631785E" w14:textId="77777777" w:rsidR="00952E96" w:rsidRPr="001C252D" w:rsidRDefault="00952E96" w:rsidP="00192EB5">
            <w:pPr>
              <w:pStyle w:val="GOSTTablenorm"/>
            </w:pPr>
            <w:r w:rsidRPr="001C252D">
              <w:rPr>
                <w:color w:val="000000"/>
              </w:rPr>
              <w:t>Сумма_валюта_учета_руб</w:t>
            </w:r>
          </w:p>
        </w:tc>
        <w:tc>
          <w:tcPr>
            <w:tcW w:w="1090" w:type="dxa"/>
          </w:tcPr>
          <w:p w14:paraId="52E37807" w14:textId="77777777" w:rsidR="00952E96" w:rsidRPr="001C252D" w:rsidRDefault="00952E96" w:rsidP="00192EB5">
            <w:pPr>
              <w:pStyle w:val="GOSTTablenorm"/>
            </w:pPr>
            <w:r w:rsidRPr="001C252D">
              <w:rPr>
                <w:color w:val="000000"/>
              </w:rPr>
              <w:t>Да</w:t>
            </w:r>
          </w:p>
        </w:tc>
        <w:tc>
          <w:tcPr>
            <w:tcW w:w="3651" w:type="dxa"/>
          </w:tcPr>
          <w:p w14:paraId="7B808220" w14:textId="77777777" w:rsidR="00952E96" w:rsidRPr="001C252D" w:rsidRDefault="00952E96" w:rsidP="00192EB5">
            <w:pPr>
              <w:pStyle w:val="GOSTTablenorm"/>
            </w:pPr>
            <w:r w:rsidRPr="001C252D">
              <w:rPr>
                <w:color w:val="000000"/>
              </w:rPr>
              <w:t>Сумма в валюте учета (руб)</w:t>
            </w:r>
          </w:p>
        </w:tc>
        <w:tc>
          <w:tcPr>
            <w:tcW w:w="3651" w:type="dxa"/>
          </w:tcPr>
          <w:p w14:paraId="0C0D00D0" w14:textId="70864166" w:rsidR="00952E96" w:rsidRPr="001C252D" w:rsidRDefault="00952E96" w:rsidP="00B9735F">
            <w:pPr>
              <w:pStyle w:val="GOSTTablenorm"/>
            </w:pPr>
            <w:r w:rsidRPr="001C252D">
              <w:rPr>
                <w:color w:val="000000"/>
              </w:rPr>
              <w:t>T0504833:SUMM</w:t>
            </w:r>
          </w:p>
        </w:tc>
        <w:tc>
          <w:tcPr>
            <w:tcW w:w="3651" w:type="dxa"/>
          </w:tcPr>
          <w:p w14:paraId="69E4D05A" w14:textId="4A2EA1D0" w:rsidR="00952E96" w:rsidRPr="001C252D" w:rsidRDefault="00952E96" w:rsidP="00D873A6">
            <w:pPr>
              <w:pStyle w:val="GOSTTablenorm"/>
            </w:pPr>
            <w:r w:rsidRPr="001C252D">
              <w:t xml:space="preserve">Сумма передается в единицах валюты с точностью 2 знака после запятой </w:t>
            </w:r>
            <w:r w:rsidR="00D873A6">
              <w:rPr>
                <w:szCs w:val="22"/>
              </w:rPr>
              <w:t>–</w:t>
            </w:r>
            <w:r>
              <w:t xml:space="preserve"> необходимо конвертировать в ми</w:t>
            </w:r>
            <w:r w:rsidRPr="001C252D">
              <w:t>нимальные единицы в</w:t>
            </w:r>
            <w:r>
              <w:t>алюты (для данного типа докумен</w:t>
            </w:r>
            <w:r w:rsidRPr="001C252D">
              <w:t>тов умножить на 100)</w:t>
            </w:r>
          </w:p>
        </w:tc>
      </w:tr>
      <w:tr w:rsidR="00952E96" w:rsidRPr="001C252D" w14:paraId="3FD3740F" w14:textId="77777777" w:rsidTr="00924BC6">
        <w:tc>
          <w:tcPr>
            <w:tcW w:w="3651" w:type="dxa"/>
          </w:tcPr>
          <w:p w14:paraId="1FBEFB28" w14:textId="77777777" w:rsidR="00952E96" w:rsidRPr="001C252D" w:rsidRDefault="00952E96" w:rsidP="00192EB5">
            <w:pPr>
              <w:pStyle w:val="GOSTTablenorm"/>
            </w:pPr>
            <w:r w:rsidRPr="001C252D">
              <w:t>Счет_бухучет_Дт</w:t>
            </w:r>
          </w:p>
        </w:tc>
        <w:tc>
          <w:tcPr>
            <w:tcW w:w="1090" w:type="dxa"/>
          </w:tcPr>
          <w:p w14:paraId="7CB5FF0D" w14:textId="77777777" w:rsidR="00952E96" w:rsidRPr="001C252D" w:rsidRDefault="00952E96" w:rsidP="00192EB5">
            <w:pPr>
              <w:pStyle w:val="GOSTTablenorm"/>
            </w:pPr>
            <w:r w:rsidRPr="001C252D">
              <w:t>Нет</w:t>
            </w:r>
          </w:p>
        </w:tc>
        <w:tc>
          <w:tcPr>
            <w:tcW w:w="3651" w:type="dxa"/>
          </w:tcPr>
          <w:p w14:paraId="6D068789" w14:textId="77777777" w:rsidR="00952E96" w:rsidRPr="001C252D" w:rsidRDefault="00952E96" w:rsidP="00192EB5">
            <w:pPr>
              <w:pStyle w:val="GOSTTablenorm"/>
            </w:pPr>
            <w:r w:rsidRPr="001C252D">
              <w:rPr>
                <w:color w:val="000000"/>
              </w:rPr>
              <w:t xml:space="preserve">Счет </w:t>
            </w:r>
            <w:r w:rsidRPr="001C252D">
              <w:t>по</w:t>
            </w:r>
            <w:r w:rsidRPr="001C252D">
              <w:rPr>
                <w:color w:val="000000"/>
              </w:rPr>
              <w:t xml:space="preserve"> Дт</w:t>
            </w:r>
          </w:p>
        </w:tc>
        <w:tc>
          <w:tcPr>
            <w:tcW w:w="3651" w:type="dxa"/>
          </w:tcPr>
          <w:p w14:paraId="2E8A8FAD" w14:textId="77777777" w:rsidR="00952E96" w:rsidRPr="001C252D" w:rsidRDefault="00952E96" w:rsidP="00192EB5">
            <w:pPr>
              <w:pStyle w:val="GOSTTablenorm"/>
            </w:pPr>
            <w:r w:rsidRPr="001C252D">
              <w:rPr>
                <w:color w:val="000000"/>
              </w:rPr>
              <w:t>T0504833:DT_ACCOUNT</w:t>
            </w:r>
          </w:p>
        </w:tc>
        <w:tc>
          <w:tcPr>
            <w:tcW w:w="3651" w:type="dxa"/>
          </w:tcPr>
          <w:p w14:paraId="14B6B1E6" w14:textId="77777777" w:rsidR="00952E96" w:rsidRPr="001C252D" w:rsidRDefault="00952E96" w:rsidP="00192EB5">
            <w:pPr>
              <w:pStyle w:val="GOSTTablenorm"/>
            </w:pPr>
            <w:r w:rsidRPr="001C252D">
              <w:t>-</w:t>
            </w:r>
          </w:p>
        </w:tc>
      </w:tr>
      <w:tr w:rsidR="00952E96" w:rsidRPr="001C252D" w14:paraId="6825C29A" w14:textId="77777777" w:rsidTr="00924BC6">
        <w:tc>
          <w:tcPr>
            <w:tcW w:w="3651" w:type="dxa"/>
          </w:tcPr>
          <w:p w14:paraId="2E18436F" w14:textId="77777777" w:rsidR="00952E96" w:rsidRPr="001C252D" w:rsidRDefault="00952E96" w:rsidP="00192EB5">
            <w:pPr>
              <w:pStyle w:val="GOSTTablenorm"/>
            </w:pPr>
            <w:r w:rsidRPr="001C252D">
              <w:t>ОКТМО_КС_Дт</w:t>
            </w:r>
          </w:p>
        </w:tc>
        <w:tc>
          <w:tcPr>
            <w:tcW w:w="1090" w:type="dxa"/>
          </w:tcPr>
          <w:p w14:paraId="73DFC6F2" w14:textId="77777777" w:rsidR="00952E96" w:rsidRPr="001C252D" w:rsidRDefault="00952E96" w:rsidP="00192EB5">
            <w:pPr>
              <w:pStyle w:val="GOSTTablenorm"/>
            </w:pPr>
            <w:r w:rsidRPr="001C252D">
              <w:t>Нет</w:t>
            </w:r>
          </w:p>
        </w:tc>
        <w:tc>
          <w:tcPr>
            <w:tcW w:w="3651" w:type="dxa"/>
          </w:tcPr>
          <w:p w14:paraId="6AE03902" w14:textId="77777777" w:rsidR="00952E96" w:rsidRPr="001C252D" w:rsidRDefault="00952E96" w:rsidP="00192EB5">
            <w:pPr>
              <w:pStyle w:val="GOSTTablenorm"/>
            </w:pPr>
            <w:r w:rsidRPr="001C252D">
              <w:t>ОКТМО КС по</w:t>
            </w:r>
            <w:r w:rsidRPr="001C252D">
              <w:rPr>
                <w:bCs/>
              </w:rPr>
              <w:t xml:space="preserve"> Дт</w:t>
            </w:r>
          </w:p>
        </w:tc>
        <w:tc>
          <w:tcPr>
            <w:tcW w:w="3651" w:type="dxa"/>
          </w:tcPr>
          <w:p w14:paraId="36F7EEC0" w14:textId="7C3A1AB3" w:rsidR="00952E96" w:rsidRPr="001C252D" w:rsidRDefault="00952E96" w:rsidP="00192EB5">
            <w:pPr>
              <w:pStyle w:val="GOSTTablenorm"/>
            </w:pPr>
            <w:r w:rsidRPr="001C252D">
              <w:rPr>
                <w:bCs/>
              </w:rPr>
              <w:t>T0504833:DT_OKTMOKS</w:t>
            </w:r>
          </w:p>
        </w:tc>
        <w:tc>
          <w:tcPr>
            <w:tcW w:w="3651" w:type="dxa"/>
          </w:tcPr>
          <w:p w14:paraId="608EFA50" w14:textId="77777777" w:rsidR="00952E96" w:rsidRPr="001C252D" w:rsidRDefault="00952E96" w:rsidP="00192EB5">
            <w:pPr>
              <w:pStyle w:val="GOSTTablenorm"/>
            </w:pPr>
            <w:r w:rsidRPr="001C252D">
              <w:t>-</w:t>
            </w:r>
          </w:p>
        </w:tc>
      </w:tr>
      <w:tr w:rsidR="00952E96" w:rsidRPr="001C252D" w14:paraId="2D8CABC9" w14:textId="77777777" w:rsidTr="00924BC6">
        <w:tc>
          <w:tcPr>
            <w:tcW w:w="3651" w:type="dxa"/>
          </w:tcPr>
          <w:p w14:paraId="0BA76B3C" w14:textId="77777777" w:rsidR="00952E96" w:rsidRPr="001C252D" w:rsidRDefault="00952E96" w:rsidP="00192EB5">
            <w:pPr>
              <w:pStyle w:val="GOSTTablenorm"/>
            </w:pPr>
            <w:r w:rsidRPr="001C252D">
              <w:rPr>
                <w:color w:val="000000"/>
              </w:rPr>
              <w:t>ЛС_Дт</w:t>
            </w:r>
          </w:p>
        </w:tc>
        <w:tc>
          <w:tcPr>
            <w:tcW w:w="1090" w:type="dxa"/>
          </w:tcPr>
          <w:p w14:paraId="30C995BE" w14:textId="77777777" w:rsidR="00952E96" w:rsidRPr="001C252D" w:rsidRDefault="00952E96" w:rsidP="00192EB5">
            <w:pPr>
              <w:pStyle w:val="GOSTTablenorm"/>
            </w:pPr>
            <w:r w:rsidRPr="001C252D">
              <w:rPr>
                <w:color w:val="000000"/>
              </w:rPr>
              <w:t>Нет</w:t>
            </w:r>
          </w:p>
        </w:tc>
        <w:tc>
          <w:tcPr>
            <w:tcW w:w="3651" w:type="dxa"/>
          </w:tcPr>
          <w:p w14:paraId="408275A9" w14:textId="77777777" w:rsidR="00952E96" w:rsidRPr="001C252D" w:rsidRDefault="00952E96" w:rsidP="00192EB5">
            <w:pPr>
              <w:pStyle w:val="GOSTTablenorm"/>
            </w:pPr>
            <w:r w:rsidRPr="001C252D">
              <w:t>ЛС по</w:t>
            </w:r>
            <w:r w:rsidRPr="001C252D">
              <w:rPr>
                <w:bCs/>
              </w:rPr>
              <w:t xml:space="preserve"> Дт</w:t>
            </w:r>
          </w:p>
        </w:tc>
        <w:tc>
          <w:tcPr>
            <w:tcW w:w="3651" w:type="dxa"/>
          </w:tcPr>
          <w:p w14:paraId="67E8B3DA" w14:textId="77777777" w:rsidR="00952E96" w:rsidRPr="001C252D" w:rsidRDefault="00952E96" w:rsidP="00192EB5">
            <w:pPr>
              <w:pStyle w:val="GOSTTablenorm"/>
            </w:pPr>
            <w:r w:rsidRPr="001C252D">
              <w:rPr>
                <w:bCs/>
              </w:rPr>
              <w:t>T0504833:</w:t>
            </w:r>
            <w:r w:rsidRPr="001C252D">
              <w:rPr>
                <w:bCs/>
                <w:lang w:val="en-US"/>
              </w:rPr>
              <w:t>D</w:t>
            </w:r>
            <w:r w:rsidRPr="001C252D">
              <w:rPr>
                <w:bCs/>
              </w:rPr>
              <w:t>T_LS</w:t>
            </w:r>
          </w:p>
        </w:tc>
        <w:tc>
          <w:tcPr>
            <w:tcW w:w="3651" w:type="dxa"/>
          </w:tcPr>
          <w:p w14:paraId="65489BC4" w14:textId="77777777" w:rsidR="00952E96" w:rsidRPr="001C252D" w:rsidRDefault="00952E96" w:rsidP="00192EB5">
            <w:pPr>
              <w:pStyle w:val="GOSTTablenorm"/>
            </w:pPr>
            <w:r w:rsidRPr="001C252D">
              <w:t>-</w:t>
            </w:r>
          </w:p>
        </w:tc>
      </w:tr>
      <w:tr w:rsidR="00952E96" w:rsidRPr="001C252D" w14:paraId="14764B00" w14:textId="77777777" w:rsidTr="00924BC6">
        <w:tc>
          <w:tcPr>
            <w:tcW w:w="3651" w:type="dxa"/>
          </w:tcPr>
          <w:p w14:paraId="08A701FC" w14:textId="77777777" w:rsidR="00952E96" w:rsidRPr="001C252D" w:rsidRDefault="00952E96" w:rsidP="00192EB5">
            <w:pPr>
              <w:pStyle w:val="GOSTTablenorm"/>
            </w:pPr>
            <w:r w:rsidRPr="001C252D">
              <w:t>Аналитический_код_СКУ_Дт</w:t>
            </w:r>
          </w:p>
        </w:tc>
        <w:tc>
          <w:tcPr>
            <w:tcW w:w="1090" w:type="dxa"/>
          </w:tcPr>
          <w:p w14:paraId="0A03CA5C" w14:textId="77777777" w:rsidR="00952E96" w:rsidRPr="001C252D" w:rsidRDefault="00952E96" w:rsidP="00192EB5">
            <w:pPr>
              <w:pStyle w:val="GOSTTablenorm"/>
            </w:pPr>
          </w:p>
        </w:tc>
        <w:tc>
          <w:tcPr>
            <w:tcW w:w="3651" w:type="dxa"/>
          </w:tcPr>
          <w:p w14:paraId="4E76EC89" w14:textId="77777777" w:rsidR="00952E96" w:rsidRPr="001C252D" w:rsidRDefault="00952E96" w:rsidP="00192EB5">
            <w:pPr>
              <w:pStyle w:val="GOSTTablenorm"/>
            </w:pPr>
            <w:r w:rsidRPr="001C252D">
              <w:t>Аналитический код СКУ по</w:t>
            </w:r>
            <w:r w:rsidRPr="001C252D">
              <w:rPr>
                <w:bCs/>
              </w:rPr>
              <w:t xml:space="preserve"> Дт</w:t>
            </w:r>
          </w:p>
        </w:tc>
        <w:tc>
          <w:tcPr>
            <w:tcW w:w="3651" w:type="dxa"/>
          </w:tcPr>
          <w:p w14:paraId="435D17B0" w14:textId="6AC5AFC0" w:rsidR="00952E96" w:rsidRPr="001C252D" w:rsidRDefault="00952E96" w:rsidP="00192EB5">
            <w:pPr>
              <w:pStyle w:val="GOSTTablenorm"/>
            </w:pPr>
            <w:r w:rsidRPr="001C252D">
              <w:rPr>
                <w:bCs/>
              </w:rPr>
              <w:t>T0504833:DT_ANALITCODESKU</w:t>
            </w:r>
          </w:p>
        </w:tc>
        <w:tc>
          <w:tcPr>
            <w:tcW w:w="3651" w:type="dxa"/>
          </w:tcPr>
          <w:p w14:paraId="6562A58F" w14:textId="77777777" w:rsidR="00952E96" w:rsidRPr="001C252D" w:rsidRDefault="00952E96" w:rsidP="00192EB5">
            <w:pPr>
              <w:pStyle w:val="GOSTTablenorm"/>
            </w:pPr>
            <w:r w:rsidRPr="001C252D">
              <w:t>-</w:t>
            </w:r>
          </w:p>
        </w:tc>
      </w:tr>
      <w:tr w:rsidR="00952E96" w:rsidRPr="001C252D" w14:paraId="07272503" w14:textId="77777777" w:rsidTr="00924BC6">
        <w:tc>
          <w:tcPr>
            <w:tcW w:w="3651" w:type="dxa"/>
          </w:tcPr>
          <w:p w14:paraId="1927EFA2" w14:textId="77777777" w:rsidR="00952E96" w:rsidRPr="001C252D" w:rsidRDefault="00952E96" w:rsidP="00192EB5">
            <w:pPr>
              <w:pStyle w:val="GOSTTablenorm"/>
            </w:pPr>
            <w:r w:rsidRPr="001C252D">
              <w:rPr>
                <w:color w:val="000000"/>
              </w:rPr>
              <w:t>КБК_Дт</w:t>
            </w:r>
          </w:p>
        </w:tc>
        <w:tc>
          <w:tcPr>
            <w:tcW w:w="1090" w:type="dxa"/>
          </w:tcPr>
          <w:p w14:paraId="2C20C8E8" w14:textId="77777777" w:rsidR="00952E96" w:rsidRPr="001C252D" w:rsidRDefault="00952E96" w:rsidP="00192EB5">
            <w:pPr>
              <w:pStyle w:val="GOSTTablenorm"/>
            </w:pPr>
            <w:r w:rsidRPr="001C252D">
              <w:rPr>
                <w:color w:val="000000"/>
              </w:rPr>
              <w:t>Нет</w:t>
            </w:r>
          </w:p>
        </w:tc>
        <w:tc>
          <w:tcPr>
            <w:tcW w:w="3651" w:type="dxa"/>
          </w:tcPr>
          <w:p w14:paraId="00C848D2" w14:textId="77777777" w:rsidR="00952E96" w:rsidRPr="001C252D" w:rsidRDefault="00952E96" w:rsidP="00192EB5">
            <w:pPr>
              <w:pStyle w:val="GOSTTablenorm"/>
            </w:pPr>
            <w:r w:rsidRPr="001C252D">
              <w:t>КБК по</w:t>
            </w:r>
            <w:r w:rsidRPr="001C252D">
              <w:rPr>
                <w:bCs/>
              </w:rPr>
              <w:t xml:space="preserve"> Дт</w:t>
            </w:r>
          </w:p>
        </w:tc>
        <w:tc>
          <w:tcPr>
            <w:tcW w:w="3651" w:type="dxa"/>
          </w:tcPr>
          <w:p w14:paraId="1E9E6048" w14:textId="77777777" w:rsidR="00952E96" w:rsidRPr="001C252D" w:rsidRDefault="00952E96" w:rsidP="00192EB5">
            <w:pPr>
              <w:pStyle w:val="GOSTTablenorm"/>
            </w:pPr>
            <w:r w:rsidRPr="001C252D">
              <w:rPr>
                <w:bCs/>
              </w:rPr>
              <w:t>T0504833:DT_KBK</w:t>
            </w:r>
          </w:p>
        </w:tc>
        <w:tc>
          <w:tcPr>
            <w:tcW w:w="3651" w:type="dxa"/>
          </w:tcPr>
          <w:p w14:paraId="3CE06247" w14:textId="77777777" w:rsidR="00952E96" w:rsidRPr="001C252D" w:rsidRDefault="00952E96" w:rsidP="00192EB5">
            <w:pPr>
              <w:pStyle w:val="GOSTTablenorm"/>
            </w:pPr>
            <w:r w:rsidRPr="001C252D">
              <w:t>-</w:t>
            </w:r>
          </w:p>
        </w:tc>
      </w:tr>
      <w:tr w:rsidR="00952E96" w:rsidRPr="001C252D" w14:paraId="2EC9B10E" w14:textId="77777777" w:rsidTr="00924BC6">
        <w:tc>
          <w:tcPr>
            <w:tcW w:w="3651" w:type="dxa"/>
          </w:tcPr>
          <w:p w14:paraId="03C38C68" w14:textId="77777777" w:rsidR="00952E96" w:rsidRPr="001C252D" w:rsidRDefault="00952E96" w:rsidP="00192EB5">
            <w:pPr>
              <w:pStyle w:val="GOSTTablenorm"/>
            </w:pPr>
            <w:r w:rsidRPr="001C252D">
              <w:t>Тип_КБК_Дт</w:t>
            </w:r>
          </w:p>
        </w:tc>
        <w:tc>
          <w:tcPr>
            <w:tcW w:w="1090" w:type="dxa"/>
          </w:tcPr>
          <w:p w14:paraId="7FEE1A9D" w14:textId="77777777" w:rsidR="00952E96" w:rsidRPr="001C252D" w:rsidRDefault="00952E96" w:rsidP="00192EB5">
            <w:pPr>
              <w:pStyle w:val="GOSTTablenorm"/>
            </w:pPr>
            <w:r w:rsidRPr="001C252D">
              <w:t>Нет</w:t>
            </w:r>
          </w:p>
        </w:tc>
        <w:tc>
          <w:tcPr>
            <w:tcW w:w="3651" w:type="dxa"/>
          </w:tcPr>
          <w:p w14:paraId="6C7FF903" w14:textId="77777777" w:rsidR="00952E96" w:rsidRPr="001C252D" w:rsidRDefault="00952E96" w:rsidP="00192EB5">
            <w:pPr>
              <w:pStyle w:val="GOSTTablenorm"/>
            </w:pPr>
            <w:r w:rsidRPr="001C252D">
              <w:t>Тип КБК по Дт</w:t>
            </w:r>
          </w:p>
        </w:tc>
        <w:tc>
          <w:tcPr>
            <w:tcW w:w="3651" w:type="dxa"/>
          </w:tcPr>
          <w:p w14:paraId="0480CB39" w14:textId="77777777" w:rsidR="00952E96" w:rsidRPr="001C252D" w:rsidRDefault="00952E96" w:rsidP="00192EB5">
            <w:pPr>
              <w:pStyle w:val="GOSTTablenorm"/>
            </w:pPr>
            <w:r w:rsidRPr="001C252D">
              <w:rPr>
                <w:bCs/>
              </w:rPr>
              <w:t>T0504833:DT_</w:t>
            </w:r>
            <w:r w:rsidRPr="001C252D">
              <w:rPr>
                <w:bCs/>
                <w:lang w:val="en-US"/>
              </w:rPr>
              <w:t>TYPE</w:t>
            </w:r>
            <w:r w:rsidRPr="001C252D">
              <w:rPr>
                <w:bCs/>
              </w:rPr>
              <w:t>KBK</w:t>
            </w:r>
          </w:p>
        </w:tc>
        <w:tc>
          <w:tcPr>
            <w:tcW w:w="3651" w:type="dxa"/>
          </w:tcPr>
          <w:p w14:paraId="5C01092B" w14:textId="77777777" w:rsidR="00952E96" w:rsidRPr="001C252D" w:rsidRDefault="00952E96" w:rsidP="00192EB5">
            <w:pPr>
              <w:pStyle w:val="GOSTTablenorm"/>
            </w:pPr>
            <w:r w:rsidRPr="001C252D">
              <w:t>-</w:t>
            </w:r>
          </w:p>
        </w:tc>
      </w:tr>
      <w:tr w:rsidR="00952E96" w:rsidRPr="001C252D" w14:paraId="3B9D03E9" w14:textId="77777777" w:rsidTr="00924BC6">
        <w:tc>
          <w:tcPr>
            <w:tcW w:w="3651" w:type="dxa"/>
          </w:tcPr>
          <w:p w14:paraId="5BF57B15" w14:textId="04A699A2" w:rsidR="00952E96" w:rsidRPr="001C252D" w:rsidRDefault="00952E96" w:rsidP="00192EB5">
            <w:pPr>
              <w:pStyle w:val="GOSTTablenorm"/>
            </w:pPr>
            <w:r w:rsidRPr="007E53C7">
              <w:rPr>
                <w:highlight w:val="cyan"/>
              </w:rPr>
              <w:t>Код_валюты_Дт</w:t>
            </w:r>
          </w:p>
        </w:tc>
        <w:tc>
          <w:tcPr>
            <w:tcW w:w="1090" w:type="dxa"/>
          </w:tcPr>
          <w:p w14:paraId="737FC77E" w14:textId="0660945A" w:rsidR="00952E96" w:rsidRPr="001C252D" w:rsidRDefault="00952E96" w:rsidP="00192EB5">
            <w:pPr>
              <w:pStyle w:val="GOSTTablenorm"/>
            </w:pPr>
            <w:r>
              <w:t>Нет</w:t>
            </w:r>
          </w:p>
        </w:tc>
        <w:tc>
          <w:tcPr>
            <w:tcW w:w="3651" w:type="dxa"/>
          </w:tcPr>
          <w:p w14:paraId="08151813" w14:textId="4227F286" w:rsidR="00952E96" w:rsidRPr="001C252D" w:rsidRDefault="00952E96" w:rsidP="00192EB5">
            <w:pPr>
              <w:pStyle w:val="GOSTTablenorm"/>
            </w:pPr>
            <w:r>
              <w:t>Код валюты по дебету</w:t>
            </w:r>
          </w:p>
        </w:tc>
        <w:tc>
          <w:tcPr>
            <w:tcW w:w="3651" w:type="dxa"/>
          </w:tcPr>
          <w:p w14:paraId="2C494893" w14:textId="118FD081" w:rsidR="00952E96" w:rsidRPr="001C252D" w:rsidRDefault="00952E96" w:rsidP="00192EB5">
            <w:pPr>
              <w:pStyle w:val="GOSTTablenorm"/>
              <w:rPr>
                <w:bCs/>
              </w:rPr>
            </w:pPr>
            <w:r w:rsidRPr="00A57119">
              <w:rPr>
                <w:bCs/>
              </w:rPr>
              <w:t>T0504833:DT_VALCODE</w:t>
            </w:r>
          </w:p>
        </w:tc>
        <w:tc>
          <w:tcPr>
            <w:tcW w:w="3651" w:type="dxa"/>
          </w:tcPr>
          <w:p w14:paraId="127207AC" w14:textId="553EA5D3" w:rsidR="00952E96" w:rsidRPr="001C252D" w:rsidRDefault="00952E96" w:rsidP="00192EB5">
            <w:pPr>
              <w:pStyle w:val="GOSTTablenorm"/>
            </w:pPr>
            <w:r>
              <w:t>-</w:t>
            </w:r>
          </w:p>
        </w:tc>
      </w:tr>
      <w:tr w:rsidR="00952E96" w:rsidRPr="001C252D" w14:paraId="3C7846B3" w14:textId="77777777" w:rsidTr="00924BC6">
        <w:tc>
          <w:tcPr>
            <w:tcW w:w="3651" w:type="dxa"/>
          </w:tcPr>
          <w:p w14:paraId="0A9A3849" w14:textId="77777777" w:rsidR="00952E96" w:rsidRPr="001C252D" w:rsidRDefault="00952E96" w:rsidP="00192EB5">
            <w:pPr>
              <w:pStyle w:val="GOSTTablenorm"/>
            </w:pPr>
            <w:r w:rsidRPr="001C252D">
              <w:t>ТОФК_КС_Дт</w:t>
            </w:r>
          </w:p>
        </w:tc>
        <w:tc>
          <w:tcPr>
            <w:tcW w:w="1090" w:type="dxa"/>
          </w:tcPr>
          <w:p w14:paraId="596E05F6" w14:textId="77777777" w:rsidR="00952E96" w:rsidRPr="001C252D" w:rsidRDefault="00952E96" w:rsidP="00192EB5">
            <w:pPr>
              <w:pStyle w:val="GOSTTablenorm"/>
            </w:pPr>
            <w:r w:rsidRPr="001C252D">
              <w:t>Нет</w:t>
            </w:r>
          </w:p>
        </w:tc>
        <w:tc>
          <w:tcPr>
            <w:tcW w:w="3651" w:type="dxa"/>
          </w:tcPr>
          <w:p w14:paraId="6CE7861B" w14:textId="77777777" w:rsidR="00952E96" w:rsidRPr="001C252D" w:rsidRDefault="00952E96" w:rsidP="00192EB5">
            <w:pPr>
              <w:pStyle w:val="GOSTTablenorm"/>
            </w:pPr>
            <w:r w:rsidRPr="001C252D">
              <w:t>ТОФК КС по</w:t>
            </w:r>
            <w:r w:rsidRPr="001C252D">
              <w:rPr>
                <w:bCs/>
              </w:rPr>
              <w:t xml:space="preserve"> Дт</w:t>
            </w:r>
          </w:p>
        </w:tc>
        <w:tc>
          <w:tcPr>
            <w:tcW w:w="3651" w:type="dxa"/>
          </w:tcPr>
          <w:p w14:paraId="0910AE8D" w14:textId="44C40ADA" w:rsidR="00952E96" w:rsidRPr="001C252D" w:rsidRDefault="00952E96" w:rsidP="00192EB5">
            <w:pPr>
              <w:pStyle w:val="GOSTTablenorm"/>
            </w:pPr>
            <w:r w:rsidRPr="001C252D">
              <w:rPr>
                <w:bCs/>
              </w:rPr>
              <w:t>T0504833:DT_TOFKKS</w:t>
            </w:r>
          </w:p>
        </w:tc>
        <w:tc>
          <w:tcPr>
            <w:tcW w:w="3651" w:type="dxa"/>
          </w:tcPr>
          <w:p w14:paraId="60050AB2" w14:textId="77777777" w:rsidR="00952E96" w:rsidRPr="001C252D" w:rsidRDefault="00952E96" w:rsidP="00192EB5">
            <w:pPr>
              <w:pStyle w:val="GOSTTablenorm"/>
            </w:pPr>
            <w:r w:rsidRPr="001C252D">
              <w:t>-</w:t>
            </w:r>
          </w:p>
        </w:tc>
      </w:tr>
      <w:tr w:rsidR="00952E96" w:rsidRPr="001C252D" w14:paraId="4D274B17" w14:textId="77777777" w:rsidTr="00924BC6">
        <w:tc>
          <w:tcPr>
            <w:tcW w:w="3651" w:type="dxa"/>
          </w:tcPr>
          <w:p w14:paraId="6D3D1A6A" w14:textId="77777777" w:rsidR="00952E96" w:rsidRPr="001C252D" w:rsidRDefault="00952E96" w:rsidP="00192EB5">
            <w:pPr>
              <w:pStyle w:val="GOSTTablenorm"/>
            </w:pPr>
            <w:r w:rsidRPr="001C252D">
              <w:rPr>
                <w:color w:val="000000"/>
              </w:rPr>
              <w:t>Порядк_номер_КС_Дт</w:t>
            </w:r>
          </w:p>
        </w:tc>
        <w:tc>
          <w:tcPr>
            <w:tcW w:w="1090" w:type="dxa"/>
          </w:tcPr>
          <w:p w14:paraId="5C2B4918" w14:textId="77777777" w:rsidR="00952E96" w:rsidRPr="001C252D" w:rsidRDefault="00952E96" w:rsidP="00192EB5">
            <w:pPr>
              <w:pStyle w:val="GOSTTablenorm"/>
            </w:pPr>
            <w:r w:rsidRPr="001C252D">
              <w:t>Нет</w:t>
            </w:r>
          </w:p>
        </w:tc>
        <w:tc>
          <w:tcPr>
            <w:tcW w:w="3651" w:type="dxa"/>
          </w:tcPr>
          <w:p w14:paraId="03A00FD7" w14:textId="77777777" w:rsidR="00952E96" w:rsidRPr="001C252D" w:rsidRDefault="00952E96" w:rsidP="00192EB5">
            <w:pPr>
              <w:pStyle w:val="GOSTTablenorm"/>
            </w:pPr>
            <w:r w:rsidRPr="001C252D">
              <w:t xml:space="preserve">Порядковый номер КС по </w:t>
            </w:r>
            <w:r w:rsidRPr="001C252D">
              <w:rPr>
                <w:bCs/>
              </w:rPr>
              <w:t>Дт</w:t>
            </w:r>
          </w:p>
        </w:tc>
        <w:tc>
          <w:tcPr>
            <w:tcW w:w="3651" w:type="dxa"/>
          </w:tcPr>
          <w:p w14:paraId="2E8C50B9" w14:textId="187FEA86" w:rsidR="00952E96" w:rsidRPr="001C252D" w:rsidRDefault="00952E96" w:rsidP="00192EB5">
            <w:pPr>
              <w:pStyle w:val="GOSTTablenorm"/>
            </w:pPr>
            <w:r w:rsidRPr="001C252D">
              <w:rPr>
                <w:bCs/>
              </w:rPr>
              <w:t>T0504833:DT_PNKS</w:t>
            </w:r>
          </w:p>
        </w:tc>
        <w:tc>
          <w:tcPr>
            <w:tcW w:w="3651" w:type="dxa"/>
          </w:tcPr>
          <w:p w14:paraId="580183BA" w14:textId="77777777" w:rsidR="00952E96" w:rsidRPr="001C252D" w:rsidRDefault="00952E96" w:rsidP="00192EB5">
            <w:pPr>
              <w:pStyle w:val="GOSTTablenorm"/>
            </w:pPr>
            <w:r w:rsidRPr="001C252D">
              <w:t>-</w:t>
            </w:r>
          </w:p>
        </w:tc>
      </w:tr>
      <w:tr w:rsidR="00952E96" w:rsidRPr="001C252D" w14:paraId="7C6387EF" w14:textId="77777777" w:rsidTr="00924BC6">
        <w:tc>
          <w:tcPr>
            <w:tcW w:w="3651" w:type="dxa"/>
          </w:tcPr>
          <w:p w14:paraId="777886FF" w14:textId="77777777" w:rsidR="00952E96" w:rsidRPr="001C252D" w:rsidRDefault="00952E96" w:rsidP="00192EB5">
            <w:pPr>
              <w:pStyle w:val="GOSTTablenorm"/>
            </w:pPr>
            <w:r w:rsidRPr="001C252D">
              <w:rPr>
                <w:color w:val="000000"/>
              </w:rPr>
              <w:t>ОКТМО_Дт</w:t>
            </w:r>
          </w:p>
        </w:tc>
        <w:tc>
          <w:tcPr>
            <w:tcW w:w="1090" w:type="dxa"/>
          </w:tcPr>
          <w:p w14:paraId="65DFD614" w14:textId="77777777" w:rsidR="00952E96" w:rsidRPr="001C252D" w:rsidRDefault="00952E96" w:rsidP="00192EB5">
            <w:pPr>
              <w:pStyle w:val="GOSTTablenorm"/>
            </w:pPr>
            <w:r w:rsidRPr="001C252D">
              <w:rPr>
                <w:color w:val="000000"/>
              </w:rPr>
              <w:t>Нет</w:t>
            </w:r>
          </w:p>
        </w:tc>
        <w:tc>
          <w:tcPr>
            <w:tcW w:w="3651" w:type="dxa"/>
          </w:tcPr>
          <w:p w14:paraId="57249767" w14:textId="77777777" w:rsidR="00952E96" w:rsidRPr="001C252D" w:rsidRDefault="00952E96" w:rsidP="00192EB5">
            <w:pPr>
              <w:pStyle w:val="GOSTTablenorm"/>
            </w:pPr>
            <w:r w:rsidRPr="001C252D">
              <w:t>ОКТМО по</w:t>
            </w:r>
            <w:r w:rsidRPr="001C252D">
              <w:rPr>
                <w:bCs/>
              </w:rPr>
              <w:t xml:space="preserve"> Дт</w:t>
            </w:r>
          </w:p>
        </w:tc>
        <w:tc>
          <w:tcPr>
            <w:tcW w:w="3651" w:type="dxa"/>
          </w:tcPr>
          <w:p w14:paraId="31D137F7" w14:textId="77777777" w:rsidR="00952E96" w:rsidRPr="001C252D" w:rsidRDefault="00952E96" w:rsidP="00192EB5">
            <w:pPr>
              <w:pStyle w:val="GOSTTablenorm"/>
            </w:pPr>
            <w:r w:rsidRPr="001C252D">
              <w:rPr>
                <w:bCs/>
              </w:rPr>
              <w:t>T0504833:DT_OKTMO</w:t>
            </w:r>
          </w:p>
        </w:tc>
        <w:tc>
          <w:tcPr>
            <w:tcW w:w="3651" w:type="dxa"/>
          </w:tcPr>
          <w:p w14:paraId="425CC7A3" w14:textId="77777777" w:rsidR="00952E96" w:rsidRPr="001C252D" w:rsidRDefault="00952E96" w:rsidP="00192EB5">
            <w:pPr>
              <w:pStyle w:val="GOSTTablenorm"/>
            </w:pPr>
            <w:r w:rsidRPr="001C252D">
              <w:t>-</w:t>
            </w:r>
          </w:p>
        </w:tc>
      </w:tr>
      <w:tr w:rsidR="00952E96" w:rsidRPr="001C252D" w14:paraId="602D2E21" w14:textId="77777777" w:rsidTr="00924BC6">
        <w:tc>
          <w:tcPr>
            <w:tcW w:w="3651" w:type="dxa"/>
          </w:tcPr>
          <w:p w14:paraId="1162E638" w14:textId="77777777" w:rsidR="00952E96" w:rsidRPr="001C252D" w:rsidRDefault="00952E96" w:rsidP="00192EB5">
            <w:pPr>
              <w:pStyle w:val="GOSTTablenorm"/>
            </w:pPr>
            <w:r w:rsidRPr="001C252D">
              <w:rPr>
                <w:color w:val="000000"/>
              </w:rPr>
              <w:t>КЦ_Дт</w:t>
            </w:r>
          </w:p>
        </w:tc>
        <w:tc>
          <w:tcPr>
            <w:tcW w:w="1090" w:type="dxa"/>
          </w:tcPr>
          <w:p w14:paraId="1A26B8B4" w14:textId="77777777" w:rsidR="00952E96" w:rsidRPr="001C252D" w:rsidRDefault="00952E96" w:rsidP="00192EB5">
            <w:pPr>
              <w:pStyle w:val="GOSTTablenorm"/>
            </w:pPr>
            <w:r w:rsidRPr="001C252D">
              <w:rPr>
                <w:color w:val="000000"/>
              </w:rPr>
              <w:t>Нет</w:t>
            </w:r>
          </w:p>
        </w:tc>
        <w:tc>
          <w:tcPr>
            <w:tcW w:w="3651" w:type="dxa"/>
          </w:tcPr>
          <w:p w14:paraId="5A889A5F" w14:textId="77777777" w:rsidR="00952E96" w:rsidRPr="001C252D" w:rsidRDefault="00952E96" w:rsidP="00192EB5">
            <w:pPr>
              <w:pStyle w:val="GOSTTablenorm"/>
            </w:pPr>
            <w:r w:rsidRPr="001C252D">
              <w:t>Код цели по</w:t>
            </w:r>
            <w:r w:rsidRPr="001C252D">
              <w:rPr>
                <w:bCs/>
              </w:rPr>
              <w:t xml:space="preserve"> Дт</w:t>
            </w:r>
          </w:p>
        </w:tc>
        <w:tc>
          <w:tcPr>
            <w:tcW w:w="3651" w:type="dxa"/>
          </w:tcPr>
          <w:p w14:paraId="45970534" w14:textId="77777777" w:rsidR="00952E96" w:rsidRPr="001C252D" w:rsidRDefault="00952E96" w:rsidP="00192EB5">
            <w:pPr>
              <w:pStyle w:val="GOSTTablenorm"/>
            </w:pPr>
            <w:r w:rsidRPr="001C252D">
              <w:rPr>
                <w:bCs/>
              </w:rPr>
              <w:t>T0504833:DT_TARGETCODE</w:t>
            </w:r>
          </w:p>
        </w:tc>
        <w:tc>
          <w:tcPr>
            <w:tcW w:w="3651" w:type="dxa"/>
          </w:tcPr>
          <w:p w14:paraId="4DAF7BCC" w14:textId="77777777" w:rsidR="00952E96" w:rsidRPr="001C252D" w:rsidRDefault="00952E96" w:rsidP="00192EB5">
            <w:pPr>
              <w:pStyle w:val="GOSTTablenorm"/>
            </w:pPr>
            <w:r w:rsidRPr="001C252D">
              <w:t>-</w:t>
            </w:r>
          </w:p>
        </w:tc>
      </w:tr>
      <w:tr w:rsidR="00952E96" w:rsidRPr="001C252D" w14:paraId="6F1F4184" w14:textId="77777777" w:rsidTr="00924BC6">
        <w:tc>
          <w:tcPr>
            <w:tcW w:w="3651" w:type="dxa"/>
          </w:tcPr>
          <w:p w14:paraId="404F8CD8" w14:textId="77777777" w:rsidR="00952E96" w:rsidRPr="001C252D" w:rsidRDefault="00952E96" w:rsidP="00192EB5">
            <w:pPr>
              <w:pStyle w:val="GOSTTablenorm"/>
            </w:pPr>
            <w:r w:rsidRPr="001C252D">
              <w:lastRenderedPageBreak/>
              <w:t>БС_</w:t>
            </w:r>
            <w:r w:rsidRPr="001C252D">
              <w:rPr>
                <w:bCs/>
              </w:rPr>
              <w:t>Дт</w:t>
            </w:r>
          </w:p>
        </w:tc>
        <w:tc>
          <w:tcPr>
            <w:tcW w:w="1090" w:type="dxa"/>
          </w:tcPr>
          <w:p w14:paraId="46DB00AD" w14:textId="77777777" w:rsidR="00952E96" w:rsidRPr="001C252D" w:rsidRDefault="00952E96" w:rsidP="00192EB5">
            <w:pPr>
              <w:pStyle w:val="GOSTTablenorm"/>
            </w:pPr>
            <w:r w:rsidRPr="001C252D">
              <w:t>Нет</w:t>
            </w:r>
          </w:p>
        </w:tc>
        <w:tc>
          <w:tcPr>
            <w:tcW w:w="3651" w:type="dxa"/>
          </w:tcPr>
          <w:p w14:paraId="5AB5CE41" w14:textId="77777777" w:rsidR="00952E96" w:rsidRPr="001C252D" w:rsidRDefault="00952E96" w:rsidP="00192EB5">
            <w:pPr>
              <w:pStyle w:val="GOSTTablenorm"/>
            </w:pPr>
            <w:r w:rsidRPr="001C252D">
              <w:t>Банковский счет по</w:t>
            </w:r>
            <w:r w:rsidRPr="001C252D">
              <w:rPr>
                <w:bCs/>
              </w:rPr>
              <w:t xml:space="preserve"> Дт</w:t>
            </w:r>
          </w:p>
        </w:tc>
        <w:tc>
          <w:tcPr>
            <w:tcW w:w="3651" w:type="dxa"/>
          </w:tcPr>
          <w:p w14:paraId="0BB6728D" w14:textId="77777777" w:rsidR="00952E96" w:rsidRPr="001C252D" w:rsidRDefault="00952E96" w:rsidP="00192EB5">
            <w:pPr>
              <w:pStyle w:val="GOSTTablenorm"/>
            </w:pPr>
            <w:r w:rsidRPr="001C252D">
              <w:rPr>
                <w:bCs/>
              </w:rPr>
              <w:t>T0504833:DT_BA</w:t>
            </w:r>
          </w:p>
        </w:tc>
        <w:tc>
          <w:tcPr>
            <w:tcW w:w="3651" w:type="dxa"/>
          </w:tcPr>
          <w:p w14:paraId="71554404" w14:textId="77777777" w:rsidR="00952E96" w:rsidRPr="001C252D" w:rsidRDefault="00952E96" w:rsidP="00192EB5">
            <w:pPr>
              <w:pStyle w:val="GOSTTablenorm"/>
            </w:pPr>
            <w:r w:rsidRPr="001C252D">
              <w:t>-</w:t>
            </w:r>
          </w:p>
        </w:tc>
      </w:tr>
      <w:tr w:rsidR="00952E96" w:rsidRPr="001C252D" w14:paraId="19279F0F" w14:textId="77777777" w:rsidTr="00924BC6">
        <w:tc>
          <w:tcPr>
            <w:tcW w:w="3651" w:type="dxa"/>
          </w:tcPr>
          <w:p w14:paraId="1D214CBB" w14:textId="77777777" w:rsidR="00952E96" w:rsidRPr="001C252D" w:rsidRDefault="00952E96" w:rsidP="00192EB5">
            <w:pPr>
              <w:pStyle w:val="GOSTTablenorm"/>
            </w:pPr>
            <w:r w:rsidRPr="001C252D">
              <w:t>Счет_контрагента_Дт</w:t>
            </w:r>
          </w:p>
        </w:tc>
        <w:tc>
          <w:tcPr>
            <w:tcW w:w="1090" w:type="dxa"/>
          </w:tcPr>
          <w:p w14:paraId="21896B71" w14:textId="77777777" w:rsidR="00952E96" w:rsidRPr="001C252D" w:rsidRDefault="00952E96" w:rsidP="00192EB5">
            <w:pPr>
              <w:pStyle w:val="GOSTTablenorm"/>
            </w:pPr>
            <w:r w:rsidRPr="001C252D">
              <w:t>Нет</w:t>
            </w:r>
          </w:p>
        </w:tc>
        <w:tc>
          <w:tcPr>
            <w:tcW w:w="3651" w:type="dxa"/>
          </w:tcPr>
          <w:p w14:paraId="2FEB88CC" w14:textId="77777777" w:rsidR="00952E96" w:rsidRPr="001C252D" w:rsidRDefault="00952E96" w:rsidP="00192EB5">
            <w:pPr>
              <w:pStyle w:val="GOSTTablenorm"/>
            </w:pPr>
            <w:r w:rsidRPr="001C252D">
              <w:t>Счет контрагента по</w:t>
            </w:r>
            <w:r w:rsidRPr="001C252D">
              <w:rPr>
                <w:bCs/>
              </w:rPr>
              <w:t xml:space="preserve"> Дт</w:t>
            </w:r>
          </w:p>
        </w:tc>
        <w:tc>
          <w:tcPr>
            <w:tcW w:w="3651" w:type="dxa"/>
          </w:tcPr>
          <w:p w14:paraId="79EBBD2B" w14:textId="77777777" w:rsidR="00952E96" w:rsidRPr="001C252D" w:rsidRDefault="00952E96" w:rsidP="00192EB5">
            <w:pPr>
              <w:pStyle w:val="GOSTTablenorm"/>
            </w:pPr>
            <w:r w:rsidRPr="001C252D">
              <w:rPr>
                <w:bCs/>
              </w:rPr>
              <w:t>T0504833:DT_CA</w:t>
            </w:r>
          </w:p>
        </w:tc>
        <w:tc>
          <w:tcPr>
            <w:tcW w:w="3651" w:type="dxa"/>
          </w:tcPr>
          <w:p w14:paraId="63C50A43" w14:textId="77777777" w:rsidR="00952E96" w:rsidRPr="001C252D" w:rsidRDefault="00952E96" w:rsidP="00192EB5">
            <w:pPr>
              <w:pStyle w:val="GOSTTablenorm"/>
            </w:pPr>
            <w:r w:rsidRPr="001C252D">
              <w:t>-</w:t>
            </w:r>
          </w:p>
        </w:tc>
      </w:tr>
      <w:tr w:rsidR="00952E96" w:rsidRPr="001C252D" w14:paraId="3A83B605" w14:textId="77777777" w:rsidTr="00924BC6">
        <w:tc>
          <w:tcPr>
            <w:tcW w:w="3651" w:type="dxa"/>
          </w:tcPr>
          <w:p w14:paraId="200DB973" w14:textId="77777777" w:rsidR="00952E96" w:rsidRPr="001C252D" w:rsidRDefault="00952E96" w:rsidP="00192EB5">
            <w:pPr>
              <w:pStyle w:val="GOSTTablenorm"/>
            </w:pPr>
            <w:r w:rsidRPr="001C252D">
              <w:t>Доп_ЛС_Дт</w:t>
            </w:r>
          </w:p>
        </w:tc>
        <w:tc>
          <w:tcPr>
            <w:tcW w:w="1090" w:type="dxa"/>
          </w:tcPr>
          <w:p w14:paraId="499030B1" w14:textId="77777777" w:rsidR="00952E96" w:rsidRPr="001C252D" w:rsidRDefault="00952E96" w:rsidP="00192EB5">
            <w:pPr>
              <w:pStyle w:val="GOSTTablenorm"/>
            </w:pPr>
            <w:r w:rsidRPr="001C252D">
              <w:t>Нет</w:t>
            </w:r>
          </w:p>
        </w:tc>
        <w:tc>
          <w:tcPr>
            <w:tcW w:w="3651" w:type="dxa"/>
          </w:tcPr>
          <w:p w14:paraId="3BA8CDD1" w14:textId="77777777" w:rsidR="00952E96" w:rsidRPr="001C252D" w:rsidRDefault="00952E96" w:rsidP="00192EB5">
            <w:pPr>
              <w:pStyle w:val="GOSTTablenorm"/>
            </w:pPr>
            <w:r w:rsidRPr="001C252D">
              <w:t>ЛС (дополнительный) по</w:t>
            </w:r>
            <w:r w:rsidRPr="001C252D">
              <w:rPr>
                <w:bCs/>
              </w:rPr>
              <w:t xml:space="preserve"> Дт</w:t>
            </w:r>
          </w:p>
        </w:tc>
        <w:tc>
          <w:tcPr>
            <w:tcW w:w="3651" w:type="dxa"/>
          </w:tcPr>
          <w:p w14:paraId="55ECAAC2" w14:textId="77777777" w:rsidR="00952E96" w:rsidRPr="001C252D" w:rsidRDefault="00952E96" w:rsidP="00192EB5">
            <w:pPr>
              <w:pStyle w:val="GOSTTablenorm"/>
            </w:pPr>
            <w:r w:rsidRPr="001C252D">
              <w:rPr>
                <w:bCs/>
              </w:rPr>
              <w:t>T0504833:DT_</w:t>
            </w:r>
            <w:r w:rsidRPr="001C252D">
              <w:rPr>
                <w:bCs/>
                <w:lang w:val="en-US"/>
              </w:rPr>
              <w:t>LSADD</w:t>
            </w:r>
          </w:p>
        </w:tc>
        <w:tc>
          <w:tcPr>
            <w:tcW w:w="3651" w:type="dxa"/>
          </w:tcPr>
          <w:p w14:paraId="735FBA87" w14:textId="77777777" w:rsidR="00952E96" w:rsidRPr="001C252D" w:rsidRDefault="00952E96" w:rsidP="00192EB5">
            <w:pPr>
              <w:pStyle w:val="GOSTTablenorm"/>
            </w:pPr>
            <w:r w:rsidRPr="001C252D">
              <w:t>-</w:t>
            </w:r>
          </w:p>
        </w:tc>
      </w:tr>
      <w:tr w:rsidR="00952E96" w:rsidRPr="001C252D" w14:paraId="7D04D1EE" w14:textId="77777777" w:rsidTr="00924BC6">
        <w:tc>
          <w:tcPr>
            <w:tcW w:w="3651" w:type="dxa"/>
          </w:tcPr>
          <w:p w14:paraId="7F93702C" w14:textId="46EECA48" w:rsidR="00952E96" w:rsidRPr="001C252D" w:rsidRDefault="00952E96" w:rsidP="00192EB5">
            <w:pPr>
              <w:pStyle w:val="GOSTTablenorm"/>
            </w:pPr>
            <w:r w:rsidRPr="007E53C7">
              <w:rPr>
                <w:highlight w:val="cyan"/>
              </w:rPr>
              <w:t>ТОФК_</w:t>
            </w:r>
            <w:r>
              <w:rPr>
                <w:highlight w:val="cyan"/>
              </w:rPr>
              <w:t>Д</w:t>
            </w:r>
            <w:r w:rsidRPr="007E53C7">
              <w:rPr>
                <w:highlight w:val="cyan"/>
              </w:rPr>
              <w:t>т</w:t>
            </w:r>
          </w:p>
        </w:tc>
        <w:tc>
          <w:tcPr>
            <w:tcW w:w="1090" w:type="dxa"/>
          </w:tcPr>
          <w:p w14:paraId="56433A66" w14:textId="51D3071E" w:rsidR="00952E96" w:rsidRPr="001C252D" w:rsidRDefault="00952E96" w:rsidP="00192EB5">
            <w:pPr>
              <w:pStyle w:val="GOSTTablenorm"/>
            </w:pPr>
            <w:r>
              <w:t>Нет</w:t>
            </w:r>
          </w:p>
        </w:tc>
        <w:tc>
          <w:tcPr>
            <w:tcW w:w="3651" w:type="dxa"/>
          </w:tcPr>
          <w:p w14:paraId="6C2442FA" w14:textId="27C4F75F" w:rsidR="00952E96" w:rsidRPr="001C252D" w:rsidRDefault="00952E96" w:rsidP="00192EB5">
            <w:pPr>
              <w:pStyle w:val="GOSTTablenorm"/>
            </w:pPr>
            <w:r>
              <w:t>Код ТОФК-субъекта учета по Дт</w:t>
            </w:r>
          </w:p>
        </w:tc>
        <w:tc>
          <w:tcPr>
            <w:tcW w:w="3651" w:type="dxa"/>
          </w:tcPr>
          <w:p w14:paraId="462A6E8D" w14:textId="4A52B973" w:rsidR="00952E96" w:rsidRPr="001C252D" w:rsidRDefault="00952E96" w:rsidP="00192EB5">
            <w:pPr>
              <w:pStyle w:val="GOSTTablenorm"/>
              <w:rPr>
                <w:bCs/>
              </w:rPr>
            </w:pPr>
            <w:r w:rsidRPr="001E1475">
              <w:rPr>
                <w:bCs/>
              </w:rPr>
              <w:t>T0504833:</w:t>
            </w:r>
            <w:r>
              <w:rPr>
                <w:bCs/>
                <w:lang w:val="en-US"/>
              </w:rPr>
              <w:t>D</w:t>
            </w:r>
            <w:r w:rsidRPr="001E1475">
              <w:rPr>
                <w:bCs/>
              </w:rPr>
              <w:t>T_</w:t>
            </w:r>
            <w:r>
              <w:rPr>
                <w:bCs/>
                <w:lang w:val="en-US"/>
              </w:rPr>
              <w:t>TOFK</w:t>
            </w:r>
          </w:p>
        </w:tc>
        <w:tc>
          <w:tcPr>
            <w:tcW w:w="3651" w:type="dxa"/>
          </w:tcPr>
          <w:p w14:paraId="64DFE944" w14:textId="62A1449F" w:rsidR="00952E96" w:rsidRPr="001C252D" w:rsidRDefault="00952E96" w:rsidP="00192EB5">
            <w:pPr>
              <w:pStyle w:val="GOSTTablenorm"/>
            </w:pPr>
            <w:r>
              <w:rPr>
                <w:lang w:val="en-US"/>
              </w:rPr>
              <w:t>-</w:t>
            </w:r>
          </w:p>
        </w:tc>
      </w:tr>
      <w:tr w:rsidR="00952E96" w:rsidRPr="001C252D" w14:paraId="0C75ED6E" w14:textId="77777777" w:rsidTr="00924BC6">
        <w:tc>
          <w:tcPr>
            <w:tcW w:w="3651" w:type="dxa"/>
          </w:tcPr>
          <w:p w14:paraId="69EAA3B9" w14:textId="77777777" w:rsidR="00952E96" w:rsidRPr="001C252D" w:rsidRDefault="00952E96" w:rsidP="00192EB5">
            <w:pPr>
              <w:pStyle w:val="GOSTTablenorm"/>
            </w:pPr>
            <w:r w:rsidRPr="001C252D">
              <w:t>ЦС_ЛС_Дт</w:t>
            </w:r>
          </w:p>
        </w:tc>
        <w:tc>
          <w:tcPr>
            <w:tcW w:w="1090" w:type="dxa"/>
          </w:tcPr>
          <w:p w14:paraId="6997DC1A" w14:textId="77777777" w:rsidR="00952E96" w:rsidRPr="001C252D" w:rsidRDefault="00952E96" w:rsidP="00192EB5">
            <w:pPr>
              <w:pStyle w:val="GOSTTablenorm"/>
            </w:pPr>
            <w:r w:rsidRPr="001C252D">
              <w:t>Нет</w:t>
            </w:r>
          </w:p>
        </w:tc>
        <w:tc>
          <w:tcPr>
            <w:tcW w:w="3651" w:type="dxa"/>
          </w:tcPr>
          <w:p w14:paraId="01E3C0DE" w14:textId="77777777" w:rsidR="00952E96" w:rsidRPr="001C252D" w:rsidRDefault="00952E96" w:rsidP="00192EB5">
            <w:pPr>
              <w:pStyle w:val="GOSTTablenorm"/>
            </w:pPr>
            <w:r w:rsidRPr="001C252D">
              <w:t>ЦС ЛС по</w:t>
            </w:r>
            <w:r w:rsidRPr="001C252D">
              <w:rPr>
                <w:bCs/>
              </w:rPr>
              <w:t xml:space="preserve"> Дт</w:t>
            </w:r>
          </w:p>
        </w:tc>
        <w:tc>
          <w:tcPr>
            <w:tcW w:w="3651" w:type="dxa"/>
          </w:tcPr>
          <w:p w14:paraId="196ABBF3" w14:textId="77777777" w:rsidR="00952E96" w:rsidRPr="001C252D" w:rsidRDefault="00952E96" w:rsidP="00192EB5">
            <w:pPr>
              <w:pStyle w:val="GOSTTablenorm"/>
            </w:pPr>
            <w:r w:rsidRPr="001C252D">
              <w:rPr>
                <w:bCs/>
              </w:rPr>
              <w:t>T0504833:DT_PACENTRE</w:t>
            </w:r>
          </w:p>
        </w:tc>
        <w:tc>
          <w:tcPr>
            <w:tcW w:w="3651" w:type="dxa"/>
          </w:tcPr>
          <w:p w14:paraId="2EB90EB4" w14:textId="77777777" w:rsidR="00952E96" w:rsidRPr="001C252D" w:rsidRDefault="00952E96" w:rsidP="00192EB5">
            <w:pPr>
              <w:pStyle w:val="GOSTTablenorm"/>
            </w:pPr>
            <w:r w:rsidRPr="001C252D">
              <w:t>-</w:t>
            </w:r>
          </w:p>
        </w:tc>
      </w:tr>
      <w:tr w:rsidR="00952E96" w:rsidRPr="001C252D" w14:paraId="4D0AA79A" w14:textId="77777777" w:rsidTr="00924BC6">
        <w:tc>
          <w:tcPr>
            <w:tcW w:w="3651" w:type="dxa"/>
          </w:tcPr>
          <w:p w14:paraId="232246DE" w14:textId="77777777" w:rsidR="00952E96" w:rsidRPr="001C252D" w:rsidRDefault="00952E96" w:rsidP="00192EB5">
            <w:pPr>
              <w:pStyle w:val="GOSTTablenorm"/>
            </w:pPr>
            <w:r w:rsidRPr="001C252D">
              <w:t>ТОФК_контрагента_Дт</w:t>
            </w:r>
          </w:p>
        </w:tc>
        <w:tc>
          <w:tcPr>
            <w:tcW w:w="1090" w:type="dxa"/>
          </w:tcPr>
          <w:p w14:paraId="75056513" w14:textId="77777777" w:rsidR="00952E96" w:rsidRPr="001C252D" w:rsidRDefault="00952E96" w:rsidP="00192EB5">
            <w:pPr>
              <w:pStyle w:val="GOSTTablenorm"/>
            </w:pPr>
            <w:r w:rsidRPr="001C252D">
              <w:rPr>
                <w:color w:val="000000"/>
              </w:rPr>
              <w:t>Нет</w:t>
            </w:r>
          </w:p>
        </w:tc>
        <w:tc>
          <w:tcPr>
            <w:tcW w:w="3651" w:type="dxa"/>
          </w:tcPr>
          <w:p w14:paraId="6B036D1B" w14:textId="77777777" w:rsidR="00952E96" w:rsidRPr="001C252D" w:rsidRDefault="00952E96" w:rsidP="00192EB5">
            <w:pPr>
              <w:pStyle w:val="GOSTTablenorm"/>
            </w:pPr>
            <w:r w:rsidRPr="001C252D">
              <w:t>ТОФК контрагента по</w:t>
            </w:r>
            <w:r w:rsidRPr="001C252D">
              <w:rPr>
                <w:bCs/>
              </w:rPr>
              <w:t xml:space="preserve"> Дт</w:t>
            </w:r>
          </w:p>
        </w:tc>
        <w:tc>
          <w:tcPr>
            <w:tcW w:w="3651" w:type="dxa"/>
          </w:tcPr>
          <w:p w14:paraId="7D7D9187" w14:textId="77777777" w:rsidR="00952E96" w:rsidRPr="001C252D" w:rsidRDefault="00952E96" w:rsidP="00192EB5">
            <w:pPr>
              <w:pStyle w:val="GOSTTablenorm"/>
            </w:pPr>
            <w:r w:rsidRPr="001C252D">
              <w:rPr>
                <w:bCs/>
              </w:rPr>
              <w:t>T0504833:DT_TOFKC</w:t>
            </w:r>
          </w:p>
        </w:tc>
        <w:tc>
          <w:tcPr>
            <w:tcW w:w="3651" w:type="dxa"/>
          </w:tcPr>
          <w:p w14:paraId="5544D776" w14:textId="77777777" w:rsidR="00952E96" w:rsidRPr="001C252D" w:rsidRDefault="00952E96" w:rsidP="00192EB5">
            <w:pPr>
              <w:pStyle w:val="GOSTTablenorm"/>
            </w:pPr>
            <w:r w:rsidRPr="001C252D">
              <w:t>-</w:t>
            </w:r>
          </w:p>
        </w:tc>
      </w:tr>
      <w:tr w:rsidR="00952E96" w:rsidRPr="001C252D" w14:paraId="20201D1B" w14:textId="77777777" w:rsidTr="00924BC6">
        <w:tc>
          <w:tcPr>
            <w:tcW w:w="3651" w:type="dxa"/>
          </w:tcPr>
          <w:p w14:paraId="2CCCA1B4" w14:textId="77777777" w:rsidR="00952E96" w:rsidRPr="001C252D" w:rsidRDefault="00952E96" w:rsidP="00192EB5">
            <w:pPr>
              <w:pStyle w:val="GOSTTablenorm"/>
            </w:pPr>
            <w:r w:rsidRPr="001C252D">
              <w:t>Период_Дт</w:t>
            </w:r>
          </w:p>
        </w:tc>
        <w:tc>
          <w:tcPr>
            <w:tcW w:w="1090" w:type="dxa"/>
          </w:tcPr>
          <w:p w14:paraId="4164394D" w14:textId="77777777" w:rsidR="00952E96" w:rsidRPr="001C252D" w:rsidRDefault="00952E96" w:rsidP="00192EB5">
            <w:pPr>
              <w:pStyle w:val="GOSTTablenorm"/>
            </w:pPr>
            <w:r w:rsidRPr="001C252D">
              <w:t>Нет</w:t>
            </w:r>
          </w:p>
        </w:tc>
        <w:tc>
          <w:tcPr>
            <w:tcW w:w="3651" w:type="dxa"/>
          </w:tcPr>
          <w:p w14:paraId="3CF720AE" w14:textId="77777777" w:rsidR="00952E96" w:rsidRPr="001C252D" w:rsidRDefault="00952E96" w:rsidP="00192EB5">
            <w:pPr>
              <w:pStyle w:val="GOSTTablenorm"/>
            </w:pPr>
            <w:r w:rsidRPr="001C252D">
              <w:t xml:space="preserve">Период по </w:t>
            </w:r>
            <w:r w:rsidRPr="001C252D">
              <w:rPr>
                <w:bCs/>
              </w:rPr>
              <w:t>Дт</w:t>
            </w:r>
          </w:p>
        </w:tc>
        <w:tc>
          <w:tcPr>
            <w:tcW w:w="3651" w:type="dxa"/>
          </w:tcPr>
          <w:p w14:paraId="6FAD87A7" w14:textId="77777777" w:rsidR="00952E96" w:rsidRPr="001C252D" w:rsidRDefault="00952E96" w:rsidP="00192EB5">
            <w:pPr>
              <w:pStyle w:val="GOSTTablenorm"/>
            </w:pPr>
            <w:r w:rsidRPr="001C252D">
              <w:rPr>
                <w:bCs/>
              </w:rPr>
              <w:t>T0504833:DT_PERIOD</w:t>
            </w:r>
          </w:p>
        </w:tc>
        <w:tc>
          <w:tcPr>
            <w:tcW w:w="3651" w:type="dxa"/>
          </w:tcPr>
          <w:p w14:paraId="6F3A06B4" w14:textId="77777777" w:rsidR="00952E96" w:rsidRPr="001C252D" w:rsidRDefault="00952E96" w:rsidP="00192EB5">
            <w:pPr>
              <w:pStyle w:val="GOSTTablenorm"/>
            </w:pPr>
            <w:r w:rsidRPr="001C252D">
              <w:t>-</w:t>
            </w:r>
          </w:p>
        </w:tc>
      </w:tr>
      <w:tr w:rsidR="00952E96" w:rsidRPr="001C252D" w14:paraId="1C4F7A8B" w14:textId="77777777" w:rsidTr="00924BC6">
        <w:tc>
          <w:tcPr>
            <w:tcW w:w="3651" w:type="dxa"/>
          </w:tcPr>
          <w:p w14:paraId="0B095613" w14:textId="77777777" w:rsidR="00952E96" w:rsidRPr="001C252D" w:rsidRDefault="00952E96" w:rsidP="00192EB5">
            <w:pPr>
              <w:pStyle w:val="GOSTTablenorm"/>
            </w:pPr>
            <w:r w:rsidRPr="001C252D">
              <w:t>Код_СКУ_корресп_Дт</w:t>
            </w:r>
          </w:p>
        </w:tc>
        <w:tc>
          <w:tcPr>
            <w:tcW w:w="1090" w:type="dxa"/>
          </w:tcPr>
          <w:p w14:paraId="0037D266" w14:textId="77777777" w:rsidR="00952E96" w:rsidRPr="001C252D" w:rsidRDefault="00952E96" w:rsidP="00192EB5">
            <w:pPr>
              <w:pStyle w:val="GOSTTablenorm"/>
            </w:pPr>
            <w:r w:rsidRPr="001C252D">
              <w:t>Нет</w:t>
            </w:r>
          </w:p>
        </w:tc>
        <w:tc>
          <w:tcPr>
            <w:tcW w:w="3651" w:type="dxa"/>
          </w:tcPr>
          <w:p w14:paraId="788F4F12" w14:textId="77777777" w:rsidR="00952E96" w:rsidRPr="001C252D" w:rsidRDefault="00952E96" w:rsidP="00192EB5">
            <w:pPr>
              <w:pStyle w:val="GOSTTablenorm"/>
            </w:pPr>
            <w:r w:rsidRPr="001C252D">
              <w:t xml:space="preserve">Код СКУ корреспондирующий по </w:t>
            </w:r>
            <w:r w:rsidRPr="001C252D">
              <w:rPr>
                <w:bCs/>
              </w:rPr>
              <w:t>Дт</w:t>
            </w:r>
          </w:p>
        </w:tc>
        <w:tc>
          <w:tcPr>
            <w:tcW w:w="3651" w:type="dxa"/>
          </w:tcPr>
          <w:p w14:paraId="2CD95257" w14:textId="77777777" w:rsidR="00952E96" w:rsidRPr="001C252D" w:rsidRDefault="00952E96" w:rsidP="00192EB5">
            <w:pPr>
              <w:pStyle w:val="GOSTTablenorm"/>
            </w:pPr>
            <w:r w:rsidRPr="001C252D">
              <w:rPr>
                <w:bCs/>
              </w:rPr>
              <w:t>T0504833:DT_ACCOUNTCORR</w:t>
            </w:r>
          </w:p>
        </w:tc>
        <w:tc>
          <w:tcPr>
            <w:tcW w:w="3651" w:type="dxa"/>
          </w:tcPr>
          <w:p w14:paraId="28388B94" w14:textId="77777777" w:rsidR="00952E96" w:rsidRPr="001C252D" w:rsidRDefault="00952E96" w:rsidP="00192EB5">
            <w:pPr>
              <w:pStyle w:val="GOSTTablenorm"/>
            </w:pPr>
            <w:r w:rsidRPr="001C252D">
              <w:t>-</w:t>
            </w:r>
          </w:p>
        </w:tc>
      </w:tr>
      <w:tr w:rsidR="00952E96" w:rsidRPr="001C252D" w14:paraId="176F4484" w14:textId="77777777" w:rsidTr="00924BC6">
        <w:tc>
          <w:tcPr>
            <w:tcW w:w="3651" w:type="dxa"/>
          </w:tcPr>
          <w:p w14:paraId="301CEECE" w14:textId="77777777" w:rsidR="00952E96" w:rsidRPr="001C252D" w:rsidRDefault="00952E96" w:rsidP="00192EB5">
            <w:pPr>
              <w:pStyle w:val="GOSTTablenorm"/>
            </w:pPr>
            <w:r w:rsidRPr="001C252D">
              <w:t>Тип_СКУ_Дт</w:t>
            </w:r>
          </w:p>
        </w:tc>
        <w:tc>
          <w:tcPr>
            <w:tcW w:w="1090" w:type="dxa"/>
          </w:tcPr>
          <w:p w14:paraId="6102132D" w14:textId="77777777" w:rsidR="00952E96" w:rsidRPr="001C252D" w:rsidRDefault="00952E96" w:rsidP="00192EB5">
            <w:pPr>
              <w:pStyle w:val="GOSTTablenorm"/>
            </w:pPr>
            <w:r w:rsidRPr="001C252D">
              <w:t>Нет</w:t>
            </w:r>
          </w:p>
        </w:tc>
        <w:tc>
          <w:tcPr>
            <w:tcW w:w="3651" w:type="dxa"/>
          </w:tcPr>
          <w:p w14:paraId="27A683FC" w14:textId="77777777" w:rsidR="00952E96" w:rsidRPr="001C252D" w:rsidRDefault="00952E96" w:rsidP="00192EB5">
            <w:pPr>
              <w:pStyle w:val="GOSTTablenorm"/>
            </w:pPr>
            <w:r w:rsidRPr="001C252D">
              <w:t>Тип СКУ по</w:t>
            </w:r>
            <w:r w:rsidRPr="001C252D">
              <w:rPr>
                <w:bCs/>
              </w:rPr>
              <w:t xml:space="preserve"> Дт</w:t>
            </w:r>
          </w:p>
        </w:tc>
        <w:tc>
          <w:tcPr>
            <w:tcW w:w="3651" w:type="dxa"/>
          </w:tcPr>
          <w:p w14:paraId="3A221DD5" w14:textId="77777777" w:rsidR="00952E96" w:rsidRPr="001C252D" w:rsidRDefault="00952E96" w:rsidP="00192EB5">
            <w:pPr>
              <w:pStyle w:val="GOSTTablenorm"/>
            </w:pPr>
            <w:r w:rsidRPr="001C252D">
              <w:rPr>
                <w:bCs/>
              </w:rPr>
              <w:t>T0504833:DT_ACCOUNTTYPE</w:t>
            </w:r>
          </w:p>
        </w:tc>
        <w:tc>
          <w:tcPr>
            <w:tcW w:w="3651" w:type="dxa"/>
          </w:tcPr>
          <w:p w14:paraId="49DF5290" w14:textId="77777777" w:rsidR="00952E96" w:rsidRPr="001C252D" w:rsidRDefault="00952E96" w:rsidP="00192EB5">
            <w:pPr>
              <w:pStyle w:val="GOSTTablenorm"/>
            </w:pPr>
            <w:r w:rsidRPr="001C252D">
              <w:t>-</w:t>
            </w:r>
          </w:p>
        </w:tc>
      </w:tr>
      <w:tr w:rsidR="00952E96" w:rsidRPr="001C252D" w14:paraId="67F20D8A" w14:textId="77777777" w:rsidTr="00924BC6">
        <w:tc>
          <w:tcPr>
            <w:tcW w:w="3651" w:type="dxa"/>
          </w:tcPr>
          <w:p w14:paraId="22A44C81" w14:textId="77777777" w:rsidR="00952E96" w:rsidRPr="001C252D" w:rsidRDefault="00952E96" w:rsidP="00192EB5">
            <w:pPr>
              <w:pStyle w:val="GOSTTablenorm"/>
            </w:pPr>
            <w:r w:rsidRPr="001C252D">
              <w:rPr>
                <w:color w:val="000000"/>
              </w:rPr>
              <w:t>ПЗО_Дт</w:t>
            </w:r>
          </w:p>
        </w:tc>
        <w:tc>
          <w:tcPr>
            <w:tcW w:w="1090" w:type="dxa"/>
          </w:tcPr>
          <w:p w14:paraId="1417AE75" w14:textId="77777777" w:rsidR="00952E96" w:rsidRPr="001C252D" w:rsidRDefault="00952E96" w:rsidP="00192EB5">
            <w:pPr>
              <w:pStyle w:val="GOSTTablenorm"/>
            </w:pPr>
            <w:r w:rsidRPr="001C252D">
              <w:rPr>
                <w:color w:val="000000"/>
              </w:rPr>
              <w:t>нет</w:t>
            </w:r>
          </w:p>
        </w:tc>
        <w:tc>
          <w:tcPr>
            <w:tcW w:w="3651" w:type="dxa"/>
          </w:tcPr>
          <w:p w14:paraId="6B8C7DD1" w14:textId="77777777" w:rsidR="00952E96" w:rsidRPr="001C252D" w:rsidRDefault="00952E96" w:rsidP="00192EB5">
            <w:pPr>
              <w:pStyle w:val="GOSTTablenorm"/>
            </w:pPr>
            <w:r w:rsidRPr="001C252D">
              <w:t>ЗО по</w:t>
            </w:r>
            <w:r w:rsidRPr="001C252D">
              <w:rPr>
                <w:bCs/>
              </w:rPr>
              <w:t xml:space="preserve"> Дт</w:t>
            </w:r>
          </w:p>
        </w:tc>
        <w:tc>
          <w:tcPr>
            <w:tcW w:w="3651" w:type="dxa"/>
          </w:tcPr>
          <w:p w14:paraId="07C3A76D" w14:textId="407D4FF4" w:rsidR="00952E96" w:rsidRPr="001C252D" w:rsidRDefault="00952E96" w:rsidP="00192EB5">
            <w:pPr>
              <w:pStyle w:val="GOSTTablenorm"/>
            </w:pPr>
            <w:r w:rsidRPr="001C252D">
              <w:rPr>
                <w:bCs/>
              </w:rPr>
              <w:t>T0504833:DT_PZO</w:t>
            </w:r>
          </w:p>
        </w:tc>
        <w:tc>
          <w:tcPr>
            <w:tcW w:w="3651" w:type="dxa"/>
          </w:tcPr>
          <w:p w14:paraId="77FAB4AB" w14:textId="77777777" w:rsidR="00952E96" w:rsidRPr="001C252D" w:rsidRDefault="00952E96" w:rsidP="00192EB5">
            <w:pPr>
              <w:pStyle w:val="GOSTTablenorm"/>
            </w:pPr>
          </w:p>
        </w:tc>
      </w:tr>
      <w:tr w:rsidR="00952E96" w:rsidRPr="001C252D" w14:paraId="7B23270D" w14:textId="77777777" w:rsidTr="00924BC6">
        <w:tc>
          <w:tcPr>
            <w:tcW w:w="3651" w:type="dxa"/>
          </w:tcPr>
          <w:p w14:paraId="4BFE4611" w14:textId="77777777" w:rsidR="00952E96" w:rsidRPr="001C252D" w:rsidRDefault="00952E96" w:rsidP="00192EB5">
            <w:pPr>
              <w:pStyle w:val="GOSTTablenorm"/>
            </w:pPr>
            <w:r w:rsidRPr="001C252D">
              <w:t>Счет_бухучет_Кт</w:t>
            </w:r>
          </w:p>
        </w:tc>
        <w:tc>
          <w:tcPr>
            <w:tcW w:w="1090" w:type="dxa"/>
          </w:tcPr>
          <w:p w14:paraId="74D2D955" w14:textId="77777777" w:rsidR="00952E96" w:rsidRPr="001C252D" w:rsidRDefault="00952E96" w:rsidP="00192EB5">
            <w:pPr>
              <w:pStyle w:val="GOSTTablenorm"/>
            </w:pPr>
            <w:r w:rsidRPr="001C252D">
              <w:t>Нет</w:t>
            </w:r>
          </w:p>
        </w:tc>
        <w:tc>
          <w:tcPr>
            <w:tcW w:w="3651" w:type="dxa"/>
          </w:tcPr>
          <w:p w14:paraId="57E885F1" w14:textId="77777777" w:rsidR="00952E96" w:rsidRPr="001C252D" w:rsidRDefault="00952E96" w:rsidP="00192EB5">
            <w:pPr>
              <w:pStyle w:val="GOSTTablenorm"/>
            </w:pPr>
            <w:r w:rsidRPr="001C252D">
              <w:t xml:space="preserve">Счет по </w:t>
            </w:r>
            <w:r w:rsidRPr="001C252D">
              <w:rPr>
                <w:bCs/>
              </w:rPr>
              <w:t>Кт</w:t>
            </w:r>
          </w:p>
        </w:tc>
        <w:tc>
          <w:tcPr>
            <w:tcW w:w="3651" w:type="dxa"/>
          </w:tcPr>
          <w:p w14:paraId="0E675654" w14:textId="7C7FFD26" w:rsidR="00952E96" w:rsidRPr="001C252D" w:rsidRDefault="00952E96" w:rsidP="00192EB5">
            <w:pPr>
              <w:pStyle w:val="GOSTTablenorm"/>
            </w:pPr>
            <w:r w:rsidRPr="001C252D">
              <w:rPr>
                <w:bCs/>
              </w:rPr>
              <w:t>T0504833:CT_ACCOUNT</w:t>
            </w:r>
          </w:p>
        </w:tc>
        <w:tc>
          <w:tcPr>
            <w:tcW w:w="3651" w:type="dxa"/>
          </w:tcPr>
          <w:p w14:paraId="2D679DF2" w14:textId="77777777" w:rsidR="00952E96" w:rsidRPr="001C252D" w:rsidRDefault="00952E96" w:rsidP="00192EB5">
            <w:pPr>
              <w:pStyle w:val="GOSTTablenorm"/>
            </w:pPr>
            <w:r w:rsidRPr="001C252D">
              <w:t>-</w:t>
            </w:r>
          </w:p>
        </w:tc>
      </w:tr>
      <w:tr w:rsidR="00952E96" w:rsidRPr="001C252D" w14:paraId="29985073" w14:textId="77777777" w:rsidTr="00924BC6">
        <w:tc>
          <w:tcPr>
            <w:tcW w:w="3651" w:type="dxa"/>
          </w:tcPr>
          <w:p w14:paraId="0E9E0B45" w14:textId="77777777" w:rsidR="00952E96" w:rsidRPr="001C252D" w:rsidRDefault="00952E96" w:rsidP="00192EB5">
            <w:pPr>
              <w:pStyle w:val="GOSTTablenorm"/>
            </w:pPr>
            <w:r w:rsidRPr="001C252D">
              <w:t>ОКТМО_КС_Кт</w:t>
            </w:r>
          </w:p>
        </w:tc>
        <w:tc>
          <w:tcPr>
            <w:tcW w:w="1090" w:type="dxa"/>
          </w:tcPr>
          <w:p w14:paraId="60231F1F" w14:textId="77777777" w:rsidR="00952E96" w:rsidRPr="001C252D" w:rsidRDefault="00952E96" w:rsidP="00192EB5">
            <w:pPr>
              <w:pStyle w:val="GOSTTablenorm"/>
            </w:pPr>
            <w:r w:rsidRPr="001C252D">
              <w:t>Нет</w:t>
            </w:r>
          </w:p>
        </w:tc>
        <w:tc>
          <w:tcPr>
            <w:tcW w:w="3651" w:type="dxa"/>
          </w:tcPr>
          <w:p w14:paraId="3E6DC5EC" w14:textId="77777777" w:rsidR="00952E96" w:rsidRPr="001C252D" w:rsidRDefault="00952E96" w:rsidP="00192EB5">
            <w:pPr>
              <w:pStyle w:val="GOSTTablenorm"/>
            </w:pPr>
            <w:r w:rsidRPr="001C252D">
              <w:t xml:space="preserve">ОКТМО КС по </w:t>
            </w:r>
            <w:r w:rsidRPr="001C252D">
              <w:rPr>
                <w:bCs/>
              </w:rPr>
              <w:t>Кт</w:t>
            </w:r>
          </w:p>
        </w:tc>
        <w:tc>
          <w:tcPr>
            <w:tcW w:w="3651" w:type="dxa"/>
          </w:tcPr>
          <w:p w14:paraId="144ECA86" w14:textId="711BCC12" w:rsidR="00952E96" w:rsidRPr="001C252D" w:rsidRDefault="00952E96" w:rsidP="00192EB5">
            <w:pPr>
              <w:pStyle w:val="GOSTTablenorm"/>
            </w:pPr>
            <w:r w:rsidRPr="001C252D">
              <w:rPr>
                <w:bCs/>
              </w:rPr>
              <w:t>T0504833:CT_OKTMOKS</w:t>
            </w:r>
          </w:p>
        </w:tc>
        <w:tc>
          <w:tcPr>
            <w:tcW w:w="3651" w:type="dxa"/>
          </w:tcPr>
          <w:p w14:paraId="2DBC3DB7" w14:textId="77777777" w:rsidR="00952E96" w:rsidRPr="001C252D" w:rsidRDefault="00952E96" w:rsidP="00192EB5">
            <w:pPr>
              <w:pStyle w:val="GOSTTablenorm"/>
            </w:pPr>
            <w:r w:rsidRPr="001C252D">
              <w:t>-</w:t>
            </w:r>
          </w:p>
        </w:tc>
      </w:tr>
      <w:tr w:rsidR="00952E96" w:rsidRPr="001C252D" w14:paraId="2E5D479F" w14:textId="77777777" w:rsidTr="00924BC6">
        <w:tc>
          <w:tcPr>
            <w:tcW w:w="3651" w:type="dxa"/>
          </w:tcPr>
          <w:p w14:paraId="535323BE" w14:textId="77777777" w:rsidR="00952E96" w:rsidRPr="001C252D" w:rsidRDefault="00952E96" w:rsidP="00192EB5">
            <w:pPr>
              <w:pStyle w:val="GOSTTablenorm"/>
            </w:pPr>
            <w:r w:rsidRPr="001C252D">
              <w:rPr>
                <w:color w:val="000000"/>
              </w:rPr>
              <w:t>ЛС_Кт</w:t>
            </w:r>
          </w:p>
        </w:tc>
        <w:tc>
          <w:tcPr>
            <w:tcW w:w="1090" w:type="dxa"/>
          </w:tcPr>
          <w:p w14:paraId="378F134E" w14:textId="77777777" w:rsidR="00952E96" w:rsidRPr="001C252D" w:rsidRDefault="00952E96" w:rsidP="00192EB5">
            <w:pPr>
              <w:pStyle w:val="GOSTTablenorm"/>
            </w:pPr>
            <w:r w:rsidRPr="001C252D">
              <w:rPr>
                <w:color w:val="000000"/>
              </w:rPr>
              <w:t>Нет</w:t>
            </w:r>
          </w:p>
        </w:tc>
        <w:tc>
          <w:tcPr>
            <w:tcW w:w="3651" w:type="dxa"/>
          </w:tcPr>
          <w:p w14:paraId="06E464AA" w14:textId="77777777" w:rsidR="00952E96" w:rsidRPr="001C252D" w:rsidRDefault="00952E96" w:rsidP="00192EB5">
            <w:pPr>
              <w:pStyle w:val="GOSTTablenorm"/>
            </w:pPr>
            <w:r w:rsidRPr="001C252D">
              <w:t xml:space="preserve">ЛС по </w:t>
            </w:r>
            <w:r w:rsidRPr="001C252D">
              <w:rPr>
                <w:bCs/>
              </w:rPr>
              <w:t>Кт</w:t>
            </w:r>
          </w:p>
        </w:tc>
        <w:tc>
          <w:tcPr>
            <w:tcW w:w="3651" w:type="dxa"/>
          </w:tcPr>
          <w:p w14:paraId="02F6929F" w14:textId="77777777" w:rsidR="00952E96" w:rsidRPr="001C252D" w:rsidRDefault="00952E96" w:rsidP="00192EB5">
            <w:pPr>
              <w:pStyle w:val="GOSTTablenorm"/>
            </w:pPr>
            <w:r w:rsidRPr="001C252D">
              <w:rPr>
                <w:bCs/>
              </w:rPr>
              <w:t>T0504833:</w:t>
            </w:r>
            <w:r w:rsidRPr="001C252D">
              <w:rPr>
                <w:bCs/>
                <w:lang w:val="en-US"/>
              </w:rPr>
              <w:t>CT</w:t>
            </w:r>
            <w:r w:rsidRPr="001C252D">
              <w:rPr>
                <w:bCs/>
              </w:rPr>
              <w:t>_LS</w:t>
            </w:r>
          </w:p>
        </w:tc>
        <w:tc>
          <w:tcPr>
            <w:tcW w:w="3651" w:type="dxa"/>
          </w:tcPr>
          <w:p w14:paraId="48638E77" w14:textId="77777777" w:rsidR="00952E96" w:rsidRPr="001C252D" w:rsidRDefault="00952E96" w:rsidP="00192EB5">
            <w:pPr>
              <w:pStyle w:val="GOSTTablenorm"/>
            </w:pPr>
            <w:r w:rsidRPr="001C252D">
              <w:t>-</w:t>
            </w:r>
          </w:p>
        </w:tc>
      </w:tr>
      <w:tr w:rsidR="00952E96" w:rsidRPr="001C252D" w14:paraId="60CB2888" w14:textId="77777777" w:rsidTr="00924BC6">
        <w:tc>
          <w:tcPr>
            <w:tcW w:w="3651" w:type="dxa"/>
          </w:tcPr>
          <w:p w14:paraId="4B9167D1" w14:textId="77777777" w:rsidR="00952E96" w:rsidRPr="001C252D" w:rsidRDefault="00952E96" w:rsidP="00192EB5">
            <w:pPr>
              <w:pStyle w:val="GOSTTablenorm"/>
            </w:pPr>
            <w:r w:rsidRPr="001C252D">
              <w:t>Аналитический_код_СКУ_Кт</w:t>
            </w:r>
          </w:p>
        </w:tc>
        <w:tc>
          <w:tcPr>
            <w:tcW w:w="1090" w:type="dxa"/>
          </w:tcPr>
          <w:p w14:paraId="24489A97" w14:textId="77777777" w:rsidR="00952E96" w:rsidRPr="001C252D" w:rsidRDefault="00952E96" w:rsidP="00192EB5">
            <w:pPr>
              <w:pStyle w:val="GOSTTablenorm"/>
            </w:pPr>
            <w:r w:rsidRPr="001C252D">
              <w:t>Нет</w:t>
            </w:r>
          </w:p>
        </w:tc>
        <w:tc>
          <w:tcPr>
            <w:tcW w:w="3651" w:type="dxa"/>
          </w:tcPr>
          <w:p w14:paraId="105F4848" w14:textId="77777777" w:rsidR="00952E96" w:rsidRPr="001C252D" w:rsidRDefault="00952E96" w:rsidP="00192EB5">
            <w:pPr>
              <w:pStyle w:val="GOSTTablenorm"/>
            </w:pPr>
            <w:r w:rsidRPr="001C252D">
              <w:t xml:space="preserve">Аналитический код СКУ по </w:t>
            </w:r>
            <w:r w:rsidRPr="001C252D">
              <w:rPr>
                <w:bCs/>
              </w:rPr>
              <w:t>Кт</w:t>
            </w:r>
          </w:p>
        </w:tc>
        <w:tc>
          <w:tcPr>
            <w:tcW w:w="3651" w:type="dxa"/>
          </w:tcPr>
          <w:p w14:paraId="3264B930" w14:textId="71B39E3D" w:rsidR="00952E96" w:rsidRPr="001C252D" w:rsidRDefault="00952E96" w:rsidP="00192EB5">
            <w:pPr>
              <w:pStyle w:val="GOSTTablenorm"/>
            </w:pPr>
            <w:r w:rsidRPr="001C252D">
              <w:rPr>
                <w:bCs/>
              </w:rPr>
              <w:t>T0504833:CT_ANALITCODESKU</w:t>
            </w:r>
          </w:p>
        </w:tc>
        <w:tc>
          <w:tcPr>
            <w:tcW w:w="3651" w:type="dxa"/>
          </w:tcPr>
          <w:p w14:paraId="5D2147C5" w14:textId="77777777" w:rsidR="00952E96" w:rsidRPr="001C252D" w:rsidRDefault="00952E96" w:rsidP="00192EB5">
            <w:pPr>
              <w:pStyle w:val="GOSTTablenorm"/>
            </w:pPr>
            <w:r w:rsidRPr="001C252D">
              <w:t>-</w:t>
            </w:r>
          </w:p>
        </w:tc>
      </w:tr>
      <w:tr w:rsidR="00952E96" w:rsidRPr="001C252D" w14:paraId="1525A85C" w14:textId="77777777" w:rsidTr="00924BC6">
        <w:tc>
          <w:tcPr>
            <w:tcW w:w="3651" w:type="dxa"/>
            <w:vAlign w:val="center"/>
          </w:tcPr>
          <w:p w14:paraId="6CDECCAF" w14:textId="77777777" w:rsidR="00952E96" w:rsidRPr="001C252D" w:rsidRDefault="00952E96" w:rsidP="00192EB5">
            <w:pPr>
              <w:pStyle w:val="GOSTTablenorm"/>
            </w:pPr>
            <w:r w:rsidRPr="001C252D">
              <w:rPr>
                <w:color w:val="000000"/>
              </w:rPr>
              <w:t>КБК_Кт</w:t>
            </w:r>
          </w:p>
        </w:tc>
        <w:tc>
          <w:tcPr>
            <w:tcW w:w="1090" w:type="dxa"/>
            <w:vAlign w:val="center"/>
          </w:tcPr>
          <w:p w14:paraId="3A5F4944" w14:textId="77777777" w:rsidR="00952E96" w:rsidRPr="001C252D" w:rsidRDefault="00952E96" w:rsidP="00192EB5">
            <w:pPr>
              <w:pStyle w:val="GOSTTablenorm"/>
            </w:pPr>
            <w:r w:rsidRPr="001C252D">
              <w:rPr>
                <w:color w:val="000000"/>
              </w:rPr>
              <w:t>Нет</w:t>
            </w:r>
          </w:p>
        </w:tc>
        <w:tc>
          <w:tcPr>
            <w:tcW w:w="3651" w:type="dxa"/>
          </w:tcPr>
          <w:p w14:paraId="748A7A8F" w14:textId="77777777" w:rsidR="00952E96" w:rsidRPr="001C252D" w:rsidRDefault="00952E96" w:rsidP="00192EB5">
            <w:pPr>
              <w:pStyle w:val="GOSTTablenorm"/>
            </w:pPr>
            <w:r w:rsidRPr="001C252D">
              <w:t xml:space="preserve">КБК по </w:t>
            </w:r>
            <w:r w:rsidRPr="001C252D">
              <w:rPr>
                <w:bCs/>
              </w:rPr>
              <w:t>Кт</w:t>
            </w:r>
          </w:p>
        </w:tc>
        <w:tc>
          <w:tcPr>
            <w:tcW w:w="3651" w:type="dxa"/>
          </w:tcPr>
          <w:p w14:paraId="7F8CBD60" w14:textId="77777777" w:rsidR="00952E96" w:rsidRPr="001C252D" w:rsidRDefault="00952E96" w:rsidP="00192EB5">
            <w:pPr>
              <w:pStyle w:val="GOSTTablenorm"/>
            </w:pPr>
            <w:r w:rsidRPr="001C252D">
              <w:rPr>
                <w:bCs/>
              </w:rPr>
              <w:t>T0504833:CT_KBK</w:t>
            </w:r>
          </w:p>
        </w:tc>
        <w:tc>
          <w:tcPr>
            <w:tcW w:w="3651" w:type="dxa"/>
          </w:tcPr>
          <w:p w14:paraId="554A0EC6" w14:textId="77777777" w:rsidR="00952E96" w:rsidRPr="001C252D" w:rsidRDefault="00952E96" w:rsidP="00192EB5">
            <w:pPr>
              <w:pStyle w:val="GOSTTablenorm"/>
            </w:pPr>
            <w:r w:rsidRPr="001C252D">
              <w:t>-</w:t>
            </w:r>
          </w:p>
        </w:tc>
      </w:tr>
      <w:tr w:rsidR="00952E96" w:rsidRPr="001C252D" w14:paraId="7A09484D" w14:textId="77777777" w:rsidTr="00924BC6">
        <w:tc>
          <w:tcPr>
            <w:tcW w:w="3651" w:type="dxa"/>
          </w:tcPr>
          <w:p w14:paraId="60B89083" w14:textId="77777777" w:rsidR="00952E96" w:rsidRPr="001C252D" w:rsidRDefault="00952E96" w:rsidP="00192EB5">
            <w:pPr>
              <w:pStyle w:val="GOSTTablenorm"/>
            </w:pPr>
            <w:r w:rsidRPr="001C252D">
              <w:t>Тип_КБК_Кт</w:t>
            </w:r>
          </w:p>
        </w:tc>
        <w:tc>
          <w:tcPr>
            <w:tcW w:w="1090" w:type="dxa"/>
          </w:tcPr>
          <w:p w14:paraId="238CC92F" w14:textId="77777777" w:rsidR="00952E96" w:rsidRPr="001C252D" w:rsidRDefault="00952E96" w:rsidP="00192EB5">
            <w:pPr>
              <w:pStyle w:val="GOSTTablenorm"/>
            </w:pPr>
            <w:r w:rsidRPr="001C252D">
              <w:t>Нет</w:t>
            </w:r>
          </w:p>
        </w:tc>
        <w:tc>
          <w:tcPr>
            <w:tcW w:w="3651" w:type="dxa"/>
          </w:tcPr>
          <w:p w14:paraId="6B0ED083" w14:textId="77777777" w:rsidR="00952E96" w:rsidRPr="001C252D" w:rsidRDefault="00952E96" w:rsidP="00192EB5">
            <w:pPr>
              <w:pStyle w:val="GOSTTablenorm"/>
            </w:pPr>
            <w:r w:rsidRPr="001C252D">
              <w:t>Тип КБК по Кт</w:t>
            </w:r>
          </w:p>
        </w:tc>
        <w:tc>
          <w:tcPr>
            <w:tcW w:w="3651" w:type="dxa"/>
          </w:tcPr>
          <w:p w14:paraId="32621386" w14:textId="77777777" w:rsidR="00952E96" w:rsidRPr="001C252D" w:rsidRDefault="00952E96" w:rsidP="00192EB5">
            <w:pPr>
              <w:pStyle w:val="GOSTTablenorm"/>
            </w:pPr>
            <w:r w:rsidRPr="001C252D">
              <w:rPr>
                <w:bCs/>
              </w:rPr>
              <w:t>T0504833:CT_</w:t>
            </w:r>
            <w:r w:rsidRPr="001C252D">
              <w:rPr>
                <w:bCs/>
                <w:lang w:val="en-US"/>
              </w:rPr>
              <w:t>TYPE</w:t>
            </w:r>
            <w:r w:rsidRPr="001C252D">
              <w:rPr>
                <w:bCs/>
              </w:rPr>
              <w:t>KBK</w:t>
            </w:r>
          </w:p>
        </w:tc>
        <w:tc>
          <w:tcPr>
            <w:tcW w:w="3651" w:type="dxa"/>
          </w:tcPr>
          <w:p w14:paraId="7793BEBD" w14:textId="77777777" w:rsidR="00952E96" w:rsidRPr="001C252D" w:rsidRDefault="00952E96" w:rsidP="00192EB5">
            <w:pPr>
              <w:pStyle w:val="GOSTTablenorm"/>
            </w:pPr>
            <w:r w:rsidRPr="001C252D">
              <w:t>-</w:t>
            </w:r>
          </w:p>
        </w:tc>
      </w:tr>
      <w:tr w:rsidR="00952E96" w:rsidRPr="001C252D" w14:paraId="7BDFA0F4" w14:textId="77777777" w:rsidTr="00924BC6">
        <w:tc>
          <w:tcPr>
            <w:tcW w:w="3651" w:type="dxa"/>
          </w:tcPr>
          <w:p w14:paraId="2E1DAFAC" w14:textId="4E260F01" w:rsidR="00952E96" w:rsidRPr="001C252D" w:rsidRDefault="00952E96" w:rsidP="00192EB5">
            <w:pPr>
              <w:pStyle w:val="GOSTTablenorm"/>
            </w:pPr>
            <w:r w:rsidRPr="007E53C7">
              <w:rPr>
                <w:highlight w:val="cyan"/>
              </w:rPr>
              <w:t>Код_валюты_</w:t>
            </w:r>
            <w:r>
              <w:rPr>
                <w:highlight w:val="cyan"/>
              </w:rPr>
              <w:t>К</w:t>
            </w:r>
            <w:r w:rsidRPr="007E53C7">
              <w:rPr>
                <w:highlight w:val="cyan"/>
              </w:rPr>
              <w:t>т</w:t>
            </w:r>
          </w:p>
        </w:tc>
        <w:tc>
          <w:tcPr>
            <w:tcW w:w="1090" w:type="dxa"/>
          </w:tcPr>
          <w:p w14:paraId="43E91427" w14:textId="251A736E" w:rsidR="00952E96" w:rsidRPr="001C252D" w:rsidRDefault="00952E96" w:rsidP="00192EB5">
            <w:pPr>
              <w:pStyle w:val="GOSTTablenorm"/>
            </w:pPr>
            <w:r>
              <w:t>Нет</w:t>
            </w:r>
          </w:p>
        </w:tc>
        <w:tc>
          <w:tcPr>
            <w:tcW w:w="3651" w:type="dxa"/>
          </w:tcPr>
          <w:p w14:paraId="5FB6FE9F" w14:textId="02CB032E" w:rsidR="00952E96" w:rsidRPr="001C252D" w:rsidRDefault="00952E96" w:rsidP="00192EB5">
            <w:pPr>
              <w:pStyle w:val="GOSTTablenorm"/>
            </w:pPr>
            <w:r>
              <w:t>Код валюты по Кт</w:t>
            </w:r>
          </w:p>
        </w:tc>
        <w:tc>
          <w:tcPr>
            <w:tcW w:w="3651" w:type="dxa"/>
          </w:tcPr>
          <w:p w14:paraId="0A530D88" w14:textId="4145A260" w:rsidR="00952E96" w:rsidRPr="001C252D" w:rsidRDefault="00952E96" w:rsidP="00192EB5">
            <w:pPr>
              <w:pStyle w:val="GOSTTablenorm"/>
              <w:rPr>
                <w:bCs/>
              </w:rPr>
            </w:pPr>
            <w:r w:rsidRPr="00A57119">
              <w:rPr>
                <w:bCs/>
              </w:rPr>
              <w:t>T0504833:</w:t>
            </w:r>
            <w:r>
              <w:rPr>
                <w:bCs/>
                <w:lang w:val="en-US"/>
              </w:rPr>
              <w:t>C</w:t>
            </w:r>
            <w:r w:rsidRPr="00A57119">
              <w:rPr>
                <w:bCs/>
              </w:rPr>
              <w:t>T_VALCODE</w:t>
            </w:r>
          </w:p>
        </w:tc>
        <w:tc>
          <w:tcPr>
            <w:tcW w:w="3651" w:type="dxa"/>
          </w:tcPr>
          <w:p w14:paraId="2F3ABFDF" w14:textId="27730C3A" w:rsidR="00952E96" w:rsidRPr="001C252D" w:rsidRDefault="00952E96" w:rsidP="00192EB5">
            <w:pPr>
              <w:pStyle w:val="GOSTTablenorm"/>
            </w:pPr>
            <w:r>
              <w:t>-</w:t>
            </w:r>
          </w:p>
        </w:tc>
      </w:tr>
      <w:tr w:rsidR="00952E96" w:rsidRPr="001C252D" w14:paraId="28D194A9" w14:textId="77777777" w:rsidTr="00924BC6">
        <w:tc>
          <w:tcPr>
            <w:tcW w:w="3651" w:type="dxa"/>
          </w:tcPr>
          <w:p w14:paraId="5127A4B0" w14:textId="77777777" w:rsidR="00952E96" w:rsidRPr="001C252D" w:rsidRDefault="00952E96" w:rsidP="00192EB5">
            <w:pPr>
              <w:pStyle w:val="GOSTTablenorm"/>
            </w:pPr>
            <w:r w:rsidRPr="001C252D">
              <w:t>ТОФК_КС_Кт</w:t>
            </w:r>
          </w:p>
        </w:tc>
        <w:tc>
          <w:tcPr>
            <w:tcW w:w="1090" w:type="dxa"/>
          </w:tcPr>
          <w:p w14:paraId="78E5D15F" w14:textId="77777777" w:rsidR="00952E96" w:rsidRPr="001C252D" w:rsidRDefault="00952E96" w:rsidP="00192EB5">
            <w:pPr>
              <w:pStyle w:val="GOSTTablenorm"/>
            </w:pPr>
            <w:r w:rsidRPr="001C252D">
              <w:t>Нет</w:t>
            </w:r>
          </w:p>
        </w:tc>
        <w:tc>
          <w:tcPr>
            <w:tcW w:w="3651" w:type="dxa"/>
          </w:tcPr>
          <w:p w14:paraId="239E16C2" w14:textId="77777777" w:rsidR="00952E96" w:rsidRPr="001C252D" w:rsidRDefault="00952E96" w:rsidP="00192EB5">
            <w:pPr>
              <w:pStyle w:val="GOSTTablenorm"/>
            </w:pPr>
            <w:r w:rsidRPr="001C252D">
              <w:t xml:space="preserve">ТОФК КС по </w:t>
            </w:r>
            <w:r w:rsidRPr="001C252D">
              <w:rPr>
                <w:bCs/>
              </w:rPr>
              <w:t>Кт</w:t>
            </w:r>
          </w:p>
        </w:tc>
        <w:tc>
          <w:tcPr>
            <w:tcW w:w="3651" w:type="dxa"/>
          </w:tcPr>
          <w:p w14:paraId="02DBE407" w14:textId="5EBAA78F" w:rsidR="00952E96" w:rsidRPr="001C252D" w:rsidRDefault="00952E96" w:rsidP="00192EB5">
            <w:pPr>
              <w:pStyle w:val="GOSTTablenorm"/>
            </w:pPr>
            <w:r w:rsidRPr="001C252D">
              <w:rPr>
                <w:bCs/>
              </w:rPr>
              <w:t>T0504833:CT_TOFKKS</w:t>
            </w:r>
          </w:p>
        </w:tc>
        <w:tc>
          <w:tcPr>
            <w:tcW w:w="3651" w:type="dxa"/>
          </w:tcPr>
          <w:p w14:paraId="48C781F6" w14:textId="77777777" w:rsidR="00952E96" w:rsidRPr="001C252D" w:rsidRDefault="00952E96" w:rsidP="00192EB5">
            <w:pPr>
              <w:pStyle w:val="GOSTTablenorm"/>
            </w:pPr>
            <w:r w:rsidRPr="001C252D">
              <w:t>-</w:t>
            </w:r>
          </w:p>
        </w:tc>
      </w:tr>
      <w:tr w:rsidR="00952E96" w:rsidRPr="001C252D" w14:paraId="615D4EB3" w14:textId="77777777" w:rsidTr="00924BC6">
        <w:tc>
          <w:tcPr>
            <w:tcW w:w="3651" w:type="dxa"/>
          </w:tcPr>
          <w:p w14:paraId="0B40DD28" w14:textId="77777777" w:rsidR="00952E96" w:rsidRPr="001C252D" w:rsidRDefault="00952E96" w:rsidP="00192EB5">
            <w:pPr>
              <w:pStyle w:val="GOSTTablenorm"/>
            </w:pPr>
            <w:r w:rsidRPr="001C252D">
              <w:rPr>
                <w:color w:val="000000"/>
              </w:rPr>
              <w:t>Порядк_номер_КС_Кт</w:t>
            </w:r>
          </w:p>
        </w:tc>
        <w:tc>
          <w:tcPr>
            <w:tcW w:w="1090" w:type="dxa"/>
          </w:tcPr>
          <w:p w14:paraId="5270FF21" w14:textId="77777777" w:rsidR="00952E96" w:rsidRPr="001C252D" w:rsidRDefault="00952E96" w:rsidP="00192EB5">
            <w:pPr>
              <w:pStyle w:val="GOSTTablenorm"/>
            </w:pPr>
            <w:r w:rsidRPr="001C252D">
              <w:t>Нет</w:t>
            </w:r>
          </w:p>
        </w:tc>
        <w:tc>
          <w:tcPr>
            <w:tcW w:w="3651" w:type="dxa"/>
          </w:tcPr>
          <w:p w14:paraId="53F86649" w14:textId="77777777" w:rsidR="00952E96" w:rsidRPr="001C252D" w:rsidRDefault="00952E96" w:rsidP="00192EB5">
            <w:pPr>
              <w:pStyle w:val="GOSTTablenorm"/>
            </w:pPr>
            <w:r w:rsidRPr="001C252D">
              <w:t xml:space="preserve">Порядковый номер КС по </w:t>
            </w:r>
            <w:r w:rsidRPr="001C252D">
              <w:rPr>
                <w:bCs/>
              </w:rPr>
              <w:t>Кт</w:t>
            </w:r>
          </w:p>
        </w:tc>
        <w:tc>
          <w:tcPr>
            <w:tcW w:w="3651" w:type="dxa"/>
          </w:tcPr>
          <w:p w14:paraId="7B78DB6D" w14:textId="5EEDDA60" w:rsidR="00952E96" w:rsidRPr="001C252D" w:rsidRDefault="00952E96" w:rsidP="00192EB5">
            <w:pPr>
              <w:pStyle w:val="GOSTTablenorm"/>
            </w:pPr>
            <w:r w:rsidRPr="001C252D">
              <w:rPr>
                <w:bCs/>
              </w:rPr>
              <w:t>T0504833:CT_PNKS</w:t>
            </w:r>
          </w:p>
        </w:tc>
        <w:tc>
          <w:tcPr>
            <w:tcW w:w="3651" w:type="dxa"/>
          </w:tcPr>
          <w:p w14:paraId="6686EDCA" w14:textId="77777777" w:rsidR="00952E96" w:rsidRPr="001C252D" w:rsidRDefault="00952E96" w:rsidP="00192EB5">
            <w:pPr>
              <w:pStyle w:val="GOSTTablenorm"/>
            </w:pPr>
            <w:r w:rsidRPr="001C252D">
              <w:t>-</w:t>
            </w:r>
          </w:p>
        </w:tc>
      </w:tr>
      <w:tr w:rsidR="00952E96" w:rsidRPr="001C252D" w14:paraId="498CE405" w14:textId="77777777" w:rsidTr="00924BC6">
        <w:tc>
          <w:tcPr>
            <w:tcW w:w="3651" w:type="dxa"/>
          </w:tcPr>
          <w:p w14:paraId="53A10D95" w14:textId="77777777" w:rsidR="00952E96" w:rsidRPr="001C252D" w:rsidRDefault="00952E96" w:rsidP="00192EB5">
            <w:pPr>
              <w:pStyle w:val="GOSTTablenorm"/>
            </w:pPr>
            <w:r w:rsidRPr="001C252D">
              <w:rPr>
                <w:color w:val="000000"/>
              </w:rPr>
              <w:t>ОКТМО_Кт</w:t>
            </w:r>
          </w:p>
        </w:tc>
        <w:tc>
          <w:tcPr>
            <w:tcW w:w="1090" w:type="dxa"/>
          </w:tcPr>
          <w:p w14:paraId="6492DDD3" w14:textId="77777777" w:rsidR="00952E96" w:rsidRPr="001C252D" w:rsidRDefault="00952E96" w:rsidP="00192EB5">
            <w:pPr>
              <w:pStyle w:val="GOSTTablenorm"/>
            </w:pPr>
            <w:r w:rsidRPr="001C252D">
              <w:rPr>
                <w:color w:val="000000"/>
              </w:rPr>
              <w:t>Нет</w:t>
            </w:r>
          </w:p>
        </w:tc>
        <w:tc>
          <w:tcPr>
            <w:tcW w:w="3651" w:type="dxa"/>
          </w:tcPr>
          <w:p w14:paraId="7154D98A" w14:textId="77777777" w:rsidR="00952E96" w:rsidRPr="001C252D" w:rsidRDefault="00952E96" w:rsidP="00192EB5">
            <w:pPr>
              <w:pStyle w:val="GOSTTablenorm"/>
            </w:pPr>
            <w:r w:rsidRPr="001C252D">
              <w:t xml:space="preserve">ОКТМО по </w:t>
            </w:r>
            <w:r w:rsidRPr="001C252D">
              <w:rPr>
                <w:bCs/>
              </w:rPr>
              <w:t>Кт</w:t>
            </w:r>
          </w:p>
        </w:tc>
        <w:tc>
          <w:tcPr>
            <w:tcW w:w="3651" w:type="dxa"/>
          </w:tcPr>
          <w:p w14:paraId="5F2A86EE" w14:textId="77777777" w:rsidR="00952E96" w:rsidRPr="001C252D" w:rsidRDefault="00952E96" w:rsidP="00192EB5">
            <w:pPr>
              <w:pStyle w:val="GOSTTablenorm"/>
            </w:pPr>
            <w:r w:rsidRPr="001C252D">
              <w:rPr>
                <w:bCs/>
              </w:rPr>
              <w:t>T0504833:CT_OKTMO</w:t>
            </w:r>
          </w:p>
        </w:tc>
        <w:tc>
          <w:tcPr>
            <w:tcW w:w="3651" w:type="dxa"/>
          </w:tcPr>
          <w:p w14:paraId="7D8745C7" w14:textId="77777777" w:rsidR="00952E96" w:rsidRPr="001C252D" w:rsidRDefault="00952E96" w:rsidP="00192EB5">
            <w:pPr>
              <w:pStyle w:val="GOSTTablenorm"/>
            </w:pPr>
            <w:r w:rsidRPr="001C252D">
              <w:t>-</w:t>
            </w:r>
          </w:p>
        </w:tc>
      </w:tr>
      <w:tr w:rsidR="00952E96" w:rsidRPr="001C252D" w14:paraId="26C5368B" w14:textId="77777777" w:rsidTr="00924BC6">
        <w:tc>
          <w:tcPr>
            <w:tcW w:w="3651" w:type="dxa"/>
          </w:tcPr>
          <w:p w14:paraId="3D14700E" w14:textId="77777777" w:rsidR="00952E96" w:rsidRPr="001C252D" w:rsidRDefault="00952E96" w:rsidP="00192EB5">
            <w:pPr>
              <w:pStyle w:val="GOSTTablenorm"/>
            </w:pPr>
            <w:r w:rsidRPr="001C252D">
              <w:rPr>
                <w:color w:val="000000"/>
              </w:rPr>
              <w:lastRenderedPageBreak/>
              <w:t>КЦ_Кт</w:t>
            </w:r>
          </w:p>
        </w:tc>
        <w:tc>
          <w:tcPr>
            <w:tcW w:w="1090" w:type="dxa"/>
          </w:tcPr>
          <w:p w14:paraId="541B9390" w14:textId="77777777" w:rsidR="00952E96" w:rsidRPr="001C252D" w:rsidRDefault="00952E96" w:rsidP="00192EB5">
            <w:pPr>
              <w:pStyle w:val="GOSTTablenorm"/>
            </w:pPr>
            <w:r w:rsidRPr="001C252D">
              <w:rPr>
                <w:color w:val="000000"/>
              </w:rPr>
              <w:t>Нет</w:t>
            </w:r>
          </w:p>
        </w:tc>
        <w:tc>
          <w:tcPr>
            <w:tcW w:w="3651" w:type="dxa"/>
          </w:tcPr>
          <w:p w14:paraId="40F8EA48" w14:textId="77777777" w:rsidR="00952E96" w:rsidRPr="001C252D" w:rsidRDefault="00952E96" w:rsidP="00192EB5">
            <w:pPr>
              <w:pStyle w:val="GOSTTablenorm"/>
            </w:pPr>
            <w:r w:rsidRPr="001C252D">
              <w:t xml:space="preserve">Код цели по </w:t>
            </w:r>
            <w:r w:rsidRPr="001C252D">
              <w:rPr>
                <w:bCs/>
              </w:rPr>
              <w:t>Кт</w:t>
            </w:r>
          </w:p>
        </w:tc>
        <w:tc>
          <w:tcPr>
            <w:tcW w:w="3651" w:type="dxa"/>
          </w:tcPr>
          <w:p w14:paraId="2840A65F" w14:textId="77777777" w:rsidR="00952E96" w:rsidRPr="001C252D" w:rsidRDefault="00952E96" w:rsidP="00192EB5">
            <w:pPr>
              <w:pStyle w:val="GOSTTablenorm"/>
            </w:pPr>
            <w:r w:rsidRPr="001C252D">
              <w:rPr>
                <w:bCs/>
              </w:rPr>
              <w:t>T0504833:CT_TARGETCODE</w:t>
            </w:r>
          </w:p>
        </w:tc>
        <w:tc>
          <w:tcPr>
            <w:tcW w:w="3651" w:type="dxa"/>
          </w:tcPr>
          <w:p w14:paraId="533B58A9" w14:textId="77777777" w:rsidR="00952E96" w:rsidRPr="001C252D" w:rsidRDefault="00952E96" w:rsidP="00192EB5">
            <w:pPr>
              <w:pStyle w:val="GOSTTablenorm"/>
            </w:pPr>
            <w:r w:rsidRPr="001C252D">
              <w:t>-</w:t>
            </w:r>
          </w:p>
        </w:tc>
      </w:tr>
      <w:tr w:rsidR="00952E96" w:rsidRPr="001C252D" w14:paraId="5B39CEDC" w14:textId="77777777" w:rsidTr="00924BC6">
        <w:tc>
          <w:tcPr>
            <w:tcW w:w="3651" w:type="dxa"/>
          </w:tcPr>
          <w:p w14:paraId="76CA4297" w14:textId="77777777" w:rsidR="00952E96" w:rsidRPr="001C252D" w:rsidRDefault="00952E96" w:rsidP="00192EB5">
            <w:pPr>
              <w:pStyle w:val="GOSTTablenorm"/>
            </w:pPr>
            <w:r w:rsidRPr="001C252D">
              <w:t>БС_К</w:t>
            </w:r>
            <w:r w:rsidRPr="001C252D">
              <w:rPr>
                <w:bCs/>
              </w:rPr>
              <w:t>т</w:t>
            </w:r>
          </w:p>
        </w:tc>
        <w:tc>
          <w:tcPr>
            <w:tcW w:w="1090" w:type="dxa"/>
          </w:tcPr>
          <w:p w14:paraId="4869A1BA" w14:textId="77777777" w:rsidR="00952E96" w:rsidRPr="001C252D" w:rsidRDefault="00952E96" w:rsidP="00192EB5">
            <w:pPr>
              <w:pStyle w:val="GOSTTablenorm"/>
            </w:pPr>
            <w:r w:rsidRPr="001C252D">
              <w:t>Нет</w:t>
            </w:r>
          </w:p>
        </w:tc>
        <w:tc>
          <w:tcPr>
            <w:tcW w:w="3651" w:type="dxa"/>
          </w:tcPr>
          <w:p w14:paraId="176E349D" w14:textId="77777777" w:rsidR="00952E96" w:rsidRPr="001C252D" w:rsidRDefault="00952E96" w:rsidP="00192EB5">
            <w:pPr>
              <w:pStyle w:val="GOSTTablenorm"/>
            </w:pPr>
            <w:r w:rsidRPr="001C252D">
              <w:t xml:space="preserve">Банковский счет по </w:t>
            </w:r>
            <w:r w:rsidRPr="001C252D">
              <w:rPr>
                <w:bCs/>
              </w:rPr>
              <w:t>Кт</w:t>
            </w:r>
          </w:p>
        </w:tc>
        <w:tc>
          <w:tcPr>
            <w:tcW w:w="3651" w:type="dxa"/>
          </w:tcPr>
          <w:p w14:paraId="79E52EEB" w14:textId="77777777" w:rsidR="00952E96" w:rsidRPr="001C252D" w:rsidRDefault="00952E96" w:rsidP="00192EB5">
            <w:pPr>
              <w:pStyle w:val="GOSTTablenorm"/>
            </w:pPr>
            <w:r w:rsidRPr="001C252D">
              <w:rPr>
                <w:bCs/>
              </w:rPr>
              <w:t>T0504833:CT_BA</w:t>
            </w:r>
          </w:p>
        </w:tc>
        <w:tc>
          <w:tcPr>
            <w:tcW w:w="3651" w:type="dxa"/>
          </w:tcPr>
          <w:p w14:paraId="6845DCF0" w14:textId="77777777" w:rsidR="00952E96" w:rsidRPr="001C252D" w:rsidRDefault="00952E96" w:rsidP="00192EB5">
            <w:pPr>
              <w:pStyle w:val="GOSTTablenorm"/>
            </w:pPr>
            <w:r w:rsidRPr="001C252D">
              <w:t>-</w:t>
            </w:r>
          </w:p>
        </w:tc>
      </w:tr>
      <w:tr w:rsidR="00952E96" w:rsidRPr="001C252D" w14:paraId="33FCB290" w14:textId="77777777" w:rsidTr="00924BC6">
        <w:tc>
          <w:tcPr>
            <w:tcW w:w="3651" w:type="dxa"/>
          </w:tcPr>
          <w:p w14:paraId="53C1A86F" w14:textId="77777777" w:rsidR="00952E96" w:rsidRPr="001C252D" w:rsidRDefault="00952E96" w:rsidP="00192EB5">
            <w:pPr>
              <w:pStyle w:val="GOSTTablenorm"/>
            </w:pPr>
            <w:r w:rsidRPr="001C252D">
              <w:t>Счет_контрагента_Кт</w:t>
            </w:r>
          </w:p>
        </w:tc>
        <w:tc>
          <w:tcPr>
            <w:tcW w:w="1090" w:type="dxa"/>
          </w:tcPr>
          <w:p w14:paraId="47679459" w14:textId="77777777" w:rsidR="00952E96" w:rsidRPr="001C252D" w:rsidRDefault="00952E96" w:rsidP="00192EB5">
            <w:pPr>
              <w:pStyle w:val="GOSTTablenorm"/>
            </w:pPr>
            <w:r w:rsidRPr="001C252D">
              <w:t>Нет</w:t>
            </w:r>
          </w:p>
        </w:tc>
        <w:tc>
          <w:tcPr>
            <w:tcW w:w="3651" w:type="dxa"/>
          </w:tcPr>
          <w:p w14:paraId="6BB2F4FE" w14:textId="77777777" w:rsidR="00952E96" w:rsidRPr="001C252D" w:rsidRDefault="00952E96" w:rsidP="00192EB5">
            <w:pPr>
              <w:pStyle w:val="GOSTTablenorm"/>
            </w:pPr>
            <w:r w:rsidRPr="001C252D">
              <w:t xml:space="preserve">Счет контрагента по </w:t>
            </w:r>
            <w:r w:rsidRPr="001C252D">
              <w:rPr>
                <w:bCs/>
              </w:rPr>
              <w:t>Кт</w:t>
            </w:r>
          </w:p>
        </w:tc>
        <w:tc>
          <w:tcPr>
            <w:tcW w:w="3651" w:type="dxa"/>
          </w:tcPr>
          <w:p w14:paraId="4B6DAC3C" w14:textId="77777777" w:rsidR="00952E96" w:rsidRPr="001C252D" w:rsidRDefault="00952E96" w:rsidP="00192EB5">
            <w:pPr>
              <w:pStyle w:val="GOSTTablenorm"/>
            </w:pPr>
            <w:r w:rsidRPr="001C252D">
              <w:rPr>
                <w:bCs/>
              </w:rPr>
              <w:t>T0504833:CT_CA</w:t>
            </w:r>
          </w:p>
        </w:tc>
        <w:tc>
          <w:tcPr>
            <w:tcW w:w="3651" w:type="dxa"/>
          </w:tcPr>
          <w:p w14:paraId="49754C4B" w14:textId="77777777" w:rsidR="00952E96" w:rsidRPr="001C252D" w:rsidRDefault="00952E96" w:rsidP="00192EB5">
            <w:pPr>
              <w:pStyle w:val="GOSTTablenorm"/>
            </w:pPr>
            <w:r w:rsidRPr="001C252D">
              <w:t>-</w:t>
            </w:r>
          </w:p>
        </w:tc>
      </w:tr>
      <w:tr w:rsidR="00952E96" w:rsidRPr="001C252D" w14:paraId="7AAE8F51" w14:textId="77777777" w:rsidTr="00924BC6">
        <w:tc>
          <w:tcPr>
            <w:tcW w:w="3651" w:type="dxa"/>
          </w:tcPr>
          <w:p w14:paraId="005B0593" w14:textId="77777777" w:rsidR="00952E96" w:rsidRPr="001C252D" w:rsidRDefault="00952E96" w:rsidP="00192EB5">
            <w:pPr>
              <w:pStyle w:val="GOSTTablenorm"/>
            </w:pPr>
            <w:r w:rsidRPr="001C252D">
              <w:t>Доп_ЛС_Кт</w:t>
            </w:r>
          </w:p>
        </w:tc>
        <w:tc>
          <w:tcPr>
            <w:tcW w:w="1090" w:type="dxa"/>
          </w:tcPr>
          <w:p w14:paraId="3EF181EA" w14:textId="77777777" w:rsidR="00952E96" w:rsidRPr="001C252D" w:rsidRDefault="00952E96" w:rsidP="00192EB5">
            <w:pPr>
              <w:pStyle w:val="GOSTTablenorm"/>
            </w:pPr>
            <w:r w:rsidRPr="001C252D">
              <w:t>Нет</w:t>
            </w:r>
          </w:p>
        </w:tc>
        <w:tc>
          <w:tcPr>
            <w:tcW w:w="3651" w:type="dxa"/>
          </w:tcPr>
          <w:p w14:paraId="5211B99C" w14:textId="77777777" w:rsidR="00952E96" w:rsidRPr="001C252D" w:rsidRDefault="00952E96" w:rsidP="00192EB5">
            <w:pPr>
              <w:pStyle w:val="GOSTTablenorm"/>
            </w:pPr>
            <w:r w:rsidRPr="001C252D">
              <w:t xml:space="preserve">ЛС (дополнительный) по </w:t>
            </w:r>
            <w:r w:rsidRPr="001C252D">
              <w:rPr>
                <w:bCs/>
              </w:rPr>
              <w:t>Кт</w:t>
            </w:r>
          </w:p>
        </w:tc>
        <w:tc>
          <w:tcPr>
            <w:tcW w:w="3651" w:type="dxa"/>
          </w:tcPr>
          <w:p w14:paraId="0D0A8877" w14:textId="77777777" w:rsidR="00952E96" w:rsidRPr="001C252D" w:rsidRDefault="00952E96" w:rsidP="00192EB5">
            <w:pPr>
              <w:pStyle w:val="GOSTTablenorm"/>
            </w:pPr>
            <w:r w:rsidRPr="001C252D">
              <w:rPr>
                <w:bCs/>
              </w:rPr>
              <w:t>T0504833:CT_</w:t>
            </w:r>
            <w:r w:rsidRPr="001C252D">
              <w:rPr>
                <w:bCs/>
                <w:lang w:val="en-US"/>
              </w:rPr>
              <w:t>LSADD</w:t>
            </w:r>
          </w:p>
        </w:tc>
        <w:tc>
          <w:tcPr>
            <w:tcW w:w="3651" w:type="dxa"/>
          </w:tcPr>
          <w:p w14:paraId="6821FB32" w14:textId="77777777" w:rsidR="00952E96" w:rsidRPr="001C252D" w:rsidRDefault="00952E96" w:rsidP="00192EB5">
            <w:pPr>
              <w:pStyle w:val="GOSTTablenorm"/>
            </w:pPr>
            <w:r w:rsidRPr="001C252D">
              <w:t>-</w:t>
            </w:r>
          </w:p>
        </w:tc>
      </w:tr>
      <w:tr w:rsidR="00952E96" w:rsidRPr="001C252D" w14:paraId="6DB778F9" w14:textId="77777777" w:rsidTr="00924BC6">
        <w:tc>
          <w:tcPr>
            <w:tcW w:w="3651" w:type="dxa"/>
          </w:tcPr>
          <w:p w14:paraId="3B1A2D10" w14:textId="7DD9F3DE" w:rsidR="00952E96" w:rsidRPr="001C252D" w:rsidRDefault="00952E96" w:rsidP="00192EB5">
            <w:pPr>
              <w:pStyle w:val="GOSTTablenorm"/>
            </w:pPr>
            <w:r w:rsidRPr="007E53C7">
              <w:rPr>
                <w:highlight w:val="cyan"/>
              </w:rPr>
              <w:t>ТОФК_Кт</w:t>
            </w:r>
          </w:p>
        </w:tc>
        <w:tc>
          <w:tcPr>
            <w:tcW w:w="1090" w:type="dxa"/>
          </w:tcPr>
          <w:p w14:paraId="763F992C" w14:textId="2D6D9358" w:rsidR="00952E96" w:rsidRPr="001C252D" w:rsidRDefault="00952E96" w:rsidP="00192EB5">
            <w:pPr>
              <w:pStyle w:val="GOSTTablenorm"/>
            </w:pPr>
            <w:r>
              <w:t>Нет</w:t>
            </w:r>
          </w:p>
        </w:tc>
        <w:tc>
          <w:tcPr>
            <w:tcW w:w="3651" w:type="dxa"/>
          </w:tcPr>
          <w:p w14:paraId="00E42F70" w14:textId="5FBA6F02" w:rsidR="00952E96" w:rsidRPr="001C252D" w:rsidRDefault="00952E96" w:rsidP="00192EB5">
            <w:pPr>
              <w:pStyle w:val="GOSTTablenorm"/>
            </w:pPr>
            <w:r>
              <w:t>Код ТОФК-субъекта учета по Кт</w:t>
            </w:r>
          </w:p>
        </w:tc>
        <w:tc>
          <w:tcPr>
            <w:tcW w:w="3651" w:type="dxa"/>
          </w:tcPr>
          <w:p w14:paraId="4CFC984E" w14:textId="0E4189FA" w:rsidR="00952E96" w:rsidRPr="001C252D" w:rsidRDefault="00952E96" w:rsidP="00192EB5">
            <w:pPr>
              <w:pStyle w:val="GOSTTablenorm"/>
              <w:rPr>
                <w:bCs/>
              </w:rPr>
            </w:pPr>
            <w:r w:rsidRPr="001E1475">
              <w:rPr>
                <w:bCs/>
              </w:rPr>
              <w:t>T0504833:CT_</w:t>
            </w:r>
            <w:r>
              <w:rPr>
                <w:bCs/>
                <w:lang w:val="en-US"/>
              </w:rPr>
              <w:t>TOFK</w:t>
            </w:r>
          </w:p>
        </w:tc>
        <w:tc>
          <w:tcPr>
            <w:tcW w:w="3651" w:type="dxa"/>
          </w:tcPr>
          <w:p w14:paraId="116BC028" w14:textId="03570507" w:rsidR="00952E96" w:rsidRPr="001C252D" w:rsidRDefault="00952E96" w:rsidP="00192EB5">
            <w:pPr>
              <w:pStyle w:val="GOSTTablenorm"/>
            </w:pPr>
            <w:r>
              <w:rPr>
                <w:lang w:val="en-US"/>
              </w:rPr>
              <w:t>-</w:t>
            </w:r>
          </w:p>
        </w:tc>
      </w:tr>
      <w:tr w:rsidR="00952E96" w:rsidRPr="001C252D" w14:paraId="48B42FDB" w14:textId="77777777" w:rsidTr="00924BC6">
        <w:tc>
          <w:tcPr>
            <w:tcW w:w="3651" w:type="dxa"/>
          </w:tcPr>
          <w:p w14:paraId="15BD14AF" w14:textId="77777777" w:rsidR="00952E96" w:rsidRPr="001C252D" w:rsidRDefault="00952E96" w:rsidP="00192EB5">
            <w:pPr>
              <w:pStyle w:val="GOSTTablenorm"/>
            </w:pPr>
            <w:r w:rsidRPr="001C252D">
              <w:t>ЦС_ЛС_Кт</w:t>
            </w:r>
          </w:p>
        </w:tc>
        <w:tc>
          <w:tcPr>
            <w:tcW w:w="1090" w:type="dxa"/>
          </w:tcPr>
          <w:p w14:paraId="11CF339A" w14:textId="77777777" w:rsidR="00952E96" w:rsidRPr="001C252D" w:rsidRDefault="00952E96" w:rsidP="00192EB5">
            <w:pPr>
              <w:pStyle w:val="GOSTTablenorm"/>
            </w:pPr>
            <w:r w:rsidRPr="001C252D">
              <w:t>Нет</w:t>
            </w:r>
          </w:p>
        </w:tc>
        <w:tc>
          <w:tcPr>
            <w:tcW w:w="3651" w:type="dxa"/>
          </w:tcPr>
          <w:p w14:paraId="54FB4CFF" w14:textId="77777777" w:rsidR="00952E96" w:rsidRPr="001C252D" w:rsidRDefault="00952E96" w:rsidP="00192EB5">
            <w:pPr>
              <w:pStyle w:val="GOSTTablenorm"/>
            </w:pPr>
            <w:r w:rsidRPr="001C252D">
              <w:t xml:space="preserve">ЦС ЛС по </w:t>
            </w:r>
            <w:r w:rsidRPr="001C252D">
              <w:rPr>
                <w:bCs/>
              </w:rPr>
              <w:t>Кт</w:t>
            </w:r>
          </w:p>
        </w:tc>
        <w:tc>
          <w:tcPr>
            <w:tcW w:w="3651" w:type="dxa"/>
          </w:tcPr>
          <w:p w14:paraId="47C5B95D" w14:textId="77777777" w:rsidR="00952E96" w:rsidRPr="001C252D" w:rsidRDefault="00952E96" w:rsidP="00192EB5">
            <w:pPr>
              <w:pStyle w:val="GOSTTablenorm"/>
            </w:pPr>
            <w:r w:rsidRPr="001C252D">
              <w:rPr>
                <w:bCs/>
              </w:rPr>
              <w:t>T0504833:CT_PACENTRE</w:t>
            </w:r>
          </w:p>
        </w:tc>
        <w:tc>
          <w:tcPr>
            <w:tcW w:w="3651" w:type="dxa"/>
          </w:tcPr>
          <w:p w14:paraId="0764FFC0" w14:textId="77777777" w:rsidR="00952E96" w:rsidRPr="001C252D" w:rsidRDefault="00952E96" w:rsidP="00192EB5">
            <w:pPr>
              <w:pStyle w:val="GOSTTablenorm"/>
            </w:pPr>
            <w:r w:rsidRPr="001C252D">
              <w:t>-</w:t>
            </w:r>
          </w:p>
        </w:tc>
      </w:tr>
      <w:tr w:rsidR="00952E96" w:rsidRPr="001C252D" w14:paraId="52446628" w14:textId="77777777" w:rsidTr="00924BC6">
        <w:tc>
          <w:tcPr>
            <w:tcW w:w="3651" w:type="dxa"/>
          </w:tcPr>
          <w:p w14:paraId="439CCCDC" w14:textId="77777777" w:rsidR="00952E96" w:rsidRPr="001C252D" w:rsidRDefault="00952E96" w:rsidP="00192EB5">
            <w:pPr>
              <w:pStyle w:val="GOSTTablenorm"/>
            </w:pPr>
            <w:r w:rsidRPr="001C252D">
              <w:t>ТОФК_контрагента_Кт</w:t>
            </w:r>
          </w:p>
        </w:tc>
        <w:tc>
          <w:tcPr>
            <w:tcW w:w="1090" w:type="dxa"/>
          </w:tcPr>
          <w:p w14:paraId="716BE7C4" w14:textId="77777777" w:rsidR="00952E96" w:rsidRPr="001C252D" w:rsidRDefault="00952E96" w:rsidP="00192EB5">
            <w:pPr>
              <w:pStyle w:val="GOSTTablenorm"/>
            </w:pPr>
            <w:r w:rsidRPr="001C252D">
              <w:rPr>
                <w:color w:val="000000"/>
              </w:rPr>
              <w:t>Нет</w:t>
            </w:r>
          </w:p>
        </w:tc>
        <w:tc>
          <w:tcPr>
            <w:tcW w:w="3651" w:type="dxa"/>
          </w:tcPr>
          <w:p w14:paraId="53A72DDB" w14:textId="77777777" w:rsidR="00952E96" w:rsidRPr="001C252D" w:rsidRDefault="00952E96" w:rsidP="00192EB5">
            <w:pPr>
              <w:pStyle w:val="GOSTTablenorm"/>
            </w:pPr>
            <w:r w:rsidRPr="001C252D">
              <w:t xml:space="preserve">ТОФК контрагента по </w:t>
            </w:r>
            <w:r w:rsidRPr="001C252D">
              <w:rPr>
                <w:bCs/>
              </w:rPr>
              <w:t>Кт</w:t>
            </w:r>
          </w:p>
        </w:tc>
        <w:tc>
          <w:tcPr>
            <w:tcW w:w="3651" w:type="dxa"/>
          </w:tcPr>
          <w:p w14:paraId="4F971AE0" w14:textId="77777777" w:rsidR="00952E96" w:rsidRPr="001C252D" w:rsidRDefault="00952E96" w:rsidP="00192EB5">
            <w:pPr>
              <w:pStyle w:val="GOSTTablenorm"/>
            </w:pPr>
            <w:r w:rsidRPr="001C252D">
              <w:rPr>
                <w:bCs/>
              </w:rPr>
              <w:t>T0504833:CT_TOFKC</w:t>
            </w:r>
          </w:p>
        </w:tc>
        <w:tc>
          <w:tcPr>
            <w:tcW w:w="3651" w:type="dxa"/>
          </w:tcPr>
          <w:p w14:paraId="72EEE7ED" w14:textId="77777777" w:rsidR="00952E96" w:rsidRPr="001C252D" w:rsidRDefault="00952E96" w:rsidP="00192EB5">
            <w:pPr>
              <w:pStyle w:val="GOSTTablenorm"/>
            </w:pPr>
            <w:r w:rsidRPr="001C252D">
              <w:t>-</w:t>
            </w:r>
          </w:p>
        </w:tc>
      </w:tr>
      <w:tr w:rsidR="00952E96" w:rsidRPr="001C252D" w14:paraId="0CBA90DF" w14:textId="77777777" w:rsidTr="00924BC6">
        <w:tc>
          <w:tcPr>
            <w:tcW w:w="3651" w:type="dxa"/>
          </w:tcPr>
          <w:p w14:paraId="250FFE80" w14:textId="77777777" w:rsidR="00952E96" w:rsidRPr="001C252D" w:rsidRDefault="00952E96" w:rsidP="00192EB5">
            <w:pPr>
              <w:pStyle w:val="GOSTTablenorm"/>
            </w:pPr>
            <w:r w:rsidRPr="001C252D">
              <w:t>Период_Кт</w:t>
            </w:r>
          </w:p>
        </w:tc>
        <w:tc>
          <w:tcPr>
            <w:tcW w:w="1090" w:type="dxa"/>
          </w:tcPr>
          <w:p w14:paraId="71A3328A" w14:textId="77777777" w:rsidR="00952E96" w:rsidRPr="001C252D" w:rsidRDefault="00952E96" w:rsidP="00192EB5">
            <w:pPr>
              <w:pStyle w:val="GOSTTablenorm"/>
            </w:pPr>
            <w:r w:rsidRPr="001C252D">
              <w:t>Нет</w:t>
            </w:r>
          </w:p>
        </w:tc>
        <w:tc>
          <w:tcPr>
            <w:tcW w:w="3651" w:type="dxa"/>
          </w:tcPr>
          <w:p w14:paraId="1CD6C142" w14:textId="77777777" w:rsidR="00952E96" w:rsidRPr="001C252D" w:rsidRDefault="00952E96" w:rsidP="00192EB5">
            <w:pPr>
              <w:pStyle w:val="GOSTTablenorm"/>
            </w:pPr>
            <w:r w:rsidRPr="001C252D">
              <w:t xml:space="preserve">Период по </w:t>
            </w:r>
            <w:r w:rsidRPr="001C252D">
              <w:rPr>
                <w:bCs/>
              </w:rPr>
              <w:t>Кт</w:t>
            </w:r>
          </w:p>
        </w:tc>
        <w:tc>
          <w:tcPr>
            <w:tcW w:w="3651" w:type="dxa"/>
          </w:tcPr>
          <w:p w14:paraId="75C0D4D2" w14:textId="77777777" w:rsidR="00952E96" w:rsidRPr="001C252D" w:rsidRDefault="00952E96" w:rsidP="00192EB5">
            <w:pPr>
              <w:pStyle w:val="GOSTTablenorm"/>
            </w:pPr>
            <w:r w:rsidRPr="001C252D">
              <w:rPr>
                <w:bCs/>
              </w:rPr>
              <w:t>T0504833:CT_PERIOD</w:t>
            </w:r>
          </w:p>
        </w:tc>
        <w:tc>
          <w:tcPr>
            <w:tcW w:w="3651" w:type="dxa"/>
          </w:tcPr>
          <w:p w14:paraId="01B15FF3" w14:textId="77777777" w:rsidR="00952E96" w:rsidRPr="001C252D" w:rsidRDefault="00952E96" w:rsidP="00192EB5">
            <w:pPr>
              <w:pStyle w:val="GOSTTablenorm"/>
            </w:pPr>
            <w:r w:rsidRPr="001C252D">
              <w:t>-</w:t>
            </w:r>
          </w:p>
        </w:tc>
      </w:tr>
      <w:tr w:rsidR="00952E96" w:rsidRPr="001C252D" w14:paraId="057001EF" w14:textId="77777777" w:rsidTr="00924BC6">
        <w:tc>
          <w:tcPr>
            <w:tcW w:w="3651" w:type="dxa"/>
          </w:tcPr>
          <w:p w14:paraId="6C547934" w14:textId="77777777" w:rsidR="00952E96" w:rsidRPr="001C252D" w:rsidRDefault="00952E96" w:rsidP="00192EB5">
            <w:pPr>
              <w:pStyle w:val="GOSTTablenorm"/>
            </w:pPr>
            <w:r w:rsidRPr="001C252D">
              <w:t>Код_СКУ_корресп_Кт</w:t>
            </w:r>
          </w:p>
        </w:tc>
        <w:tc>
          <w:tcPr>
            <w:tcW w:w="1090" w:type="dxa"/>
          </w:tcPr>
          <w:p w14:paraId="7FBAA794" w14:textId="77777777" w:rsidR="00952E96" w:rsidRPr="001C252D" w:rsidRDefault="00952E96" w:rsidP="00192EB5">
            <w:pPr>
              <w:pStyle w:val="GOSTTablenorm"/>
            </w:pPr>
            <w:r w:rsidRPr="001C252D">
              <w:t>Нет</w:t>
            </w:r>
          </w:p>
        </w:tc>
        <w:tc>
          <w:tcPr>
            <w:tcW w:w="3651" w:type="dxa"/>
          </w:tcPr>
          <w:p w14:paraId="36BBD8D2" w14:textId="77777777" w:rsidR="00952E96" w:rsidRPr="001C252D" w:rsidRDefault="00952E96" w:rsidP="00192EB5">
            <w:pPr>
              <w:pStyle w:val="GOSTTablenorm"/>
            </w:pPr>
            <w:r w:rsidRPr="001C252D">
              <w:t xml:space="preserve">Код СКУ корреспондирующий по </w:t>
            </w:r>
            <w:r w:rsidRPr="001C252D">
              <w:rPr>
                <w:bCs/>
              </w:rPr>
              <w:t>Кт</w:t>
            </w:r>
          </w:p>
        </w:tc>
        <w:tc>
          <w:tcPr>
            <w:tcW w:w="3651" w:type="dxa"/>
          </w:tcPr>
          <w:p w14:paraId="5F79B419" w14:textId="77777777" w:rsidR="00952E96" w:rsidRPr="001C252D" w:rsidRDefault="00952E96" w:rsidP="00192EB5">
            <w:pPr>
              <w:pStyle w:val="GOSTTablenorm"/>
            </w:pPr>
            <w:r w:rsidRPr="001C252D">
              <w:rPr>
                <w:bCs/>
              </w:rPr>
              <w:t>T0504833:CT_ACCOUNTCORR</w:t>
            </w:r>
          </w:p>
        </w:tc>
        <w:tc>
          <w:tcPr>
            <w:tcW w:w="3651" w:type="dxa"/>
          </w:tcPr>
          <w:p w14:paraId="5AFF0BAE" w14:textId="77777777" w:rsidR="00952E96" w:rsidRPr="001C252D" w:rsidRDefault="00952E96" w:rsidP="00192EB5">
            <w:pPr>
              <w:pStyle w:val="GOSTTablenorm"/>
            </w:pPr>
            <w:r w:rsidRPr="001C252D">
              <w:t>-</w:t>
            </w:r>
          </w:p>
        </w:tc>
      </w:tr>
      <w:tr w:rsidR="00952E96" w:rsidRPr="001C252D" w14:paraId="05F7D29F" w14:textId="77777777" w:rsidTr="00924BC6">
        <w:tc>
          <w:tcPr>
            <w:tcW w:w="3651" w:type="dxa"/>
          </w:tcPr>
          <w:p w14:paraId="3506DAA2" w14:textId="77777777" w:rsidR="00952E96" w:rsidRPr="001C252D" w:rsidRDefault="00952E96" w:rsidP="00192EB5">
            <w:pPr>
              <w:pStyle w:val="GOSTTablenorm"/>
            </w:pPr>
            <w:r w:rsidRPr="001C252D">
              <w:t>Тип_СКУ_Кт</w:t>
            </w:r>
          </w:p>
        </w:tc>
        <w:tc>
          <w:tcPr>
            <w:tcW w:w="1090" w:type="dxa"/>
          </w:tcPr>
          <w:p w14:paraId="62FE4427" w14:textId="77777777" w:rsidR="00952E96" w:rsidRPr="001C252D" w:rsidRDefault="00952E96" w:rsidP="00192EB5">
            <w:pPr>
              <w:pStyle w:val="GOSTTablenorm"/>
            </w:pPr>
            <w:r w:rsidRPr="001C252D">
              <w:t>Нет</w:t>
            </w:r>
          </w:p>
        </w:tc>
        <w:tc>
          <w:tcPr>
            <w:tcW w:w="3651" w:type="dxa"/>
          </w:tcPr>
          <w:p w14:paraId="4F897B10" w14:textId="77777777" w:rsidR="00952E96" w:rsidRPr="001C252D" w:rsidRDefault="00952E96" w:rsidP="00192EB5">
            <w:pPr>
              <w:pStyle w:val="GOSTTablenorm"/>
            </w:pPr>
            <w:r w:rsidRPr="001C252D">
              <w:t xml:space="preserve">Тип СКУ по </w:t>
            </w:r>
            <w:r w:rsidRPr="001C252D">
              <w:rPr>
                <w:bCs/>
              </w:rPr>
              <w:t>Кт</w:t>
            </w:r>
          </w:p>
        </w:tc>
        <w:tc>
          <w:tcPr>
            <w:tcW w:w="3651" w:type="dxa"/>
          </w:tcPr>
          <w:p w14:paraId="6842E80E" w14:textId="77777777" w:rsidR="00952E96" w:rsidRPr="001C252D" w:rsidRDefault="00952E96" w:rsidP="00192EB5">
            <w:pPr>
              <w:pStyle w:val="GOSTTablenorm"/>
            </w:pPr>
            <w:r w:rsidRPr="001C252D">
              <w:rPr>
                <w:bCs/>
              </w:rPr>
              <w:t>T0504833:CT_ACCOUNTTYPE</w:t>
            </w:r>
          </w:p>
        </w:tc>
        <w:tc>
          <w:tcPr>
            <w:tcW w:w="3651" w:type="dxa"/>
          </w:tcPr>
          <w:p w14:paraId="69CD59B8" w14:textId="77777777" w:rsidR="00952E96" w:rsidRPr="001C252D" w:rsidRDefault="00952E96" w:rsidP="00192EB5">
            <w:pPr>
              <w:pStyle w:val="GOSTTablenorm"/>
            </w:pPr>
            <w:r w:rsidRPr="001C252D">
              <w:t>-</w:t>
            </w:r>
          </w:p>
        </w:tc>
      </w:tr>
      <w:tr w:rsidR="00952E96" w:rsidRPr="001C252D" w14:paraId="4A9FC53E" w14:textId="77777777" w:rsidTr="00924BC6">
        <w:tc>
          <w:tcPr>
            <w:tcW w:w="3651" w:type="dxa"/>
          </w:tcPr>
          <w:p w14:paraId="0F57CB06" w14:textId="77777777" w:rsidR="00952E96" w:rsidRPr="001C252D" w:rsidRDefault="00952E96" w:rsidP="00192EB5">
            <w:pPr>
              <w:pStyle w:val="GOSTTablenorm"/>
            </w:pPr>
            <w:r w:rsidRPr="001C252D">
              <w:rPr>
                <w:color w:val="000000"/>
              </w:rPr>
              <w:t>ПЗО_Кт</w:t>
            </w:r>
          </w:p>
        </w:tc>
        <w:tc>
          <w:tcPr>
            <w:tcW w:w="1090" w:type="dxa"/>
          </w:tcPr>
          <w:p w14:paraId="36144D91" w14:textId="77777777" w:rsidR="00952E96" w:rsidRPr="001C252D" w:rsidRDefault="00952E96" w:rsidP="00192EB5">
            <w:pPr>
              <w:pStyle w:val="GOSTTablenorm"/>
            </w:pPr>
            <w:r w:rsidRPr="001C252D">
              <w:rPr>
                <w:color w:val="000000"/>
              </w:rPr>
              <w:t>Нет</w:t>
            </w:r>
          </w:p>
        </w:tc>
        <w:tc>
          <w:tcPr>
            <w:tcW w:w="3651" w:type="dxa"/>
          </w:tcPr>
          <w:p w14:paraId="43F089D8" w14:textId="77777777" w:rsidR="00952E96" w:rsidRPr="001C252D" w:rsidRDefault="00952E96" w:rsidP="00192EB5">
            <w:pPr>
              <w:pStyle w:val="GOSTTablenorm"/>
            </w:pPr>
            <w:r w:rsidRPr="001C252D">
              <w:t xml:space="preserve">ЗО по </w:t>
            </w:r>
            <w:r w:rsidRPr="001C252D">
              <w:rPr>
                <w:bCs/>
              </w:rPr>
              <w:t>Кт</w:t>
            </w:r>
          </w:p>
        </w:tc>
        <w:tc>
          <w:tcPr>
            <w:tcW w:w="3651" w:type="dxa"/>
          </w:tcPr>
          <w:p w14:paraId="7DE4F8F5" w14:textId="320052F7" w:rsidR="00952E96" w:rsidRPr="001C252D" w:rsidRDefault="00952E96" w:rsidP="00192EB5">
            <w:pPr>
              <w:pStyle w:val="GOSTTablenorm"/>
            </w:pPr>
            <w:r w:rsidRPr="001C252D">
              <w:rPr>
                <w:bCs/>
              </w:rPr>
              <w:t>T0504833:CT_PZO</w:t>
            </w:r>
          </w:p>
        </w:tc>
        <w:tc>
          <w:tcPr>
            <w:tcW w:w="3651" w:type="dxa"/>
          </w:tcPr>
          <w:p w14:paraId="542FD8DF" w14:textId="77777777" w:rsidR="00952E96" w:rsidRPr="001C252D" w:rsidRDefault="00952E96" w:rsidP="00192EB5">
            <w:pPr>
              <w:pStyle w:val="GOSTTablenorm"/>
            </w:pPr>
            <w:r w:rsidRPr="001C252D">
              <w:t>-</w:t>
            </w:r>
          </w:p>
        </w:tc>
      </w:tr>
    </w:tbl>
    <w:bookmarkStart w:id="965" w:name="_Toc121319651"/>
    <w:p w14:paraId="221B424E" w14:textId="4245FE9E" w:rsidR="00D9398C" w:rsidRPr="00D9398C" w:rsidRDefault="00A0143A" w:rsidP="00192EB5">
      <w:pPr>
        <w:pStyle w:val="a3"/>
      </w:pPr>
      <w:r>
        <w:rPr>
          <w:noProof/>
        </w:rPr>
        <w:lastRenderedPageBreak/>
        <w:fldChar w:fldCharType="begin"/>
      </w:r>
      <w:r>
        <w:rPr>
          <w:noProof/>
        </w:rPr>
        <w:instrText xml:space="preserve"> SEQ Приложение \* ARABIC </w:instrText>
      </w:r>
      <w:r>
        <w:rPr>
          <w:noProof/>
        </w:rPr>
        <w:fldChar w:fldCharType="separate"/>
      </w:r>
      <w:bookmarkStart w:id="966" w:name="_Ref195544117"/>
      <w:bookmarkStart w:id="967" w:name="_Toc226625597"/>
      <w:r w:rsidR="001C3732">
        <w:rPr>
          <w:noProof/>
        </w:rPr>
        <w:t>2</w:t>
      </w:r>
      <w:bookmarkEnd w:id="966"/>
      <w:r>
        <w:rPr>
          <w:noProof/>
        </w:rPr>
        <w:fldChar w:fldCharType="end"/>
      </w:r>
      <w:r w:rsidR="00D9398C">
        <w:t xml:space="preserve">. </w:t>
      </w:r>
      <w:r w:rsidR="00D9398C" w:rsidRPr="00CB381C">
        <w:t>ПЕРЕЧЕНЬ АТРИБУТОВ ДОКУМЕНТОВ, ЗАПОЛНЯЕМЫХ В SVAP ФБ ПО РЕЗУЛЬТАТАМ ОБРАБОТКИ ЗАПРОСОВ НА ПОДБОР/ СТОРНИРОВАНИЕ / ПЕРЕФОРМИРОВАНИЕ ЗАПИСЕЙ УЧЕТА</w:t>
      </w:r>
      <w:bookmarkEnd w:id="967"/>
    </w:p>
    <w:p w14:paraId="084E63E5" w14:textId="127F89E5" w:rsidR="00C80DF0" w:rsidRDefault="00C80DF0" w:rsidP="00C80DF0">
      <w:pPr>
        <w:jc w:val="left"/>
        <w:rPr>
          <w:spacing w:val="-4"/>
          <w:szCs w:val="24"/>
        </w:rPr>
      </w:pPr>
      <w:r w:rsidRPr="00B9499D">
        <w:rPr>
          <w:spacing w:val="-4"/>
          <w:szCs w:val="24"/>
        </w:rPr>
        <w:t xml:space="preserve">Перечень атрибутов, </w:t>
      </w:r>
      <w:r w:rsidRPr="0017407D">
        <w:rPr>
          <w:szCs w:val="24"/>
        </w:rPr>
        <w:t>общих для всех типов документов</w:t>
      </w:r>
      <w:r w:rsidRPr="00B9499D">
        <w:rPr>
          <w:spacing w:val="-4"/>
          <w:szCs w:val="24"/>
        </w:rPr>
        <w:t>, приведен в</w:t>
      </w:r>
      <w:r w:rsidR="007668BB">
        <w:rPr>
          <w:spacing w:val="-4"/>
          <w:szCs w:val="24"/>
        </w:rPr>
        <w:t xml:space="preserve"> Таблице </w:t>
      </w:r>
      <w:r w:rsidR="004C4A9B">
        <w:rPr>
          <w:spacing w:val="-4"/>
          <w:szCs w:val="24"/>
        </w:rPr>
        <w:fldChar w:fldCharType="begin"/>
      </w:r>
      <w:r w:rsidR="004C4A9B">
        <w:rPr>
          <w:spacing w:val="-4"/>
          <w:szCs w:val="24"/>
        </w:rPr>
        <w:instrText xml:space="preserve"> REF _Ref195540998 \h </w:instrText>
      </w:r>
      <w:r w:rsidR="004C4A9B">
        <w:rPr>
          <w:spacing w:val="-4"/>
          <w:szCs w:val="24"/>
        </w:rPr>
      </w:r>
      <w:r w:rsidR="004C4A9B">
        <w:rPr>
          <w:spacing w:val="-4"/>
          <w:szCs w:val="24"/>
        </w:rPr>
        <w:fldChar w:fldCharType="separate"/>
      </w:r>
      <w:r w:rsidR="001C3732">
        <w:rPr>
          <w:noProof/>
        </w:rPr>
        <w:t>40</w:t>
      </w:r>
      <w:r w:rsidR="004C4A9B">
        <w:rPr>
          <w:spacing w:val="-4"/>
          <w:szCs w:val="24"/>
        </w:rPr>
        <w:fldChar w:fldCharType="end"/>
      </w:r>
      <w:r w:rsidRPr="00B9499D">
        <w:rPr>
          <w:spacing w:val="-4"/>
          <w:szCs w:val="24"/>
        </w:rPr>
        <w:t>.</w:t>
      </w:r>
    </w:p>
    <w:p w14:paraId="4797B89E" w14:textId="614D596F" w:rsidR="007668BB" w:rsidRDefault="000A24E5" w:rsidP="007668BB">
      <w:pPr>
        <w:pStyle w:val="GOSTNameTable"/>
      </w:pPr>
      <w:r>
        <w:rPr>
          <w:noProof/>
        </w:rPr>
        <w:fldChar w:fldCharType="begin"/>
      </w:r>
      <w:r>
        <w:rPr>
          <w:noProof/>
        </w:rPr>
        <w:instrText xml:space="preserve"> SEQ Таблица \* ARABIC </w:instrText>
      </w:r>
      <w:r>
        <w:rPr>
          <w:noProof/>
        </w:rPr>
        <w:fldChar w:fldCharType="separate"/>
      </w:r>
      <w:bookmarkStart w:id="968" w:name="_Ref195540998"/>
      <w:bookmarkStart w:id="969" w:name="_Toc226625639"/>
      <w:r w:rsidR="001C3732">
        <w:rPr>
          <w:noProof/>
        </w:rPr>
        <w:t>40</w:t>
      </w:r>
      <w:bookmarkEnd w:id="968"/>
      <w:r>
        <w:rPr>
          <w:noProof/>
        </w:rPr>
        <w:fldChar w:fldCharType="end"/>
      </w:r>
      <w:r w:rsidR="007668BB">
        <w:t xml:space="preserve"> </w:t>
      </w:r>
      <w:r w:rsidR="00D873A6">
        <w:rPr>
          <w:szCs w:val="22"/>
        </w:rPr>
        <w:t>–</w:t>
      </w:r>
      <w:r w:rsidR="007668BB">
        <w:t xml:space="preserve"> </w:t>
      </w:r>
      <w:r w:rsidR="007668BB" w:rsidRPr="00D70793">
        <w:t>Перечень атрибутов, общих для всех типов документов</w:t>
      </w:r>
      <w:bookmarkEnd w:id="969"/>
    </w:p>
    <w:tbl>
      <w:tblPr>
        <w:tblStyle w:val="GOSTTable"/>
        <w:tblW w:w="5000" w:type="pct"/>
        <w:tblLook w:val="07E0" w:firstRow="1" w:lastRow="1" w:firstColumn="1" w:lastColumn="1" w:noHBand="1" w:noVBand="1"/>
      </w:tblPr>
      <w:tblGrid>
        <w:gridCol w:w="3076"/>
        <w:gridCol w:w="1629"/>
        <w:gridCol w:w="3663"/>
        <w:gridCol w:w="3663"/>
        <w:gridCol w:w="3663"/>
      </w:tblGrid>
      <w:tr w:rsidR="00C80DF0" w:rsidRPr="005D309A" w14:paraId="25990B87" w14:textId="77777777" w:rsidTr="00924BC6">
        <w:trPr>
          <w:cnfStyle w:val="100000000000" w:firstRow="1" w:lastRow="0" w:firstColumn="0" w:lastColumn="0" w:oddVBand="0" w:evenVBand="0" w:oddHBand="0" w:evenHBand="0" w:firstRowFirstColumn="0" w:firstRowLastColumn="0" w:lastRowFirstColumn="0" w:lastRowLastColumn="0"/>
        </w:trPr>
        <w:tc>
          <w:tcPr>
            <w:tcW w:w="980" w:type="pct"/>
          </w:tcPr>
          <w:p w14:paraId="3E9F4CB6" w14:textId="77777777" w:rsidR="00C80DF0" w:rsidRPr="005D309A" w:rsidRDefault="00C80DF0" w:rsidP="00C80DF0">
            <w:pPr>
              <w:pStyle w:val="GOSTTableHead"/>
              <w:rPr>
                <w:szCs w:val="22"/>
              </w:rPr>
            </w:pPr>
            <w:r w:rsidRPr="005D309A">
              <w:rPr>
                <w:szCs w:val="22"/>
              </w:rPr>
              <w:t>Наименование атрибута</w:t>
            </w:r>
            <w:r w:rsidRPr="005D309A">
              <w:rPr>
                <w:rStyle w:val="af4"/>
                <w:b w:val="0"/>
                <w:bCs w:val="0"/>
                <w:szCs w:val="22"/>
              </w:rPr>
              <w:footnoteReference w:id="7"/>
            </w:r>
          </w:p>
        </w:tc>
        <w:tc>
          <w:tcPr>
            <w:tcW w:w="519" w:type="pct"/>
          </w:tcPr>
          <w:p w14:paraId="004EC39A" w14:textId="77777777" w:rsidR="00C80DF0" w:rsidRPr="005D309A" w:rsidRDefault="00C80DF0" w:rsidP="00C80DF0">
            <w:pPr>
              <w:pStyle w:val="GOSTTableHead"/>
              <w:rPr>
                <w:szCs w:val="22"/>
              </w:rPr>
            </w:pPr>
            <w:r w:rsidRPr="005D309A">
              <w:rPr>
                <w:szCs w:val="22"/>
              </w:rPr>
              <w:t>Вычисляемый атрибут</w:t>
            </w:r>
          </w:p>
        </w:tc>
        <w:tc>
          <w:tcPr>
            <w:tcW w:w="1167" w:type="pct"/>
          </w:tcPr>
          <w:p w14:paraId="68B2AA7B" w14:textId="77777777" w:rsidR="00C80DF0" w:rsidRPr="005D309A" w:rsidRDefault="00C80DF0" w:rsidP="00C80DF0">
            <w:pPr>
              <w:pStyle w:val="GOSTTableHead"/>
              <w:rPr>
                <w:szCs w:val="22"/>
              </w:rPr>
            </w:pPr>
            <w:r w:rsidRPr="005D309A">
              <w:rPr>
                <w:szCs w:val="22"/>
              </w:rPr>
              <w:t>Описание атрибута</w:t>
            </w:r>
          </w:p>
        </w:tc>
        <w:tc>
          <w:tcPr>
            <w:tcW w:w="1167" w:type="pct"/>
          </w:tcPr>
          <w:p w14:paraId="29433217" w14:textId="77777777" w:rsidR="00C80DF0" w:rsidRPr="005D309A" w:rsidRDefault="00C80DF0" w:rsidP="00C80DF0">
            <w:pPr>
              <w:pStyle w:val="GOSTTableHead"/>
              <w:rPr>
                <w:szCs w:val="22"/>
              </w:rPr>
            </w:pPr>
            <w:r w:rsidRPr="005D309A">
              <w:rPr>
                <w:szCs w:val="22"/>
              </w:rPr>
              <w:t>Реквизит документа (наименование тега)</w:t>
            </w:r>
          </w:p>
        </w:tc>
        <w:tc>
          <w:tcPr>
            <w:tcW w:w="1167" w:type="pct"/>
          </w:tcPr>
          <w:p w14:paraId="11E55275" w14:textId="77777777" w:rsidR="00C80DF0" w:rsidRPr="005D309A" w:rsidRDefault="00C80DF0" w:rsidP="00C80DF0">
            <w:pPr>
              <w:pStyle w:val="GOSTTableHead"/>
              <w:rPr>
                <w:szCs w:val="22"/>
              </w:rPr>
            </w:pPr>
            <w:r w:rsidRPr="005D309A">
              <w:rPr>
                <w:szCs w:val="22"/>
              </w:rPr>
              <w:t>Алгоритм вычисления</w:t>
            </w:r>
          </w:p>
        </w:tc>
      </w:tr>
      <w:tr w:rsidR="00C80DF0" w:rsidRPr="005D309A" w14:paraId="63536963" w14:textId="77777777" w:rsidTr="00924BC6">
        <w:tc>
          <w:tcPr>
            <w:tcW w:w="980" w:type="pct"/>
          </w:tcPr>
          <w:p w14:paraId="7B5BF648" w14:textId="77777777" w:rsidR="00C80DF0" w:rsidRPr="005D309A" w:rsidRDefault="00C80DF0" w:rsidP="00192EB5">
            <w:pPr>
              <w:pStyle w:val="GOSTTablenorm"/>
            </w:pPr>
            <w:r w:rsidRPr="005D309A">
              <w:t>Система_отправитель*</w:t>
            </w:r>
          </w:p>
        </w:tc>
        <w:tc>
          <w:tcPr>
            <w:tcW w:w="519" w:type="pct"/>
          </w:tcPr>
          <w:p w14:paraId="120429DC" w14:textId="77777777" w:rsidR="00C80DF0" w:rsidRPr="005D309A" w:rsidRDefault="00C80DF0" w:rsidP="00192EB5">
            <w:pPr>
              <w:pStyle w:val="GOSTTablenorm"/>
            </w:pPr>
            <w:r w:rsidRPr="005D309A">
              <w:t>Нет</w:t>
            </w:r>
          </w:p>
        </w:tc>
        <w:tc>
          <w:tcPr>
            <w:tcW w:w="1167" w:type="pct"/>
          </w:tcPr>
          <w:p w14:paraId="44C6A095" w14:textId="77777777" w:rsidR="00C80DF0" w:rsidRPr="005D309A" w:rsidRDefault="00C80DF0" w:rsidP="00192EB5">
            <w:pPr>
              <w:pStyle w:val="GOSTTablenorm"/>
            </w:pPr>
            <w:r w:rsidRPr="005D309A">
              <w:t>Функциональная подсистема ГИИС ЭБ, направившая запрос (ПУД ЭБ, ПУиО ЭБ и др.)</w:t>
            </w:r>
          </w:p>
        </w:tc>
        <w:tc>
          <w:tcPr>
            <w:tcW w:w="1167" w:type="pct"/>
          </w:tcPr>
          <w:p w14:paraId="130B4ECC" w14:textId="77777777" w:rsidR="00C80DF0" w:rsidRPr="005D309A" w:rsidRDefault="00C80DF0" w:rsidP="00192EB5">
            <w:pPr>
              <w:pStyle w:val="GOSTTablenorm"/>
            </w:pPr>
            <w:r w:rsidRPr="005D309A">
              <w:t>Source</w:t>
            </w:r>
          </w:p>
        </w:tc>
        <w:tc>
          <w:tcPr>
            <w:tcW w:w="1167" w:type="pct"/>
          </w:tcPr>
          <w:p w14:paraId="33DA9358" w14:textId="77777777" w:rsidR="00C80DF0" w:rsidRPr="005D309A" w:rsidRDefault="00C80DF0" w:rsidP="00192EB5">
            <w:pPr>
              <w:pStyle w:val="GOSTTablenorm"/>
            </w:pPr>
          </w:p>
        </w:tc>
      </w:tr>
      <w:tr w:rsidR="00C80DF0" w:rsidRPr="005D309A" w14:paraId="0F6C5710" w14:textId="77777777" w:rsidTr="00924BC6">
        <w:tc>
          <w:tcPr>
            <w:tcW w:w="980" w:type="pct"/>
          </w:tcPr>
          <w:p w14:paraId="11FEF3AD" w14:textId="77777777" w:rsidR="00C80DF0" w:rsidRPr="005D309A" w:rsidRDefault="00C80DF0" w:rsidP="00192EB5">
            <w:pPr>
              <w:pStyle w:val="GOSTTablenorm"/>
            </w:pPr>
            <w:r w:rsidRPr="005D309A">
              <w:t>Субъект_учета</w:t>
            </w:r>
          </w:p>
        </w:tc>
        <w:tc>
          <w:tcPr>
            <w:tcW w:w="519" w:type="pct"/>
          </w:tcPr>
          <w:p w14:paraId="7CD6FF39" w14:textId="77777777" w:rsidR="00C80DF0" w:rsidRPr="005D309A" w:rsidRDefault="00C80DF0" w:rsidP="00192EB5">
            <w:pPr>
              <w:pStyle w:val="GOSTTablenorm"/>
            </w:pPr>
            <w:r w:rsidRPr="005D309A">
              <w:t>Нет</w:t>
            </w:r>
          </w:p>
        </w:tc>
        <w:tc>
          <w:tcPr>
            <w:tcW w:w="1167" w:type="pct"/>
          </w:tcPr>
          <w:p w14:paraId="5F0A2391" w14:textId="77777777" w:rsidR="00C80DF0" w:rsidRPr="005D309A" w:rsidRDefault="00C80DF0" w:rsidP="00192EB5">
            <w:pPr>
              <w:pStyle w:val="GOSTTablenorm"/>
            </w:pPr>
            <w:r w:rsidRPr="005D309A">
              <w:t>Субъект учета (код ТОФК/ЦС по учету, в котором проводится операция)</w:t>
            </w:r>
          </w:p>
        </w:tc>
        <w:tc>
          <w:tcPr>
            <w:tcW w:w="1167" w:type="pct"/>
          </w:tcPr>
          <w:p w14:paraId="2303673E" w14:textId="77777777" w:rsidR="00C80DF0" w:rsidRPr="005D309A" w:rsidRDefault="00C80DF0" w:rsidP="00192EB5">
            <w:pPr>
              <w:pStyle w:val="GOSTTablenorm"/>
            </w:pPr>
            <w:r w:rsidRPr="005D309A">
              <w:t>Subject</w:t>
            </w:r>
          </w:p>
        </w:tc>
        <w:tc>
          <w:tcPr>
            <w:tcW w:w="1167" w:type="pct"/>
          </w:tcPr>
          <w:p w14:paraId="549C68C6" w14:textId="77777777" w:rsidR="00C80DF0" w:rsidRPr="005D309A" w:rsidRDefault="00C80DF0" w:rsidP="00192EB5">
            <w:pPr>
              <w:pStyle w:val="GOSTTablenorm"/>
            </w:pPr>
          </w:p>
        </w:tc>
      </w:tr>
      <w:tr w:rsidR="001C3732" w:rsidRPr="005D309A" w14:paraId="27BF7C7B" w14:textId="77777777" w:rsidTr="00924BC6">
        <w:trPr>
          <w:ins w:id="973" w:author="Сатлер Марина Викторовна" w:date="2026-04-09T11:09:00Z"/>
        </w:trPr>
        <w:tc>
          <w:tcPr>
            <w:tcW w:w="980" w:type="pct"/>
          </w:tcPr>
          <w:p w14:paraId="2E9F00C7" w14:textId="263C553C" w:rsidR="001C3732" w:rsidRPr="005D309A" w:rsidRDefault="001C3732" w:rsidP="001C3732">
            <w:pPr>
              <w:pStyle w:val="GOSTTablenorm"/>
              <w:rPr>
                <w:ins w:id="974" w:author="Сатлер Марина Викторовна" w:date="2026-04-09T11:09:00Z"/>
              </w:rPr>
            </w:pPr>
            <w:ins w:id="975" w:author="Сатлер Марина Викторовна" w:date="2026-04-09T11:09:00Z">
              <w:r w:rsidRPr="00AD0A38">
                <w:rPr>
                  <w:szCs w:val="22"/>
                  <w:highlight w:val="green"/>
                </w:rPr>
                <w:t>Инициатор_события_учета*</w:t>
              </w:r>
            </w:ins>
          </w:p>
        </w:tc>
        <w:tc>
          <w:tcPr>
            <w:tcW w:w="519" w:type="pct"/>
          </w:tcPr>
          <w:p w14:paraId="24EDAEFB" w14:textId="739EB137" w:rsidR="001C3732" w:rsidRPr="005D309A" w:rsidRDefault="001C3732" w:rsidP="001C3732">
            <w:pPr>
              <w:pStyle w:val="GOSTTablenorm"/>
              <w:rPr>
                <w:ins w:id="976" w:author="Сатлер Марина Викторовна" w:date="2026-04-09T11:09:00Z"/>
              </w:rPr>
            </w:pPr>
            <w:ins w:id="977" w:author="Сатлер Марина Викторовна" w:date="2026-04-09T11:09:00Z">
              <w:r w:rsidRPr="00AD0A38">
                <w:rPr>
                  <w:highlight w:val="green"/>
                </w:rPr>
                <w:t>нет</w:t>
              </w:r>
            </w:ins>
          </w:p>
        </w:tc>
        <w:tc>
          <w:tcPr>
            <w:tcW w:w="1167" w:type="pct"/>
          </w:tcPr>
          <w:p w14:paraId="4D5EA11C" w14:textId="2A0183B1" w:rsidR="001C3732" w:rsidRPr="005D309A" w:rsidRDefault="001C3732" w:rsidP="001C3732">
            <w:pPr>
              <w:pStyle w:val="GOSTTablenorm"/>
              <w:rPr>
                <w:ins w:id="978" w:author="Сатлер Марина Викторовна" w:date="2026-04-09T11:09:00Z"/>
              </w:rPr>
            </w:pPr>
            <w:ins w:id="979" w:author="Сатлер Марина Викторовна" w:date="2026-04-09T11:09:00Z">
              <w:r w:rsidRPr="00AD0A38">
                <w:rPr>
                  <w:highlight w:val="green"/>
                </w:rPr>
                <w:t>ТОФК-инициатор события учета</w:t>
              </w:r>
            </w:ins>
          </w:p>
        </w:tc>
        <w:tc>
          <w:tcPr>
            <w:tcW w:w="1167" w:type="pct"/>
          </w:tcPr>
          <w:p w14:paraId="4257856A" w14:textId="245F0A95" w:rsidR="001C3732" w:rsidRPr="005D309A" w:rsidRDefault="001C3732" w:rsidP="001C3732">
            <w:pPr>
              <w:pStyle w:val="GOSTTablenorm"/>
              <w:rPr>
                <w:ins w:id="980" w:author="Сатлер Марина Викторовна" w:date="2026-04-09T11:09:00Z"/>
              </w:rPr>
            </w:pPr>
            <w:ins w:id="981" w:author="Сатлер Марина Викторовна" w:date="2026-04-09T11:09:00Z">
              <w:r w:rsidRPr="00AD0A38">
                <w:rPr>
                  <w:highlight w:val="green"/>
                </w:rPr>
                <w:t>Subject</w:t>
              </w:r>
              <w:commentRangeStart w:id="982"/>
              <w:commentRangeEnd w:id="982"/>
              <w:r>
                <w:rPr>
                  <w:rStyle w:val="affa"/>
                </w:rPr>
                <w:commentReference w:id="982"/>
              </w:r>
            </w:ins>
          </w:p>
        </w:tc>
        <w:tc>
          <w:tcPr>
            <w:tcW w:w="1167" w:type="pct"/>
          </w:tcPr>
          <w:p w14:paraId="32A60FF8" w14:textId="77777777" w:rsidR="001C3732" w:rsidRPr="005D309A" w:rsidRDefault="001C3732" w:rsidP="001C3732">
            <w:pPr>
              <w:pStyle w:val="GOSTTablenorm"/>
              <w:rPr>
                <w:ins w:id="983" w:author="Сатлер Марина Викторовна" w:date="2026-04-09T11:09:00Z"/>
              </w:rPr>
            </w:pPr>
          </w:p>
        </w:tc>
      </w:tr>
      <w:tr w:rsidR="001C3732" w:rsidRPr="005D309A" w14:paraId="2DFCC3A3" w14:textId="77777777" w:rsidTr="00924BC6">
        <w:tc>
          <w:tcPr>
            <w:tcW w:w="980" w:type="pct"/>
          </w:tcPr>
          <w:p w14:paraId="4A54C034" w14:textId="77777777" w:rsidR="001C3732" w:rsidRPr="005D309A" w:rsidRDefault="001C3732" w:rsidP="001C3732">
            <w:pPr>
              <w:pStyle w:val="GOSTTablenorm"/>
            </w:pPr>
            <w:r w:rsidRPr="005D309A">
              <w:t>Тип_документа*</w:t>
            </w:r>
          </w:p>
        </w:tc>
        <w:tc>
          <w:tcPr>
            <w:tcW w:w="519" w:type="pct"/>
          </w:tcPr>
          <w:p w14:paraId="305E57FE" w14:textId="77777777" w:rsidR="001C3732" w:rsidRPr="005D309A" w:rsidRDefault="001C3732" w:rsidP="001C3732">
            <w:pPr>
              <w:pStyle w:val="GOSTTablenorm"/>
            </w:pPr>
            <w:r w:rsidRPr="005D309A">
              <w:t>Нет</w:t>
            </w:r>
          </w:p>
        </w:tc>
        <w:tc>
          <w:tcPr>
            <w:tcW w:w="1167" w:type="pct"/>
          </w:tcPr>
          <w:p w14:paraId="2E628198" w14:textId="0EB3C65E" w:rsidR="001C3732" w:rsidRPr="005D309A" w:rsidRDefault="001C3732" w:rsidP="001C3732">
            <w:pPr>
              <w:pStyle w:val="GOSTTablenorm"/>
            </w:pPr>
            <w:r w:rsidRPr="005D309A">
              <w:t xml:space="preserve">Тип документа в соответствии с </w:t>
            </w:r>
            <w:r>
              <w:t xml:space="preserve">таблицей </w:t>
            </w:r>
            <w:r>
              <w:fldChar w:fldCharType="begin"/>
            </w:r>
            <w:r>
              <w:instrText xml:space="preserve"> REF _Ref195541279 \h  \* MERGEFORMAT </w:instrText>
            </w:r>
            <w:r>
              <w:fldChar w:fldCharType="separate"/>
            </w:r>
            <w:r>
              <w:rPr>
                <w:noProof/>
              </w:rPr>
              <w:t>2</w:t>
            </w:r>
            <w:r>
              <w:fldChar w:fldCharType="end"/>
            </w:r>
          </w:p>
        </w:tc>
        <w:tc>
          <w:tcPr>
            <w:tcW w:w="1167" w:type="pct"/>
          </w:tcPr>
          <w:p w14:paraId="1412614A" w14:textId="77777777" w:rsidR="001C3732" w:rsidRPr="005D309A" w:rsidRDefault="001C3732" w:rsidP="001C3732">
            <w:pPr>
              <w:pStyle w:val="GOSTTablenorm"/>
            </w:pPr>
            <w:r w:rsidRPr="005D309A">
              <w:rPr>
                <w:lang w:val="en-US"/>
              </w:rPr>
              <w:t>TypeDoc</w:t>
            </w:r>
          </w:p>
        </w:tc>
        <w:tc>
          <w:tcPr>
            <w:tcW w:w="1167" w:type="pct"/>
          </w:tcPr>
          <w:p w14:paraId="202B08C9" w14:textId="77777777" w:rsidR="001C3732" w:rsidRPr="005D309A" w:rsidRDefault="001C3732" w:rsidP="001C3732">
            <w:pPr>
              <w:pStyle w:val="GOSTTablenorm"/>
            </w:pPr>
          </w:p>
        </w:tc>
      </w:tr>
      <w:tr w:rsidR="001C3732" w:rsidRPr="005D309A" w14:paraId="40E9E170" w14:textId="77777777" w:rsidTr="00924BC6">
        <w:tc>
          <w:tcPr>
            <w:tcW w:w="980" w:type="pct"/>
          </w:tcPr>
          <w:p w14:paraId="54EA1C08" w14:textId="77777777" w:rsidR="001C3732" w:rsidRPr="005D309A" w:rsidRDefault="001C3732" w:rsidP="001C3732">
            <w:pPr>
              <w:pStyle w:val="GOSTTablenorm"/>
            </w:pPr>
            <w:r w:rsidRPr="005D309A">
              <w:t>Идентификатор_документа*</w:t>
            </w:r>
          </w:p>
        </w:tc>
        <w:tc>
          <w:tcPr>
            <w:tcW w:w="519" w:type="pct"/>
          </w:tcPr>
          <w:p w14:paraId="34423440" w14:textId="77777777" w:rsidR="001C3732" w:rsidRPr="005D309A" w:rsidRDefault="001C3732" w:rsidP="001C3732">
            <w:pPr>
              <w:pStyle w:val="GOSTTablenorm"/>
            </w:pPr>
            <w:r w:rsidRPr="005D309A">
              <w:t>Нет</w:t>
            </w:r>
          </w:p>
        </w:tc>
        <w:tc>
          <w:tcPr>
            <w:tcW w:w="1167" w:type="pct"/>
          </w:tcPr>
          <w:p w14:paraId="6ADB50D1" w14:textId="77777777" w:rsidR="001C3732" w:rsidRPr="005D309A" w:rsidRDefault="001C3732" w:rsidP="001C3732">
            <w:pPr>
              <w:pStyle w:val="GOSTTablenorm"/>
            </w:pPr>
            <w:r w:rsidRPr="005D309A">
              <w:t>Глобальный идентификатор документа</w:t>
            </w:r>
          </w:p>
        </w:tc>
        <w:tc>
          <w:tcPr>
            <w:tcW w:w="1167" w:type="pct"/>
          </w:tcPr>
          <w:p w14:paraId="7AB84C65" w14:textId="77777777" w:rsidR="001C3732" w:rsidRPr="005D309A" w:rsidRDefault="001C3732" w:rsidP="001C3732">
            <w:pPr>
              <w:pStyle w:val="GOSTTablenorm"/>
            </w:pPr>
            <w:r w:rsidRPr="005D309A">
              <w:rPr>
                <w:lang w:val="en-US"/>
              </w:rPr>
              <w:t>DocGuid</w:t>
            </w:r>
          </w:p>
        </w:tc>
        <w:tc>
          <w:tcPr>
            <w:tcW w:w="1167" w:type="pct"/>
          </w:tcPr>
          <w:p w14:paraId="0B57C33E" w14:textId="77777777" w:rsidR="001C3732" w:rsidRPr="005D309A" w:rsidRDefault="001C3732" w:rsidP="001C3732">
            <w:pPr>
              <w:pStyle w:val="GOSTTablenorm"/>
            </w:pPr>
          </w:p>
        </w:tc>
      </w:tr>
      <w:tr w:rsidR="001C3732" w:rsidRPr="005D309A" w14:paraId="704A3187" w14:textId="77777777" w:rsidTr="00924BC6">
        <w:tc>
          <w:tcPr>
            <w:tcW w:w="980" w:type="pct"/>
          </w:tcPr>
          <w:p w14:paraId="677A5D34" w14:textId="77777777" w:rsidR="001C3732" w:rsidRPr="004C4A9B" w:rsidRDefault="001C3732" w:rsidP="001C3732">
            <w:pPr>
              <w:pStyle w:val="GOSTTablenorm"/>
            </w:pPr>
            <w:r w:rsidRPr="004C4A9B">
              <w:t>Дата_отражения_в_учете</w:t>
            </w:r>
          </w:p>
        </w:tc>
        <w:tc>
          <w:tcPr>
            <w:tcW w:w="519" w:type="pct"/>
          </w:tcPr>
          <w:p w14:paraId="5C5673B9" w14:textId="77777777" w:rsidR="001C3732" w:rsidRPr="004C4A9B" w:rsidRDefault="001C3732" w:rsidP="001C3732">
            <w:pPr>
              <w:pStyle w:val="GOSTTablenorm"/>
            </w:pPr>
            <w:r w:rsidRPr="004C4A9B">
              <w:t>Да</w:t>
            </w:r>
          </w:p>
        </w:tc>
        <w:tc>
          <w:tcPr>
            <w:tcW w:w="1167" w:type="pct"/>
          </w:tcPr>
          <w:p w14:paraId="7BA26642" w14:textId="77777777" w:rsidR="001C3732" w:rsidRPr="004C4A9B" w:rsidRDefault="001C3732" w:rsidP="001C3732">
            <w:pPr>
              <w:pStyle w:val="GOSTTablenorm"/>
            </w:pPr>
            <w:r w:rsidRPr="004C4A9B">
              <w:t>Дата отражения в учете (всегда передается в составе запроса)</w:t>
            </w:r>
          </w:p>
        </w:tc>
        <w:tc>
          <w:tcPr>
            <w:tcW w:w="1167" w:type="pct"/>
          </w:tcPr>
          <w:p w14:paraId="2039DAF4" w14:textId="77777777" w:rsidR="001C3732" w:rsidRPr="004C4A9B" w:rsidRDefault="001C3732" w:rsidP="001C3732">
            <w:pPr>
              <w:pStyle w:val="GOSTTablenorm"/>
            </w:pPr>
            <w:r w:rsidRPr="004C4A9B">
              <w:t>SettlementDate/ ReprocessSttlDate</w:t>
            </w:r>
          </w:p>
        </w:tc>
        <w:tc>
          <w:tcPr>
            <w:tcW w:w="1167" w:type="pct"/>
          </w:tcPr>
          <w:p w14:paraId="6691888C" w14:textId="77777777" w:rsidR="001C3732" w:rsidRPr="004C4A9B" w:rsidRDefault="001C3732" w:rsidP="001C3732">
            <w:pPr>
              <w:pStyle w:val="GOSTTablenorm"/>
            </w:pPr>
            <w:r w:rsidRPr="004C4A9B">
              <w:t xml:space="preserve">Если «Признак переобработки» (Reprocesing) &lt;&gt; «2», то заполняется </w:t>
            </w:r>
            <w:r w:rsidRPr="004C4A9B">
              <w:lastRenderedPageBreak/>
              <w:t>из поля «Дата отражения операции в учете» (SettlementDate).</w:t>
            </w:r>
          </w:p>
          <w:p w14:paraId="78304EC1" w14:textId="31445F5C" w:rsidR="001C3732" w:rsidRPr="004C4A9B" w:rsidRDefault="001C3732" w:rsidP="001C3732">
            <w:pPr>
              <w:pStyle w:val="GOSTTablenorm"/>
            </w:pPr>
            <w:r w:rsidRPr="004C4A9B">
              <w:t>Если «Признак переобработки» (Reprocesing) = «2», то заполняется из поля «Дата отражения в учете операции по переобрабатываемому этапу» (ReprocessSttlDate)</w:t>
            </w:r>
          </w:p>
        </w:tc>
      </w:tr>
    </w:tbl>
    <w:p w14:paraId="5CA44F6F" w14:textId="77777777" w:rsidR="00C80DF0" w:rsidRDefault="00C80DF0" w:rsidP="007E39F1">
      <w:pPr>
        <w:jc w:val="left"/>
      </w:pPr>
    </w:p>
    <w:p w14:paraId="2BDCEA63" w14:textId="1CAE3A03" w:rsidR="007E39F1" w:rsidRDefault="007E39F1" w:rsidP="007E39F1">
      <w:pPr>
        <w:jc w:val="left"/>
        <w:rPr>
          <w:szCs w:val="24"/>
        </w:rPr>
      </w:pPr>
      <w:r w:rsidRPr="00B9499D">
        <w:rPr>
          <w:szCs w:val="24"/>
        </w:rPr>
        <w:t xml:space="preserve">Перечень атрибутов, </w:t>
      </w:r>
      <w:r>
        <w:rPr>
          <w:szCs w:val="24"/>
        </w:rPr>
        <w:t xml:space="preserve">соответствующих типу документа в </w:t>
      </w:r>
      <w:r>
        <w:rPr>
          <w:szCs w:val="24"/>
          <w:lang w:val="en-US"/>
        </w:rPr>
        <w:t>SVAP</w:t>
      </w:r>
      <w:r>
        <w:rPr>
          <w:szCs w:val="24"/>
        </w:rPr>
        <w:t xml:space="preserve"> ФБ</w:t>
      </w:r>
      <w:r w:rsidRPr="00874F44">
        <w:rPr>
          <w:szCs w:val="24"/>
        </w:rPr>
        <w:t xml:space="preserve">, </w:t>
      </w:r>
      <w:r w:rsidRPr="00B9499D">
        <w:rPr>
          <w:szCs w:val="24"/>
        </w:rPr>
        <w:t>приведен в</w:t>
      </w:r>
      <w:r>
        <w:rPr>
          <w:szCs w:val="24"/>
        </w:rPr>
        <w:t xml:space="preserve"> </w:t>
      </w:r>
      <w:r w:rsidR="004C4A9B">
        <w:rPr>
          <w:szCs w:val="24"/>
        </w:rPr>
        <w:t>таблиц</w:t>
      </w:r>
      <w:r w:rsidR="00924BC6">
        <w:rPr>
          <w:szCs w:val="24"/>
        </w:rPr>
        <w:t>ах</w:t>
      </w:r>
      <w:r w:rsidR="004C4A9B">
        <w:rPr>
          <w:szCs w:val="24"/>
        </w:rPr>
        <w:t xml:space="preserve"> </w:t>
      </w:r>
      <w:r w:rsidR="004C4A9B">
        <w:rPr>
          <w:szCs w:val="24"/>
        </w:rPr>
        <w:fldChar w:fldCharType="begin"/>
      </w:r>
      <w:r w:rsidR="004C4A9B">
        <w:rPr>
          <w:szCs w:val="24"/>
        </w:rPr>
        <w:instrText xml:space="preserve"> REF _Ref195541119 \h </w:instrText>
      </w:r>
      <w:r w:rsidR="004C4A9B">
        <w:rPr>
          <w:szCs w:val="24"/>
        </w:rPr>
      </w:r>
      <w:r w:rsidR="004C4A9B">
        <w:rPr>
          <w:szCs w:val="24"/>
        </w:rPr>
        <w:fldChar w:fldCharType="separate"/>
      </w:r>
      <w:r w:rsidR="001C3732">
        <w:rPr>
          <w:noProof/>
        </w:rPr>
        <w:t>41</w:t>
      </w:r>
      <w:r w:rsidR="004C4A9B">
        <w:rPr>
          <w:szCs w:val="24"/>
        </w:rPr>
        <w:fldChar w:fldCharType="end"/>
      </w:r>
      <w:r w:rsidR="00924BC6">
        <w:rPr>
          <w:szCs w:val="24"/>
        </w:rPr>
        <w:t xml:space="preserve"> </w:t>
      </w:r>
      <w:r w:rsidR="00924BC6">
        <w:rPr>
          <w:szCs w:val="22"/>
        </w:rPr>
        <w:t>–</w:t>
      </w:r>
      <w:r w:rsidR="00924BC6">
        <w:t xml:space="preserve"> </w:t>
      </w:r>
      <w:r w:rsidR="00924BC6">
        <w:fldChar w:fldCharType="begin"/>
      </w:r>
      <w:r w:rsidR="00924BC6">
        <w:instrText xml:space="preserve"> REF _Ref195712518 \h </w:instrText>
      </w:r>
      <w:r w:rsidR="00924BC6">
        <w:fldChar w:fldCharType="separate"/>
      </w:r>
      <w:r w:rsidR="001C3732">
        <w:rPr>
          <w:noProof/>
        </w:rPr>
        <w:t>43</w:t>
      </w:r>
      <w:r w:rsidR="00924BC6">
        <w:fldChar w:fldCharType="end"/>
      </w:r>
      <w:r w:rsidRPr="00B9499D">
        <w:rPr>
          <w:szCs w:val="24"/>
        </w:rPr>
        <w:t>.</w:t>
      </w:r>
    </w:p>
    <w:p w14:paraId="590DD3BE" w14:textId="3380FE0B" w:rsidR="004C4A9B" w:rsidRDefault="000A24E5" w:rsidP="004C4A9B">
      <w:pPr>
        <w:pStyle w:val="GOSTNameTable"/>
      </w:pPr>
      <w:r>
        <w:rPr>
          <w:noProof/>
        </w:rPr>
        <w:fldChar w:fldCharType="begin"/>
      </w:r>
      <w:r>
        <w:rPr>
          <w:noProof/>
        </w:rPr>
        <w:instrText xml:space="preserve"> SEQ Таблица \* ARABIC </w:instrText>
      </w:r>
      <w:r>
        <w:rPr>
          <w:noProof/>
        </w:rPr>
        <w:fldChar w:fldCharType="separate"/>
      </w:r>
      <w:bookmarkStart w:id="984" w:name="_Ref195541119"/>
      <w:bookmarkStart w:id="985" w:name="_Toc226625640"/>
      <w:r w:rsidR="001C3732">
        <w:rPr>
          <w:noProof/>
        </w:rPr>
        <w:t>41</w:t>
      </w:r>
      <w:bookmarkEnd w:id="984"/>
      <w:r>
        <w:rPr>
          <w:noProof/>
        </w:rPr>
        <w:fldChar w:fldCharType="end"/>
      </w:r>
      <w:r w:rsidR="004C4A9B">
        <w:t xml:space="preserve"> </w:t>
      </w:r>
      <w:r w:rsidR="00D873A6">
        <w:rPr>
          <w:szCs w:val="22"/>
        </w:rPr>
        <w:t>–</w:t>
      </w:r>
      <w:r w:rsidR="004C4A9B">
        <w:t xml:space="preserve"> </w:t>
      </w:r>
      <w:r w:rsidR="004C4A9B" w:rsidRPr="00D13D80">
        <w:t xml:space="preserve">Перечень атрибутов, соответствующих типу документа </w:t>
      </w:r>
      <w:r w:rsidR="00F276AE">
        <w:t>«</w:t>
      </w:r>
      <w:r w:rsidR="00F276AE" w:rsidRPr="005105C9">
        <w:rPr>
          <w:szCs w:val="22"/>
        </w:rPr>
        <w:t>Поручение о перечислении на счет» (исходящий)» RCA_DOC_D_014</w:t>
      </w:r>
      <w:r w:rsidR="00F276AE" w:rsidRPr="009C5445">
        <w:rPr>
          <w:szCs w:val="22"/>
          <w:highlight w:val="yellow"/>
        </w:rPr>
        <w:t>_</w:t>
      </w:r>
      <w:r w:rsidR="00F276AE" w:rsidRPr="009C5445">
        <w:rPr>
          <w:szCs w:val="22"/>
          <w:highlight w:val="yellow"/>
          <w:lang w:val="en-US"/>
        </w:rPr>
        <w:t>SPS</w:t>
      </w:r>
      <w:r w:rsidR="00F276AE" w:rsidRPr="00D13D80">
        <w:t xml:space="preserve"> </w:t>
      </w:r>
      <w:r w:rsidR="004C4A9B" w:rsidRPr="00D13D80">
        <w:t>в SVAP ФБ</w:t>
      </w:r>
      <w:bookmarkEnd w:id="985"/>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7E39F1" w:rsidRPr="00A92F23" w14:paraId="0DE30B0D" w14:textId="77777777" w:rsidTr="00B50025">
        <w:trPr>
          <w:cnfStyle w:val="100000000000" w:firstRow="1" w:lastRow="0" w:firstColumn="0" w:lastColumn="0" w:oddVBand="0" w:evenVBand="0" w:oddHBand="0" w:evenHBand="0" w:firstRowFirstColumn="0" w:firstRowLastColumn="0" w:lastRowFirstColumn="0" w:lastRowLastColumn="0"/>
        </w:trPr>
        <w:tc>
          <w:tcPr>
            <w:tcW w:w="3651" w:type="dxa"/>
            <w:hideMark/>
          </w:tcPr>
          <w:p w14:paraId="728FDAB1" w14:textId="676FDBC0" w:rsidR="007E39F1" w:rsidRPr="004C4A9B" w:rsidRDefault="007E39F1" w:rsidP="004C4A9B">
            <w:pPr>
              <w:pStyle w:val="GOSTTableHead"/>
            </w:pPr>
            <w:r w:rsidRPr="004C4A9B">
              <w:t>Наименование атрибута</w:t>
            </w:r>
          </w:p>
        </w:tc>
        <w:tc>
          <w:tcPr>
            <w:tcW w:w="1090" w:type="dxa"/>
            <w:hideMark/>
          </w:tcPr>
          <w:p w14:paraId="13C5BDC0" w14:textId="77777777" w:rsidR="007E39F1" w:rsidRPr="004C4A9B" w:rsidRDefault="007E39F1" w:rsidP="004C4A9B">
            <w:pPr>
              <w:pStyle w:val="GOSTTableHead"/>
            </w:pPr>
            <w:r w:rsidRPr="004C4A9B">
              <w:t>Вычисляемый атрибут</w:t>
            </w:r>
          </w:p>
        </w:tc>
        <w:tc>
          <w:tcPr>
            <w:tcW w:w="3651" w:type="dxa"/>
            <w:hideMark/>
          </w:tcPr>
          <w:p w14:paraId="240D358F" w14:textId="77777777" w:rsidR="007E39F1" w:rsidRPr="004C4A9B" w:rsidRDefault="007E39F1" w:rsidP="004C4A9B">
            <w:pPr>
              <w:pStyle w:val="GOSTTableHead"/>
            </w:pPr>
            <w:r w:rsidRPr="004C4A9B">
              <w:t>Описание атрибута</w:t>
            </w:r>
          </w:p>
        </w:tc>
        <w:tc>
          <w:tcPr>
            <w:tcW w:w="3651" w:type="dxa"/>
            <w:hideMark/>
          </w:tcPr>
          <w:p w14:paraId="29CC7B61" w14:textId="77777777" w:rsidR="007E39F1" w:rsidRPr="004C4A9B" w:rsidRDefault="007E39F1" w:rsidP="004C4A9B">
            <w:pPr>
              <w:pStyle w:val="GOSTTableHead"/>
            </w:pPr>
            <w:r w:rsidRPr="004C4A9B">
              <w:t>Реквизит документа (наименование тега)</w:t>
            </w:r>
          </w:p>
        </w:tc>
        <w:tc>
          <w:tcPr>
            <w:tcW w:w="3651" w:type="dxa"/>
            <w:hideMark/>
          </w:tcPr>
          <w:p w14:paraId="24A5F635" w14:textId="77777777" w:rsidR="007E39F1" w:rsidRPr="004C4A9B" w:rsidRDefault="007E39F1" w:rsidP="004C4A9B">
            <w:pPr>
              <w:pStyle w:val="GOSTTableHead"/>
            </w:pPr>
            <w:r w:rsidRPr="004C4A9B">
              <w:t>Алгоритм вычисления</w:t>
            </w:r>
          </w:p>
        </w:tc>
      </w:tr>
      <w:tr w:rsidR="00E42521" w:rsidRPr="00A92F23" w14:paraId="62792BC7" w14:textId="77777777" w:rsidTr="00B50025">
        <w:tc>
          <w:tcPr>
            <w:tcW w:w="15694" w:type="dxa"/>
            <w:gridSpan w:val="5"/>
          </w:tcPr>
          <w:p w14:paraId="29BD6930" w14:textId="49AA7DEA" w:rsidR="00E42521" w:rsidRPr="00A92F23" w:rsidRDefault="00E42521" w:rsidP="007E39F1">
            <w:pPr>
              <w:pStyle w:val="GOSTTableHead"/>
              <w:rPr>
                <w:szCs w:val="22"/>
              </w:rPr>
            </w:pPr>
            <w:r w:rsidRPr="005105C9">
              <w:rPr>
                <w:szCs w:val="22"/>
              </w:rPr>
              <w:t>Поручение о перечислении на счет» (исходящий)» RCA_DOC_D_014</w:t>
            </w:r>
            <w:r w:rsidRPr="009C5445">
              <w:rPr>
                <w:szCs w:val="22"/>
                <w:highlight w:val="yellow"/>
              </w:rPr>
              <w:t>_</w:t>
            </w:r>
            <w:r w:rsidRPr="009C5445">
              <w:rPr>
                <w:szCs w:val="22"/>
                <w:highlight w:val="yellow"/>
                <w:lang w:val="en-US"/>
              </w:rPr>
              <w:t>SPS</w:t>
            </w:r>
            <w:r w:rsidRPr="009C5445">
              <w:rPr>
                <w:szCs w:val="22"/>
              </w:rPr>
              <w:t xml:space="preserve"> (Document)</w:t>
            </w:r>
          </w:p>
        </w:tc>
      </w:tr>
      <w:tr w:rsidR="00E42521" w:rsidRPr="00A92F23" w14:paraId="5739AAAB" w14:textId="77777777" w:rsidTr="00B50025">
        <w:tc>
          <w:tcPr>
            <w:tcW w:w="3651" w:type="dxa"/>
          </w:tcPr>
          <w:p w14:paraId="495096CB" w14:textId="76B10538" w:rsidR="00E42521" w:rsidRPr="00AA5F31" w:rsidRDefault="00E42521" w:rsidP="00C964DA">
            <w:pPr>
              <w:pStyle w:val="GOSTTablenorm"/>
            </w:pPr>
            <w:r w:rsidRPr="00AA5F31">
              <w:t>Номер_документа</w:t>
            </w:r>
          </w:p>
        </w:tc>
        <w:tc>
          <w:tcPr>
            <w:tcW w:w="1090" w:type="dxa"/>
          </w:tcPr>
          <w:p w14:paraId="33B5B3DA" w14:textId="00222A9C" w:rsidR="00E42521" w:rsidRPr="00AA5F31" w:rsidRDefault="00E42521" w:rsidP="00C964DA">
            <w:pPr>
              <w:pStyle w:val="GOSTTablenorm"/>
            </w:pPr>
            <w:r w:rsidRPr="00AA5F31">
              <w:t>Нет</w:t>
            </w:r>
          </w:p>
        </w:tc>
        <w:tc>
          <w:tcPr>
            <w:tcW w:w="3651" w:type="dxa"/>
          </w:tcPr>
          <w:p w14:paraId="5CC17E52" w14:textId="39C9607D" w:rsidR="00E42521" w:rsidRPr="00AA5F31" w:rsidRDefault="00E42521" w:rsidP="00C964DA">
            <w:pPr>
              <w:pStyle w:val="GOSTTablenorm"/>
            </w:pPr>
            <w:r w:rsidRPr="00AA5F31">
              <w:t>Номер документа</w:t>
            </w:r>
          </w:p>
        </w:tc>
        <w:tc>
          <w:tcPr>
            <w:tcW w:w="3651" w:type="dxa"/>
          </w:tcPr>
          <w:p w14:paraId="0617FE9D" w14:textId="648B97FA" w:rsidR="00E42521" w:rsidRPr="00C964DA" w:rsidRDefault="00E42521" w:rsidP="00C964DA">
            <w:pPr>
              <w:pStyle w:val="GOSTTablenorm"/>
            </w:pPr>
            <w:r w:rsidRPr="00C964DA">
              <w:t>document_no</w:t>
            </w:r>
          </w:p>
        </w:tc>
        <w:tc>
          <w:tcPr>
            <w:tcW w:w="3651" w:type="dxa"/>
          </w:tcPr>
          <w:p w14:paraId="618F72F2" w14:textId="4FD26202" w:rsidR="00E42521" w:rsidRPr="00AA5F31" w:rsidRDefault="00E42521" w:rsidP="00C964DA">
            <w:pPr>
              <w:pStyle w:val="GOSTTablenorm"/>
            </w:pPr>
            <w:r w:rsidRPr="00AA5F31">
              <w:t>-</w:t>
            </w:r>
          </w:p>
        </w:tc>
      </w:tr>
      <w:tr w:rsidR="00E42521" w:rsidRPr="00A92F23" w14:paraId="6BAB687A" w14:textId="77777777" w:rsidTr="00B50025">
        <w:tc>
          <w:tcPr>
            <w:tcW w:w="3651" w:type="dxa"/>
          </w:tcPr>
          <w:p w14:paraId="19B0780F" w14:textId="5506BD91" w:rsidR="00E42521" w:rsidRPr="00AA5F31" w:rsidRDefault="00E42521" w:rsidP="00C964DA">
            <w:pPr>
              <w:pStyle w:val="GOSTTablenorm"/>
            </w:pPr>
            <w:r w:rsidRPr="00AA5F31">
              <w:t>Дата_документа</w:t>
            </w:r>
          </w:p>
        </w:tc>
        <w:tc>
          <w:tcPr>
            <w:tcW w:w="1090" w:type="dxa"/>
          </w:tcPr>
          <w:p w14:paraId="21FA8A11" w14:textId="7EA35184" w:rsidR="00E42521" w:rsidRPr="00AA5F31" w:rsidRDefault="00E42521" w:rsidP="00C964DA">
            <w:pPr>
              <w:pStyle w:val="GOSTTablenorm"/>
            </w:pPr>
            <w:r w:rsidRPr="00AA5F31">
              <w:t>Нет</w:t>
            </w:r>
          </w:p>
        </w:tc>
        <w:tc>
          <w:tcPr>
            <w:tcW w:w="3651" w:type="dxa"/>
          </w:tcPr>
          <w:p w14:paraId="238F6942" w14:textId="5A7B4018" w:rsidR="00E42521" w:rsidRPr="00AA5F31" w:rsidRDefault="00E42521" w:rsidP="00C964DA">
            <w:pPr>
              <w:pStyle w:val="GOSTTablenorm"/>
            </w:pPr>
            <w:r w:rsidRPr="00AA5F31">
              <w:t>Дата документа</w:t>
            </w:r>
          </w:p>
        </w:tc>
        <w:tc>
          <w:tcPr>
            <w:tcW w:w="3651" w:type="dxa"/>
          </w:tcPr>
          <w:p w14:paraId="4FC5D836" w14:textId="4556BE65" w:rsidR="00E42521" w:rsidRPr="00C964DA" w:rsidRDefault="00E42521" w:rsidP="00C964DA">
            <w:pPr>
              <w:pStyle w:val="GOSTTablenorm"/>
            </w:pPr>
            <w:r w:rsidRPr="00C964DA">
              <w:t>document_date</w:t>
            </w:r>
          </w:p>
        </w:tc>
        <w:tc>
          <w:tcPr>
            <w:tcW w:w="3651" w:type="dxa"/>
          </w:tcPr>
          <w:p w14:paraId="74047FE5" w14:textId="2AD564A9" w:rsidR="00E42521" w:rsidRPr="00AA5F31" w:rsidRDefault="00E42521" w:rsidP="00C964DA">
            <w:pPr>
              <w:pStyle w:val="GOSTTablenorm"/>
            </w:pPr>
            <w:r w:rsidRPr="00AA5F31">
              <w:t>Указывается дата документа в формате YYYY-MM-DD</w:t>
            </w:r>
          </w:p>
        </w:tc>
      </w:tr>
      <w:tr w:rsidR="00E42521" w:rsidRPr="00A92F23" w14:paraId="286E3243" w14:textId="77777777" w:rsidTr="00B50025">
        <w:tc>
          <w:tcPr>
            <w:tcW w:w="3651" w:type="dxa"/>
          </w:tcPr>
          <w:p w14:paraId="4545E4C7" w14:textId="5BE0ACE0" w:rsidR="00E42521" w:rsidRPr="00AA5F31" w:rsidRDefault="00E42521" w:rsidP="00C964DA">
            <w:pPr>
              <w:pStyle w:val="GOSTTablenorm"/>
            </w:pPr>
            <w:r w:rsidRPr="00AA5F31">
              <w:t>Код_валюты</w:t>
            </w:r>
          </w:p>
        </w:tc>
        <w:tc>
          <w:tcPr>
            <w:tcW w:w="1090" w:type="dxa"/>
          </w:tcPr>
          <w:p w14:paraId="25667485" w14:textId="5554F06E" w:rsidR="00E42521" w:rsidRPr="00AA5F31" w:rsidRDefault="00E42521" w:rsidP="00C964DA">
            <w:pPr>
              <w:pStyle w:val="GOSTTablenorm"/>
            </w:pPr>
            <w:r w:rsidRPr="00AA5F31">
              <w:t>Да</w:t>
            </w:r>
          </w:p>
        </w:tc>
        <w:tc>
          <w:tcPr>
            <w:tcW w:w="3651" w:type="dxa"/>
          </w:tcPr>
          <w:p w14:paraId="6690DE11" w14:textId="36988ABF" w:rsidR="00E42521" w:rsidRPr="00AA5F31" w:rsidRDefault="00E42521" w:rsidP="00C964DA">
            <w:pPr>
              <w:pStyle w:val="GOSTTablenorm"/>
            </w:pPr>
            <w:r w:rsidRPr="00AA5F31">
              <w:t>Код валюты по ОКВ</w:t>
            </w:r>
          </w:p>
        </w:tc>
        <w:tc>
          <w:tcPr>
            <w:tcW w:w="3651" w:type="dxa"/>
          </w:tcPr>
          <w:p w14:paraId="5EA42484" w14:textId="150F929D" w:rsidR="00E42521" w:rsidRPr="00C964DA" w:rsidRDefault="00E42521" w:rsidP="00C964DA">
            <w:pPr>
              <w:pStyle w:val="GOSTTablenorm"/>
            </w:pPr>
            <w:r w:rsidRPr="00C964DA">
              <w:t>-</w:t>
            </w:r>
          </w:p>
        </w:tc>
        <w:tc>
          <w:tcPr>
            <w:tcW w:w="3651" w:type="dxa"/>
          </w:tcPr>
          <w:p w14:paraId="5A19BCD6" w14:textId="00A85523" w:rsidR="00E42521" w:rsidRPr="00AA5F31" w:rsidRDefault="00E42521" w:rsidP="00C964DA">
            <w:pPr>
              <w:pStyle w:val="GOSTTablenorm"/>
            </w:pPr>
            <w:r w:rsidRPr="00AA5F31">
              <w:t>Для данного документа заполняется значением «643»</w:t>
            </w:r>
          </w:p>
        </w:tc>
      </w:tr>
      <w:tr w:rsidR="00E42521" w:rsidRPr="00A92F23" w14:paraId="4A245E6D" w14:textId="77777777" w:rsidTr="00B50025">
        <w:tc>
          <w:tcPr>
            <w:tcW w:w="3651" w:type="dxa"/>
          </w:tcPr>
          <w:p w14:paraId="394D49B3" w14:textId="4D53ADFC" w:rsidR="00E42521" w:rsidRPr="00AA5F31" w:rsidRDefault="00E42521" w:rsidP="00C964DA">
            <w:pPr>
              <w:pStyle w:val="GOSTTablenorm"/>
            </w:pPr>
            <w:r w:rsidRPr="00AA5F31">
              <w:t>Код_контура</w:t>
            </w:r>
          </w:p>
        </w:tc>
        <w:tc>
          <w:tcPr>
            <w:tcW w:w="1090" w:type="dxa"/>
          </w:tcPr>
          <w:p w14:paraId="65112594" w14:textId="1E468C6B" w:rsidR="00E42521" w:rsidRPr="00AA5F31" w:rsidRDefault="00E42521" w:rsidP="00C964DA">
            <w:pPr>
              <w:pStyle w:val="GOSTTablenorm"/>
            </w:pPr>
            <w:r w:rsidRPr="00AA5F31">
              <w:t>Да</w:t>
            </w:r>
          </w:p>
        </w:tc>
        <w:tc>
          <w:tcPr>
            <w:tcW w:w="3651" w:type="dxa"/>
          </w:tcPr>
          <w:p w14:paraId="5DDB7887" w14:textId="13859F9E" w:rsidR="00E42521" w:rsidRPr="00AA5F31" w:rsidRDefault="00E42521" w:rsidP="00C964DA">
            <w:pPr>
              <w:pStyle w:val="GOSTTablenorm"/>
            </w:pPr>
            <w:r w:rsidRPr="00AA5F31">
              <w:t>Код контура</w:t>
            </w:r>
          </w:p>
        </w:tc>
        <w:tc>
          <w:tcPr>
            <w:tcW w:w="3651" w:type="dxa"/>
          </w:tcPr>
          <w:p w14:paraId="47ABC41C" w14:textId="08493377" w:rsidR="00E42521" w:rsidRPr="00C964DA" w:rsidRDefault="00E42521" w:rsidP="00C964DA">
            <w:pPr>
              <w:pStyle w:val="GOSTTablenorm"/>
            </w:pPr>
            <w:r w:rsidRPr="00C964DA">
              <w:t>-</w:t>
            </w:r>
          </w:p>
        </w:tc>
        <w:tc>
          <w:tcPr>
            <w:tcW w:w="3651" w:type="dxa"/>
          </w:tcPr>
          <w:p w14:paraId="238F43AF" w14:textId="54D6D536" w:rsidR="00E42521" w:rsidRPr="00AA5F31" w:rsidRDefault="00E42521" w:rsidP="00C964DA">
            <w:pPr>
              <w:pStyle w:val="GOSTTablenorm"/>
            </w:pPr>
            <w:r w:rsidRPr="00AA5F31">
              <w:t>Атрибут всегда заполняется значением «1»</w:t>
            </w:r>
          </w:p>
        </w:tc>
      </w:tr>
      <w:tr w:rsidR="00E42521" w:rsidRPr="00A92F23" w14:paraId="7B5E90A7" w14:textId="77777777" w:rsidTr="00B50025">
        <w:tc>
          <w:tcPr>
            <w:tcW w:w="3651" w:type="dxa"/>
          </w:tcPr>
          <w:p w14:paraId="23B976C5" w14:textId="14142103" w:rsidR="00E42521" w:rsidRPr="00AA5F31" w:rsidRDefault="00E42521" w:rsidP="00C964DA">
            <w:pPr>
              <w:pStyle w:val="GOSTTablenorm"/>
            </w:pPr>
            <w:r w:rsidRPr="00AA5F31">
              <w:t>Уровень_конфиденциальности</w:t>
            </w:r>
          </w:p>
        </w:tc>
        <w:tc>
          <w:tcPr>
            <w:tcW w:w="1090" w:type="dxa"/>
          </w:tcPr>
          <w:p w14:paraId="1D0E2881" w14:textId="63431939" w:rsidR="00E42521" w:rsidRPr="00AA5F31" w:rsidRDefault="00E42521" w:rsidP="00C964DA">
            <w:pPr>
              <w:pStyle w:val="GOSTTablenorm"/>
            </w:pPr>
            <w:r w:rsidRPr="00AA5F31">
              <w:t>Да</w:t>
            </w:r>
          </w:p>
        </w:tc>
        <w:tc>
          <w:tcPr>
            <w:tcW w:w="3651" w:type="dxa"/>
          </w:tcPr>
          <w:p w14:paraId="43349489" w14:textId="202B9532" w:rsidR="00E42521" w:rsidRPr="00AA5F31" w:rsidRDefault="00E42521" w:rsidP="00C964DA">
            <w:pPr>
              <w:pStyle w:val="GOSTTablenorm"/>
            </w:pPr>
            <w:r w:rsidRPr="00AA5F31">
              <w:t>Уровень конфиденциальности</w:t>
            </w:r>
          </w:p>
        </w:tc>
        <w:tc>
          <w:tcPr>
            <w:tcW w:w="3651" w:type="dxa"/>
          </w:tcPr>
          <w:p w14:paraId="53332409" w14:textId="430771CF" w:rsidR="00E42521" w:rsidRPr="00C964DA" w:rsidRDefault="00E42521" w:rsidP="00C964DA">
            <w:pPr>
              <w:pStyle w:val="GOSTTablenorm"/>
            </w:pPr>
            <w:r w:rsidRPr="00C964DA">
              <w:t>-</w:t>
            </w:r>
          </w:p>
        </w:tc>
        <w:tc>
          <w:tcPr>
            <w:tcW w:w="3651" w:type="dxa"/>
          </w:tcPr>
          <w:p w14:paraId="6BFA460F" w14:textId="50BE6CFB" w:rsidR="00E42521" w:rsidRPr="00AA5F31" w:rsidRDefault="00E42521" w:rsidP="00C964DA">
            <w:pPr>
              <w:pStyle w:val="GOSTTablenorm"/>
            </w:pPr>
            <w:r w:rsidRPr="00AA5F31">
              <w:t>Атрибут заполняется значением «0»</w:t>
            </w:r>
          </w:p>
        </w:tc>
      </w:tr>
      <w:tr w:rsidR="00E42521" w:rsidRPr="00A92F23" w14:paraId="59C984EE" w14:textId="77777777" w:rsidTr="00B50025">
        <w:tc>
          <w:tcPr>
            <w:tcW w:w="3651" w:type="dxa"/>
          </w:tcPr>
          <w:p w14:paraId="107E86A7" w14:textId="6D5F9627" w:rsidR="00E42521" w:rsidRPr="00AA5F31" w:rsidRDefault="00E42521" w:rsidP="00C964DA">
            <w:pPr>
              <w:pStyle w:val="GOSTTablenorm"/>
            </w:pPr>
            <w:r w:rsidRPr="00AA5F31">
              <w:t>Вид_документа</w:t>
            </w:r>
          </w:p>
        </w:tc>
        <w:tc>
          <w:tcPr>
            <w:tcW w:w="1090" w:type="dxa"/>
          </w:tcPr>
          <w:p w14:paraId="610064B2" w14:textId="07104D28" w:rsidR="00E42521" w:rsidRPr="00AA5F31" w:rsidRDefault="00E42521" w:rsidP="00C964DA">
            <w:pPr>
              <w:pStyle w:val="GOSTTablenorm"/>
            </w:pPr>
            <w:r w:rsidRPr="00AA5F31">
              <w:t>Нет</w:t>
            </w:r>
          </w:p>
        </w:tc>
        <w:tc>
          <w:tcPr>
            <w:tcW w:w="3651" w:type="dxa"/>
          </w:tcPr>
          <w:p w14:paraId="6723EB0F" w14:textId="176CBC18" w:rsidR="00E42521" w:rsidRPr="00AA5F31" w:rsidRDefault="00E42521" w:rsidP="00C964DA">
            <w:pPr>
              <w:pStyle w:val="GOSTTablenorm"/>
            </w:pPr>
            <w:r w:rsidRPr="00AA5F31">
              <w:t>Указывается вид документа</w:t>
            </w:r>
          </w:p>
        </w:tc>
        <w:tc>
          <w:tcPr>
            <w:tcW w:w="3651" w:type="dxa"/>
          </w:tcPr>
          <w:p w14:paraId="67FD9BF4" w14:textId="41789FEA" w:rsidR="00E42521" w:rsidRPr="00C964DA" w:rsidRDefault="00E42521" w:rsidP="00C964DA">
            <w:pPr>
              <w:pStyle w:val="GOSTTablenorm"/>
            </w:pPr>
            <w:r w:rsidRPr="00C964DA">
              <w:t>document_type</w:t>
            </w:r>
          </w:p>
        </w:tc>
        <w:tc>
          <w:tcPr>
            <w:tcW w:w="3651" w:type="dxa"/>
          </w:tcPr>
          <w:p w14:paraId="0754C300" w14:textId="4B9B9A84" w:rsidR="00E42521" w:rsidRPr="00AA5F31" w:rsidRDefault="00E42521" w:rsidP="00C964DA">
            <w:pPr>
              <w:pStyle w:val="GOSTTablenorm"/>
            </w:pPr>
            <w:r w:rsidRPr="00AA5F31">
              <w:t>-</w:t>
            </w:r>
          </w:p>
        </w:tc>
      </w:tr>
      <w:tr w:rsidR="00E42521" w:rsidRPr="00A92F23" w14:paraId="037A5BED" w14:textId="77777777" w:rsidTr="00B50025">
        <w:tc>
          <w:tcPr>
            <w:tcW w:w="3651" w:type="dxa"/>
          </w:tcPr>
          <w:p w14:paraId="3CF901E7" w14:textId="2B8390DF" w:rsidR="00E42521" w:rsidRPr="00AA5F31" w:rsidRDefault="00E42521" w:rsidP="00C964DA">
            <w:pPr>
              <w:pStyle w:val="GOSTTablenorm"/>
            </w:pPr>
            <w:r w:rsidRPr="00AA5F31">
              <w:lastRenderedPageBreak/>
              <w:t>Наименование_документа</w:t>
            </w:r>
          </w:p>
        </w:tc>
        <w:tc>
          <w:tcPr>
            <w:tcW w:w="1090" w:type="dxa"/>
          </w:tcPr>
          <w:p w14:paraId="37CABF41" w14:textId="71598975" w:rsidR="00E42521" w:rsidRPr="00AA5F31" w:rsidRDefault="00E42521" w:rsidP="00C964DA">
            <w:pPr>
              <w:pStyle w:val="GOSTTablenorm"/>
            </w:pPr>
            <w:r w:rsidRPr="00AA5F31">
              <w:t>Да</w:t>
            </w:r>
          </w:p>
        </w:tc>
        <w:tc>
          <w:tcPr>
            <w:tcW w:w="3651" w:type="dxa"/>
          </w:tcPr>
          <w:p w14:paraId="7817ED43" w14:textId="12FB5487" w:rsidR="00E42521" w:rsidRPr="00AA5F31" w:rsidRDefault="00E42521" w:rsidP="00C964DA">
            <w:pPr>
              <w:pStyle w:val="GOSTTablenorm"/>
            </w:pPr>
            <w:r w:rsidRPr="00AA5F31">
              <w:t>Наименование документа</w:t>
            </w:r>
          </w:p>
        </w:tc>
        <w:tc>
          <w:tcPr>
            <w:tcW w:w="3651" w:type="dxa"/>
          </w:tcPr>
          <w:p w14:paraId="48F61C93" w14:textId="4EE67ECE" w:rsidR="00E42521" w:rsidRPr="00C964DA" w:rsidRDefault="00E42521" w:rsidP="00C964DA">
            <w:pPr>
              <w:pStyle w:val="GOSTTablenorm"/>
            </w:pPr>
            <w:r w:rsidRPr="00C964DA">
              <w:t>-</w:t>
            </w:r>
          </w:p>
        </w:tc>
        <w:tc>
          <w:tcPr>
            <w:tcW w:w="3651" w:type="dxa"/>
          </w:tcPr>
          <w:p w14:paraId="24B30959" w14:textId="7B9B94C7" w:rsidR="00E42521" w:rsidRPr="00AA5F31" w:rsidRDefault="00E42521" w:rsidP="00C964DA">
            <w:pPr>
              <w:pStyle w:val="GOSTTablenorm"/>
            </w:pPr>
            <w:r w:rsidRPr="00AA5F31">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E42521" w:rsidRPr="00A92F23" w14:paraId="6905297F" w14:textId="77777777" w:rsidTr="00B50025">
        <w:tc>
          <w:tcPr>
            <w:tcW w:w="3651" w:type="dxa"/>
          </w:tcPr>
          <w:p w14:paraId="78137230" w14:textId="3E309891" w:rsidR="00E42521" w:rsidRPr="00AA5F31" w:rsidRDefault="00E42521" w:rsidP="00C964DA">
            <w:pPr>
              <w:pStyle w:val="GOSTTablenorm"/>
            </w:pPr>
            <w:r w:rsidRPr="00AA5F31">
              <w:t>Реквизиты по строкам</w:t>
            </w:r>
          </w:p>
        </w:tc>
        <w:tc>
          <w:tcPr>
            <w:tcW w:w="1090" w:type="dxa"/>
          </w:tcPr>
          <w:p w14:paraId="1D10823E" w14:textId="6959BDC0" w:rsidR="00E42521" w:rsidRPr="00AA5F31" w:rsidRDefault="00E42521" w:rsidP="00C964DA">
            <w:pPr>
              <w:pStyle w:val="GOSTTablenorm"/>
            </w:pPr>
            <w:r w:rsidRPr="00AA5F31">
              <w:t>-</w:t>
            </w:r>
          </w:p>
        </w:tc>
        <w:tc>
          <w:tcPr>
            <w:tcW w:w="3651" w:type="dxa"/>
          </w:tcPr>
          <w:p w14:paraId="1D614018" w14:textId="32D16F1A" w:rsidR="00E42521" w:rsidRPr="00AA5F31" w:rsidRDefault="00E42521" w:rsidP="00C964DA">
            <w:pPr>
              <w:pStyle w:val="GOSTTablenorm"/>
            </w:pPr>
            <w:r w:rsidRPr="00AA5F31">
              <w:rPr>
                <w:lang w:eastAsia="en-US"/>
              </w:rPr>
              <w:t>-</w:t>
            </w:r>
          </w:p>
        </w:tc>
        <w:tc>
          <w:tcPr>
            <w:tcW w:w="3651" w:type="dxa"/>
          </w:tcPr>
          <w:p w14:paraId="36E49BB5" w14:textId="27A0180E" w:rsidR="00E42521" w:rsidRPr="00C964DA" w:rsidRDefault="00E42521" w:rsidP="00C964DA">
            <w:pPr>
              <w:pStyle w:val="GOSTTablenorm"/>
            </w:pPr>
            <w:r w:rsidRPr="00C964DA">
              <w:t>-</w:t>
            </w:r>
          </w:p>
        </w:tc>
        <w:tc>
          <w:tcPr>
            <w:tcW w:w="3651" w:type="dxa"/>
          </w:tcPr>
          <w:p w14:paraId="7B363110" w14:textId="43C7A23C" w:rsidR="00E42521" w:rsidRPr="00AA5F31" w:rsidRDefault="00E42521" w:rsidP="00C964DA">
            <w:pPr>
              <w:pStyle w:val="GOSTTablenorm"/>
            </w:pPr>
            <w:r w:rsidRPr="00AA5F31">
              <w:t>-</w:t>
            </w:r>
          </w:p>
        </w:tc>
      </w:tr>
      <w:tr w:rsidR="00E42521" w:rsidRPr="00A92F23" w14:paraId="4C828ACD" w14:textId="77777777" w:rsidTr="00B50025">
        <w:tc>
          <w:tcPr>
            <w:tcW w:w="3651" w:type="dxa"/>
          </w:tcPr>
          <w:p w14:paraId="4B7E5F53" w14:textId="770E9471" w:rsidR="00E42521" w:rsidRPr="00AA5F31" w:rsidRDefault="00E42521" w:rsidP="00C964DA">
            <w:pPr>
              <w:pStyle w:val="GOSTTablenorm"/>
            </w:pPr>
            <w:r w:rsidRPr="00AA5F31">
              <w:t>Номер</w:t>
            </w:r>
            <w:r w:rsidR="00D52DB6">
              <w:t>_</w:t>
            </w:r>
            <w:r w:rsidRPr="00AA5F31">
              <w:t>строки</w:t>
            </w:r>
          </w:p>
        </w:tc>
        <w:tc>
          <w:tcPr>
            <w:tcW w:w="1090" w:type="dxa"/>
          </w:tcPr>
          <w:p w14:paraId="4A1BCD24" w14:textId="26B5BEA4" w:rsidR="00E42521" w:rsidRPr="00AA5F31" w:rsidRDefault="00E42521" w:rsidP="00C964DA">
            <w:pPr>
              <w:pStyle w:val="GOSTTablenorm"/>
            </w:pPr>
            <w:r w:rsidRPr="00AA5F31">
              <w:t>Нет</w:t>
            </w:r>
          </w:p>
        </w:tc>
        <w:tc>
          <w:tcPr>
            <w:tcW w:w="3651" w:type="dxa"/>
          </w:tcPr>
          <w:p w14:paraId="2799BDB0" w14:textId="255F62B6" w:rsidR="00E42521" w:rsidRPr="00AA5F31" w:rsidRDefault="00E42521" w:rsidP="00C964DA">
            <w:pPr>
              <w:pStyle w:val="GOSTTablenorm"/>
            </w:pPr>
            <w:r w:rsidRPr="00AA5F31">
              <w:t>Номер строки</w:t>
            </w:r>
          </w:p>
        </w:tc>
        <w:tc>
          <w:tcPr>
            <w:tcW w:w="3651" w:type="dxa"/>
          </w:tcPr>
          <w:p w14:paraId="500EDA16" w14:textId="575A9E62" w:rsidR="00E42521" w:rsidRPr="00C964DA" w:rsidRDefault="00E42521" w:rsidP="00C964DA">
            <w:pPr>
              <w:pStyle w:val="GOSTTablenorm"/>
            </w:pPr>
            <w:r w:rsidRPr="00C964DA">
              <w:t>entries:line_no</w:t>
            </w:r>
          </w:p>
        </w:tc>
        <w:tc>
          <w:tcPr>
            <w:tcW w:w="3651" w:type="dxa"/>
          </w:tcPr>
          <w:p w14:paraId="64D14CF7" w14:textId="4A7AED44" w:rsidR="00E42521" w:rsidRPr="00AA5F31" w:rsidRDefault="00E42521" w:rsidP="00C964DA">
            <w:pPr>
              <w:pStyle w:val="GOSTTablenorm"/>
            </w:pPr>
            <w:r w:rsidRPr="00AA5F31">
              <w:t>-</w:t>
            </w:r>
          </w:p>
        </w:tc>
      </w:tr>
      <w:tr w:rsidR="00E42521" w:rsidRPr="00A92F23" w14:paraId="169050D5" w14:textId="77777777" w:rsidTr="00B50025">
        <w:tc>
          <w:tcPr>
            <w:tcW w:w="3651" w:type="dxa"/>
          </w:tcPr>
          <w:p w14:paraId="0F409F40" w14:textId="68ED3779" w:rsidR="00E42521" w:rsidRPr="00AA5F31" w:rsidRDefault="00E42521" w:rsidP="00C964DA">
            <w:pPr>
              <w:pStyle w:val="GOSTTablenorm"/>
            </w:pPr>
            <w:r w:rsidRPr="00AA5F31">
              <w:rPr>
                <w:color w:val="000000"/>
              </w:rPr>
              <w:t>КБК</w:t>
            </w:r>
          </w:p>
        </w:tc>
        <w:tc>
          <w:tcPr>
            <w:tcW w:w="1090" w:type="dxa"/>
          </w:tcPr>
          <w:p w14:paraId="3D2A0269" w14:textId="6F75FAC4" w:rsidR="00E42521" w:rsidRPr="00AA5F31" w:rsidRDefault="00E42521" w:rsidP="00C964DA">
            <w:pPr>
              <w:pStyle w:val="GOSTTablenorm"/>
            </w:pPr>
            <w:r w:rsidRPr="00AA5F31">
              <w:t>Нет</w:t>
            </w:r>
          </w:p>
        </w:tc>
        <w:tc>
          <w:tcPr>
            <w:tcW w:w="3651" w:type="dxa"/>
          </w:tcPr>
          <w:p w14:paraId="0FAB5DC6" w14:textId="1C221AEE" w:rsidR="00E42521" w:rsidRPr="00AA5F31" w:rsidRDefault="00E42521" w:rsidP="00C964DA">
            <w:pPr>
              <w:pStyle w:val="GOSTTablenorm"/>
            </w:pPr>
            <w:r w:rsidRPr="00AA5F31">
              <w:rPr>
                <w:color w:val="000000"/>
              </w:rPr>
              <w:t xml:space="preserve">КБК </w:t>
            </w:r>
          </w:p>
        </w:tc>
        <w:tc>
          <w:tcPr>
            <w:tcW w:w="3651" w:type="dxa"/>
          </w:tcPr>
          <w:p w14:paraId="3C39306C" w14:textId="636FDB53" w:rsidR="00E42521" w:rsidRPr="00C964DA" w:rsidRDefault="00E42521" w:rsidP="00C964DA">
            <w:pPr>
              <w:pStyle w:val="GOSTTablenorm"/>
            </w:pPr>
            <w:r w:rsidRPr="00C964DA">
              <w:t>entries:bcc</w:t>
            </w:r>
          </w:p>
        </w:tc>
        <w:tc>
          <w:tcPr>
            <w:tcW w:w="3651" w:type="dxa"/>
          </w:tcPr>
          <w:p w14:paraId="7903819D" w14:textId="77777777" w:rsidR="00E42521" w:rsidRPr="00AA5F31" w:rsidRDefault="00E42521" w:rsidP="00C964DA">
            <w:pPr>
              <w:pStyle w:val="GOSTTablenorm"/>
            </w:pPr>
          </w:p>
        </w:tc>
      </w:tr>
      <w:tr w:rsidR="00E42521" w:rsidRPr="00A92F23" w14:paraId="71B1AB8A" w14:textId="77777777" w:rsidTr="00B50025">
        <w:tc>
          <w:tcPr>
            <w:tcW w:w="3651" w:type="dxa"/>
          </w:tcPr>
          <w:p w14:paraId="4A8BB444" w14:textId="553DE833" w:rsidR="00E42521" w:rsidRPr="00AA5F31" w:rsidRDefault="00E42521" w:rsidP="00C964DA">
            <w:pPr>
              <w:pStyle w:val="GOSTTablenorm"/>
            </w:pPr>
            <w:r w:rsidRPr="00AA5F31">
              <w:rPr>
                <w:color w:val="000000"/>
              </w:rPr>
              <w:t>Тип_КБК</w:t>
            </w:r>
          </w:p>
        </w:tc>
        <w:tc>
          <w:tcPr>
            <w:tcW w:w="1090" w:type="dxa"/>
          </w:tcPr>
          <w:p w14:paraId="6C8F66E6" w14:textId="4301DFB1" w:rsidR="00E42521" w:rsidRPr="00AA5F31" w:rsidRDefault="00E42521" w:rsidP="00C964DA">
            <w:pPr>
              <w:pStyle w:val="GOSTTablenorm"/>
            </w:pPr>
            <w:r w:rsidRPr="00AA5F31">
              <w:t>Нет</w:t>
            </w:r>
          </w:p>
        </w:tc>
        <w:tc>
          <w:tcPr>
            <w:tcW w:w="3651" w:type="dxa"/>
          </w:tcPr>
          <w:p w14:paraId="546B695C" w14:textId="39EF6A1C" w:rsidR="00E42521" w:rsidRPr="00AA5F31" w:rsidRDefault="00E42521" w:rsidP="00C964DA">
            <w:pPr>
              <w:pStyle w:val="GOSTTablenorm"/>
            </w:pPr>
            <w:r w:rsidRPr="00AA5F31">
              <w:rPr>
                <w:color w:val="000000"/>
              </w:rPr>
              <w:t xml:space="preserve">Тип КБК </w:t>
            </w:r>
          </w:p>
        </w:tc>
        <w:tc>
          <w:tcPr>
            <w:tcW w:w="3651" w:type="dxa"/>
          </w:tcPr>
          <w:p w14:paraId="37B5C62A" w14:textId="30C681B9" w:rsidR="00E42521" w:rsidRPr="00C964DA" w:rsidRDefault="00E42521" w:rsidP="00C964DA">
            <w:pPr>
              <w:pStyle w:val="GOSTTablenorm"/>
            </w:pPr>
            <w:r w:rsidRPr="00C964DA">
              <w:t>entries:type_bcc</w:t>
            </w:r>
          </w:p>
        </w:tc>
        <w:tc>
          <w:tcPr>
            <w:tcW w:w="3651" w:type="dxa"/>
          </w:tcPr>
          <w:p w14:paraId="538007A2" w14:textId="77777777" w:rsidR="00E42521" w:rsidRPr="00AA5F31" w:rsidRDefault="00E42521" w:rsidP="00C964DA">
            <w:pPr>
              <w:pStyle w:val="GOSTTablenorm"/>
            </w:pPr>
          </w:p>
        </w:tc>
      </w:tr>
      <w:tr w:rsidR="00E42521" w:rsidRPr="00A92F23" w14:paraId="3C9170C4" w14:textId="77777777" w:rsidTr="00B50025">
        <w:tc>
          <w:tcPr>
            <w:tcW w:w="3651" w:type="dxa"/>
          </w:tcPr>
          <w:p w14:paraId="5A843CE6" w14:textId="4A6B6FF9" w:rsidR="00E42521" w:rsidRPr="00AA5F31" w:rsidRDefault="00E42521" w:rsidP="00C964DA">
            <w:pPr>
              <w:pStyle w:val="GOSTTablenorm"/>
            </w:pPr>
            <w:r w:rsidRPr="00AA5F31">
              <w:t>УБП_ТОФК_получателя</w:t>
            </w:r>
          </w:p>
        </w:tc>
        <w:tc>
          <w:tcPr>
            <w:tcW w:w="1090" w:type="dxa"/>
          </w:tcPr>
          <w:p w14:paraId="1E213CCB" w14:textId="16B36E2A" w:rsidR="00E42521" w:rsidRPr="00AA5F31" w:rsidRDefault="00E42521" w:rsidP="00C964DA">
            <w:pPr>
              <w:pStyle w:val="GOSTTablenorm"/>
            </w:pPr>
            <w:r w:rsidRPr="00AA5F31">
              <w:t>Нет</w:t>
            </w:r>
          </w:p>
        </w:tc>
        <w:tc>
          <w:tcPr>
            <w:tcW w:w="3651" w:type="dxa"/>
          </w:tcPr>
          <w:p w14:paraId="7C25E72C" w14:textId="7C95F867" w:rsidR="00E42521" w:rsidRPr="007C0904" w:rsidRDefault="00E42521" w:rsidP="00C964DA">
            <w:pPr>
              <w:pStyle w:val="GOSTTablenorm"/>
            </w:pPr>
            <w:r w:rsidRPr="007C0904">
              <w:t>Номер организации ТОФК получателя</w:t>
            </w:r>
          </w:p>
        </w:tc>
        <w:tc>
          <w:tcPr>
            <w:tcW w:w="3651" w:type="dxa"/>
          </w:tcPr>
          <w:p w14:paraId="5522825D" w14:textId="20677BA2" w:rsidR="00E42521" w:rsidRPr="00C964DA" w:rsidRDefault="00E42521" w:rsidP="00C964DA">
            <w:pPr>
              <w:pStyle w:val="GOSTTablenorm"/>
            </w:pPr>
            <w:r w:rsidRPr="00C964DA">
              <w:t>entries:org_code</w:t>
            </w:r>
          </w:p>
        </w:tc>
        <w:tc>
          <w:tcPr>
            <w:tcW w:w="3651" w:type="dxa"/>
          </w:tcPr>
          <w:p w14:paraId="27EFFB89" w14:textId="3CFEC533" w:rsidR="00E42521" w:rsidRPr="00AA5F31" w:rsidRDefault="00E42521" w:rsidP="00C964DA">
            <w:pPr>
              <w:pStyle w:val="GOSTTablenorm"/>
            </w:pPr>
            <w:r w:rsidRPr="00AA5F31">
              <w:t>-</w:t>
            </w:r>
          </w:p>
        </w:tc>
      </w:tr>
      <w:tr w:rsidR="00E42521" w:rsidRPr="00A92F23" w14:paraId="128C6E0A" w14:textId="77777777" w:rsidTr="00B50025">
        <w:tc>
          <w:tcPr>
            <w:tcW w:w="3651" w:type="dxa"/>
          </w:tcPr>
          <w:p w14:paraId="7E10D7A0" w14:textId="14E01D15" w:rsidR="00E42521" w:rsidRPr="00AA5F31" w:rsidRDefault="00E42521" w:rsidP="00C964DA">
            <w:pPr>
              <w:pStyle w:val="GOSTTablenorm"/>
            </w:pPr>
            <w:r w:rsidRPr="00AA5F31">
              <w:rPr>
                <w:color w:val="000000"/>
              </w:rPr>
              <w:t>Сумма_валюта_учета_руб</w:t>
            </w:r>
          </w:p>
        </w:tc>
        <w:tc>
          <w:tcPr>
            <w:tcW w:w="1090" w:type="dxa"/>
          </w:tcPr>
          <w:p w14:paraId="672D04FE" w14:textId="74C86327" w:rsidR="00E42521" w:rsidRPr="00AA5F31" w:rsidRDefault="00E42521" w:rsidP="00C964DA">
            <w:pPr>
              <w:pStyle w:val="GOSTTablenorm"/>
            </w:pPr>
            <w:r w:rsidRPr="00AA5F31">
              <w:t>Нет</w:t>
            </w:r>
          </w:p>
        </w:tc>
        <w:tc>
          <w:tcPr>
            <w:tcW w:w="3651" w:type="dxa"/>
          </w:tcPr>
          <w:p w14:paraId="45256575" w14:textId="4690B5AB" w:rsidR="00E42521" w:rsidRPr="00AA5F31" w:rsidRDefault="00E42521" w:rsidP="00C964DA">
            <w:pPr>
              <w:pStyle w:val="GOSTTablenorm"/>
            </w:pPr>
            <w:r w:rsidRPr="00AA5F31">
              <w:rPr>
                <w:color w:val="000000"/>
              </w:rPr>
              <w:t>Сумма в валюте учета (руб)</w:t>
            </w:r>
          </w:p>
        </w:tc>
        <w:tc>
          <w:tcPr>
            <w:tcW w:w="3651" w:type="dxa"/>
          </w:tcPr>
          <w:p w14:paraId="46B20388" w14:textId="38964D8B" w:rsidR="00E42521" w:rsidRPr="00C964DA" w:rsidRDefault="00E42521" w:rsidP="00C964DA">
            <w:pPr>
              <w:pStyle w:val="GOSTTablenorm"/>
            </w:pPr>
            <w:r w:rsidRPr="00C964DA">
              <w:t>entries:amount</w:t>
            </w:r>
          </w:p>
        </w:tc>
        <w:tc>
          <w:tcPr>
            <w:tcW w:w="3651" w:type="dxa"/>
          </w:tcPr>
          <w:p w14:paraId="363E63EE" w14:textId="52275670" w:rsidR="00E42521" w:rsidRPr="00AA5F31" w:rsidRDefault="00AA5F31" w:rsidP="00C964DA">
            <w:pPr>
              <w:pStyle w:val="GOSTTablenorm"/>
            </w:pPr>
            <w:r w:rsidRPr="00AA5F31">
              <w:t xml:space="preserve">Сумма передается в единицах валюты с точностью 2 знака после запятой </w:t>
            </w:r>
            <w:r w:rsidR="00C964DA">
              <w:t>–</w:t>
            </w:r>
            <w:r w:rsidRPr="00AA5F31">
              <w:t xml:space="preserve"> необходимо конвертировать в минимальные единицы валюты (для данного типа документов умножить на 100)</w:t>
            </w:r>
          </w:p>
        </w:tc>
      </w:tr>
      <w:tr w:rsidR="00E42521" w:rsidRPr="00A92F23" w14:paraId="748ADB25" w14:textId="77777777" w:rsidTr="00B50025">
        <w:tc>
          <w:tcPr>
            <w:tcW w:w="3651" w:type="dxa"/>
          </w:tcPr>
          <w:p w14:paraId="14BF3433" w14:textId="4D110AE8" w:rsidR="00E42521" w:rsidRPr="00AA5F31" w:rsidRDefault="00E42521" w:rsidP="00C964DA">
            <w:pPr>
              <w:pStyle w:val="GOSTTablenorm"/>
            </w:pPr>
            <w:r w:rsidRPr="00AA5F31">
              <w:rPr>
                <w:color w:val="000000"/>
              </w:rPr>
              <w:t>Сумма_валюта_операции</w:t>
            </w:r>
          </w:p>
        </w:tc>
        <w:tc>
          <w:tcPr>
            <w:tcW w:w="1090" w:type="dxa"/>
          </w:tcPr>
          <w:p w14:paraId="06423BEF" w14:textId="21DC44C5" w:rsidR="00E42521" w:rsidRPr="00AA5F31" w:rsidRDefault="00E42521" w:rsidP="00C964DA">
            <w:pPr>
              <w:pStyle w:val="GOSTTablenorm"/>
            </w:pPr>
            <w:r w:rsidRPr="00AA5F31">
              <w:t>Да</w:t>
            </w:r>
          </w:p>
        </w:tc>
        <w:tc>
          <w:tcPr>
            <w:tcW w:w="3651" w:type="dxa"/>
          </w:tcPr>
          <w:p w14:paraId="3601E42A" w14:textId="1A46EEEB" w:rsidR="00E42521" w:rsidRPr="00AA5F31" w:rsidRDefault="00E42521" w:rsidP="00C964DA">
            <w:pPr>
              <w:pStyle w:val="GOSTTablenorm"/>
            </w:pPr>
            <w:r w:rsidRPr="00AA5F31">
              <w:rPr>
                <w:color w:val="000000"/>
              </w:rPr>
              <w:t>Сумма в валюте заявки</w:t>
            </w:r>
          </w:p>
        </w:tc>
        <w:tc>
          <w:tcPr>
            <w:tcW w:w="3651" w:type="dxa"/>
          </w:tcPr>
          <w:p w14:paraId="019AFCC6" w14:textId="2E486D70" w:rsidR="00E42521" w:rsidRPr="00C964DA" w:rsidRDefault="00E42521" w:rsidP="00C964DA">
            <w:pPr>
              <w:pStyle w:val="GOSTTablenorm"/>
            </w:pPr>
            <w:r w:rsidRPr="00C964DA">
              <w:t>-</w:t>
            </w:r>
          </w:p>
        </w:tc>
        <w:tc>
          <w:tcPr>
            <w:tcW w:w="3651" w:type="dxa"/>
          </w:tcPr>
          <w:p w14:paraId="31DFDF6B" w14:textId="2B9B20C7" w:rsidR="00E42521" w:rsidRPr="00AA5F31" w:rsidRDefault="00E42521" w:rsidP="00C964DA">
            <w:pPr>
              <w:pStyle w:val="GOSTTablenorm"/>
            </w:pPr>
            <w:r w:rsidRPr="00AA5F31">
              <w:rPr>
                <w:color w:val="000000"/>
              </w:rPr>
              <w:t>Указывается значение парметра entries:amount</w:t>
            </w:r>
          </w:p>
        </w:tc>
      </w:tr>
    </w:tbl>
    <w:p w14:paraId="73CEBFCD" w14:textId="1FD1DBBD" w:rsidR="00F276AE" w:rsidRDefault="00D471C2" w:rsidP="00F276AE">
      <w:pPr>
        <w:pStyle w:val="GOSTNameTable"/>
      </w:pPr>
      <w:r>
        <w:rPr>
          <w:noProof/>
        </w:rPr>
        <w:lastRenderedPageBreak/>
        <w:fldChar w:fldCharType="begin"/>
      </w:r>
      <w:r>
        <w:rPr>
          <w:noProof/>
        </w:rPr>
        <w:instrText xml:space="preserve"> SEQ Таблица \* ARABIC </w:instrText>
      </w:r>
      <w:r>
        <w:rPr>
          <w:noProof/>
        </w:rPr>
        <w:fldChar w:fldCharType="separate"/>
      </w:r>
      <w:bookmarkStart w:id="986" w:name="_Ref195715416"/>
      <w:bookmarkStart w:id="987" w:name="_Toc226625641"/>
      <w:r w:rsidR="001C3732">
        <w:rPr>
          <w:noProof/>
        </w:rPr>
        <w:t>42</w:t>
      </w:r>
      <w:bookmarkEnd w:id="986"/>
      <w:r>
        <w:rPr>
          <w:noProof/>
        </w:rPr>
        <w:fldChar w:fldCharType="end"/>
      </w:r>
      <w:r w:rsidR="00F276AE">
        <w:t xml:space="preserve"> </w:t>
      </w:r>
      <w:r w:rsidR="00F276AE" w:rsidRPr="00397046">
        <w:t>– Перечень атрибутов, соответствующих типу документа «</w:t>
      </w:r>
      <w:r w:rsidR="00F276AE" w:rsidRPr="00A57119">
        <w:rPr>
          <w:sz w:val="22"/>
          <w:szCs w:val="22"/>
        </w:rPr>
        <w:t>Реестр перечисленных поступлений</w:t>
      </w:r>
      <w:r w:rsidR="00F276AE">
        <w:rPr>
          <w:sz w:val="22"/>
          <w:szCs w:val="22"/>
        </w:rPr>
        <w:t>»</w:t>
      </w:r>
      <w:r w:rsidR="00F276AE" w:rsidRPr="00A57119">
        <w:rPr>
          <w:sz w:val="22"/>
          <w:szCs w:val="22"/>
        </w:rPr>
        <w:t xml:space="preserve"> RCA_DOC_D_015</w:t>
      </w:r>
      <w:r w:rsidR="00F276AE" w:rsidRPr="00AA5F31">
        <w:rPr>
          <w:sz w:val="22"/>
          <w:szCs w:val="22"/>
          <w:highlight w:val="yellow"/>
        </w:rPr>
        <w:t>_</w:t>
      </w:r>
      <w:r w:rsidR="00F276AE" w:rsidRPr="00AA5F31">
        <w:rPr>
          <w:sz w:val="22"/>
          <w:szCs w:val="22"/>
          <w:highlight w:val="yellow"/>
          <w:lang w:val="en-US"/>
        </w:rPr>
        <w:t>SPS</w:t>
      </w:r>
      <w:r w:rsidR="00F276AE" w:rsidRPr="00397046">
        <w:t xml:space="preserve"> в SVAP ФБ</w:t>
      </w:r>
      <w:bookmarkEnd w:id="987"/>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738FA81C" w14:textId="77777777" w:rsidTr="00924BC6">
        <w:trPr>
          <w:cnfStyle w:val="100000000000" w:firstRow="1" w:lastRow="0" w:firstColumn="0" w:lastColumn="0" w:oddVBand="0" w:evenVBand="0" w:oddHBand="0" w:evenHBand="0" w:firstRowFirstColumn="0" w:firstRowLastColumn="0" w:lastRowFirstColumn="0" w:lastRowLastColumn="0"/>
        </w:trPr>
        <w:tc>
          <w:tcPr>
            <w:tcW w:w="3651" w:type="dxa"/>
            <w:hideMark/>
          </w:tcPr>
          <w:p w14:paraId="51EF0A9F" w14:textId="77777777"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5A7764A8"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315D5447"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6476FA10"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43642296" w14:textId="77777777" w:rsidR="00B50025" w:rsidRPr="00A92F23" w:rsidRDefault="00B50025" w:rsidP="00B50025">
            <w:pPr>
              <w:pStyle w:val="GOSTTableHead"/>
              <w:rPr>
                <w:szCs w:val="22"/>
              </w:rPr>
            </w:pPr>
            <w:r w:rsidRPr="00A92F23">
              <w:rPr>
                <w:szCs w:val="22"/>
              </w:rPr>
              <w:t>Алгоритм вычисления</w:t>
            </w:r>
          </w:p>
        </w:tc>
      </w:tr>
      <w:tr w:rsidR="007E39F1" w:rsidRPr="00A92F23" w14:paraId="5722AA90" w14:textId="77777777" w:rsidTr="00924BC6">
        <w:tc>
          <w:tcPr>
            <w:tcW w:w="15694" w:type="dxa"/>
            <w:gridSpan w:val="5"/>
          </w:tcPr>
          <w:p w14:paraId="5A2BA340" w14:textId="6431661B" w:rsidR="007E39F1" w:rsidRPr="00A92F23" w:rsidRDefault="007E39F1" w:rsidP="007E39F1">
            <w:pPr>
              <w:jc w:val="center"/>
              <w:rPr>
                <w:sz w:val="22"/>
                <w:szCs w:val="22"/>
              </w:rPr>
            </w:pPr>
            <w:r w:rsidRPr="00A57119">
              <w:rPr>
                <w:b/>
                <w:sz w:val="22"/>
                <w:szCs w:val="22"/>
              </w:rPr>
              <w:t>Реестр перечисленных поступлений RCA_DOC_D_015</w:t>
            </w:r>
            <w:r w:rsidRPr="00AA5F31">
              <w:rPr>
                <w:b/>
                <w:sz w:val="22"/>
                <w:szCs w:val="22"/>
                <w:highlight w:val="yellow"/>
              </w:rPr>
              <w:t>_</w:t>
            </w:r>
            <w:r w:rsidRPr="00AA5F31">
              <w:rPr>
                <w:b/>
                <w:sz w:val="22"/>
                <w:szCs w:val="22"/>
                <w:highlight w:val="yellow"/>
                <w:lang w:val="en-US"/>
              </w:rPr>
              <w:t>SPS</w:t>
            </w:r>
            <w:r w:rsidRPr="00A57119">
              <w:rPr>
                <w:b/>
                <w:sz w:val="22"/>
                <w:szCs w:val="22"/>
              </w:rPr>
              <w:t xml:space="preserve"> (Document)</w:t>
            </w:r>
          </w:p>
        </w:tc>
      </w:tr>
      <w:tr w:rsidR="007E39F1" w:rsidRPr="00A92F23" w14:paraId="5C67E796" w14:textId="77777777" w:rsidTr="00924BC6">
        <w:tc>
          <w:tcPr>
            <w:tcW w:w="3651" w:type="dxa"/>
          </w:tcPr>
          <w:p w14:paraId="67F627C2" w14:textId="18438579" w:rsidR="007E39F1" w:rsidRPr="00A92F23" w:rsidRDefault="007E39F1" w:rsidP="00C964DA">
            <w:pPr>
              <w:pStyle w:val="GOSTTablenorm"/>
            </w:pPr>
            <w:r w:rsidRPr="00A92F23">
              <w:t>Номер_документа</w:t>
            </w:r>
          </w:p>
        </w:tc>
        <w:tc>
          <w:tcPr>
            <w:tcW w:w="1090" w:type="dxa"/>
          </w:tcPr>
          <w:p w14:paraId="69602852" w14:textId="716444DA" w:rsidR="007E39F1" w:rsidRPr="00A92F23" w:rsidRDefault="007E39F1" w:rsidP="00C964DA">
            <w:pPr>
              <w:pStyle w:val="GOSTTablenorm"/>
            </w:pPr>
            <w:r w:rsidRPr="00A92F23">
              <w:t>Нет</w:t>
            </w:r>
          </w:p>
        </w:tc>
        <w:tc>
          <w:tcPr>
            <w:tcW w:w="3651" w:type="dxa"/>
          </w:tcPr>
          <w:p w14:paraId="28F7D2BE" w14:textId="2EB24D7E" w:rsidR="007E39F1" w:rsidRPr="00A92F23" w:rsidRDefault="007E39F1" w:rsidP="00C964DA">
            <w:pPr>
              <w:pStyle w:val="GOSTTablenorm"/>
            </w:pPr>
            <w:r w:rsidRPr="00A92F23">
              <w:t>Номер документа</w:t>
            </w:r>
          </w:p>
        </w:tc>
        <w:tc>
          <w:tcPr>
            <w:tcW w:w="3651" w:type="dxa"/>
          </w:tcPr>
          <w:p w14:paraId="465C8DA7" w14:textId="098171C2" w:rsidR="007E39F1" w:rsidRPr="00A92F23" w:rsidRDefault="007E39F1" w:rsidP="00C964DA">
            <w:pPr>
              <w:pStyle w:val="GOSTTablenorm"/>
            </w:pPr>
            <w:r w:rsidRPr="00A92F23">
              <w:t>document_no</w:t>
            </w:r>
          </w:p>
        </w:tc>
        <w:tc>
          <w:tcPr>
            <w:tcW w:w="3651" w:type="dxa"/>
          </w:tcPr>
          <w:p w14:paraId="67B31635" w14:textId="67ACE617" w:rsidR="007E39F1" w:rsidRPr="00A92F23" w:rsidRDefault="007E39F1" w:rsidP="00C964DA">
            <w:pPr>
              <w:pStyle w:val="GOSTTablenorm"/>
            </w:pPr>
            <w:r w:rsidRPr="00A92F23">
              <w:t>-</w:t>
            </w:r>
          </w:p>
        </w:tc>
      </w:tr>
      <w:tr w:rsidR="007E39F1" w:rsidRPr="00A92F23" w14:paraId="4CCEAA74" w14:textId="77777777" w:rsidTr="00924BC6">
        <w:tc>
          <w:tcPr>
            <w:tcW w:w="3651" w:type="dxa"/>
          </w:tcPr>
          <w:p w14:paraId="192C5AC2" w14:textId="6F03E821" w:rsidR="007E39F1" w:rsidRPr="00A92F23" w:rsidRDefault="007E39F1" w:rsidP="00C964DA">
            <w:pPr>
              <w:pStyle w:val="GOSTTablenorm"/>
            </w:pPr>
            <w:r w:rsidRPr="00A92F23">
              <w:t>Дата_документа</w:t>
            </w:r>
          </w:p>
        </w:tc>
        <w:tc>
          <w:tcPr>
            <w:tcW w:w="1090" w:type="dxa"/>
          </w:tcPr>
          <w:p w14:paraId="55A28237" w14:textId="03ED29C9" w:rsidR="007E39F1" w:rsidRPr="00A92F23" w:rsidRDefault="007E39F1" w:rsidP="00C964DA">
            <w:pPr>
              <w:pStyle w:val="GOSTTablenorm"/>
            </w:pPr>
            <w:r w:rsidRPr="00A92F23">
              <w:t>Нет</w:t>
            </w:r>
          </w:p>
        </w:tc>
        <w:tc>
          <w:tcPr>
            <w:tcW w:w="3651" w:type="dxa"/>
          </w:tcPr>
          <w:p w14:paraId="566A6B98" w14:textId="3C68B7CC" w:rsidR="007E39F1" w:rsidRPr="00A92F23" w:rsidRDefault="007E39F1" w:rsidP="00C964DA">
            <w:pPr>
              <w:pStyle w:val="GOSTTablenorm"/>
            </w:pPr>
            <w:r w:rsidRPr="00A92F23">
              <w:t>Дата документа</w:t>
            </w:r>
          </w:p>
        </w:tc>
        <w:tc>
          <w:tcPr>
            <w:tcW w:w="3651" w:type="dxa"/>
          </w:tcPr>
          <w:p w14:paraId="4BAE8A79" w14:textId="185FD44B" w:rsidR="007E39F1" w:rsidRPr="00A92F23" w:rsidRDefault="007E39F1" w:rsidP="00C964DA">
            <w:pPr>
              <w:pStyle w:val="GOSTTablenorm"/>
            </w:pPr>
            <w:r w:rsidRPr="00A92F23">
              <w:t>document_date</w:t>
            </w:r>
          </w:p>
        </w:tc>
        <w:tc>
          <w:tcPr>
            <w:tcW w:w="3651" w:type="dxa"/>
          </w:tcPr>
          <w:p w14:paraId="02031F26" w14:textId="0F79D66B" w:rsidR="007E39F1" w:rsidRPr="00A92F23" w:rsidRDefault="007E39F1" w:rsidP="00C964DA">
            <w:pPr>
              <w:pStyle w:val="GOSTTablenorm"/>
            </w:pPr>
            <w:r w:rsidRPr="00A92F23">
              <w:t>Указывается дата документа в формате YYYY-MM-DD</w:t>
            </w:r>
          </w:p>
        </w:tc>
      </w:tr>
      <w:tr w:rsidR="007E39F1" w:rsidRPr="00A92F23" w14:paraId="4660020A" w14:textId="77777777" w:rsidTr="00924BC6">
        <w:tc>
          <w:tcPr>
            <w:tcW w:w="3651" w:type="dxa"/>
          </w:tcPr>
          <w:p w14:paraId="2F6E0015" w14:textId="127249E5" w:rsidR="007E39F1" w:rsidRPr="00A92F23" w:rsidRDefault="007E39F1" w:rsidP="00C964DA">
            <w:pPr>
              <w:pStyle w:val="GOSTTablenorm"/>
            </w:pPr>
            <w:r w:rsidRPr="00A92F23">
              <w:t>Код_валюты</w:t>
            </w:r>
          </w:p>
        </w:tc>
        <w:tc>
          <w:tcPr>
            <w:tcW w:w="1090" w:type="dxa"/>
          </w:tcPr>
          <w:p w14:paraId="2A05EB3D" w14:textId="458993DB" w:rsidR="007E39F1" w:rsidRPr="00A92F23" w:rsidRDefault="007E39F1" w:rsidP="00C964DA">
            <w:pPr>
              <w:pStyle w:val="GOSTTablenorm"/>
            </w:pPr>
            <w:r w:rsidRPr="00A92F23">
              <w:t>Да</w:t>
            </w:r>
          </w:p>
        </w:tc>
        <w:tc>
          <w:tcPr>
            <w:tcW w:w="3651" w:type="dxa"/>
          </w:tcPr>
          <w:p w14:paraId="401E532F" w14:textId="49FA2534" w:rsidR="007E39F1" w:rsidRPr="00A92F23" w:rsidRDefault="007E39F1" w:rsidP="00C964DA">
            <w:pPr>
              <w:pStyle w:val="GOSTTablenorm"/>
            </w:pPr>
            <w:r w:rsidRPr="00A92F23">
              <w:t>Код валюты по ОКВ</w:t>
            </w:r>
          </w:p>
        </w:tc>
        <w:tc>
          <w:tcPr>
            <w:tcW w:w="3651" w:type="dxa"/>
          </w:tcPr>
          <w:p w14:paraId="666A0B9D" w14:textId="1C722445" w:rsidR="007E39F1" w:rsidRPr="00A92F23" w:rsidRDefault="007E39F1" w:rsidP="00C964DA">
            <w:pPr>
              <w:pStyle w:val="GOSTTablenorm"/>
            </w:pPr>
            <w:r w:rsidRPr="00A92F23">
              <w:t>-</w:t>
            </w:r>
          </w:p>
        </w:tc>
        <w:tc>
          <w:tcPr>
            <w:tcW w:w="3651" w:type="dxa"/>
          </w:tcPr>
          <w:p w14:paraId="0D4C6233" w14:textId="50237C12" w:rsidR="007E39F1" w:rsidRPr="00A92F23" w:rsidRDefault="007E39F1" w:rsidP="00C964DA">
            <w:pPr>
              <w:pStyle w:val="GOSTTablenorm"/>
            </w:pPr>
            <w:r w:rsidRPr="00A92F23">
              <w:t>Для данного документа заполняется значением «643»</w:t>
            </w:r>
          </w:p>
        </w:tc>
      </w:tr>
      <w:tr w:rsidR="007E39F1" w:rsidRPr="00A92F23" w14:paraId="0F9D4CD8" w14:textId="77777777" w:rsidTr="00924BC6">
        <w:tc>
          <w:tcPr>
            <w:tcW w:w="3651" w:type="dxa"/>
          </w:tcPr>
          <w:p w14:paraId="2EEA9407" w14:textId="5453EA7C" w:rsidR="007E39F1" w:rsidRPr="00A92F23" w:rsidRDefault="007E39F1" w:rsidP="00C964DA">
            <w:pPr>
              <w:pStyle w:val="GOSTTablenorm"/>
            </w:pPr>
            <w:r w:rsidRPr="00A92F23">
              <w:t>Код_контура</w:t>
            </w:r>
          </w:p>
        </w:tc>
        <w:tc>
          <w:tcPr>
            <w:tcW w:w="1090" w:type="dxa"/>
          </w:tcPr>
          <w:p w14:paraId="783DA429" w14:textId="32578797" w:rsidR="007E39F1" w:rsidRPr="00A92F23" w:rsidRDefault="007E39F1" w:rsidP="00C964DA">
            <w:pPr>
              <w:pStyle w:val="GOSTTablenorm"/>
            </w:pPr>
            <w:r w:rsidRPr="00A92F23">
              <w:t>Да</w:t>
            </w:r>
          </w:p>
        </w:tc>
        <w:tc>
          <w:tcPr>
            <w:tcW w:w="3651" w:type="dxa"/>
          </w:tcPr>
          <w:p w14:paraId="6FCFAE01" w14:textId="62F97EF3" w:rsidR="007E39F1" w:rsidRPr="00A92F23" w:rsidRDefault="007E39F1" w:rsidP="00C964DA">
            <w:pPr>
              <w:pStyle w:val="GOSTTablenorm"/>
            </w:pPr>
            <w:r w:rsidRPr="00A92F23">
              <w:t>Код контура</w:t>
            </w:r>
          </w:p>
        </w:tc>
        <w:tc>
          <w:tcPr>
            <w:tcW w:w="3651" w:type="dxa"/>
          </w:tcPr>
          <w:p w14:paraId="0D5358F9" w14:textId="18881AFA" w:rsidR="007E39F1" w:rsidRPr="00A92F23" w:rsidRDefault="007E39F1" w:rsidP="00C964DA">
            <w:pPr>
              <w:pStyle w:val="GOSTTablenorm"/>
              <w:rPr>
                <w:lang w:val="en-US"/>
              </w:rPr>
            </w:pPr>
            <w:r w:rsidRPr="00A92F23">
              <w:t>-</w:t>
            </w:r>
          </w:p>
        </w:tc>
        <w:tc>
          <w:tcPr>
            <w:tcW w:w="3651" w:type="dxa"/>
          </w:tcPr>
          <w:p w14:paraId="5188FEA1" w14:textId="7C5B9707" w:rsidR="007E39F1" w:rsidRPr="00A92F23" w:rsidRDefault="007E39F1" w:rsidP="00C964DA">
            <w:pPr>
              <w:pStyle w:val="GOSTTablenorm"/>
            </w:pPr>
            <w:r w:rsidRPr="00A92F23">
              <w:t>Атрибут всегда заполняется значением «1»</w:t>
            </w:r>
          </w:p>
        </w:tc>
      </w:tr>
      <w:tr w:rsidR="007E39F1" w:rsidRPr="00A92F23" w14:paraId="1C9FEA3F" w14:textId="77777777" w:rsidTr="00924BC6">
        <w:tc>
          <w:tcPr>
            <w:tcW w:w="3651" w:type="dxa"/>
          </w:tcPr>
          <w:p w14:paraId="2099B298" w14:textId="1661B5D5" w:rsidR="007E39F1" w:rsidRPr="00A92F23" w:rsidRDefault="007E39F1" w:rsidP="00C964DA">
            <w:pPr>
              <w:pStyle w:val="GOSTTablenorm"/>
            </w:pPr>
            <w:r w:rsidRPr="00A92F23">
              <w:t>Уровень_конфиденциальности</w:t>
            </w:r>
          </w:p>
        </w:tc>
        <w:tc>
          <w:tcPr>
            <w:tcW w:w="1090" w:type="dxa"/>
          </w:tcPr>
          <w:p w14:paraId="43652691" w14:textId="3D895BCF" w:rsidR="007E39F1" w:rsidRPr="00A92F23" w:rsidRDefault="007E39F1" w:rsidP="00C964DA">
            <w:pPr>
              <w:pStyle w:val="GOSTTablenorm"/>
            </w:pPr>
            <w:r w:rsidRPr="00A92F23">
              <w:t>Да</w:t>
            </w:r>
          </w:p>
        </w:tc>
        <w:tc>
          <w:tcPr>
            <w:tcW w:w="3651" w:type="dxa"/>
          </w:tcPr>
          <w:p w14:paraId="1A856F1B" w14:textId="5993ED36" w:rsidR="007E39F1" w:rsidRPr="00A92F23" w:rsidRDefault="007E39F1" w:rsidP="00C964DA">
            <w:pPr>
              <w:pStyle w:val="GOSTTablenorm"/>
            </w:pPr>
            <w:r w:rsidRPr="00A92F23">
              <w:t>Уровень конфиденциальности</w:t>
            </w:r>
          </w:p>
        </w:tc>
        <w:tc>
          <w:tcPr>
            <w:tcW w:w="3651" w:type="dxa"/>
          </w:tcPr>
          <w:p w14:paraId="0C041DE7" w14:textId="1B0028BB" w:rsidR="007E39F1" w:rsidRPr="00A92F23" w:rsidRDefault="007E39F1" w:rsidP="00C964DA">
            <w:pPr>
              <w:pStyle w:val="GOSTTablenorm"/>
              <w:rPr>
                <w:lang w:val="en-US"/>
              </w:rPr>
            </w:pPr>
            <w:r w:rsidRPr="00A92F23">
              <w:t>-</w:t>
            </w:r>
          </w:p>
        </w:tc>
        <w:tc>
          <w:tcPr>
            <w:tcW w:w="3651" w:type="dxa"/>
          </w:tcPr>
          <w:p w14:paraId="14FBD826" w14:textId="60BDD53C" w:rsidR="007E39F1" w:rsidRPr="00A92F23" w:rsidRDefault="007E39F1" w:rsidP="00C964DA">
            <w:pPr>
              <w:pStyle w:val="GOSTTablenorm"/>
            </w:pPr>
            <w:r w:rsidRPr="00A92F23">
              <w:t xml:space="preserve">Атрибут заполняется значением </w:t>
            </w:r>
            <w:r>
              <w:t>«0»</w:t>
            </w:r>
          </w:p>
        </w:tc>
      </w:tr>
      <w:tr w:rsidR="007E39F1" w:rsidRPr="00A92F23" w14:paraId="5EA7FEFF" w14:textId="77777777" w:rsidTr="00924BC6">
        <w:tc>
          <w:tcPr>
            <w:tcW w:w="3651" w:type="dxa"/>
          </w:tcPr>
          <w:p w14:paraId="3DEA2E75" w14:textId="2DFF3F91" w:rsidR="007E39F1" w:rsidRPr="00A92F23" w:rsidRDefault="007E39F1" w:rsidP="00C964DA">
            <w:pPr>
              <w:pStyle w:val="GOSTTablenorm"/>
            </w:pPr>
            <w:r w:rsidRPr="00A92F23">
              <w:t>Вид_документа</w:t>
            </w:r>
          </w:p>
        </w:tc>
        <w:tc>
          <w:tcPr>
            <w:tcW w:w="1090" w:type="dxa"/>
          </w:tcPr>
          <w:p w14:paraId="5C05017D" w14:textId="343669E1" w:rsidR="007E39F1" w:rsidRPr="00A92F23" w:rsidRDefault="007E39F1" w:rsidP="00C964DA">
            <w:pPr>
              <w:pStyle w:val="GOSTTablenorm"/>
            </w:pPr>
            <w:r w:rsidRPr="00A92F23">
              <w:t>Нет</w:t>
            </w:r>
          </w:p>
        </w:tc>
        <w:tc>
          <w:tcPr>
            <w:tcW w:w="3651" w:type="dxa"/>
          </w:tcPr>
          <w:p w14:paraId="47170116" w14:textId="2688AC2A" w:rsidR="007E39F1" w:rsidRPr="00A92F23" w:rsidRDefault="007E39F1" w:rsidP="00C964DA">
            <w:pPr>
              <w:pStyle w:val="GOSTTablenorm"/>
            </w:pPr>
            <w:r w:rsidRPr="00A92F23">
              <w:t>Указывается вид документа</w:t>
            </w:r>
          </w:p>
        </w:tc>
        <w:tc>
          <w:tcPr>
            <w:tcW w:w="3651" w:type="dxa"/>
          </w:tcPr>
          <w:p w14:paraId="58917950" w14:textId="64418F69" w:rsidR="007E39F1" w:rsidRPr="00A92F23" w:rsidRDefault="007E39F1" w:rsidP="00C964DA">
            <w:pPr>
              <w:pStyle w:val="GOSTTablenorm"/>
              <w:rPr>
                <w:lang w:val="en-US"/>
              </w:rPr>
            </w:pPr>
            <w:r w:rsidRPr="00A92F23">
              <w:t>document_type</w:t>
            </w:r>
          </w:p>
        </w:tc>
        <w:tc>
          <w:tcPr>
            <w:tcW w:w="3651" w:type="dxa"/>
          </w:tcPr>
          <w:p w14:paraId="5FE7E779" w14:textId="4227AC46" w:rsidR="007E39F1" w:rsidRPr="00A92F23" w:rsidRDefault="007E39F1" w:rsidP="00C964DA">
            <w:pPr>
              <w:pStyle w:val="GOSTTablenorm"/>
            </w:pPr>
            <w:r>
              <w:t>-</w:t>
            </w:r>
          </w:p>
        </w:tc>
      </w:tr>
      <w:tr w:rsidR="007E39F1" w:rsidRPr="00A92F23" w14:paraId="0DB1FC8E" w14:textId="77777777" w:rsidTr="00924BC6">
        <w:tc>
          <w:tcPr>
            <w:tcW w:w="3651" w:type="dxa"/>
          </w:tcPr>
          <w:p w14:paraId="1D2B702E" w14:textId="0708E04F" w:rsidR="007E39F1" w:rsidRPr="00A92F23" w:rsidRDefault="007E39F1" w:rsidP="00C964DA">
            <w:pPr>
              <w:pStyle w:val="GOSTTablenorm"/>
            </w:pPr>
            <w:r w:rsidRPr="003A6BFC">
              <w:t>Наименование_документа</w:t>
            </w:r>
          </w:p>
        </w:tc>
        <w:tc>
          <w:tcPr>
            <w:tcW w:w="1090" w:type="dxa"/>
          </w:tcPr>
          <w:p w14:paraId="267B5A65" w14:textId="7A91F93B" w:rsidR="007E39F1" w:rsidRPr="00A92F23" w:rsidRDefault="007E39F1" w:rsidP="00C964DA">
            <w:pPr>
              <w:pStyle w:val="GOSTTablenorm"/>
            </w:pPr>
            <w:r w:rsidRPr="003A6BFC">
              <w:t>Да</w:t>
            </w:r>
          </w:p>
        </w:tc>
        <w:tc>
          <w:tcPr>
            <w:tcW w:w="3651" w:type="dxa"/>
          </w:tcPr>
          <w:p w14:paraId="6547ABAE" w14:textId="4D135806" w:rsidR="007E39F1" w:rsidRPr="00A92F23" w:rsidRDefault="007E39F1" w:rsidP="00C964DA">
            <w:pPr>
              <w:pStyle w:val="GOSTTablenorm"/>
            </w:pPr>
            <w:r w:rsidRPr="003A6BFC">
              <w:t>Наименование документа</w:t>
            </w:r>
          </w:p>
        </w:tc>
        <w:tc>
          <w:tcPr>
            <w:tcW w:w="3651" w:type="dxa"/>
          </w:tcPr>
          <w:p w14:paraId="09922DFF" w14:textId="7A24C74D" w:rsidR="007E39F1" w:rsidRPr="00A92F23" w:rsidRDefault="007E39F1" w:rsidP="00C964DA">
            <w:pPr>
              <w:pStyle w:val="GOSTTablenorm"/>
              <w:rPr>
                <w:lang w:val="en-US"/>
              </w:rPr>
            </w:pPr>
            <w:r w:rsidRPr="003A6BFC">
              <w:t>-</w:t>
            </w:r>
          </w:p>
        </w:tc>
        <w:tc>
          <w:tcPr>
            <w:tcW w:w="3651" w:type="dxa"/>
          </w:tcPr>
          <w:p w14:paraId="47FB45CF" w14:textId="6FFECF1A" w:rsidR="007E39F1" w:rsidRPr="00A92F23" w:rsidRDefault="007E39F1" w:rsidP="00C964DA">
            <w:pPr>
              <w:pStyle w:val="GOSTTablenorm"/>
            </w:pPr>
            <w:r w:rsidRPr="003A6BF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7E39F1" w:rsidRPr="00A92F23" w14:paraId="4FE9AB66" w14:textId="77777777" w:rsidTr="00924BC6">
        <w:tc>
          <w:tcPr>
            <w:tcW w:w="3651" w:type="dxa"/>
          </w:tcPr>
          <w:p w14:paraId="54F6C097" w14:textId="372837F4" w:rsidR="007E39F1" w:rsidRPr="00A92F23" w:rsidRDefault="007E39F1" w:rsidP="00C964DA">
            <w:pPr>
              <w:pStyle w:val="GOSTTablenorm"/>
            </w:pPr>
            <w:r>
              <w:t>Реквизиты по строкам</w:t>
            </w:r>
            <w:r w:rsidR="007C0904">
              <w:t xml:space="preserve"> (массив данных)</w:t>
            </w:r>
          </w:p>
        </w:tc>
        <w:tc>
          <w:tcPr>
            <w:tcW w:w="1090" w:type="dxa"/>
          </w:tcPr>
          <w:p w14:paraId="19473C32" w14:textId="49A1790F" w:rsidR="007E39F1" w:rsidRPr="00A92F23" w:rsidRDefault="007E39F1" w:rsidP="00C964DA">
            <w:pPr>
              <w:pStyle w:val="GOSTTablenorm"/>
            </w:pPr>
            <w:r>
              <w:t>-</w:t>
            </w:r>
          </w:p>
        </w:tc>
        <w:tc>
          <w:tcPr>
            <w:tcW w:w="3651" w:type="dxa"/>
          </w:tcPr>
          <w:p w14:paraId="5CDD0DBF" w14:textId="52AE036C" w:rsidR="007E39F1" w:rsidRPr="00A92F23" w:rsidRDefault="007E39F1" w:rsidP="00C964DA">
            <w:pPr>
              <w:pStyle w:val="GOSTTablenorm"/>
            </w:pPr>
            <w:r>
              <w:rPr>
                <w:lang w:eastAsia="en-US"/>
              </w:rPr>
              <w:t>-</w:t>
            </w:r>
          </w:p>
        </w:tc>
        <w:tc>
          <w:tcPr>
            <w:tcW w:w="3651" w:type="dxa"/>
          </w:tcPr>
          <w:p w14:paraId="27655272" w14:textId="78C6314E" w:rsidR="007E39F1" w:rsidRPr="00A92F23" w:rsidRDefault="007E39F1" w:rsidP="00C964DA">
            <w:pPr>
              <w:pStyle w:val="GOSTTablenorm"/>
              <w:rPr>
                <w:lang w:val="en-US"/>
              </w:rPr>
            </w:pPr>
            <w:r>
              <w:t>-</w:t>
            </w:r>
          </w:p>
        </w:tc>
        <w:tc>
          <w:tcPr>
            <w:tcW w:w="3651" w:type="dxa"/>
          </w:tcPr>
          <w:p w14:paraId="7518B521" w14:textId="665E6CD4" w:rsidR="007E39F1" w:rsidRPr="00A92F23" w:rsidRDefault="007E39F1" w:rsidP="00C964DA">
            <w:pPr>
              <w:pStyle w:val="GOSTTablenorm"/>
            </w:pPr>
            <w:r>
              <w:t>-</w:t>
            </w:r>
          </w:p>
        </w:tc>
      </w:tr>
      <w:tr w:rsidR="007E39F1" w:rsidRPr="00A92F23" w14:paraId="35F0F4C4" w14:textId="77777777" w:rsidTr="00924BC6">
        <w:tc>
          <w:tcPr>
            <w:tcW w:w="3651" w:type="dxa"/>
          </w:tcPr>
          <w:p w14:paraId="52613DFF" w14:textId="6DAA5C00" w:rsidR="007E39F1" w:rsidRPr="00A92F23" w:rsidRDefault="007E39F1" w:rsidP="00C964DA">
            <w:pPr>
              <w:pStyle w:val="GOSTTablenorm"/>
            </w:pPr>
            <w:r>
              <w:t>Номер</w:t>
            </w:r>
            <w:r w:rsidR="00D52DB6">
              <w:t>_</w:t>
            </w:r>
            <w:r>
              <w:t>строки</w:t>
            </w:r>
          </w:p>
        </w:tc>
        <w:tc>
          <w:tcPr>
            <w:tcW w:w="1090" w:type="dxa"/>
          </w:tcPr>
          <w:p w14:paraId="77944696" w14:textId="4553C29C" w:rsidR="007E39F1" w:rsidRPr="00A92F23" w:rsidRDefault="007E39F1" w:rsidP="00C964DA">
            <w:pPr>
              <w:pStyle w:val="GOSTTablenorm"/>
            </w:pPr>
            <w:r w:rsidRPr="004244A1">
              <w:t>Нет</w:t>
            </w:r>
          </w:p>
        </w:tc>
        <w:tc>
          <w:tcPr>
            <w:tcW w:w="3651" w:type="dxa"/>
          </w:tcPr>
          <w:p w14:paraId="0E64D85D" w14:textId="395DA214" w:rsidR="007E39F1" w:rsidRPr="00A92F23" w:rsidRDefault="007E39F1" w:rsidP="00C964DA">
            <w:pPr>
              <w:pStyle w:val="GOSTTablenorm"/>
            </w:pPr>
            <w:r>
              <w:t>Номер строки</w:t>
            </w:r>
          </w:p>
        </w:tc>
        <w:tc>
          <w:tcPr>
            <w:tcW w:w="3651" w:type="dxa"/>
          </w:tcPr>
          <w:p w14:paraId="4DCD229A" w14:textId="581FB713" w:rsidR="007E39F1" w:rsidRPr="00A92F23" w:rsidRDefault="007E39F1" w:rsidP="00C964DA">
            <w:pPr>
              <w:pStyle w:val="GOSTTablenorm"/>
              <w:rPr>
                <w:lang w:val="en-US"/>
              </w:rPr>
            </w:pPr>
            <w:r w:rsidRPr="00A57119">
              <w:rPr>
                <w:lang w:val="en-US"/>
              </w:rPr>
              <w:t>entries</w:t>
            </w:r>
            <w:r w:rsidRPr="00A57119">
              <w:t>:</w:t>
            </w:r>
            <w:r w:rsidRPr="00904F81">
              <w:t>line_no</w:t>
            </w:r>
          </w:p>
        </w:tc>
        <w:tc>
          <w:tcPr>
            <w:tcW w:w="3651" w:type="dxa"/>
          </w:tcPr>
          <w:p w14:paraId="51B55E56" w14:textId="53BF3DA0" w:rsidR="007E39F1" w:rsidRPr="00A92F23" w:rsidRDefault="007E39F1" w:rsidP="00C964DA">
            <w:pPr>
              <w:pStyle w:val="GOSTTablenorm"/>
            </w:pPr>
            <w:r>
              <w:t>-</w:t>
            </w:r>
          </w:p>
        </w:tc>
      </w:tr>
      <w:tr w:rsidR="007E39F1" w:rsidRPr="00A92F23" w14:paraId="5930B9F3" w14:textId="77777777" w:rsidTr="00924BC6">
        <w:tc>
          <w:tcPr>
            <w:tcW w:w="3651" w:type="dxa"/>
          </w:tcPr>
          <w:p w14:paraId="77EACFC7" w14:textId="6AAC0847" w:rsidR="007E39F1" w:rsidRPr="00A92F23" w:rsidRDefault="007E39F1" w:rsidP="00C964DA">
            <w:pPr>
              <w:pStyle w:val="GOSTTablenorm"/>
            </w:pPr>
            <w:r>
              <w:rPr>
                <w:color w:val="000000"/>
              </w:rPr>
              <w:t>КБК</w:t>
            </w:r>
          </w:p>
        </w:tc>
        <w:tc>
          <w:tcPr>
            <w:tcW w:w="1090" w:type="dxa"/>
          </w:tcPr>
          <w:p w14:paraId="0631F790" w14:textId="64C66DDF" w:rsidR="007E39F1" w:rsidRPr="00A92F23" w:rsidRDefault="007E39F1" w:rsidP="00C964DA">
            <w:pPr>
              <w:pStyle w:val="GOSTTablenorm"/>
            </w:pPr>
            <w:r w:rsidRPr="00A92F23">
              <w:t>Нет</w:t>
            </w:r>
          </w:p>
        </w:tc>
        <w:tc>
          <w:tcPr>
            <w:tcW w:w="3651" w:type="dxa"/>
          </w:tcPr>
          <w:p w14:paraId="45F302F0" w14:textId="2B71FB4D" w:rsidR="007E39F1" w:rsidRPr="00A92F23" w:rsidRDefault="007E39F1" w:rsidP="00C964DA">
            <w:pPr>
              <w:pStyle w:val="GOSTTablenorm"/>
            </w:pPr>
            <w:r>
              <w:rPr>
                <w:color w:val="000000"/>
              </w:rPr>
              <w:t xml:space="preserve">КБК </w:t>
            </w:r>
          </w:p>
        </w:tc>
        <w:tc>
          <w:tcPr>
            <w:tcW w:w="3651" w:type="dxa"/>
          </w:tcPr>
          <w:p w14:paraId="16C490CD" w14:textId="4EC2730B" w:rsidR="007E39F1" w:rsidRPr="00A92F23" w:rsidRDefault="007E39F1" w:rsidP="00C964DA">
            <w:pPr>
              <w:pStyle w:val="GOSTTablenorm"/>
              <w:rPr>
                <w:lang w:val="en-US"/>
              </w:rPr>
            </w:pPr>
            <w:r w:rsidRPr="00A57119">
              <w:rPr>
                <w:lang w:val="en-US"/>
              </w:rPr>
              <w:t>entries</w:t>
            </w:r>
            <w:r w:rsidRPr="00A57119">
              <w:t>:</w:t>
            </w:r>
            <w:r w:rsidRPr="00A57119">
              <w:rPr>
                <w:shd w:val="clear" w:color="auto" w:fill="FFFFFF"/>
              </w:rPr>
              <w:t>bcc</w:t>
            </w:r>
          </w:p>
        </w:tc>
        <w:tc>
          <w:tcPr>
            <w:tcW w:w="3651" w:type="dxa"/>
          </w:tcPr>
          <w:p w14:paraId="0DF3B343" w14:textId="34C09E6D" w:rsidR="007E39F1" w:rsidRPr="0055387F" w:rsidRDefault="001F2735" w:rsidP="00C964DA">
            <w:pPr>
              <w:pStyle w:val="GOSTTablenorm"/>
              <w:rPr>
                <w:lang w:val="en-US"/>
              </w:rPr>
            </w:pPr>
            <w:r>
              <w:rPr>
                <w:lang w:val="en-US"/>
              </w:rPr>
              <w:t>-</w:t>
            </w:r>
          </w:p>
        </w:tc>
      </w:tr>
      <w:tr w:rsidR="007E39F1" w:rsidRPr="00A92F23" w14:paraId="4F3AF7FF" w14:textId="77777777" w:rsidTr="00924BC6">
        <w:tc>
          <w:tcPr>
            <w:tcW w:w="3651" w:type="dxa"/>
          </w:tcPr>
          <w:p w14:paraId="4F4D359F" w14:textId="14C43E12" w:rsidR="007E39F1" w:rsidRPr="00A92F23" w:rsidRDefault="007E39F1" w:rsidP="00C964DA">
            <w:pPr>
              <w:pStyle w:val="GOSTTablenorm"/>
            </w:pPr>
            <w:r>
              <w:rPr>
                <w:color w:val="000000"/>
              </w:rPr>
              <w:t>Тип_КБК</w:t>
            </w:r>
          </w:p>
        </w:tc>
        <w:tc>
          <w:tcPr>
            <w:tcW w:w="1090" w:type="dxa"/>
          </w:tcPr>
          <w:p w14:paraId="600EEDB3" w14:textId="478E008C" w:rsidR="007E39F1" w:rsidRPr="00A92F23" w:rsidRDefault="007E39F1" w:rsidP="00C964DA">
            <w:pPr>
              <w:pStyle w:val="GOSTTablenorm"/>
            </w:pPr>
            <w:r w:rsidRPr="004244A1">
              <w:t>Нет</w:t>
            </w:r>
          </w:p>
        </w:tc>
        <w:tc>
          <w:tcPr>
            <w:tcW w:w="3651" w:type="dxa"/>
          </w:tcPr>
          <w:p w14:paraId="37C1DD2B" w14:textId="2DB7C3B1" w:rsidR="007E39F1" w:rsidRPr="00A92F23" w:rsidRDefault="007E39F1" w:rsidP="00C964DA">
            <w:pPr>
              <w:pStyle w:val="GOSTTablenorm"/>
            </w:pPr>
            <w:r>
              <w:rPr>
                <w:color w:val="000000"/>
              </w:rPr>
              <w:t xml:space="preserve">Тип КБК </w:t>
            </w:r>
          </w:p>
        </w:tc>
        <w:tc>
          <w:tcPr>
            <w:tcW w:w="3651" w:type="dxa"/>
          </w:tcPr>
          <w:p w14:paraId="234E9F1A" w14:textId="7DDB260D" w:rsidR="007E39F1" w:rsidRPr="00A92F23" w:rsidRDefault="007E39F1" w:rsidP="00C964DA">
            <w:pPr>
              <w:pStyle w:val="GOSTTablenorm"/>
              <w:rPr>
                <w:lang w:val="en-US"/>
              </w:rPr>
            </w:pPr>
            <w:r w:rsidRPr="00A57119">
              <w:rPr>
                <w:lang w:val="en-US"/>
              </w:rPr>
              <w:t>entries:type_bcc</w:t>
            </w:r>
          </w:p>
        </w:tc>
        <w:tc>
          <w:tcPr>
            <w:tcW w:w="3651" w:type="dxa"/>
          </w:tcPr>
          <w:p w14:paraId="1A3A722D" w14:textId="191C4BB1" w:rsidR="007E39F1" w:rsidRPr="0055387F" w:rsidRDefault="001F2735" w:rsidP="00C964DA">
            <w:pPr>
              <w:pStyle w:val="GOSTTablenorm"/>
              <w:rPr>
                <w:lang w:val="en-US"/>
              </w:rPr>
            </w:pPr>
            <w:r>
              <w:rPr>
                <w:lang w:val="en-US"/>
              </w:rPr>
              <w:t>-</w:t>
            </w:r>
          </w:p>
        </w:tc>
      </w:tr>
      <w:tr w:rsidR="007E39F1" w:rsidRPr="00A92F23" w14:paraId="5A4729ED" w14:textId="77777777" w:rsidTr="00924BC6">
        <w:tc>
          <w:tcPr>
            <w:tcW w:w="3651" w:type="dxa"/>
          </w:tcPr>
          <w:p w14:paraId="2448CEB3" w14:textId="5B4FCF3C" w:rsidR="007E39F1" w:rsidRPr="00A92F23" w:rsidRDefault="007E39F1" w:rsidP="00C964DA">
            <w:pPr>
              <w:pStyle w:val="GOSTTablenorm"/>
            </w:pPr>
            <w:r w:rsidRPr="002D6545">
              <w:t>УБП_ТОФК_получателя</w:t>
            </w:r>
          </w:p>
        </w:tc>
        <w:tc>
          <w:tcPr>
            <w:tcW w:w="1090" w:type="dxa"/>
          </w:tcPr>
          <w:p w14:paraId="182E736F" w14:textId="1FCE1D38" w:rsidR="007E39F1" w:rsidRPr="00A92F23" w:rsidRDefault="007E39F1" w:rsidP="00C964DA">
            <w:pPr>
              <w:pStyle w:val="GOSTTablenorm"/>
            </w:pPr>
            <w:r w:rsidRPr="004244A1">
              <w:t>Нет</w:t>
            </w:r>
          </w:p>
        </w:tc>
        <w:tc>
          <w:tcPr>
            <w:tcW w:w="3651" w:type="dxa"/>
          </w:tcPr>
          <w:p w14:paraId="490F2AF6" w14:textId="4143C0D0" w:rsidR="007E39F1" w:rsidRPr="00A92F23" w:rsidRDefault="007E39F1" w:rsidP="00C964DA">
            <w:pPr>
              <w:pStyle w:val="GOSTTablenorm"/>
            </w:pPr>
            <w:r w:rsidRPr="002D6545">
              <w:t>Номер организации ТОФК получателя</w:t>
            </w:r>
          </w:p>
        </w:tc>
        <w:tc>
          <w:tcPr>
            <w:tcW w:w="3651" w:type="dxa"/>
          </w:tcPr>
          <w:p w14:paraId="65EFFDB3" w14:textId="4B48C2D8" w:rsidR="007E39F1" w:rsidRPr="00A92F23" w:rsidRDefault="00CB46A9" w:rsidP="00C964DA">
            <w:pPr>
              <w:pStyle w:val="GOSTTablenorm"/>
              <w:rPr>
                <w:lang w:val="en-US"/>
              </w:rPr>
            </w:pPr>
            <w:r w:rsidRPr="008E7BDA">
              <w:rPr>
                <w:lang w:val="en-US"/>
              </w:rPr>
              <w:t>entries:org_code</w:t>
            </w:r>
          </w:p>
        </w:tc>
        <w:tc>
          <w:tcPr>
            <w:tcW w:w="3651" w:type="dxa"/>
          </w:tcPr>
          <w:p w14:paraId="42E4B02B" w14:textId="07C97B13" w:rsidR="007E39F1" w:rsidRPr="00A92F23" w:rsidRDefault="007E39F1" w:rsidP="00C964DA">
            <w:pPr>
              <w:pStyle w:val="GOSTTablenorm"/>
            </w:pPr>
            <w:r>
              <w:t>-</w:t>
            </w:r>
          </w:p>
        </w:tc>
      </w:tr>
      <w:tr w:rsidR="007E39F1" w:rsidRPr="00A92F23" w14:paraId="4BBA62D4" w14:textId="77777777" w:rsidTr="00924BC6">
        <w:tc>
          <w:tcPr>
            <w:tcW w:w="3651" w:type="dxa"/>
          </w:tcPr>
          <w:p w14:paraId="77204DCC" w14:textId="57833648" w:rsidR="007E39F1" w:rsidRPr="00A92F23" w:rsidRDefault="007E39F1" w:rsidP="00C964DA">
            <w:pPr>
              <w:pStyle w:val="GOSTTablenorm"/>
            </w:pPr>
            <w:r>
              <w:rPr>
                <w:color w:val="000000"/>
              </w:rPr>
              <w:lastRenderedPageBreak/>
              <w:t>Сумма_валюта_учета_руб</w:t>
            </w:r>
          </w:p>
        </w:tc>
        <w:tc>
          <w:tcPr>
            <w:tcW w:w="1090" w:type="dxa"/>
          </w:tcPr>
          <w:p w14:paraId="2D55901C" w14:textId="5FC652B4" w:rsidR="007E39F1" w:rsidRPr="00A92F23" w:rsidRDefault="007E39F1" w:rsidP="00C964DA">
            <w:pPr>
              <w:pStyle w:val="GOSTTablenorm"/>
            </w:pPr>
            <w:r w:rsidRPr="00A92F23">
              <w:t>Нет</w:t>
            </w:r>
          </w:p>
        </w:tc>
        <w:tc>
          <w:tcPr>
            <w:tcW w:w="3651" w:type="dxa"/>
          </w:tcPr>
          <w:p w14:paraId="46864588" w14:textId="565FA878" w:rsidR="007E39F1" w:rsidRPr="00A92F23" w:rsidRDefault="007E39F1" w:rsidP="00C964DA">
            <w:pPr>
              <w:pStyle w:val="GOSTTablenorm"/>
            </w:pPr>
            <w:r>
              <w:rPr>
                <w:color w:val="000000"/>
              </w:rPr>
              <w:t>Сумма в валюте учета (руб)</w:t>
            </w:r>
          </w:p>
        </w:tc>
        <w:tc>
          <w:tcPr>
            <w:tcW w:w="3651" w:type="dxa"/>
          </w:tcPr>
          <w:p w14:paraId="28265790" w14:textId="2ECEDEB5" w:rsidR="007E39F1" w:rsidRPr="00A92F23" w:rsidRDefault="007E39F1" w:rsidP="00C964DA">
            <w:pPr>
              <w:pStyle w:val="GOSTTablenorm"/>
              <w:rPr>
                <w:lang w:val="en-US"/>
              </w:rPr>
            </w:pPr>
            <w:r>
              <w:rPr>
                <w:color w:val="000000"/>
              </w:rPr>
              <w:t>entries:amount</w:t>
            </w:r>
          </w:p>
        </w:tc>
        <w:tc>
          <w:tcPr>
            <w:tcW w:w="3651" w:type="dxa"/>
          </w:tcPr>
          <w:p w14:paraId="61F9EB07" w14:textId="51429ACC" w:rsidR="007E39F1" w:rsidRPr="00A92F23" w:rsidRDefault="007E39F1" w:rsidP="00C964DA">
            <w:pPr>
              <w:pStyle w:val="GOSTTablenorm"/>
            </w:pPr>
            <w:r>
              <w:t>-</w:t>
            </w:r>
          </w:p>
        </w:tc>
      </w:tr>
      <w:tr w:rsidR="007E39F1" w:rsidRPr="00A92F23" w14:paraId="00286B86" w14:textId="77777777" w:rsidTr="00924BC6">
        <w:tc>
          <w:tcPr>
            <w:tcW w:w="3651" w:type="dxa"/>
          </w:tcPr>
          <w:p w14:paraId="486E3F73" w14:textId="0339642C" w:rsidR="007E39F1" w:rsidRPr="00A92F23" w:rsidRDefault="007E39F1" w:rsidP="00C964DA">
            <w:pPr>
              <w:pStyle w:val="GOSTTablenorm"/>
            </w:pPr>
            <w:r>
              <w:rPr>
                <w:color w:val="000000"/>
              </w:rPr>
              <w:t>Сумма_валюта_операции</w:t>
            </w:r>
          </w:p>
        </w:tc>
        <w:tc>
          <w:tcPr>
            <w:tcW w:w="1090" w:type="dxa"/>
          </w:tcPr>
          <w:p w14:paraId="4884EFD9" w14:textId="4BC49A37" w:rsidR="007E39F1" w:rsidRPr="00A92F23" w:rsidRDefault="007E39F1" w:rsidP="00C964DA">
            <w:pPr>
              <w:pStyle w:val="GOSTTablenorm"/>
            </w:pPr>
            <w:r>
              <w:t>Да</w:t>
            </w:r>
          </w:p>
        </w:tc>
        <w:tc>
          <w:tcPr>
            <w:tcW w:w="3651" w:type="dxa"/>
          </w:tcPr>
          <w:p w14:paraId="2EF24634" w14:textId="505D0C98" w:rsidR="007E39F1" w:rsidRPr="00A92F23" w:rsidRDefault="007E39F1" w:rsidP="00C964DA">
            <w:pPr>
              <w:pStyle w:val="GOSTTablenorm"/>
            </w:pPr>
            <w:r>
              <w:rPr>
                <w:color w:val="000000"/>
              </w:rPr>
              <w:t>Сумма в валюте заявки</w:t>
            </w:r>
          </w:p>
        </w:tc>
        <w:tc>
          <w:tcPr>
            <w:tcW w:w="3651" w:type="dxa"/>
          </w:tcPr>
          <w:p w14:paraId="1F7C01B9" w14:textId="1CB9012E" w:rsidR="007E39F1" w:rsidRPr="00A92F23" w:rsidRDefault="007E39F1" w:rsidP="00C964DA">
            <w:pPr>
              <w:pStyle w:val="GOSTTablenorm"/>
              <w:rPr>
                <w:lang w:val="en-US"/>
              </w:rPr>
            </w:pPr>
            <w:r>
              <w:rPr>
                <w:color w:val="000000"/>
              </w:rPr>
              <w:t>-</w:t>
            </w:r>
          </w:p>
        </w:tc>
        <w:tc>
          <w:tcPr>
            <w:tcW w:w="3651" w:type="dxa"/>
          </w:tcPr>
          <w:p w14:paraId="735ADEF6" w14:textId="006F1303" w:rsidR="007E39F1" w:rsidRPr="00A92F23" w:rsidRDefault="007E39F1" w:rsidP="00C964DA">
            <w:pPr>
              <w:pStyle w:val="GOSTTablenorm"/>
            </w:pPr>
            <w:r>
              <w:rPr>
                <w:color w:val="000000"/>
              </w:rPr>
              <w:t>Указывается значение парметра entries:amount</w:t>
            </w:r>
          </w:p>
        </w:tc>
      </w:tr>
    </w:tbl>
    <w:p w14:paraId="6CEEF6E5" w14:textId="144E5CD8" w:rsidR="00F276AE" w:rsidRDefault="00D471C2" w:rsidP="00F276AE">
      <w:pPr>
        <w:pStyle w:val="GOSTNameTable"/>
      </w:pPr>
      <w:r>
        <w:rPr>
          <w:noProof/>
        </w:rPr>
        <w:fldChar w:fldCharType="begin"/>
      </w:r>
      <w:r>
        <w:rPr>
          <w:noProof/>
        </w:rPr>
        <w:instrText xml:space="preserve"> SEQ Таблица \* ARABIC </w:instrText>
      </w:r>
      <w:r>
        <w:rPr>
          <w:noProof/>
        </w:rPr>
        <w:fldChar w:fldCharType="separate"/>
      </w:r>
      <w:bookmarkStart w:id="988" w:name="_Ref195712518"/>
      <w:bookmarkStart w:id="989" w:name="_Toc226625642"/>
      <w:r w:rsidR="001C3732">
        <w:rPr>
          <w:noProof/>
        </w:rPr>
        <w:t>43</w:t>
      </w:r>
      <w:bookmarkEnd w:id="988"/>
      <w:r>
        <w:rPr>
          <w:noProof/>
        </w:rPr>
        <w:fldChar w:fldCharType="end"/>
      </w:r>
      <w:r w:rsidR="00F276AE">
        <w:t xml:space="preserve"> </w:t>
      </w:r>
      <w:r w:rsidR="00F276AE" w:rsidRPr="00F537FA">
        <w:t>– Перечень атрибутов, соответствующих типу документа «</w:t>
      </w:r>
      <w:r w:rsidR="00F276AE" w:rsidRPr="0055387F">
        <w:rPr>
          <w:sz w:val="22"/>
          <w:szCs w:val="22"/>
        </w:rPr>
        <w:t>Реестр передаваемых (принимаемых) платежей</w:t>
      </w:r>
      <w:r w:rsidR="00F276AE">
        <w:rPr>
          <w:sz w:val="22"/>
          <w:szCs w:val="22"/>
        </w:rPr>
        <w:t>»</w:t>
      </w:r>
      <w:r w:rsidR="00F276AE" w:rsidRPr="0055387F">
        <w:rPr>
          <w:sz w:val="22"/>
          <w:szCs w:val="22"/>
        </w:rPr>
        <w:t xml:space="preserve"> (ф. 0533002) BSP_DOC_D_019</w:t>
      </w:r>
      <w:r w:rsidR="00F276AE" w:rsidRPr="0055387F">
        <w:rPr>
          <w:sz w:val="22"/>
          <w:szCs w:val="22"/>
          <w:highlight w:val="yellow"/>
        </w:rPr>
        <w:t>_SPS</w:t>
      </w:r>
      <w:r w:rsidR="00F276AE" w:rsidRPr="00F537FA">
        <w:t xml:space="preserve"> в SVAP ФБ</w:t>
      </w:r>
      <w:bookmarkEnd w:id="989"/>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B50025" w:rsidRPr="00A92F23" w14:paraId="4140EF95" w14:textId="77777777" w:rsidTr="00F276AE">
        <w:trPr>
          <w:cnfStyle w:val="100000000000" w:firstRow="1" w:lastRow="0" w:firstColumn="0" w:lastColumn="0" w:oddVBand="0" w:evenVBand="0" w:oddHBand="0" w:evenHBand="0" w:firstRowFirstColumn="0" w:firstRowLastColumn="0" w:lastRowFirstColumn="0" w:lastRowLastColumn="0"/>
        </w:trPr>
        <w:tc>
          <w:tcPr>
            <w:tcW w:w="3651" w:type="dxa"/>
            <w:hideMark/>
          </w:tcPr>
          <w:p w14:paraId="74FEA0FE" w14:textId="008C5B5B" w:rsidR="00B50025" w:rsidRPr="00A92F23" w:rsidRDefault="00B50025" w:rsidP="00B50025">
            <w:pPr>
              <w:pStyle w:val="GOSTTableHead"/>
              <w:rPr>
                <w:szCs w:val="22"/>
              </w:rPr>
            </w:pPr>
            <w:r>
              <w:rPr>
                <w:szCs w:val="22"/>
              </w:rPr>
              <w:t>Н</w:t>
            </w:r>
            <w:r w:rsidRPr="00A92F23">
              <w:rPr>
                <w:szCs w:val="22"/>
              </w:rPr>
              <w:t>аименование атрибута</w:t>
            </w:r>
          </w:p>
        </w:tc>
        <w:tc>
          <w:tcPr>
            <w:tcW w:w="1090" w:type="dxa"/>
            <w:hideMark/>
          </w:tcPr>
          <w:p w14:paraId="67732529" w14:textId="77777777" w:rsidR="00B50025" w:rsidRPr="00A92F23" w:rsidRDefault="00B50025" w:rsidP="00B50025">
            <w:pPr>
              <w:pStyle w:val="GOSTTableHead"/>
              <w:rPr>
                <w:szCs w:val="22"/>
              </w:rPr>
            </w:pPr>
            <w:r w:rsidRPr="00A92F23">
              <w:rPr>
                <w:szCs w:val="22"/>
              </w:rPr>
              <w:t>Вычисляемый атрибут</w:t>
            </w:r>
          </w:p>
        </w:tc>
        <w:tc>
          <w:tcPr>
            <w:tcW w:w="3651" w:type="dxa"/>
            <w:hideMark/>
          </w:tcPr>
          <w:p w14:paraId="47657D85" w14:textId="77777777" w:rsidR="00B50025" w:rsidRPr="00A92F23" w:rsidRDefault="00B50025" w:rsidP="00B50025">
            <w:pPr>
              <w:pStyle w:val="GOSTTableHead"/>
              <w:rPr>
                <w:szCs w:val="22"/>
              </w:rPr>
            </w:pPr>
            <w:r w:rsidRPr="00A92F23">
              <w:rPr>
                <w:szCs w:val="22"/>
              </w:rPr>
              <w:t>Описание атрибута</w:t>
            </w:r>
          </w:p>
        </w:tc>
        <w:tc>
          <w:tcPr>
            <w:tcW w:w="3651" w:type="dxa"/>
            <w:hideMark/>
          </w:tcPr>
          <w:p w14:paraId="1B8D392D" w14:textId="77777777" w:rsidR="00B50025" w:rsidRPr="00A92F23" w:rsidRDefault="00B50025" w:rsidP="00B50025">
            <w:pPr>
              <w:pStyle w:val="GOSTTableHead"/>
              <w:rPr>
                <w:szCs w:val="22"/>
              </w:rPr>
            </w:pPr>
            <w:r w:rsidRPr="00A92F23">
              <w:rPr>
                <w:szCs w:val="22"/>
              </w:rPr>
              <w:t>Реквизит документа (наименование тега)</w:t>
            </w:r>
          </w:p>
        </w:tc>
        <w:tc>
          <w:tcPr>
            <w:tcW w:w="3651" w:type="dxa"/>
            <w:hideMark/>
          </w:tcPr>
          <w:p w14:paraId="13D72F5E" w14:textId="77777777" w:rsidR="00B50025" w:rsidRPr="00A92F23" w:rsidRDefault="00B50025" w:rsidP="00B50025">
            <w:pPr>
              <w:pStyle w:val="GOSTTableHead"/>
              <w:rPr>
                <w:szCs w:val="22"/>
              </w:rPr>
            </w:pPr>
            <w:r w:rsidRPr="00A92F23">
              <w:rPr>
                <w:szCs w:val="22"/>
              </w:rPr>
              <w:t>Алгоритм вычисления</w:t>
            </w:r>
          </w:p>
        </w:tc>
      </w:tr>
      <w:tr w:rsidR="008953A2" w:rsidRPr="00A92F23" w14:paraId="1035F84D" w14:textId="77777777" w:rsidTr="00F276AE">
        <w:tc>
          <w:tcPr>
            <w:tcW w:w="15694" w:type="dxa"/>
            <w:gridSpan w:val="5"/>
          </w:tcPr>
          <w:p w14:paraId="32C0241B" w14:textId="461EE444" w:rsidR="008953A2" w:rsidRDefault="008953A2" w:rsidP="00CE22AA">
            <w:pPr>
              <w:jc w:val="center"/>
              <w:rPr>
                <w:color w:val="000000"/>
                <w:sz w:val="22"/>
                <w:szCs w:val="22"/>
              </w:rPr>
            </w:pPr>
            <w:r w:rsidRPr="0055387F">
              <w:rPr>
                <w:b/>
                <w:sz w:val="22"/>
                <w:szCs w:val="22"/>
              </w:rPr>
              <w:t>Реестр передаваемых (принимаемых) платежей (ф. 0533002) BSP_DOC_D_019</w:t>
            </w:r>
            <w:r w:rsidRPr="0055387F">
              <w:rPr>
                <w:b/>
                <w:sz w:val="22"/>
                <w:szCs w:val="22"/>
                <w:highlight w:val="yellow"/>
              </w:rPr>
              <w:t>_SPS</w:t>
            </w:r>
            <w:r>
              <w:rPr>
                <w:b/>
                <w:sz w:val="22"/>
                <w:szCs w:val="22"/>
              </w:rPr>
              <w:t xml:space="preserve"> </w:t>
            </w:r>
            <w:r w:rsidRPr="00A57119">
              <w:rPr>
                <w:b/>
                <w:sz w:val="22"/>
                <w:szCs w:val="22"/>
              </w:rPr>
              <w:t>(Document)</w:t>
            </w:r>
          </w:p>
        </w:tc>
      </w:tr>
      <w:tr w:rsidR="00991A72" w:rsidRPr="00A92F23" w14:paraId="0EF044E5" w14:textId="77777777" w:rsidTr="00F276AE">
        <w:tc>
          <w:tcPr>
            <w:tcW w:w="3651" w:type="dxa"/>
          </w:tcPr>
          <w:p w14:paraId="0183694F" w14:textId="12302BE0" w:rsidR="00991A72" w:rsidRDefault="00991A72" w:rsidP="00C964DA">
            <w:pPr>
              <w:pStyle w:val="GOSTTablenorm"/>
              <w:rPr>
                <w:color w:val="000000"/>
              </w:rPr>
            </w:pPr>
            <w:r w:rsidRPr="00A92F23">
              <w:t>Номер_документа</w:t>
            </w:r>
          </w:p>
        </w:tc>
        <w:tc>
          <w:tcPr>
            <w:tcW w:w="1090" w:type="dxa"/>
          </w:tcPr>
          <w:p w14:paraId="296BAC2E" w14:textId="5D0FEC9E" w:rsidR="00991A72" w:rsidRDefault="00991A72" w:rsidP="00C964DA">
            <w:pPr>
              <w:pStyle w:val="GOSTTablenorm"/>
            </w:pPr>
            <w:r w:rsidRPr="00A92F23">
              <w:t>Нет</w:t>
            </w:r>
          </w:p>
        </w:tc>
        <w:tc>
          <w:tcPr>
            <w:tcW w:w="3651" w:type="dxa"/>
          </w:tcPr>
          <w:p w14:paraId="22B92832" w14:textId="46F544BC" w:rsidR="00991A72" w:rsidRDefault="00991A72" w:rsidP="00C964DA">
            <w:pPr>
              <w:pStyle w:val="GOSTTablenorm"/>
              <w:rPr>
                <w:color w:val="000000"/>
              </w:rPr>
            </w:pPr>
            <w:r w:rsidRPr="00A92F23">
              <w:t>Номер документа</w:t>
            </w:r>
          </w:p>
        </w:tc>
        <w:tc>
          <w:tcPr>
            <w:tcW w:w="3651" w:type="dxa"/>
          </w:tcPr>
          <w:p w14:paraId="3447D015" w14:textId="2CCBF603" w:rsidR="00991A72" w:rsidRDefault="00991A72" w:rsidP="00C964DA">
            <w:pPr>
              <w:pStyle w:val="GOSTTablenorm"/>
              <w:rPr>
                <w:color w:val="000000"/>
              </w:rPr>
            </w:pPr>
            <w:r w:rsidRPr="00A92F23">
              <w:t>document_no</w:t>
            </w:r>
          </w:p>
        </w:tc>
        <w:tc>
          <w:tcPr>
            <w:tcW w:w="3651" w:type="dxa"/>
          </w:tcPr>
          <w:p w14:paraId="42068384" w14:textId="180DA696" w:rsidR="00991A72" w:rsidRDefault="00991A72" w:rsidP="00C964DA">
            <w:pPr>
              <w:pStyle w:val="GOSTTablenorm"/>
              <w:rPr>
                <w:color w:val="000000"/>
              </w:rPr>
            </w:pPr>
            <w:r w:rsidRPr="00A92F23">
              <w:t>-</w:t>
            </w:r>
          </w:p>
        </w:tc>
      </w:tr>
      <w:tr w:rsidR="00991A72" w:rsidRPr="00A92F23" w14:paraId="5EAEDE9E" w14:textId="77777777" w:rsidTr="00F276AE">
        <w:tc>
          <w:tcPr>
            <w:tcW w:w="3651" w:type="dxa"/>
          </w:tcPr>
          <w:p w14:paraId="328FD092" w14:textId="5EBC77D8" w:rsidR="00991A72" w:rsidRDefault="00991A72" w:rsidP="00C964DA">
            <w:pPr>
              <w:pStyle w:val="GOSTTablenorm"/>
              <w:rPr>
                <w:color w:val="000000"/>
              </w:rPr>
            </w:pPr>
            <w:r w:rsidRPr="00A92F23">
              <w:t>Дата_документа</w:t>
            </w:r>
          </w:p>
        </w:tc>
        <w:tc>
          <w:tcPr>
            <w:tcW w:w="1090" w:type="dxa"/>
          </w:tcPr>
          <w:p w14:paraId="5241408A" w14:textId="7F4E91E0" w:rsidR="00991A72" w:rsidRDefault="00991A72" w:rsidP="00C964DA">
            <w:pPr>
              <w:pStyle w:val="GOSTTablenorm"/>
            </w:pPr>
            <w:r w:rsidRPr="00A92F23">
              <w:t>Нет</w:t>
            </w:r>
          </w:p>
        </w:tc>
        <w:tc>
          <w:tcPr>
            <w:tcW w:w="3651" w:type="dxa"/>
          </w:tcPr>
          <w:p w14:paraId="2C55BD42" w14:textId="043F3A9C" w:rsidR="00991A72" w:rsidRDefault="00991A72" w:rsidP="00C964DA">
            <w:pPr>
              <w:pStyle w:val="GOSTTablenorm"/>
              <w:rPr>
                <w:color w:val="000000"/>
              </w:rPr>
            </w:pPr>
            <w:r w:rsidRPr="00A92F23">
              <w:t>Дата документа</w:t>
            </w:r>
          </w:p>
        </w:tc>
        <w:tc>
          <w:tcPr>
            <w:tcW w:w="3651" w:type="dxa"/>
          </w:tcPr>
          <w:p w14:paraId="704A5F9F" w14:textId="08B82C72" w:rsidR="00991A72" w:rsidRDefault="00991A72" w:rsidP="00C964DA">
            <w:pPr>
              <w:pStyle w:val="GOSTTablenorm"/>
              <w:rPr>
                <w:color w:val="000000"/>
              </w:rPr>
            </w:pPr>
            <w:r w:rsidRPr="00A92F23">
              <w:t>document_date</w:t>
            </w:r>
          </w:p>
        </w:tc>
        <w:tc>
          <w:tcPr>
            <w:tcW w:w="3651" w:type="dxa"/>
          </w:tcPr>
          <w:p w14:paraId="70433E03" w14:textId="53037963" w:rsidR="00991A72" w:rsidRDefault="00991A72" w:rsidP="00C964DA">
            <w:pPr>
              <w:pStyle w:val="GOSTTablenorm"/>
              <w:rPr>
                <w:color w:val="000000"/>
              </w:rPr>
            </w:pPr>
            <w:r w:rsidRPr="00A92F23">
              <w:t>Указывается дата документа в формате YYYY-MM-DD</w:t>
            </w:r>
          </w:p>
        </w:tc>
      </w:tr>
      <w:tr w:rsidR="00991A72" w:rsidRPr="00A92F23" w14:paraId="71D766EF" w14:textId="77777777" w:rsidTr="00F276AE">
        <w:tc>
          <w:tcPr>
            <w:tcW w:w="3651" w:type="dxa"/>
          </w:tcPr>
          <w:p w14:paraId="759F3208" w14:textId="06094D88" w:rsidR="00991A72" w:rsidRDefault="00991A72" w:rsidP="00C964DA">
            <w:pPr>
              <w:pStyle w:val="GOSTTablenorm"/>
              <w:rPr>
                <w:color w:val="000000"/>
              </w:rPr>
            </w:pPr>
            <w:r w:rsidRPr="00A92F23">
              <w:t>Код_валюты</w:t>
            </w:r>
          </w:p>
        </w:tc>
        <w:tc>
          <w:tcPr>
            <w:tcW w:w="1090" w:type="dxa"/>
          </w:tcPr>
          <w:p w14:paraId="774F468D" w14:textId="2DEFFB60" w:rsidR="00991A72" w:rsidRDefault="00991A72" w:rsidP="00C964DA">
            <w:pPr>
              <w:pStyle w:val="GOSTTablenorm"/>
            </w:pPr>
            <w:r w:rsidRPr="00A92F23">
              <w:t>Да</w:t>
            </w:r>
          </w:p>
        </w:tc>
        <w:tc>
          <w:tcPr>
            <w:tcW w:w="3651" w:type="dxa"/>
          </w:tcPr>
          <w:p w14:paraId="375293EC" w14:textId="6A8B68B7" w:rsidR="00991A72" w:rsidRDefault="00991A72" w:rsidP="00C964DA">
            <w:pPr>
              <w:pStyle w:val="GOSTTablenorm"/>
              <w:rPr>
                <w:color w:val="000000"/>
              </w:rPr>
            </w:pPr>
            <w:r w:rsidRPr="00A92F23">
              <w:t>Код валюты по ОКВ</w:t>
            </w:r>
          </w:p>
        </w:tc>
        <w:tc>
          <w:tcPr>
            <w:tcW w:w="3651" w:type="dxa"/>
          </w:tcPr>
          <w:p w14:paraId="76019295" w14:textId="013D2254" w:rsidR="00991A72" w:rsidRDefault="00991A72" w:rsidP="00C964DA">
            <w:pPr>
              <w:pStyle w:val="GOSTTablenorm"/>
              <w:rPr>
                <w:color w:val="000000"/>
              </w:rPr>
            </w:pPr>
            <w:r w:rsidRPr="00A92F23">
              <w:t>-</w:t>
            </w:r>
          </w:p>
        </w:tc>
        <w:tc>
          <w:tcPr>
            <w:tcW w:w="3651" w:type="dxa"/>
          </w:tcPr>
          <w:p w14:paraId="356153C4" w14:textId="215AAEEF" w:rsidR="00991A72" w:rsidRDefault="00991A72" w:rsidP="00C964DA">
            <w:pPr>
              <w:pStyle w:val="GOSTTablenorm"/>
              <w:rPr>
                <w:color w:val="000000"/>
              </w:rPr>
            </w:pPr>
            <w:r w:rsidRPr="00A92F23">
              <w:t>Для данного документа заполняется значением «643».</w:t>
            </w:r>
          </w:p>
        </w:tc>
      </w:tr>
      <w:tr w:rsidR="00991A72" w:rsidRPr="00A92F23" w14:paraId="3D9E6679" w14:textId="77777777" w:rsidTr="00F276AE">
        <w:tc>
          <w:tcPr>
            <w:tcW w:w="3651" w:type="dxa"/>
          </w:tcPr>
          <w:p w14:paraId="6F94CBC4" w14:textId="2EF5C611" w:rsidR="00991A72" w:rsidRDefault="00991A72" w:rsidP="00C964DA">
            <w:pPr>
              <w:pStyle w:val="GOSTTablenorm"/>
              <w:rPr>
                <w:color w:val="000000"/>
              </w:rPr>
            </w:pPr>
            <w:r w:rsidRPr="00A92F23">
              <w:t>Код_контура</w:t>
            </w:r>
          </w:p>
        </w:tc>
        <w:tc>
          <w:tcPr>
            <w:tcW w:w="1090" w:type="dxa"/>
          </w:tcPr>
          <w:p w14:paraId="3A5A229A" w14:textId="25BC44D8" w:rsidR="00991A72" w:rsidRDefault="00991A72" w:rsidP="00C964DA">
            <w:pPr>
              <w:pStyle w:val="GOSTTablenorm"/>
            </w:pPr>
            <w:r w:rsidRPr="00A92F23">
              <w:t>Да</w:t>
            </w:r>
          </w:p>
        </w:tc>
        <w:tc>
          <w:tcPr>
            <w:tcW w:w="3651" w:type="dxa"/>
          </w:tcPr>
          <w:p w14:paraId="2EEE464A" w14:textId="42A9D950" w:rsidR="00991A72" w:rsidRDefault="00991A72" w:rsidP="00C964DA">
            <w:pPr>
              <w:pStyle w:val="GOSTTablenorm"/>
              <w:rPr>
                <w:color w:val="000000"/>
              </w:rPr>
            </w:pPr>
            <w:r w:rsidRPr="00A92F23">
              <w:t>Код контура</w:t>
            </w:r>
          </w:p>
        </w:tc>
        <w:tc>
          <w:tcPr>
            <w:tcW w:w="3651" w:type="dxa"/>
          </w:tcPr>
          <w:p w14:paraId="060B3E48" w14:textId="0902B529" w:rsidR="00991A72" w:rsidRDefault="00991A72" w:rsidP="00C964DA">
            <w:pPr>
              <w:pStyle w:val="GOSTTablenorm"/>
              <w:rPr>
                <w:color w:val="000000"/>
              </w:rPr>
            </w:pPr>
            <w:r w:rsidRPr="00A92F23">
              <w:t>-</w:t>
            </w:r>
          </w:p>
        </w:tc>
        <w:tc>
          <w:tcPr>
            <w:tcW w:w="3651" w:type="dxa"/>
          </w:tcPr>
          <w:p w14:paraId="786108E0" w14:textId="555C85CE" w:rsidR="00991A72" w:rsidRDefault="00991A72" w:rsidP="00C964DA">
            <w:pPr>
              <w:pStyle w:val="GOSTTablenorm"/>
              <w:rPr>
                <w:color w:val="000000"/>
              </w:rPr>
            </w:pPr>
            <w:r w:rsidRPr="00A92F23">
              <w:t>Атрибут всегда заполняется значением «1»</w:t>
            </w:r>
          </w:p>
        </w:tc>
      </w:tr>
      <w:tr w:rsidR="00991A72" w:rsidRPr="00A92F23" w14:paraId="37EFDD84" w14:textId="77777777" w:rsidTr="00F276AE">
        <w:tc>
          <w:tcPr>
            <w:tcW w:w="3651" w:type="dxa"/>
          </w:tcPr>
          <w:p w14:paraId="00CDF56B" w14:textId="592995AD" w:rsidR="00991A72" w:rsidRDefault="00991A72" w:rsidP="00C964DA">
            <w:pPr>
              <w:pStyle w:val="GOSTTablenorm"/>
              <w:rPr>
                <w:color w:val="000000"/>
              </w:rPr>
            </w:pPr>
            <w:r w:rsidRPr="00A92F23">
              <w:t>Уровень_конфиденциальности</w:t>
            </w:r>
          </w:p>
        </w:tc>
        <w:tc>
          <w:tcPr>
            <w:tcW w:w="1090" w:type="dxa"/>
          </w:tcPr>
          <w:p w14:paraId="784CCBF4" w14:textId="2B5FF51A" w:rsidR="00991A72" w:rsidRDefault="00991A72" w:rsidP="00C964DA">
            <w:pPr>
              <w:pStyle w:val="GOSTTablenorm"/>
            </w:pPr>
            <w:r w:rsidRPr="00A92F23">
              <w:t>Да</w:t>
            </w:r>
          </w:p>
        </w:tc>
        <w:tc>
          <w:tcPr>
            <w:tcW w:w="3651" w:type="dxa"/>
          </w:tcPr>
          <w:p w14:paraId="353957CA" w14:textId="1B4AA576" w:rsidR="00991A72" w:rsidRDefault="00991A72" w:rsidP="00C964DA">
            <w:pPr>
              <w:pStyle w:val="GOSTTablenorm"/>
              <w:rPr>
                <w:color w:val="000000"/>
              </w:rPr>
            </w:pPr>
            <w:r w:rsidRPr="00A92F23">
              <w:t>Уровень конфиденциальности</w:t>
            </w:r>
          </w:p>
        </w:tc>
        <w:tc>
          <w:tcPr>
            <w:tcW w:w="3651" w:type="dxa"/>
          </w:tcPr>
          <w:p w14:paraId="73E9A10B" w14:textId="19BA707E" w:rsidR="00991A72" w:rsidRDefault="00991A72" w:rsidP="00C964DA">
            <w:pPr>
              <w:pStyle w:val="GOSTTablenorm"/>
              <w:rPr>
                <w:color w:val="000000"/>
              </w:rPr>
            </w:pPr>
            <w:r w:rsidRPr="00A92F23">
              <w:t>-</w:t>
            </w:r>
          </w:p>
        </w:tc>
        <w:tc>
          <w:tcPr>
            <w:tcW w:w="3651" w:type="dxa"/>
          </w:tcPr>
          <w:p w14:paraId="64D419D5" w14:textId="5A8B3C41" w:rsidR="00991A72" w:rsidRDefault="00991A72" w:rsidP="00C964DA">
            <w:pPr>
              <w:pStyle w:val="GOSTTablenorm"/>
              <w:rPr>
                <w:color w:val="000000"/>
              </w:rPr>
            </w:pPr>
            <w:r w:rsidRPr="00A92F23">
              <w:t xml:space="preserve">Атрибут заполняется значением </w:t>
            </w:r>
            <w:r>
              <w:t>«0»</w:t>
            </w:r>
          </w:p>
        </w:tc>
      </w:tr>
      <w:tr w:rsidR="00991A72" w:rsidRPr="00A92F23" w14:paraId="2A35DE83" w14:textId="77777777" w:rsidTr="00F276AE">
        <w:tc>
          <w:tcPr>
            <w:tcW w:w="3651" w:type="dxa"/>
          </w:tcPr>
          <w:p w14:paraId="0811E254" w14:textId="104EDC70" w:rsidR="00991A72" w:rsidRDefault="00991A72" w:rsidP="00C964DA">
            <w:pPr>
              <w:pStyle w:val="GOSTTablenorm"/>
              <w:rPr>
                <w:color w:val="000000"/>
              </w:rPr>
            </w:pPr>
            <w:r w:rsidRPr="00A92F23">
              <w:t>Вид_документа</w:t>
            </w:r>
          </w:p>
        </w:tc>
        <w:tc>
          <w:tcPr>
            <w:tcW w:w="1090" w:type="dxa"/>
          </w:tcPr>
          <w:p w14:paraId="31246E08" w14:textId="3C6B7B32" w:rsidR="00991A72" w:rsidRDefault="00991A72" w:rsidP="00C964DA">
            <w:pPr>
              <w:pStyle w:val="GOSTTablenorm"/>
            </w:pPr>
            <w:r w:rsidRPr="00A92F23">
              <w:t>Нет</w:t>
            </w:r>
          </w:p>
        </w:tc>
        <w:tc>
          <w:tcPr>
            <w:tcW w:w="3651" w:type="dxa"/>
          </w:tcPr>
          <w:p w14:paraId="5D9E079D" w14:textId="02620416" w:rsidR="00991A72" w:rsidRDefault="00991A72" w:rsidP="00C964DA">
            <w:pPr>
              <w:pStyle w:val="GOSTTablenorm"/>
              <w:rPr>
                <w:color w:val="000000"/>
              </w:rPr>
            </w:pPr>
            <w:r w:rsidRPr="00A92F23">
              <w:t>Указывается вид документа</w:t>
            </w:r>
          </w:p>
        </w:tc>
        <w:tc>
          <w:tcPr>
            <w:tcW w:w="3651" w:type="dxa"/>
          </w:tcPr>
          <w:p w14:paraId="129702A8" w14:textId="05436815" w:rsidR="00991A72" w:rsidRDefault="00991A72" w:rsidP="00C964DA">
            <w:pPr>
              <w:pStyle w:val="GOSTTablenorm"/>
              <w:rPr>
                <w:color w:val="000000"/>
              </w:rPr>
            </w:pPr>
            <w:r w:rsidRPr="00A92F23">
              <w:t>document_type</w:t>
            </w:r>
          </w:p>
        </w:tc>
        <w:tc>
          <w:tcPr>
            <w:tcW w:w="3651" w:type="dxa"/>
          </w:tcPr>
          <w:p w14:paraId="464D9ABB" w14:textId="05FCA7EE" w:rsidR="00991A72" w:rsidRDefault="00991A72" w:rsidP="00C964DA">
            <w:pPr>
              <w:pStyle w:val="GOSTTablenorm"/>
              <w:rPr>
                <w:color w:val="000000"/>
              </w:rPr>
            </w:pPr>
            <w:r>
              <w:t>-</w:t>
            </w:r>
          </w:p>
        </w:tc>
      </w:tr>
      <w:tr w:rsidR="00991A72" w:rsidRPr="00A92F23" w14:paraId="08774F0C" w14:textId="77777777" w:rsidTr="00F276AE">
        <w:tc>
          <w:tcPr>
            <w:tcW w:w="3651" w:type="dxa"/>
          </w:tcPr>
          <w:p w14:paraId="6FA6149D" w14:textId="48C305B5" w:rsidR="00991A72" w:rsidRDefault="00991A72" w:rsidP="00C964DA">
            <w:pPr>
              <w:pStyle w:val="GOSTTablenorm"/>
              <w:rPr>
                <w:color w:val="000000"/>
              </w:rPr>
            </w:pPr>
            <w:r w:rsidRPr="003A6BFC">
              <w:t>Наименование_документа</w:t>
            </w:r>
          </w:p>
        </w:tc>
        <w:tc>
          <w:tcPr>
            <w:tcW w:w="1090" w:type="dxa"/>
          </w:tcPr>
          <w:p w14:paraId="5171C0BF" w14:textId="7CBEBA6F" w:rsidR="00991A72" w:rsidRDefault="00991A72" w:rsidP="00C964DA">
            <w:pPr>
              <w:pStyle w:val="GOSTTablenorm"/>
            </w:pPr>
            <w:r w:rsidRPr="003A6BFC">
              <w:t>Да</w:t>
            </w:r>
          </w:p>
        </w:tc>
        <w:tc>
          <w:tcPr>
            <w:tcW w:w="3651" w:type="dxa"/>
          </w:tcPr>
          <w:p w14:paraId="13FC4704" w14:textId="3C032AC9" w:rsidR="00991A72" w:rsidRDefault="00991A72" w:rsidP="00C964DA">
            <w:pPr>
              <w:pStyle w:val="GOSTTablenorm"/>
              <w:rPr>
                <w:color w:val="000000"/>
              </w:rPr>
            </w:pPr>
            <w:r w:rsidRPr="003A6BFC">
              <w:t>Наименование документа</w:t>
            </w:r>
          </w:p>
        </w:tc>
        <w:tc>
          <w:tcPr>
            <w:tcW w:w="3651" w:type="dxa"/>
          </w:tcPr>
          <w:p w14:paraId="503D1FF2" w14:textId="608D419A" w:rsidR="00991A72" w:rsidRDefault="00991A72" w:rsidP="00C964DA">
            <w:pPr>
              <w:pStyle w:val="GOSTTablenorm"/>
              <w:rPr>
                <w:color w:val="000000"/>
              </w:rPr>
            </w:pPr>
            <w:r w:rsidRPr="003A6BFC">
              <w:t>-</w:t>
            </w:r>
          </w:p>
        </w:tc>
        <w:tc>
          <w:tcPr>
            <w:tcW w:w="3651" w:type="dxa"/>
          </w:tcPr>
          <w:p w14:paraId="53FF694B" w14:textId="261A8FF5" w:rsidR="00991A72" w:rsidRDefault="00991A72" w:rsidP="00C964DA">
            <w:pPr>
              <w:pStyle w:val="GOSTTablenorm"/>
              <w:rPr>
                <w:color w:val="000000"/>
              </w:rPr>
            </w:pPr>
            <w:r w:rsidRPr="003A6BF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1F2735" w:rsidRPr="00A92F23" w14:paraId="4339AD79" w14:textId="77777777" w:rsidTr="00F276AE">
        <w:tc>
          <w:tcPr>
            <w:tcW w:w="3651" w:type="dxa"/>
          </w:tcPr>
          <w:p w14:paraId="642028F1" w14:textId="62F2E66F" w:rsidR="001F2735" w:rsidRDefault="001F2735" w:rsidP="00C964DA">
            <w:pPr>
              <w:pStyle w:val="GOSTTablenorm"/>
              <w:rPr>
                <w:color w:val="000000"/>
              </w:rPr>
            </w:pPr>
            <w:r>
              <w:rPr>
                <w:color w:val="000000"/>
              </w:rPr>
              <w:lastRenderedPageBreak/>
              <w:t>КБК</w:t>
            </w:r>
          </w:p>
        </w:tc>
        <w:tc>
          <w:tcPr>
            <w:tcW w:w="1090" w:type="dxa"/>
          </w:tcPr>
          <w:p w14:paraId="40CF9E7C" w14:textId="1B7F2BA9" w:rsidR="001F2735" w:rsidRDefault="001F2735" w:rsidP="00C964DA">
            <w:pPr>
              <w:pStyle w:val="GOSTTablenorm"/>
            </w:pPr>
            <w:r w:rsidRPr="00A92F23">
              <w:t>Нет</w:t>
            </w:r>
          </w:p>
        </w:tc>
        <w:tc>
          <w:tcPr>
            <w:tcW w:w="3651" w:type="dxa"/>
          </w:tcPr>
          <w:p w14:paraId="77FFDB54" w14:textId="78BAA51E" w:rsidR="001F2735" w:rsidRDefault="001F2735" w:rsidP="00C964DA">
            <w:pPr>
              <w:pStyle w:val="GOSTTablenorm"/>
              <w:rPr>
                <w:color w:val="000000"/>
              </w:rPr>
            </w:pPr>
            <w:r>
              <w:rPr>
                <w:color w:val="000000"/>
              </w:rPr>
              <w:t xml:space="preserve">КБК </w:t>
            </w:r>
          </w:p>
        </w:tc>
        <w:tc>
          <w:tcPr>
            <w:tcW w:w="3651" w:type="dxa"/>
          </w:tcPr>
          <w:p w14:paraId="2D8E0F04" w14:textId="08513F8E" w:rsidR="001F2735" w:rsidRDefault="001F2735" w:rsidP="00C964DA">
            <w:pPr>
              <w:pStyle w:val="GOSTTablenorm"/>
              <w:rPr>
                <w:color w:val="000000"/>
              </w:rPr>
            </w:pPr>
            <w:r w:rsidRPr="00A57119">
              <w:rPr>
                <w:shd w:val="clear" w:color="auto" w:fill="FFFFFF"/>
              </w:rPr>
              <w:t>bcc</w:t>
            </w:r>
          </w:p>
        </w:tc>
        <w:tc>
          <w:tcPr>
            <w:tcW w:w="3651" w:type="dxa"/>
          </w:tcPr>
          <w:p w14:paraId="3DE2DCB4" w14:textId="3A77490F" w:rsidR="001F2735" w:rsidRDefault="001F2735" w:rsidP="00C964DA">
            <w:pPr>
              <w:pStyle w:val="GOSTTablenorm"/>
              <w:rPr>
                <w:color w:val="000000"/>
              </w:rPr>
            </w:pPr>
            <w:r>
              <w:rPr>
                <w:lang w:val="en-US"/>
              </w:rPr>
              <w:t>-</w:t>
            </w:r>
          </w:p>
        </w:tc>
      </w:tr>
      <w:tr w:rsidR="001F2735" w:rsidRPr="00A92F23" w14:paraId="018E2A4C" w14:textId="77777777" w:rsidTr="00F276AE">
        <w:tc>
          <w:tcPr>
            <w:tcW w:w="3651" w:type="dxa"/>
          </w:tcPr>
          <w:p w14:paraId="16C0CAC2" w14:textId="0D3A8EEE" w:rsidR="001F2735" w:rsidRDefault="001F2735" w:rsidP="00C964DA">
            <w:pPr>
              <w:pStyle w:val="GOSTTablenorm"/>
              <w:rPr>
                <w:color w:val="000000"/>
              </w:rPr>
            </w:pPr>
            <w:r>
              <w:rPr>
                <w:color w:val="000000"/>
              </w:rPr>
              <w:t>Тип_КБК</w:t>
            </w:r>
          </w:p>
        </w:tc>
        <w:tc>
          <w:tcPr>
            <w:tcW w:w="1090" w:type="dxa"/>
          </w:tcPr>
          <w:p w14:paraId="7D2F391C" w14:textId="1A8A0912" w:rsidR="001F2735" w:rsidRDefault="001F2735" w:rsidP="00C964DA">
            <w:pPr>
              <w:pStyle w:val="GOSTTablenorm"/>
            </w:pPr>
            <w:r w:rsidRPr="004244A1">
              <w:t>Нет</w:t>
            </w:r>
          </w:p>
        </w:tc>
        <w:tc>
          <w:tcPr>
            <w:tcW w:w="3651" w:type="dxa"/>
          </w:tcPr>
          <w:p w14:paraId="17AECFB3" w14:textId="3C8AAB64" w:rsidR="001F2735" w:rsidRDefault="001F2735" w:rsidP="00C964DA">
            <w:pPr>
              <w:pStyle w:val="GOSTTablenorm"/>
              <w:rPr>
                <w:color w:val="000000"/>
              </w:rPr>
            </w:pPr>
            <w:r>
              <w:rPr>
                <w:color w:val="000000"/>
              </w:rPr>
              <w:t xml:space="preserve">Тип КБК </w:t>
            </w:r>
          </w:p>
        </w:tc>
        <w:tc>
          <w:tcPr>
            <w:tcW w:w="3651" w:type="dxa"/>
          </w:tcPr>
          <w:p w14:paraId="2862C87E" w14:textId="3D42D45D" w:rsidR="001F2735" w:rsidRDefault="001F2735" w:rsidP="00C964DA">
            <w:pPr>
              <w:pStyle w:val="GOSTTablenorm"/>
              <w:rPr>
                <w:color w:val="000000"/>
              </w:rPr>
            </w:pPr>
            <w:r w:rsidRPr="00A57119">
              <w:rPr>
                <w:lang w:val="en-US"/>
              </w:rPr>
              <w:t>type_bcc</w:t>
            </w:r>
          </w:p>
        </w:tc>
        <w:tc>
          <w:tcPr>
            <w:tcW w:w="3651" w:type="dxa"/>
          </w:tcPr>
          <w:p w14:paraId="70B241AB" w14:textId="1252D879" w:rsidR="001F2735" w:rsidRDefault="001F2735" w:rsidP="00C964DA">
            <w:pPr>
              <w:pStyle w:val="GOSTTablenorm"/>
              <w:rPr>
                <w:color w:val="000000"/>
              </w:rPr>
            </w:pPr>
            <w:r>
              <w:rPr>
                <w:lang w:val="en-US"/>
              </w:rPr>
              <w:t>-</w:t>
            </w:r>
          </w:p>
        </w:tc>
      </w:tr>
      <w:tr w:rsidR="007504FB" w:rsidRPr="00A92F23" w14:paraId="1A2A1FCC" w14:textId="77777777" w:rsidTr="00F276AE">
        <w:tc>
          <w:tcPr>
            <w:tcW w:w="3651" w:type="dxa"/>
          </w:tcPr>
          <w:p w14:paraId="4BAFB75B" w14:textId="5EB436F5" w:rsidR="007504FB" w:rsidRPr="007504FB" w:rsidRDefault="007504FB" w:rsidP="00C964DA">
            <w:pPr>
              <w:pStyle w:val="GOSTTablenorm"/>
            </w:pPr>
            <w:r w:rsidRPr="007504FB">
              <w:t>ТОФК_контрагента</w:t>
            </w:r>
          </w:p>
        </w:tc>
        <w:tc>
          <w:tcPr>
            <w:tcW w:w="1090" w:type="dxa"/>
          </w:tcPr>
          <w:p w14:paraId="2F1A0696" w14:textId="05179118" w:rsidR="007504FB" w:rsidRDefault="007504FB" w:rsidP="00C964DA">
            <w:pPr>
              <w:pStyle w:val="GOSTTablenorm"/>
            </w:pPr>
            <w:r w:rsidRPr="00334EF8">
              <w:t>Нет</w:t>
            </w:r>
          </w:p>
        </w:tc>
        <w:tc>
          <w:tcPr>
            <w:tcW w:w="3651" w:type="dxa"/>
          </w:tcPr>
          <w:p w14:paraId="147B6AE2" w14:textId="3E2E5248" w:rsidR="007504FB" w:rsidRPr="007504FB" w:rsidRDefault="007504FB" w:rsidP="00C964DA">
            <w:pPr>
              <w:pStyle w:val="GOSTTablenorm"/>
            </w:pPr>
            <w:r w:rsidRPr="007504FB">
              <w:t>Код ТОФК контрагента</w:t>
            </w:r>
          </w:p>
        </w:tc>
        <w:tc>
          <w:tcPr>
            <w:tcW w:w="3651" w:type="dxa"/>
          </w:tcPr>
          <w:p w14:paraId="5DC01107" w14:textId="24884DBB" w:rsidR="007504FB" w:rsidRDefault="007504FB" w:rsidP="00C964DA">
            <w:pPr>
              <w:pStyle w:val="GOSTTablenorm"/>
              <w:rPr>
                <w:color w:val="000000"/>
              </w:rPr>
            </w:pPr>
            <w:r w:rsidRPr="00C81A06">
              <w:rPr>
                <w:lang w:val="en-US"/>
              </w:rPr>
              <w:t>counterparty_tofk_code</w:t>
            </w:r>
          </w:p>
        </w:tc>
        <w:tc>
          <w:tcPr>
            <w:tcW w:w="3651" w:type="dxa"/>
          </w:tcPr>
          <w:p w14:paraId="2C5A2AD6" w14:textId="5F6048D6" w:rsidR="007504FB" w:rsidRDefault="007504FB" w:rsidP="00C964DA">
            <w:pPr>
              <w:pStyle w:val="GOSTTablenorm"/>
              <w:rPr>
                <w:color w:val="000000"/>
              </w:rPr>
            </w:pPr>
            <w:r>
              <w:rPr>
                <w:color w:val="000000"/>
              </w:rPr>
              <w:t>-</w:t>
            </w:r>
          </w:p>
        </w:tc>
      </w:tr>
      <w:tr w:rsidR="001C0DA5" w:rsidRPr="00A92F23" w14:paraId="4022C182" w14:textId="77777777" w:rsidTr="00F276AE">
        <w:tc>
          <w:tcPr>
            <w:tcW w:w="3651" w:type="dxa"/>
          </w:tcPr>
          <w:p w14:paraId="71265966" w14:textId="06EC1D88" w:rsidR="001C0DA5" w:rsidRPr="0055387F" w:rsidRDefault="001C0DA5" w:rsidP="00C964DA">
            <w:pPr>
              <w:pStyle w:val="GOSTTablenorm"/>
            </w:pPr>
            <w:r w:rsidRPr="00C81A06">
              <w:t>Информация по отправителю</w:t>
            </w:r>
            <w:r>
              <w:t xml:space="preserve"> (блок реквизитов)</w:t>
            </w:r>
          </w:p>
        </w:tc>
        <w:tc>
          <w:tcPr>
            <w:tcW w:w="1090" w:type="dxa"/>
          </w:tcPr>
          <w:p w14:paraId="67408EF8" w14:textId="2DB2F155" w:rsidR="001C0DA5" w:rsidRDefault="001C0DA5" w:rsidP="00C964DA">
            <w:pPr>
              <w:pStyle w:val="GOSTTablenorm"/>
            </w:pPr>
            <w:r w:rsidRPr="0023708E">
              <w:rPr>
                <w:color w:val="000000"/>
              </w:rPr>
              <w:t>-</w:t>
            </w:r>
          </w:p>
        </w:tc>
        <w:tc>
          <w:tcPr>
            <w:tcW w:w="3651" w:type="dxa"/>
          </w:tcPr>
          <w:p w14:paraId="32B9B61B" w14:textId="2B902272" w:rsidR="001C0DA5" w:rsidRDefault="001C0DA5" w:rsidP="00C964DA">
            <w:pPr>
              <w:pStyle w:val="GOSTTablenorm"/>
              <w:rPr>
                <w:color w:val="000000"/>
              </w:rPr>
            </w:pPr>
            <w:r w:rsidRPr="0023708E">
              <w:rPr>
                <w:color w:val="000000"/>
              </w:rPr>
              <w:t>-</w:t>
            </w:r>
          </w:p>
        </w:tc>
        <w:tc>
          <w:tcPr>
            <w:tcW w:w="3651" w:type="dxa"/>
          </w:tcPr>
          <w:p w14:paraId="198C06DF" w14:textId="5D094A15" w:rsidR="001C0DA5" w:rsidRDefault="001C0DA5" w:rsidP="00C964DA">
            <w:pPr>
              <w:pStyle w:val="GOSTTablenorm"/>
              <w:rPr>
                <w:color w:val="000000"/>
              </w:rPr>
            </w:pPr>
            <w:r w:rsidRPr="0023708E">
              <w:rPr>
                <w:color w:val="000000"/>
              </w:rPr>
              <w:t>-</w:t>
            </w:r>
          </w:p>
        </w:tc>
        <w:tc>
          <w:tcPr>
            <w:tcW w:w="3651" w:type="dxa"/>
          </w:tcPr>
          <w:p w14:paraId="2BF0636B" w14:textId="6AF50443" w:rsidR="001C0DA5" w:rsidRDefault="001C0DA5" w:rsidP="00C964DA">
            <w:pPr>
              <w:pStyle w:val="GOSTTablenorm"/>
              <w:rPr>
                <w:color w:val="000000"/>
              </w:rPr>
            </w:pPr>
            <w:r>
              <w:rPr>
                <w:color w:val="000000"/>
              </w:rPr>
              <w:t>-</w:t>
            </w:r>
          </w:p>
        </w:tc>
      </w:tr>
      <w:tr w:rsidR="00271B47" w:rsidRPr="00A92F23" w14:paraId="187DB922" w14:textId="77777777" w:rsidTr="00F276AE">
        <w:tc>
          <w:tcPr>
            <w:tcW w:w="3651" w:type="dxa"/>
          </w:tcPr>
          <w:p w14:paraId="10667691" w14:textId="6CFBBFF8" w:rsidR="00271B47" w:rsidRPr="00F276AE" w:rsidRDefault="00271B47" w:rsidP="00F276AE">
            <w:pPr>
              <w:pStyle w:val="GOSTTablenorm"/>
            </w:pPr>
            <w:r w:rsidRPr="00F276AE">
              <w:t>Участник_НПС_плательщика</w:t>
            </w:r>
          </w:p>
        </w:tc>
        <w:tc>
          <w:tcPr>
            <w:tcW w:w="1090" w:type="dxa"/>
          </w:tcPr>
          <w:p w14:paraId="45DF4017" w14:textId="6EF58EEC" w:rsidR="00271B47" w:rsidRPr="00F276AE" w:rsidRDefault="00271B47" w:rsidP="00F276AE">
            <w:pPr>
              <w:pStyle w:val="GOSTTablenorm"/>
            </w:pPr>
            <w:r w:rsidRPr="00F276AE">
              <w:t>Нет</w:t>
            </w:r>
          </w:p>
        </w:tc>
        <w:tc>
          <w:tcPr>
            <w:tcW w:w="3651" w:type="dxa"/>
          </w:tcPr>
          <w:p w14:paraId="20AA7AAA" w14:textId="7A851F05" w:rsidR="00271B47" w:rsidRPr="00F276AE" w:rsidRDefault="001C0DA5" w:rsidP="00F276AE">
            <w:pPr>
              <w:pStyle w:val="GOSTTablenorm"/>
            </w:pPr>
            <w:r w:rsidRPr="00F276AE">
              <w:t>Признак перехода ТОФК отправителя на новый план счетов</w:t>
            </w:r>
          </w:p>
        </w:tc>
        <w:tc>
          <w:tcPr>
            <w:tcW w:w="3651" w:type="dxa"/>
          </w:tcPr>
          <w:p w14:paraId="47308A19" w14:textId="2AEFD77D" w:rsidR="00271B47" w:rsidRPr="00F276AE" w:rsidRDefault="00271B47" w:rsidP="00F276AE">
            <w:pPr>
              <w:pStyle w:val="GOSTTablenorm"/>
            </w:pPr>
            <w:r w:rsidRPr="00F276AE">
              <w:t>sender:is_nps</w:t>
            </w:r>
          </w:p>
        </w:tc>
        <w:tc>
          <w:tcPr>
            <w:tcW w:w="3651" w:type="dxa"/>
          </w:tcPr>
          <w:p w14:paraId="2C2EBFB8" w14:textId="69EEB5FE" w:rsidR="00271B47" w:rsidRPr="00F276AE" w:rsidRDefault="00271B47" w:rsidP="00F276AE">
            <w:pPr>
              <w:pStyle w:val="GOSTTablenorm"/>
            </w:pPr>
            <w:r w:rsidRPr="00F276AE">
              <w:t>-</w:t>
            </w:r>
          </w:p>
        </w:tc>
      </w:tr>
      <w:tr w:rsidR="00271B47" w:rsidRPr="00A92F23" w14:paraId="6B5F91D7" w14:textId="77777777" w:rsidTr="00F276AE">
        <w:tc>
          <w:tcPr>
            <w:tcW w:w="3651" w:type="dxa"/>
          </w:tcPr>
          <w:p w14:paraId="2A34052D" w14:textId="12126065" w:rsidR="00271B47" w:rsidRPr="00F276AE" w:rsidRDefault="001C0DA5" w:rsidP="00F276AE">
            <w:pPr>
              <w:pStyle w:val="GOSTTablenorm"/>
            </w:pPr>
            <w:r w:rsidRPr="00F276AE">
              <w:t>Код_ТОФК_</w:t>
            </w:r>
            <w:r w:rsidR="00271B47" w:rsidRPr="00F276AE">
              <w:t>отправителя</w:t>
            </w:r>
          </w:p>
        </w:tc>
        <w:tc>
          <w:tcPr>
            <w:tcW w:w="1090" w:type="dxa"/>
          </w:tcPr>
          <w:p w14:paraId="28B74F30" w14:textId="5D78DBA9" w:rsidR="00271B47" w:rsidRPr="00F276AE" w:rsidRDefault="00271B47" w:rsidP="00F276AE">
            <w:pPr>
              <w:pStyle w:val="GOSTTablenorm"/>
            </w:pPr>
            <w:r w:rsidRPr="00F276AE">
              <w:t>Нет</w:t>
            </w:r>
          </w:p>
        </w:tc>
        <w:tc>
          <w:tcPr>
            <w:tcW w:w="3651" w:type="dxa"/>
          </w:tcPr>
          <w:p w14:paraId="1B65B4FD" w14:textId="68BD97C9" w:rsidR="00271B47" w:rsidRPr="00F276AE" w:rsidRDefault="001C0DA5" w:rsidP="00F276AE">
            <w:pPr>
              <w:pStyle w:val="GOSTTablenorm"/>
            </w:pPr>
            <w:r w:rsidRPr="00F276AE">
              <w:t>Код ТОФК отправителя</w:t>
            </w:r>
          </w:p>
        </w:tc>
        <w:tc>
          <w:tcPr>
            <w:tcW w:w="3651" w:type="dxa"/>
          </w:tcPr>
          <w:p w14:paraId="27DD0B81" w14:textId="4E2A97F9" w:rsidR="00271B47" w:rsidRPr="00F276AE" w:rsidRDefault="00271B47" w:rsidP="00F276AE">
            <w:pPr>
              <w:pStyle w:val="GOSTTablenorm"/>
            </w:pPr>
            <w:r w:rsidRPr="00F276AE">
              <w:t>sender:account_tofk_code</w:t>
            </w:r>
          </w:p>
        </w:tc>
        <w:tc>
          <w:tcPr>
            <w:tcW w:w="3651" w:type="dxa"/>
          </w:tcPr>
          <w:p w14:paraId="660F132D" w14:textId="05C8D17B" w:rsidR="00271B47" w:rsidRPr="00F276AE" w:rsidRDefault="00271B47" w:rsidP="00F276AE">
            <w:pPr>
              <w:pStyle w:val="GOSTTablenorm"/>
            </w:pPr>
            <w:r w:rsidRPr="00F276AE">
              <w:t>-</w:t>
            </w:r>
          </w:p>
        </w:tc>
      </w:tr>
      <w:tr w:rsidR="00271B47" w:rsidRPr="00A92F23" w14:paraId="513D31C3" w14:textId="77777777" w:rsidTr="00F276AE">
        <w:tc>
          <w:tcPr>
            <w:tcW w:w="3651" w:type="dxa"/>
          </w:tcPr>
          <w:p w14:paraId="4C6AE5E8" w14:textId="0297F736" w:rsidR="00271B47" w:rsidRPr="00F276AE" w:rsidRDefault="00271B47" w:rsidP="00F276AE">
            <w:pPr>
              <w:pStyle w:val="GOSTTablenorm"/>
            </w:pPr>
            <w:r w:rsidRPr="00F276AE">
              <w:t>Номер_ЛС_отправителя</w:t>
            </w:r>
          </w:p>
        </w:tc>
        <w:tc>
          <w:tcPr>
            <w:tcW w:w="1090" w:type="dxa"/>
          </w:tcPr>
          <w:p w14:paraId="3C02D869" w14:textId="008FB9D7" w:rsidR="00271B47" w:rsidRPr="00F276AE" w:rsidRDefault="00271B47" w:rsidP="00F276AE">
            <w:pPr>
              <w:pStyle w:val="GOSTTablenorm"/>
            </w:pPr>
            <w:r w:rsidRPr="00F276AE">
              <w:t>Нет</w:t>
            </w:r>
          </w:p>
        </w:tc>
        <w:tc>
          <w:tcPr>
            <w:tcW w:w="3651" w:type="dxa"/>
          </w:tcPr>
          <w:p w14:paraId="543519E5" w14:textId="195C19D1" w:rsidR="00271B47" w:rsidRPr="00F276AE" w:rsidRDefault="001C0DA5" w:rsidP="00F276AE">
            <w:pPr>
              <w:pStyle w:val="GOSTTablenorm"/>
            </w:pPr>
            <w:r w:rsidRPr="00F276AE">
              <w:t>Номер лицевого счета ТОФК отправителя</w:t>
            </w:r>
          </w:p>
        </w:tc>
        <w:tc>
          <w:tcPr>
            <w:tcW w:w="3651" w:type="dxa"/>
          </w:tcPr>
          <w:p w14:paraId="142F59A9" w14:textId="531502D3" w:rsidR="00271B47" w:rsidRPr="00F276AE" w:rsidRDefault="00271B47" w:rsidP="00F276AE">
            <w:pPr>
              <w:pStyle w:val="GOSTTablenorm"/>
            </w:pPr>
            <w:r w:rsidRPr="00F276AE">
              <w:t>sender:sender_account</w:t>
            </w:r>
          </w:p>
        </w:tc>
        <w:tc>
          <w:tcPr>
            <w:tcW w:w="3651" w:type="dxa"/>
          </w:tcPr>
          <w:p w14:paraId="778F5858" w14:textId="041906FF" w:rsidR="00271B47" w:rsidRPr="00F276AE" w:rsidRDefault="00271B47" w:rsidP="00F276AE">
            <w:pPr>
              <w:pStyle w:val="GOSTTablenorm"/>
            </w:pPr>
            <w:r w:rsidRPr="00F276AE">
              <w:t>-</w:t>
            </w:r>
          </w:p>
        </w:tc>
      </w:tr>
      <w:tr w:rsidR="00271B47" w:rsidRPr="00A92F23" w14:paraId="0D120B39" w14:textId="77777777" w:rsidTr="00F276AE">
        <w:tc>
          <w:tcPr>
            <w:tcW w:w="3651" w:type="dxa"/>
          </w:tcPr>
          <w:p w14:paraId="33AAE12E" w14:textId="670EED8F" w:rsidR="00271B47" w:rsidRPr="00F276AE" w:rsidRDefault="00271B47" w:rsidP="00F276AE">
            <w:pPr>
              <w:pStyle w:val="GOSTTablenorm"/>
            </w:pPr>
            <w:r w:rsidRPr="00F276AE">
              <w:t>ОКТМО_плательщика</w:t>
            </w:r>
          </w:p>
        </w:tc>
        <w:tc>
          <w:tcPr>
            <w:tcW w:w="1090" w:type="dxa"/>
          </w:tcPr>
          <w:p w14:paraId="3D8D654C" w14:textId="24D91F9C" w:rsidR="00271B47" w:rsidRPr="00F276AE" w:rsidRDefault="00271B47" w:rsidP="00F276AE">
            <w:pPr>
              <w:pStyle w:val="GOSTTablenorm"/>
            </w:pPr>
            <w:r w:rsidRPr="00F276AE">
              <w:t>Нет</w:t>
            </w:r>
          </w:p>
        </w:tc>
        <w:tc>
          <w:tcPr>
            <w:tcW w:w="3651" w:type="dxa"/>
          </w:tcPr>
          <w:p w14:paraId="7473E84D" w14:textId="6BE87B36" w:rsidR="00271B47" w:rsidRPr="00F276AE" w:rsidRDefault="001C0DA5" w:rsidP="00F276AE">
            <w:pPr>
              <w:pStyle w:val="GOSTTablenorm"/>
            </w:pPr>
            <w:r w:rsidRPr="00F276AE">
              <w:t>ОКТМО плательщика</w:t>
            </w:r>
          </w:p>
        </w:tc>
        <w:tc>
          <w:tcPr>
            <w:tcW w:w="3651" w:type="dxa"/>
          </w:tcPr>
          <w:p w14:paraId="1DA3CE0E" w14:textId="681A2A8C" w:rsidR="00271B47" w:rsidRPr="00F276AE" w:rsidRDefault="00271B47" w:rsidP="00F276AE">
            <w:pPr>
              <w:pStyle w:val="GOSTTablenorm"/>
            </w:pPr>
            <w:r w:rsidRPr="00F276AE">
              <w:t>sender:oktmo</w:t>
            </w:r>
          </w:p>
        </w:tc>
        <w:tc>
          <w:tcPr>
            <w:tcW w:w="3651" w:type="dxa"/>
          </w:tcPr>
          <w:p w14:paraId="3024C122" w14:textId="4F2E17AA" w:rsidR="00271B47" w:rsidRPr="00F276AE" w:rsidRDefault="00271B47" w:rsidP="00F276AE">
            <w:pPr>
              <w:pStyle w:val="GOSTTablenorm"/>
            </w:pPr>
            <w:r w:rsidRPr="00F276AE">
              <w:t>-</w:t>
            </w:r>
          </w:p>
        </w:tc>
      </w:tr>
      <w:tr w:rsidR="001C0DA5" w:rsidRPr="00A92F23" w14:paraId="14178BD9" w14:textId="77777777" w:rsidTr="00F276AE">
        <w:tc>
          <w:tcPr>
            <w:tcW w:w="3651" w:type="dxa"/>
          </w:tcPr>
          <w:p w14:paraId="08454355" w14:textId="443FC3E8" w:rsidR="001C0DA5" w:rsidRPr="00F276AE" w:rsidRDefault="001C0DA5" w:rsidP="00F276AE">
            <w:pPr>
              <w:pStyle w:val="GOSTTablenorm"/>
            </w:pPr>
            <w:r w:rsidRPr="00F276AE">
              <w:t>Информация по получателю (блок реквизитов)</w:t>
            </w:r>
          </w:p>
        </w:tc>
        <w:tc>
          <w:tcPr>
            <w:tcW w:w="1090" w:type="dxa"/>
          </w:tcPr>
          <w:p w14:paraId="6434BB24" w14:textId="4854CC28" w:rsidR="001C0DA5" w:rsidRPr="00F276AE" w:rsidRDefault="001C0DA5" w:rsidP="00F276AE">
            <w:pPr>
              <w:pStyle w:val="GOSTTablenorm"/>
            </w:pPr>
            <w:r w:rsidRPr="00F276AE">
              <w:t>-</w:t>
            </w:r>
          </w:p>
        </w:tc>
        <w:tc>
          <w:tcPr>
            <w:tcW w:w="3651" w:type="dxa"/>
          </w:tcPr>
          <w:p w14:paraId="55FC34CF" w14:textId="29E2EB27" w:rsidR="001C0DA5" w:rsidRPr="00F276AE" w:rsidRDefault="001C0DA5" w:rsidP="00F276AE">
            <w:pPr>
              <w:pStyle w:val="GOSTTablenorm"/>
            </w:pPr>
            <w:r w:rsidRPr="00F276AE">
              <w:t>-</w:t>
            </w:r>
          </w:p>
        </w:tc>
        <w:tc>
          <w:tcPr>
            <w:tcW w:w="3651" w:type="dxa"/>
          </w:tcPr>
          <w:p w14:paraId="4782D625" w14:textId="31C18D6F" w:rsidR="001C0DA5" w:rsidRPr="00F276AE" w:rsidRDefault="001C0DA5" w:rsidP="00F276AE">
            <w:pPr>
              <w:pStyle w:val="GOSTTablenorm"/>
            </w:pPr>
            <w:r w:rsidRPr="00F276AE">
              <w:t>-</w:t>
            </w:r>
          </w:p>
        </w:tc>
        <w:tc>
          <w:tcPr>
            <w:tcW w:w="3651" w:type="dxa"/>
          </w:tcPr>
          <w:p w14:paraId="015E2755" w14:textId="364EA2FC" w:rsidR="001C0DA5" w:rsidRPr="00F276AE" w:rsidRDefault="001C0DA5" w:rsidP="00F276AE">
            <w:pPr>
              <w:pStyle w:val="GOSTTablenorm"/>
            </w:pPr>
            <w:r w:rsidRPr="00F276AE">
              <w:t>-</w:t>
            </w:r>
          </w:p>
        </w:tc>
      </w:tr>
      <w:tr w:rsidR="00271B47" w:rsidRPr="00A92F23" w14:paraId="3CA5BF59" w14:textId="77777777" w:rsidTr="00F276AE">
        <w:tc>
          <w:tcPr>
            <w:tcW w:w="3651" w:type="dxa"/>
          </w:tcPr>
          <w:p w14:paraId="665CBE80" w14:textId="20D1784C" w:rsidR="00271B47" w:rsidRPr="00F276AE" w:rsidRDefault="00271B47" w:rsidP="00F276AE">
            <w:pPr>
              <w:pStyle w:val="GOSTTablenorm"/>
            </w:pPr>
            <w:r w:rsidRPr="00F276AE">
              <w:t>Участник_НПС_получателя</w:t>
            </w:r>
          </w:p>
        </w:tc>
        <w:tc>
          <w:tcPr>
            <w:tcW w:w="1090" w:type="dxa"/>
          </w:tcPr>
          <w:p w14:paraId="0F052276" w14:textId="53E467D4" w:rsidR="00271B47" w:rsidRPr="00F276AE" w:rsidRDefault="00271B47" w:rsidP="00F276AE">
            <w:pPr>
              <w:pStyle w:val="GOSTTablenorm"/>
            </w:pPr>
            <w:r w:rsidRPr="00F276AE">
              <w:t>Нет</w:t>
            </w:r>
          </w:p>
        </w:tc>
        <w:tc>
          <w:tcPr>
            <w:tcW w:w="3651" w:type="dxa"/>
          </w:tcPr>
          <w:p w14:paraId="5307BE84" w14:textId="368CEF5A" w:rsidR="00271B47" w:rsidRPr="00F276AE" w:rsidRDefault="001C0DA5" w:rsidP="00F276AE">
            <w:pPr>
              <w:pStyle w:val="GOSTTablenorm"/>
            </w:pPr>
            <w:r w:rsidRPr="00F276AE">
              <w:t>Признак перехода ТОФК получателя на новый план счетов</w:t>
            </w:r>
          </w:p>
        </w:tc>
        <w:tc>
          <w:tcPr>
            <w:tcW w:w="3651" w:type="dxa"/>
          </w:tcPr>
          <w:p w14:paraId="6B24A9E3" w14:textId="62875F64" w:rsidR="00271B47" w:rsidRPr="00F276AE" w:rsidRDefault="00271B47" w:rsidP="00F276AE">
            <w:pPr>
              <w:pStyle w:val="GOSTTablenorm"/>
            </w:pPr>
            <w:r w:rsidRPr="00F276AE">
              <w:t>recipient:is_nps</w:t>
            </w:r>
          </w:p>
        </w:tc>
        <w:tc>
          <w:tcPr>
            <w:tcW w:w="3651" w:type="dxa"/>
          </w:tcPr>
          <w:p w14:paraId="789664CB" w14:textId="01CF694E" w:rsidR="00271B47" w:rsidRPr="00F276AE" w:rsidRDefault="00271B47" w:rsidP="00F276AE">
            <w:pPr>
              <w:pStyle w:val="GOSTTablenorm"/>
            </w:pPr>
            <w:r w:rsidRPr="00F276AE">
              <w:t>-</w:t>
            </w:r>
          </w:p>
        </w:tc>
      </w:tr>
      <w:tr w:rsidR="00EB22C4" w:rsidRPr="00A92F23" w14:paraId="10F778A6" w14:textId="77777777" w:rsidTr="00F276AE">
        <w:tc>
          <w:tcPr>
            <w:tcW w:w="3651" w:type="dxa"/>
          </w:tcPr>
          <w:p w14:paraId="3DAAA00F" w14:textId="5B4BF23F" w:rsidR="00EB22C4" w:rsidRPr="00F276AE" w:rsidRDefault="00EB22C4" w:rsidP="00F276AE">
            <w:pPr>
              <w:pStyle w:val="GOSTTablenorm"/>
            </w:pPr>
            <w:r w:rsidRPr="00F276AE">
              <w:t>Код_ТОФК_получателя</w:t>
            </w:r>
          </w:p>
        </w:tc>
        <w:tc>
          <w:tcPr>
            <w:tcW w:w="1090" w:type="dxa"/>
          </w:tcPr>
          <w:p w14:paraId="55CB3A69" w14:textId="7DB7C7B6" w:rsidR="00EB22C4" w:rsidRPr="00F276AE" w:rsidRDefault="00EB22C4" w:rsidP="00F276AE">
            <w:pPr>
              <w:pStyle w:val="GOSTTablenorm"/>
            </w:pPr>
            <w:r w:rsidRPr="00F276AE">
              <w:t>Нет</w:t>
            </w:r>
          </w:p>
        </w:tc>
        <w:tc>
          <w:tcPr>
            <w:tcW w:w="3651" w:type="dxa"/>
          </w:tcPr>
          <w:p w14:paraId="708CBB9D" w14:textId="51D8AE07" w:rsidR="00EB22C4" w:rsidRPr="00F276AE" w:rsidRDefault="001C0DA5" w:rsidP="00F276AE">
            <w:pPr>
              <w:pStyle w:val="GOSTTablenorm"/>
            </w:pPr>
            <w:r w:rsidRPr="00F276AE">
              <w:t>Код ТОФК получателя</w:t>
            </w:r>
          </w:p>
        </w:tc>
        <w:tc>
          <w:tcPr>
            <w:tcW w:w="3651" w:type="dxa"/>
          </w:tcPr>
          <w:p w14:paraId="62065E55" w14:textId="31D7952F" w:rsidR="00EB22C4" w:rsidRPr="00F276AE" w:rsidRDefault="00EB22C4" w:rsidP="00F276AE">
            <w:pPr>
              <w:pStyle w:val="GOSTTablenorm"/>
            </w:pPr>
            <w:r w:rsidRPr="00F276AE">
              <w:t>recipient:account_tofk_code</w:t>
            </w:r>
          </w:p>
        </w:tc>
        <w:tc>
          <w:tcPr>
            <w:tcW w:w="3651" w:type="dxa"/>
          </w:tcPr>
          <w:p w14:paraId="295DDD17" w14:textId="0D077AF4" w:rsidR="00EB22C4" w:rsidRPr="00F276AE" w:rsidRDefault="00EB22C4" w:rsidP="00F276AE">
            <w:pPr>
              <w:pStyle w:val="GOSTTablenorm"/>
            </w:pPr>
            <w:r w:rsidRPr="00F276AE">
              <w:t>-</w:t>
            </w:r>
          </w:p>
        </w:tc>
      </w:tr>
      <w:tr w:rsidR="00EB22C4" w:rsidRPr="00A92F23" w14:paraId="498B2D6F" w14:textId="77777777" w:rsidTr="00F276AE">
        <w:tc>
          <w:tcPr>
            <w:tcW w:w="3651" w:type="dxa"/>
          </w:tcPr>
          <w:p w14:paraId="00DC421D" w14:textId="07259E1E" w:rsidR="00EB22C4" w:rsidRPr="00F276AE" w:rsidRDefault="00EB22C4" w:rsidP="00F276AE">
            <w:pPr>
              <w:pStyle w:val="GOSTTablenorm"/>
            </w:pPr>
            <w:r w:rsidRPr="00F276AE">
              <w:t>Номер_ЛС_получателя</w:t>
            </w:r>
          </w:p>
        </w:tc>
        <w:tc>
          <w:tcPr>
            <w:tcW w:w="1090" w:type="dxa"/>
          </w:tcPr>
          <w:p w14:paraId="1CE102CB" w14:textId="0E759EBC" w:rsidR="00EB22C4" w:rsidRPr="00F276AE" w:rsidRDefault="00EB22C4" w:rsidP="00F276AE">
            <w:pPr>
              <w:pStyle w:val="GOSTTablenorm"/>
            </w:pPr>
            <w:r w:rsidRPr="00F276AE">
              <w:t>Нет</w:t>
            </w:r>
          </w:p>
        </w:tc>
        <w:tc>
          <w:tcPr>
            <w:tcW w:w="3651" w:type="dxa"/>
          </w:tcPr>
          <w:p w14:paraId="7F34D852" w14:textId="65782425" w:rsidR="00EB22C4" w:rsidRPr="00F276AE" w:rsidRDefault="001C0DA5" w:rsidP="00F276AE">
            <w:pPr>
              <w:pStyle w:val="GOSTTablenorm"/>
            </w:pPr>
            <w:r w:rsidRPr="00F276AE">
              <w:t>Номер лицевого счета ТОФК получателя</w:t>
            </w:r>
          </w:p>
        </w:tc>
        <w:tc>
          <w:tcPr>
            <w:tcW w:w="3651" w:type="dxa"/>
          </w:tcPr>
          <w:p w14:paraId="295BBE6F" w14:textId="3682F5A8" w:rsidR="00EB22C4" w:rsidRPr="00F276AE" w:rsidRDefault="00EB22C4" w:rsidP="00F276AE">
            <w:pPr>
              <w:pStyle w:val="GOSTTablenorm"/>
            </w:pPr>
            <w:r w:rsidRPr="00F276AE">
              <w:t>recipient:recipient_account</w:t>
            </w:r>
          </w:p>
        </w:tc>
        <w:tc>
          <w:tcPr>
            <w:tcW w:w="3651" w:type="dxa"/>
          </w:tcPr>
          <w:p w14:paraId="3FA57520" w14:textId="73049D29" w:rsidR="00EB22C4" w:rsidRPr="00F276AE" w:rsidRDefault="00EB22C4" w:rsidP="00F276AE">
            <w:pPr>
              <w:pStyle w:val="GOSTTablenorm"/>
            </w:pPr>
            <w:r w:rsidRPr="00F276AE">
              <w:t>-</w:t>
            </w:r>
          </w:p>
        </w:tc>
      </w:tr>
      <w:tr w:rsidR="00EB22C4" w:rsidRPr="00A92F23" w14:paraId="76A5A860" w14:textId="77777777" w:rsidTr="00F276AE">
        <w:tc>
          <w:tcPr>
            <w:tcW w:w="3651" w:type="dxa"/>
          </w:tcPr>
          <w:p w14:paraId="7B5AC8DF" w14:textId="4579DB31" w:rsidR="00EB22C4" w:rsidRPr="00F276AE" w:rsidRDefault="00EB22C4" w:rsidP="00F276AE">
            <w:pPr>
              <w:pStyle w:val="GOSTTablenorm"/>
            </w:pPr>
            <w:r w:rsidRPr="00F276AE">
              <w:t>ОКТМО_получателя</w:t>
            </w:r>
          </w:p>
        </w:tc>
        <w:tc>
          <w:tcPr>
            <w:tcW w:w="1090" w:type="dxa"/>
          </w:tcPr>
          <w:p w14:paraId="64D91323" w14:textId="51575176" w:rsidR="00EB22C4" w:rsidRPr="00F276AE" w:rsidRDefault="00EB22C4" w:rsidP="00F276AE">
            <w:pPr>
              <w:pStyle w:val="GOSTTablenorm"/>
            </w:pPr>
            <w:r w:rsidRPr="00F276AE">
              <w:t>Нет</w:t>
            </w:r>
          </w:p>
        </w:tc>
        <w:tc>
          <w:tcPr>
            <w:tcW w:w="3651" w:type="dxa"/>
          </w:tcPr>
          <w:p w14:paraId="76C016EE" w14:textId="4EB07D15" w:rsidR="00EB22C4" w:rsidRPr="00F276AE" w:rsidRDefault="001C0DA5" w:rsidP="00F276AE">
            <w:pPr>
              <w:pStyle w:val="GOSTTablenorm"/>
            </w:pPr>
            <w:r w:rsidRPr="00F276AE">
              <w:t>ОКТМО получателя</w:t>
            </w:r>
          </w:p>
        </w:tc>
        <w:tc>
          <w:tcPr>
            <w:tcW w:w="3651" w:type="dxa"/>
          </w:tcPr>
          <w:p w14:paraId="423C93E9" w14:textId="5916EFBE" w:rsidR="00EB22C4" w:rsidRPr="00F276AE" w:rsidRDefault="00EB22C4" w:rsidP="00F276AE">
            <w:pPr>
              <w:pStyle w:val="GOSTTablenorm"/>
            </w:pPr>
            <w:r w:rsidRPr="00F276AE">
              <w:t>recipient:oktmo</w:t>
            </w:r>
          </w:p>
        </w:tc>
        <w:tc>
          <w:tcPr>
            <w:tcW w:w="3651" w:type="dxa"/>
          </w:tcPr>
          <w:p w14:paraId="29031768" w14:textId="130E1969" w:rsidR="00EB22C4" w:rsidRPr="00F276AE" w:rsidRDefault="00EB22C4" w:rsidP="00F276AE">
            <w:pPr>
              <w:pStyle w:val="GOSTTablenorm"/>
            </w:pPr>
            <w:r w:rsidRPr="00F276AE">
              <w:t>-</w:t>
            </w:r>
          </w:p>
        </w:tc>
      </w:tr>
      <w:tr w:rsidR="001C0DA5" w:rsidRPr="00A92F23" w14:paraId="3DD5D28E" w14:textId="77777777" w:rsidTr="00F276AE">
        <w:tc>
          <w:tcPr>
            <w:tcW w:w="3651" w:type="dxa"/>
          </w:tcPr>
          <w:p w14:paraId="4C396289" w14:textId="3B9A9EAE" w:rsidR="001C0DA5" w:rsidRPr="00F276AE" w:rsidRDefault="001C0DA5" w:rsidP="00F276AE">
            <w:pPr>
              <w:pStyle w:val="GOSTTablenorm"/>
            </w:pPr>
            <w:r w:rsidRPr="00F276AE">
              <w:t>Информация по строкам документа (массив данных)</w:t>
            </w:r>
          </w:p>
        </w:tc>
        <w:tc>
          <w:tcPr>
            <w:tcW w:w="1090" w:type="dxa"/>
          </w:tcPr>
          <w:p w14:paraId="5085FEC1" w14:textId="0B8037F4" w:rsidR="001C0DA5" w:rsidRPr="00F276AE" w:rsidRDefault="001C0DA5" w:rsidP="00F276AE">
            <w:pPr>
              <w:pStyle w:val="GOSTTablenorm"/>
            </w:pPr>
            <w:r w:rsidRPr="00F276AE">
              <w:t>-</w:t>
            </w:r>
          </w:p>
        </w:tc>
        <w:tc>
          <w:tcPr>
            <w:tcW w:w="3651" w:type="dxa"/>
          </w:tcPr>
          <w:p w14:paraId="3F8B1BEA" w14:textId="1C8D6691" w:rsidR="001C0DA5" w:rsidRPr="00F276AE" w:rsidRDefault="001C0DA5" w:rsidP="00F276AE">
            <w:pPr>
              <w:pStyle w:val="GOSTTablenorm"/>
            </w:pPr>
            <w:r w:rsidRPr="00F276AE">
              <w:t>-</w:t>
            </w:r>
          </w:p>
        </w:tc>
        <w:tc>
          <w:tcPr>
            <w:tcW w:w="3651" w:type="dxa"/>
          </w:tcPr>
          <w:p w14:paraId="56BAA5C4" w14:textId="7F71D0D9" w:rsidR="001C0DA5" w:rsidRPr="00F276AE" w:rsidRDefault="001C0DA5" w:rsidP="00F276AE">
            <w:pPr>
              <w:pStyle w:val="GOSTTablenorm"/>
            </w:pPr>
            <w:r w:rsidRPr="00F276AE">
              <w:t>-</w:t>
            </w:r>
          </w:p>
        </w:tc>
        <w:tc>
          <w:tcPr>
            <w:tcW w:w="3651" w:type="dxa"/>
          </w:tcPr>
          <w:p w14:paraId="51762E2A" w14:textId="1EF18E83" w:rsidR="001C0DA5" w:rsidRPr="00F276AE" w:rsidRDefault="001C0DA5" w:rsidP="00F276AE">
            <w:pPr>
              <w:pStyle w:val="GOSTTablenorm"/>
            </w:pPr>
            <w:r w:rsidRPr="00F276AE">
              <w:t>-</w:t>
            </w:r>
          </w:p>
        </w:tc>
      </w:tr>
      <w:tr w:rsidR="00AA5F31" w:rsidRPr="00A92F23" w14:paraId="3C0FEBE0" w14:textId="77777777" w:rsidTr="00F276AE">
        <w:tc>
          <w:tcPr>
            <w:tcW w:w="3651" w:type="dxa"/>
          </w:tcPr>
          <w:p w14:paraId="5C94E9F0" w14:textId="60CEC3DE" w:rsidR="00AA5F31" w:rsidRPr="00F276AE" w:rsidRDefault="00EB22C4" w:rsidP="00F276AE">
            <w:pPr>
              <w:pStyle w:val="GOSTTablenorm"/>
            </w:pPr>
            <w:r w:rsidRPr="00F276AE">
              <w:t>Номер_строки</w:t>
            </w:r>
          </w:p>
        </w:tc>
        <w:tc>
          <w:tcPr>
            <w:tcW w:w="1090" w:type="dxa"/>
          </w:tcPr>
          <w:p w14:paraId="57DF7D72" w14:textId="3B36C444" w:rsidR="00AA5F31" w:rsidRPr="00F276AE" w:rsidRDefault="00EB22C4" w:rsidP="00F276AE">
            <w:pPr>
              <w:pStyle w:val="GOSTTablenorm"/>
            </w:pPr>
            <w:r w:rsidRPr="00F276AE">
              <w:t>Нет</w:t>
            </w:r>
          </w:p>
        </w:tc>
        <w:tc>
          <w:tcPr>
            <w:tcW w:w="3651" w:type="dxa"/>
          </w:tcPr>
          <w:p w14:paraId="33DC5DCD" w14:textId="5037B0A7" w:rsidR="00AA5F31" w:rsidRPr="00F276AE" w:rsidRDefault="001C0DA5" w:rsidP="00F276AE">
            <w:pPr>
              <w:pStyle w:val="GOSTTablenorm"/>
            </w:pPr>
            <w:r w:rsidRPr="00F276AE">
              <w:t>Номер строки</w:t>
            </w:r>
          </w:p>
        </w:tc>
        <w:tc>
          <w:tcPr>
            <w:tcW w:w="3651" w:type="dxa"/>
          </w:tcPr>
          <w:p w14:paraId="28073DB7" w14:textId="0F869F87" w:rsidR="00AA5F31" w:rsidRPr="00F276AE" w:rsidRDefault="00AA5F31" w:rsidP="00F276AE">
            <w:pPr>
              <w:pStyle w:val="GOSTTablenorm"/>
            </w:pPr>
            <w:r w:rsidRPr="00F276AE">
              <w:t>entries:line_no</w:t>
            </w:r>
          </w:p>
        </w:tc>
        <w:tc>
          <w:tcPr>
            <w:tcW w:w="3651" w:type="dxa"/>
          </w:tcPr>
          <w:p w14:paraId="38D770D2" w14:textId="3A8972C9" w:rsidR="00AA5F31" w:rsidRPr="00F276AE" w:rsidRDefault="00AA5F31" w:rsidP="00F276AE">
            <w:pPr>
              <w:pStyle w:val="GOSTTablenorm"/>
            </w:pPr>
            <w:r w:rsidRPr="00F276AE">
              <w:t>-</w:t>
            </w:r>
          </w:p>
        </w:tc>
      </w:tr>
      <w:tr w:rsidR="000E608D" w:rsidRPr="00A92F23" w14:paraId="305B7A9B" w14:textId="77777777" w:rsidTr="00F276AE">
        <w:tc>
          <w:tcPr>
            <w:tcW w:w="3651" w:type="dxa"/>
          </w:tcPr>
          <w:p w14:paraId="1FA4D1EC" w14:textId="4BAC0840" w:rsidR="000E608D" w:rsidRPr="00F276AE" w:rsidRDefault="000E608D" w:rsidP="00F276AE">
            <w:pPr>
              <w:pStyle w:val="GOSTTablenorm"/>
            </w:pPr>
            <w:r w:rsidRPr="00F276AE">
              <w:lastRenderedPageBreak/>
              <w:t>Аналитический_код</w:t>
            </w:r>
          </w:p>
        </w:tc>
        <w:tc>
          <w:tcPr>
            <w:tcW w:w="1090" w:type="dxa"/>
          </w:tcPr>
          <w:p w14:paraId="11160209" w14:textId="21C5538C" w:rsidR="000E608D" w:rsidRPr="00F276AE" w:rsidRDefault="000E608D" w:rsidP="00F276AE">
            <w:pPr>
              <w:pStyle w:val="GOSTTablenorm"/>
            </w:pPr>
            <w:r w:rsidRPr="00F276AE">
              <w:t>Нет</w:t>
            </w:r>
          </w:p>
        </w:tc>
        <w:tc>
          <w:tcPr>
            <w:tcW w:w="3651" w:type="dxa"/>
          </w:tcPr>
          <w:p w14:paraId="1458C8B2" w14:textId="2A22E299" w:rsidR="000E608D" w:rsidRPr="00F276AE" w:rsidRDefault="000E608D" w:rsidP="00F276AE">
            <w:pPr>
              <w:pStyle w:val="GOSTTablenorm"/>
            </w:pPr>
            <w:r w:rsidRPr="00F276AE">
              <w:t>Аналитический код</w:t>
            </w:r>
          </w:p>
        </w:tc>
        <w:tc>
          <w:tcPr>
            <w:tcW w:w="3651" w:type="dxa"/>
          </w:tcPr>
          <w:p w14:paraId="2D181BB3" w14:textId="6622055E" w:rsidR="000E608D" w:rsidRPr="00F276AE" w:rsidRDefault="00826D40" w:rsidP="00F276AE">
            <w:pPr>
              <w:pStyle w:val="GOSTTablenorm"/>
            </w:pPr>
            <w:r w:rsidRPr="00F276AE">
              <w:t>entries:</w:t>
            </w:r>
            <w:r w:rsidR="000E608D" w:rsidRPr="00F276AE">
              <w:t>analytical_group</w:t>
            </w:r>
          </w:p>
        </w:tc>
        <w:tc>
          <w:tcPr>
            <w:tcW w:w="3651" w:type="dxa"/>
          </w:tcPr>
          <w:p w14:paraId="10EB5D00" w14:textId="3A87C20C" w:rsidR="000E608D" w:rsidRPr="00F276AE" w:rsidRDefault="000E608D" w:rsidP="00F276AE">
            <w:pPr>
              <w:pStyle w:val="GOSTTablenorm"/>
            </w:pPr>
            <w:r w:rsidRPr="00F276AE">
              <w:t>-</w:t>
            </w:r>
          </w:p>
        </w:tc>
      </w:tr>
      <w:tr w:rsidR="00AA5F31" w:rsidRPr="00A92F23" w:rsidDel="00E42521" w14:paraId="0996F307" w14:textId="77777777" w:rsidTr="00F276AE">
        <w:tc>
          <w:tcPr>
            <w:tcW w:w="3651" w:type="dxa"/>
          </w:tcPr>
          <w:p w14:paraId="3DFB47F2" w14:textId="7FC7D11B" w:rsidR="00AA5F31" w:rsidRPr="00F276AE" w:rsidDel="00E42521" w:rsidRDefault="00AA5F31" w:rsidP="00F276AE">
            <w:pPr>
              <w:pStyle w:val="GOSTTablenorm"/>
            </w:pPr>
            <w:r w:rsidRPr="00F276AE">
              <w:t>Сумма_валюта_учета_руб</w:t>
            </w:r>
          </w:p>
        </w:tc>
        <w:tc>
          <w:tcPr>
            <w:tcW w:w="1090" w:type="dxa"/>
          </w:tcPr>
          <w:p w14:paraId="6C03DABD" w14:textId="2FADF7F7" w:rsidR="00AA5F31" w:rsidRPr="00F276AE" w:rsidDel="00E42521" w:rsidRDefault="00AA5F31" w:rsidP="00F276AE">
            <w:pPr>
              <w:pStyle w:val="GOSTTablenorm"/>
            </w:pPr>
            <w:r w:rsidRPr="00F276AE">
              <w:t>Нет</w:t>
            </w:r>
          </w:p>
        </w:tc>
        <w:tc>
          <w:tcPr>
            <w:tcW w:w="3651" w:type="dxa"/>
          </w:tcPr>
          <w:p w14:paraId="6AEB7DF7" w14:textId="400E7BA6" w:rsidR="00AA5F31" w:rsidRPr="00F276AE" w:rsidDel="00E42521" w:rsidRDefault="00AA5F31" w:rsidP="00F276AE">
            <w:pPr>
              <w:pStyle w:val="GOSTTablenorm"/>
            </w:pPr>
            <w:r w:rsidRPr="00F276AE">
              <w:t>Сумма в валюте учета (руб)</w:t>
            </w:r>
          </w:p>
        </w:tc>
        <w:tc>
          <w:tcPr>
            <w:tcW w:w="3651" w:type="dxa"/>
          </w:tcPr>
          <w:p w14:paraId="674C6FEE" w14:textId="06AA5CA2" w:rsidR="00AA5F31" w:rsidRPr="00F276AE" w:rsidDel="00E42521" w:rsidRDefault="00AA5F31" w:rsidP="00F276AE">
            <w:pPr>
              <w:pStyle w:val="GOSTTablenorm"/>
            </w:pPr>
            <w:r w:rsidRPr="00F276AE">
              <w:t>entries:amount</w:t>
            </w:r>
          </w:p>
        </w:tc>
        <w:tc>
          <w:tcPr>
            <w:tcW w:w="3651" w:type="dxa"/>
          </w:tcPr>
          <w:p w14:paraId="7A6ED965" w14:textId="0AEB1537" w:rsidR="00AA5F31" w:rsidRPr="00F276AE" w:rsidDel="00E42521" w:rsidRDefault="00AA5F31" w:rsidP="00F276AE">
            <w:pPr>
              <w:pStyle w:val="GOSTTablenorm"/>
            </w:pPr>
            <w:r w:rsidRPr="00F276AE">
              <w:t xml:space="preserve">Сумма передается в единицах валюты с точностью 2 знака после запятой </w:t>
            </w:r>
            <w:r w:rsidR="00C964DA" w:rsidRPr="00F276AE">
              <w:t>–</w:t>
            </w:r>
            <w:r w:rsidRPr="00F276AE">
              <w:t xml:space="preserve"> необходимо конвертировать в минимальные единицы валюты (для данного типа документов умножить на 100)</w:t>
            </w:r>
          </w:p>
        </w:tc>
      </w:tr>
      <w:tr w:rsidR="00AA5F31" w:rsidRPr="00A92F23" w:rsidDel="00E42521" w14:paraId="29E52182" w14:textId="77777777" w:rsidTr="00F276AE">
        <w:tc>
          <w:tcPr>
            <w:tcW w:w="3651" w:type="dxa"/>
          </w:tcPr>
          <w:p w14:paraId="5CBA99F3" w14:textId="585CDF76" w:rsidR="00AA5F31" w:rsidDel="00E42521" w:rsidRDefault="00AA5F31" w:rsidP="00C964DA">
            <w:pPr>
              <w:pStyle w:val="GOSTTablenorm"/>
              <w:rPr>
                <w:color w:val="000000"/>
              </w:rPr>
            </w:pPr>
            <w:r w:rsidRPr="00AA5F31">
              <w:rPr>
                <w:color w:val="000000"/>
              </w:rPr>
              <w:t>Сумма_валюта_операции</w:t>
            </w:r>
          </w:p>
        </w:tc>
        <w:tc>
          <w:tcPr>
            <w:tcW w:w="1090" w:type="dxa"/>
          </w:tcPr>
          <w:p w14:paraId="7DB0EE51" w14:textId="7DF58A47" w:rsidR="00AA5F31" w:rsidDel="00E42521" w:rsidRDefault="00AA5F31" w:rsidP="00C964DA">
            <w:pPr>
              <w:pStyle w:val="GOSTTablenorm"/>
            </w:pPr>
            <w:r w:rsidRPr="00AA5F31">
              <w:t>Да</w:t>
            </w:r>
          </w:p>
        </w:tc>
        <w:tc>
          <w:tcPr>
            <w:tcW w:w="3651" w:type="dxa"/>
          </w:tcPr>
          <w:p w14:paraId="07B3A0FA" w14:textId="4FC6D2E2" w:rsidR="00AA5F31" w:rsidDel="00E42521" w:rsidRDefault="00AA5F31" w:rsidP="00C964DA">
            <w:pPr>
              <w:pStyle w:val="GOSTTablenorm"/>
              <w:rPr>
                <w:color w:val="000000"/>
              </w:rPr>
            </w:pPr>
            <w:r w:rsidRPr="00AA5F31">
              <w:rPr>
                <w:color w:val="000000"/>
              </w:rPr>
              <w:t>Сумма в валюте заявки</w:t>
            </w:r>
          </w:p>
        </w:tc>
        <w:tc>
          <w:tcPr>
            <w:tcW w:w="3651" w:type="dxa"/>
          </w:tcPr>
          <w:p w14:paraId="11333A90" w14:textId="5EBB9865" w:rsidR="00AA5F31" w:rsidDel="00E42521" w:rsidRDefault="005E4A17" w:rsidP="00C964DA">
            <w:pPr>
              <w:pStyle w:val="GOSTTablenorm"/>
              <w:rPr>
                <w:color w:val="000000"/>
              </w:rPr>
            </w:pPr>
            <w:r w:rsidRPr="00AA5F31">
              <w:rPr>
                <w:color w:val="000000"/>
              </w:rPr>
              <w:t>entries:amount</w:t>
            </w:r>
          </w:p>
        </w:tc>
        <w:tc>
          <w:tcPr>
            <w:tcW w:w="3651" w:type="dxa"/>
          </w:tcPr>
          <w:p w14:paraId="755A7270" w14:textId="5DD24E3B" w:rsidR="00AA5F31" w:rsidRPr="0028300D" w:rsidRDefault="005E4A17" w:rsidP="00C964DA">
            <w:pPr>
              <w:pStyle w:val="GOSTTablenorm"/>
              <w:rPr>
                <w:color w:val="000000"/>
              </w:rPr>
            </w:pPr>
            <w:r>
              <w:rPr>
                <w:color w:val="000000"/>
              </w:rPr>
              <w:t>-</w:t>
            </w:r>
          </w:p>
        </w:tc>
      </w:tr>
      <w:tr w:rsidR="00271B47" w:rsidRPr="00A92F23" w:rsidDel="00E42521" w14:paraId="7678B4A3" w14:textId="77777777" w:rsidTr="00F276AE">
        <w:tc>
          <w:tcPr>
            <w:tcW w:w="3651" w:type="dxa"/>
          </w:tcPr>
          <w:p w14:paraId="4DC5551B" w14:textId="0FA622C0" w:rsidR="00271B47" w:rsidDel="00E42521" w:rsidRDefault="00B56FF6" w:rsidP="00C964DA">
            <w:pPr>
              <w:pStyle w:val="GOSTTablenorm"/>
              <w:rPr>
                <w:color w:val="000000"/>
              </w:rPr>
            </w:pPr>
            <w:r w:rsidRPr="0055387F">
              <w:rPr>
                <w:color w:val="000000"/>
              </w:rPr>
              <w:t>GUID_НВС_ФБ_плательщика</w:t>
            </w:r>
          </w:p>
        </w:tc>
        <w:tc>
          <w:tcPr>
            <w:tcW w:w="1090" w:type="dxa"/>
          </w:tcPr>
          <w:p w14:paraId="265ED423" w14:textId="77777777" w:rsidR="00271B47" w:rsidDel="00E42521" w:rsidRDefault="00271B47" w:rsidP="00C964DA">
            <w:pPr>
              <w:pStyle w:val="GOSTTablenorm"/>
            </w:pPr>
          </w:p>
        </w:tc>
        <w:tc>
          <w:tcPr>
            <w:tcW w:w="3651" w:type="dxa"/>
          </w:tcPr>
          <w:p w14:paraId="1EFD08B3" w14:textId="49117BFB" w:rsidR="00271B47" w:rsidDel="00E42521" w:rsidRDefault="00B56FF6" w:rsidP="00C964DA">
            <w:pPr>
              <w:pStyle w:val="GOSTTablenorm"/>
              <w:rPr>
                <w:color w:val="000000"/>
              </w:rPr>
            </w:pPr>
            <w:r>
              <w:rPr>
                <w:color w:val="000000"/>
              </w:rPr>
              <w:t xml:space="preserve">ГУИД документа, по которому был учтен НВС ФБ на </w:t>
            </w:r>
            <w:r w:rsidR="001C0DA5">
              <w:rPr>
                <w:color w:val="000000"/>
              </w:rPr>
              <w:t>лицевом счете</w:t>
            </w:r>
            <w:r>
              <w:rPr>
                <w:color w:val="000000"/>
              </w:rPr>
              <w:t xml:space="preserve"> ТОФК передающего</w:t>
            </w:r>
          </w:p>
        </w:tc>
        <w:tc>
          <w:tcPr>
            <w:tcW w:w="3651" w:type="dxa"/>
          </w:tcPr>
          <w:p w14:paraId="6C438787" w14:textId="6DADCF7E" w:rsidR="00271B47" w:rsidDel="00E42521" w:rsidRDefault="00B56FF6" w:rsidP="00C964DA">
            <w:pPr>
              <w:pStyle w:val="GOSTTablenorm"/>
              <w:rPr>
                <w:color w:val="000000"/>
              </w:rPr>
            </w:pPr>
            <w:r w:rsidRPr="00C81A06">
              <w:rPr>
                <w:lang w:val="en-US"/>
              </w:rPr>
              <w:t>entries:</w:t>
            </w:r>
            <w:r w:rsidRPr="00C81A06">
              <w:t>doc_guid_nvs</w:t>
            </w:r>
          </w:p>
        </w:tc>
        <w:tc>
          <w:tcPr>
            <w:tcW w:w="3651" w:type="dxa"/>
          </w:tcPr>
          <w:p w14:paraId="75B33156" w14:textId="462C9A37" w:rsidR="00271B47" w:rsidDel="00E42521" w:rsidRDefault="00271B47" w:rsidP="00C964DA">
            <w:pPr>
              <w:pStyle w:val="GOSTTablenorm"/>
              <w:rPr>
                <w:color w:val="000000"/>
              </w:rPr>
            </w:pPr>
            <w:r w:rsidRPr="0028300D">
              <w:rPr>
                <w:color w:val="000000"/>
              </w:rPr>
              <w:t>-</w:t>
            </w:r>
          </w:p>
        </w:tc>
      </w:tr>
    </w:tbl>
    <w:p w14:paraId="784BA46D" w14:textId="164F3D56" w:rsidR="00336E51" w:rsidRDefault="00336E51" w:rsidP="00336E51">
      <w:pPr>
        <w:pStyle w:val="GOSTNameTable"/>
      </w:pPr>
      <w:r>
        <w:rPr>
          <w:noProof/>
        </w:rPr>
        <w:fldChar w:fldCharType="begin"/>
      </w:r>
      <w:r>
        <w:rPr>
          <w:noProof/>
        </w:rPr>
        <w:instrText xml:space="preserve"> SEQ Таблица \* ARABIC </w:instrText>
      </w:r>
      <w:r>
        <w:rPr>
          <w:noProof/>
        </w:rPr>
        <w:fldChar w:fldCharType="separate"/>
      </w:r>
      <w:bookmarkStart w:id="990" w:name="_Toc226625643"/>
      <w:r w:rsidR="001C3732">
        <w:rPr>
          <w:noProof/>
        </w:rPr>
        <w:t>44</w:t>
      </w:r>
      <w:r>
        <w:rPr>
          <w:noProof/>
        </w:rPr>
        <w:fldChar w:fldCharType="end"/>
      </w:r>
      <w:r>
        <w:t xml:space="preserve"> </w:t>
      </w:r>
      <w:r w:rsidRPr="00F537FA">
        <w:t>– Перечень атрибутов, соответствующих типу документа «</w:t>
      </w:r>
      <w:r w:rsidRPr="00B94120">
        <w:t xml:space="preserve">Уведомление о поступлениях в иностранной валюте (ф. 0531452)» </w:t>
      </w:r>
      <w:r w:rsidRPr="00B94120">
        <w:rPr>
          <w:szCs w:val="22"/>
          <w:lang w:val="en-US"/>
        </w:rPr>
        <w:t>B</w:t>
      </w:r>
      <w:r w:rsidR="009F5FFA">
        <w:rPr>
          <w:szCs w:val="22"/>
          <w:lang w:val="en-US"/>
        </w:rPr>
        <w:t>SP</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r w:rsidRPr="00F537FA">
        <w:t xml:space="preserve"> в SVAP ФБ</w:t>
      </w:r>
      <w:bookmarkEnd w:id="990"/>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336E51" w:rsidRPr="00A92F23" w14:paraId="13545C54" w14:textId="77777777" w:rsidTr="00F607A4">
        <w:trPr>
          <w:cnfStyle w:val="100000000000" w:firstRow="1" w:lastRow="0" w:firstColumn="0" w:lastColumn="0" w:oddVBand="0" w:evenVBand="0" w:oddHBand="0" w:evenHBand="0" w:firstRowFirstColumn="0" w:firstRowLastColumn="0" w:lastRowFirstColumn="0" w:lastRowLastColumn="0"/>
        </w:trPr>
        <w:tc>
          <w:tcPr>
            <w:tcW w:w="3651" w:type="dxa"/>
            <w:hideMark/>
          </w:tcPr>
          <w:p w14:paraId="08EFDECA" w14:textId="77777777" w:rsidR="00336E51" w:rsidRPr="00A92F23" w:rsidRDefault="00336E51" w:rsidP="00F607A4">
            <w:pPr>
              <w:pStyle w:val="GOSTTableHead"/>
              <w:rPr>
                <w:szCs w:val="22"/>
              </w:rPr>
            </w:pPr>
            <w:r>
              <w:rPr>
                <w:szCs w:val="22"/>
              </w:rPr>
              <w:t>Н</w:t>
            </w:r>
            <w:r w:rsidRPr="00A92F23">
              <w:rPr>
                <w:szCs w:val="22"/>
              </w:rPr>
              <w:t>аименование атрибута</w:t>
            </w:r>
          </w:p>
        </w:tc>
        <w:tc>
          <w:tcPr>
            <w:tcW w:w="1090" w:type="dxa"/>
            <w:hideMark/>
          </w:tcPr>
          <w:p w14:paraId="7542A227" w14:textId="77777777" w:rsidR="00336E51" w:rsidRPr="00A92F23" w:rsidRDefault="00336E51" w:rsidP="00F607A4">
            <w:pPr>
              <w:pStyle w:val="GOSTTableHead"/>
              <w:rPr>
                <w:szCs w:val="22"/>
              </w:rPr>
            </w:pPr>
            <w:r w:rsidRPr="00A92F23">
              <w:rPr>
                <w:szCs w:val="22"/>
              </w:rPr>
              <w:t>Вычисляемый атрибут</w:t>
            </w:r>
          </w:p>
        </w:tc>
        <w:tc>
          <w:tcPr>
            <w:tcW w:w="3651" w:type="dxa"/>
            <w:hideMark/>
          </w:tcPr>
          <w:p w14:paraId="1853A9E8" w14:textId="77777777" w:rsidR="00336E51" w:rsidRPr="00A92F23" w:rsidRDefault="00336E51" w:rsidP="00F607A4">
            <w:pPr>
              <w:pStyle w:val="GOSTTableHead"/>
              <w:rPr>
                <w:szCs w:val="22"/>
              </w:rPr>
            </w:pPr>
            <w:r w:rsidRPr="00A92F23">
              <w:rPr>
                <w:szCs w:val="22"/>
              </w:rPr>
              <w:t>Описание атрибута</w:t>
            </w:r>
          </w:p>
        </w:tc>
        <w:tc>
          <w:tcPr>
            <w:tcW w:w="3651" w:type="dxa"/>
            <w:hideMark/>
          </w:tcPr>
          <w:p w14:paraId="5CA9E6F2" w14:textId="77777777" w:rsidR="00336E51" w:rsidRPr="00A92F23" w:rsidRDefault="00336E51" w:rsidP="00F607A4">
            <w:pPr>
              <w:pStyle w:val="GOSTTableHead"/>
              <w:rPr>
                <w:szCs w:val="22"/>
              </w:rPr>
            </w:pPr>
            <w:r w:rsidRPr="00A92F23">
              <w:rPr>
                <w:szCs w:val="22"/>
              </w:rPr>
              <w:t>Реквизит документа (наименование тега)</w:t>
            </w:r>
          </w:p>
        </w:tc>
        <w:tc>
          <w:tcPr>
            <w:tcW w:w="3651" w:type="dxa"/>
            <w:hideMark/>
          </w:tcPr>
          <w:p w14:paraId="7D0DBE8F" w14:textId="77777777" w:rsidR="00336E51" w:rsidRPr="00A92F23" w:rsidRDefault="00336E51" w:rsidP="00F607A4">
            <w:pPr>
              <w:pStyle w:val="GOSTTableHead"/>
              <w:rPr>
                <w:szCs w:val="22"/>
              </w:rPr>
            </w:pPr>
            <w:r w:rsidRPr="00A92F23">
              <w:rPr>
                <w:szCs w:val="22"/>
              </w:rPr>
              <w:t>Алгоритм вычисления</w:t>
            </w:r>
          </w:p>
        </w:tc>
      </w:tr>
      <w:tr w:rsidR="00336E51" w:rsidRPr="00A92F23" w14:paraId="4D88E122" w14:textId="77777777" w:rsidTr="00F607A4">
        <w:tc>
          <w:tcPr>
            <w:tcW w:w="15694" w:type="dxa"/>
            <w:gridSpan w:val="5"/>
          </w:tcPr>
          <w:p w14:paraId="2666B70B" w14:textId="4294794B" w:rsidR="00336E51" w:rsidRPr="00336E51" w:rsidRDefault="00336E51" w:rsidP="00336E51">
            <w:pPr>
              <w:jc w:val="center"/>
              <w:rPr>
                <w:color w:val="000000"/>
                <w:sz w:val="22"/>
                <w:szCs w:val="22"/>
              </w:rPr>
            </w:pPr>
            <w:r w:rsidRPr="00336E51">
              <w:rPr>
                <w:b/>
                <w:sz w:val="22"/>
                <w:szCs w:val="22"/>
              </w:rPr>
              <w:t xml:space="preserve">Уведомление о поступлениях в иностранной валюте (ф. 0531452) </w:t>
            </w:r>
            <w:r w:rsidRPr="00336E51">
              <w:rPr>
                <w:b/>
                <w:sz w:val="22"/>
                <w:szCs w:val="22"/>
                <w:lang w:val="en-US"/>
              </w:rPr>
              <w:t>B</w:t>
            </w:r>
            <w:r w:rsidR="009F5FFA">
              <w:rPr>
                <w:b/>
                <w:sz w:val="22"/>
                <w:szCs w:val="22"/>
                <w:lang w:val="en-US"/>
              </w:rPr>
              <w:t>SP</w:t>
            </w:r>
            <w:r w:rsidRPr="00336E51">
              <w:rPr>
                <w:b/>
                <w:sz w:val="22"/>
                <w:szCs w:val="22"/>
              </w:rPr>
              <w:t>_</w:t>
            </w:r>
            <w:r w:rsidRPr="00336E51">
              <w:rPr>
                <w:b/>
                <w:sz w:val="22"/>
                <w:szCs w:val="22"/>
                <w:lang w:val="en-US"/>
              </w:rPr>
              <w:t>DOC</w:t>
            </w:r>
            <w:r w:rsidRPr="00336E51">
              <w:rPr>
                <w:b/>
                <w:sz w:val="22"/>
                <w:szCs w:val="22"/>
              </w:rPr>
              <w:t>_</w:t>
            </w:r>
            <w:r w:rsidRPr="00336E51">
              <w:rPr>
                <w:b/>
                <w:sz w:val="22"/>
                <w:szCs w:val="22"/>
                <w:lang w:val="en-US"/>
              </w:rPr>
              <w:t>D</w:t>
            </w:r>
            <w:r w:rsidRPr="00336E51">
              <w:rPr>
                <w:b/>
                <w:sz w:val="22"/>
                <w:szCs w:val="22"/>
              </w:rPr>
              <w:t>_022_</w:t>
            </w:r>
            <w:r w:rsidRPr="00336E51">
              <w:rPr>
                <w:b/>
                <w:sz w:val="22"/>
                <w:szCs w:val="22"/>
                <w:lang w:val="en-US"/>
              </w:rPr>
              <w:t>SPS</w:t>
            </w:r>
            <w:r w:rsidRPr="00336E51">
              <w:rPr>
                <w:b/>
                <w:sz w:val="22"/>
                <w:szCs w:val="22"/>
              </w:rPr>
              <w:t xml:space="preserve"> (Document)</w:t>
            </w:r>
          </w:p>
        </w:tc>
      </w:tr>
      <w:tr w:rsidR="00336E51" w:rsidRPr="00A92F23" w14:paraId="68A85C0E" w14:textId="77777777" w:rsidTr="00F607A4">
        <w:tc>
          <w:tcPr>
            <w:tcW w:w="3651" w:type="dxa"/>
          </w:tcPr>
          <w:p w14:paraId="1731C1C7" w14:textId="77777777" w:rsidR="00336E51" w:rsidRDefault="00336E51" w:rsidP="00F607A4">
            <w:pPr>
              <w:pStyle w:val="GOSTTablenorm"/>
              <w:rPr>
                <w:color w:val="000000"/>
              </w:rPr>
            </w:pPr>
            <w:r w:rsidRPr="00A92F23">
              <w:t>Номер_документа</w:t>
            </w:r>
          </w:p>
        </w:tc>
        <w:tc>
          <w:tcPr>
            <w:tcW w:w="1090" w:type="dxa"/>
          </w:tcPr>
          <w:p w14:paraId="6AE39C66" w14:textId="77777777" w:rsidR="00336E51" w:rsidRDefault="00336E51" w:rsidP="00F607A4">
            <w:pPr>
              <w:pStyle w:val="GOSTTablenorm"/>
            </w:pPr>
            <w:r w:rsidRPr="00A92F23">
              <w:t>Нет</w:t>
            </w:r>
          </w:p>
        </w:tc>
        <w:tc>
          <w:tcPr>
            <w:tcW w:w="3651" w:type="dxa"/>
          </w:tcPr>
          <w:p w14:paraId="38F3DC3B" w14:textId="77777777" w:rsidR="00336E51" w:rsidRDefault="00336E51" w:rsidP="00F607A4">
            <w:pPr>
              <w:pStyle w:val="GOSTTablenorm"/>
              <w:rPr>
                <w:color w:val="000000"/>
              </w:rPr>
            </w:pPr>
            <w:r w:rsidRPr="00A92F23">
              <w:t>Номер документа</w:t>
            </w:r>
          </w:p>
        </w:tc>
        <w:tc>
          <w:tcPr>
            <w:tcW w:w="3651" w:type="dxa"/>
          </w:tcPr>
          <w:p w14:paraId="7E54A1EA" w14:textId="77777777" w:rsidR="00336E51" w:rsidRDefault="00336E51" w:rsidP="00F607A4">
            <w:pPr>
              <w:pStyle w:val="GOSTTablenorm"/>
              <w:rPr>
                <w:color w:val="000000"/>
              </w:rPr>
            </w:pPr>
            <w:r w:rsidRPr="00A92F23">
              <w:t>document_no</w:t>
            </w:r>
          </w:p>
        </w:tc>
        <w:tc>
          <w:tcPr>
            <w:tcW w:w="3651" w:type="dxa"/>
          </w:tcPr>
          <w:p w14:paraId="0FD49016" w14:textId="77777777" w:rsidR="00336E51" w:rsidRDefault="00336E51" w:rsidP="00F607A4">
            <w:pPr>
              <w:pStyle w:val="GOSTTablenorm"/>
              <w:rPr>
                <w:color w:val="000000"/>
              </w:rPr>
            </w:pPr>
            <w:r w:rsidRPr="00A92F23">
              <w:t>-</w:t>
            </w:r>
          </w:p>
        </w:tc>
      </w:tr>
      <w:tr w:rsidR="00336E51" w:rsidRPr="00A92F23" w14:paraId="53CA64EA" w14:textId="77777777" w:rsidTr="00F607A4">
        <w:tc>
          <w:tcPr>
            <w:tcW w:w="3651" w:type="dxa"/>
          </w:tcPr>
          <w:p w14:paraId="1DE06A8B" w14:textId="77777777" w:rsidR="00336E51" w:rsidRDefault="00336E51" w:rsidP="00F607A4">
            <w:pPr>
              <w:pStyle w:val="GOSTTablenorm"/>
              <w:rPr>
                <w:color w:val="000000"/>
              </w:rPr>
            </w:pPr>
            <w:r w:rsidRPr="00A92F23">
              <w:t>Дата_документа</w:t>
            </w:r>
          </w:p>
        </w:tc>
        <w:tc>
          <w:tcPr>
            <w:tcW w:w="1090" w:type="dxa"/>
          </w:tcPr>
          <w:p w14:paraId="456407B9" w14:textId="77777777" w:rsidR="00336E51" w:rsidRDefault="00336E51" w:rsidP="00F607A4">
            <w:pPr>
              <w:pStyle w:val="GOSTTablenorm"/>
            </w:pPr>
            <w:r w:rsidRPr="00A92F23">
              <w:t>Нет</w:t>
            </w:r>
          </w:p>
        </w:tc>
        <w:tc>
          <w:tcPr>
            <w:tcW w:w="3651" w:type="dxa"/>
          </w:tcPr>
          <w:p w14:paraId="29892B03" w14:textId="77777777" w:rsidR="00336E51" w:rsidRDefault="00336E51" w:rsidP="00F607A4">
            <w:pPr>
              <w:pStyle w:val="GOSTTablenorm"/>
              <w:rPr>
                <w:color w:val="000000"/>
              </w:rPr>
            </w:pPr>
            <w:r w:rsidRPr="00A92F23">
              <w:t>Дата документа</w:t>
            </w:r>
          </w:p>
        </w:tc>
        <w:tc>
          <w:tcPr>
            <w:tcW w:w="3651" w:type="dxa"/>
          </w:tcPr>
          <w:p w14:paraId="0E43CDA9" w14:textId="77777777" w:rsidR="00336E51" w:rsidRDefault="00336E51" w:rsidP="00F607A4">
            <w:pPr>
              <w:pStyle w:val="GOSTTablenorm"/>
              <w:rPr>
                <w:color w:val="000000"/>
              </w:rPr>
            </w:pPr>
            <w:r w:rsidRPr="00A92F23">
              <w:t>document_date</w:t>
            </w:r>
          </w:p>
        </w:tc>
        <w:tc>
          <w:tcPr>
            <w:tcW w:w="3651" w:type="dxa"/>
          </w:tcPr>
          <w:p w14:paraId="5A358F61" w14:textId="77777777" w:rsidR="00336E51" w:rsidRDefault="00336E51" w:rsidP="00F607A4">
            <w:pPr>
              <w:pStyle w:val="GOSTTablenorm"/>
              <w:rPr>
                <w:color w:val="000000"/>
              </w:rPr>
            </w:pPr>
            <w:r w:rsidRPr="00A92F23">
              <w:t>Указывается дата документа в формате YYYY-MM-DD</w:t>
            </w:r>
          </w:p>
        </w:tc>
      </w:tr>
      <w:tr w:rsidR="00336E51" w:rsidRPr="00A92F23" w14:paraId="4ECD0958" w14:textId="77777777" w:rsidTr="00F607A4">
        <w:tc>
          <w:tcPr>
            <w:tcW w:w="3651" w:type="dxa"/>
          </w:tcPr>
          <w:p w14:paraId="647F91B6" w14:textId="77777777" w:rsidR="00336E51" w:rsidRDefault="00336E51" w:rsidP="00F607A4">
            <w:pPr>
              <w:pStyle w:val="GOSTTablenorm"/>
              <w:rPr>
                <w:color w:val="000000"/>
              </w:rPr>
            </w:pPr>
            <w:r w:rsidRPr="00A92F23">
              <w:t>Код_контура</w:t>
            </w:r>
          </w:p>
        </w:tc>
        <w:tc>
          <w:tcPr>
            <w:tcW w:w="1090" w:type="dxa"/>
          </w:tcPr>
          <w:p w14:paraId="0D05D32E" w14:textId="77777777" w:rsidR="00336E51" w:rsidRDefault="00336E51" w:rsidP="00F607A4">
            <w:pPr>
              <w:pStyle w:val="GOSTTablenorm"/>
            </w:pPr>
            <w:r w:rsidRPr="00A92F23">
              <w:t>Да</w:t>
            </w:r>
          </w:p>
        </w:tc>
        <w:tc>
          <w:tcPr>
            <w:tcW w:w="3651" w:type="dxa"/>
          </w:tcPr>
          <w:p w14:paraId="338339F1" w14:textId="77777777" w:rsidR="00336E51" w:rsidRDefault="00336E51" w:rsidP="00F607A4">
            <w:pPr>
              <w:pStyle w:val="GOSTTablenorm"/>
              <w:rPr>
                <w:color w:val="000000"/>
              </w:rPr>
            </w:pPr>
            <w:r w:rsidRPr="00A92F23">
              <w:t>Код контура</w:t>
            </w:r>
          </w:p>
        </w:tc>
        <w:tc>
          <w:tcPr>
            <w:tcW w:w="3651" w:type="dxa"/>
          </w:tcPr>
          <w:p w14:paraId="4C52AF29" w14:textId="77777777" w:rsidR="00336E51" w:rsidRDefault="00336E51" w:rsidP="00F607A4">
            <w:pPr>
              <w:pStyle w:val="GOSTTablenorm"/>
              <w:rPr>
                <w:color w:val="000000"/>
              </w:rPr>
            </w:pPr>
            <w:r w:rsidRPr="00A92F23">
              <w:t>-</w:t>
            </w:r>
          </w:p>
        </w:tc>
        <w:tc>
          <w:tcPr>
            <w:tcW w:w="3651" w:type="dxa"/>
          </w:tcPr>
          <w:p w14:paraId="1B16A538" w14:textId="77777777" w:rsidR="00336E51" w:rsidRDefault="00336E51" w:rsidP="00F607A4">
            <w:pPr>
              <w:pStyle w:val="GOSTTablenorm"/>
              <w:rPr>
                <w:color w:val="000000"/>
              </w:rPr>
            </w:pPr>
            <w:r w:rsidRPr="00A92F23">
              <w:t>Атрибут всегда заполняется значением «1»</w:t>
            </w:r>
          </w:p>
        </w:tc>
      </w:tr>
      <w:tr w:rsidR="00336E51" w:rsidRPr="00A92F23" w14:paraId="3FAEC5D6" w14:textId="77777777" w:rsidTr="00F607A4">
        <w:tc>
          <w:tcPr>
            <w:tcW w:w="3651" w:type="dxa"/>
          </w:tcPr>
          <w:p w14:paraId="2AEC510F" w14:textId="77777777" w:rsidR="00336E51" w:rsidRDefault="00336E51" w:rsidP="00F607A4">
            <w:pPr>
              <w:pStyle w:val="GOSTTablenorm"/>
              <w:rPr>
                <w:color w:val="000000"/>
              </w:rPr>
            </w:pPr>
            <w:r w:rsidRPr="00A92F23">
              <w:t>Уровень_конфиденциальности</w:t>
            </w:r>
          </w:p>
        </w:tc>
        <w:tc>
          <w:tcPr>
            <w:tcW w:w="1090" w:type="dxa"/>
          </w:tcPr>
          <w:p w14:paraId="46EE68FE" w14:textId="77777777" w:rsidR="00336E51" w:rsidRDefault="00336E51" w:rsidP="00F607A4">
            <w:pPr>
              <w:pStyle w:val="GOSTTablenorm"/>
            </w:pPr>
            <w:r w:rsidRPr="00A92F23">
              <w:t>Да</w:t>
            </w:r>
          </w:p>
        </w:tc>
        <w:tc>
          <w:tcPr>
            <w:tcW w:w="3651" w:type="dxa"/>
          </w:tcPr>
          <w:p w14:paraId="433EA91F" w14:textId="77777777" w:rsidR="00336E51" w:rsidRDefault="00336E51" w:rsidP="00F607A4">
            <w:pPr>
              <w:pStyle w:val="GOSTTablenorm"/>
              <w:rPr>
                <w:color w:val="000000"/>
              </w:rPr>
            </w:pPr>
            <w:r w:rsidRPr="00A92F23">
              <w:t>Уровень конфиденциальности</w:t>
            </w:r>
          </w:p>
        </w:tc>
        <w:tc>
          <w:tcPr>
            <w:tcW w:w="3651" w:type="dxa"/>
          </w:tcPr>
          <w:p w14:paraId="55EAE3BA" w14:textId="77777777" w:rsidR="00336E51" w:rsidRDefault="00336E51" w:rsidP="00F607A4">
            <w:pPr>
              <w:pStyle w:val="GOSTTablenorm"/>
              <w:rPr>
                <w:color w:val="000000"/>
              </w:rPr>
            </w:pPr>
            <w:r w:rsidRPr="00A92F23">
              <w:t>-</w:t>
            </w:r>
          </w:p>
        </w:tc>
        <w:tc>
          <w:tcPr>
            <w:tcW w:w="3651" w:type="dxa"/>
          </w:tcPr>
          <w:p w14:paraId="2F2F2BC4" w14:textId="77777777" w:rsidR="00336E51" w:rsidRDefault="00336E51" w:rsidP="00F607A4">
            <w:pPr>
              <w:pStyle w:val="GOSTTablenorm"/>
              <w:rPr>
                <w:color w:val="000000"/>
              </w:rPr>
            </w:pPr>
            <w:r w:rsidRPr="00A92F23">
              <w:t xml:space="preserve">Атрибут заполняется значением </w:t>
            </w:r>
            <w:r>
              <w:t>«0»</w:t>
            </w:r>
          </w:p>
        </w:tc>
      </w:tr>
      <w:tr w:rsidR="00336E51" w:rsidRPr="00A92F23" w14:paraId="2073ABCA" w14:textId="77777777" w:rsidTr="00F607A4">
        <w:tc>
          <w:tcPr>
            <w:tcW w:w="3651" w:type="dxa"/>
          </w:tcPr>
          <w:p w14:paraId="2EE86F18" w14:textId="77777777" w:rsidR="00336E51" w:rsidRDefault="00336E51" w:rsidP="00F607A4">
            <w:pPr>
              <w:pStyle w:val="GOSTTablenorm"/>
              <w:rPr>
                <w:color w:val="000000"/>
              </w:rPr>
            </w:pPr>
            <w:r w:rsidRPr="00A92F23">
              <w:lastRenderedPageBreak/>
              <w:t>Вид_документа</w:t>
            </w:r>
          </w:p>
        </w:tc>
        <w:tc>
          <w:tcPr>
            <w:tcW w:w="1090" w:type="dxa"/>
          </w:tcPr>
          <w:p w14:paraId="25FAC915" w14:textId="77777777" w:rsidR="00336E51" w:rsidRDefault="00336E51" w:rsidP="00F607A4">
            <w:pPr>
              <w:pStyle w:val="GOSTTablenorm"/>
            </w:pPr>
            <w:r w:rsidRPr="00A92F23">
              <w:t>Нет</w:t>
            </w:r>
          </w:p>
        </w:tc>
        <w:tc>
          <w:tcPr>
            <w:tcW w:w="3651" w:type="dxa"/>
          </w:tcPr>
          <w:p w14:paraId="2100EA8C" w14:textId="77777777" w:rsidR="00336E51" w:rsidRDefault="00336E51" w:rsidP="00F607A4">
            <w:pPr>
              <w:pStyle w:val="GOSTTablenorm"/>
              <w:rPr>
                <w:color w:val="000000"/>
              </w:rPr>
            </w:pPr>
            <w:r w:rsidRPr="00A92F23">
              <w:t>Указывается вид документа</w:t>
            </w:r>
          </w:p>
        </w:tc>
        <w:tc>
          <w:tcPr>
            <w:tcW w:w="3651" w:type="dxa"/>
          </w:tcPr>
          <w:p w14:paraId="3B32AE03" w14:textId="77777777" w:rsidR="00336E51" w:rsidRDefault="00336E51" w:rsidP="00F607A4">
            <w:pPr>
              <w:pStyle w:val="GOSTTablenorm"/>
              <w:rPr>
                <w:color w:val="000000"/>
              </w:rPr>
            </w:pPr>
            <w:r w:rsidRPr="00A92F23">
              <w:t>document_type</w:t>
            </w:r>
          </w:p>
        </w:tc>
        <w:tc>
          <w:tcPr>
            <w:tcW w:w="3651" w:type="dxa"/>
          </w:tcPr>
          <w:p w14:paraId="224A88ED" w14:textId="77777777" w:rsidR="00336E51" w:rsidRDefault="00336E51" w:rsidP="00F607A4">
            <w:pPr>
              <w:pStyle w:val="GOSTTablenorm"/>
              <w:rPr>
                <w:color w:val="000000"/>
              </w:rPr>
            </w:pPr>
            <w:r>
              <w:t>-</w:t>
            </w:r>
          </w:p>
        </w:tc>
      </w:tr>
      <w:tr w:rsidR="00336E51" w:rsidRPr="00A92F23" w14:paraId="325A66C7" w14:textId="77777777" w:rsidTr="00F607A4">
        <w:tc>
          <w:tcPr>
            <w:tcW w:w="3651" w:type="dxa"/>
          </w:tcPr>
          <w:p w14:paraId="109226FF" w14:textId="77777777" w:rsidR="00336E51" w:rsidRDefault="00336E51" w:rsidP="00F607A4">
            <w:pPr>
              <w:pStyle w:val="GOSTTablenorm"/>
              <w:rPr>
                <w:color w:val="000000"/>
              </w:rPr>
            </w:pPr>
            <w:r w:rsidRPr="003A6BFC">
              <w:t>Наименование_документа</w:t>
            </w:r>
          </w:p>
        </w:tc>
        <w:tc>
          <w:tcPr>
            <w:tcW w:w="1090" w:type="dxa"/>
          </w:tcPr>
          <w:p w14:paraId="51EECA78" w14:textId="77777777" w:rsidR="00336E51" w:rsidRDefault="00336E51" w:rsidP="00F607A4">
            <w:pPr>
              <w:pStyle w:val="GOSTTablenorm"/>
            </w:pPr>
            <w:r w:rsidRPr="003A6BFC">
              <w:t>Да</w:t>
            </w:r>
          </w:p>
        </w:tc>
        <w:tc>
          <w:tcPr>
            <w:tcW w:w="3651" w:type="dxa"/>
          </w:tcPr>
          <w:p w14:paraId="50DA4285" w14:textId="77777777" w:rsidR="00336E51" w:rsidRDefault="00336E51" w:rsidP="00F607A4">
            <w:pPr>
              <w:pStyle w:val="GOSTTablenorm"/>
              <w:rPr>
                <w:color w:val="000000"/>
              </w:rPr>
            </w:pPr>
            <w:r w:rsidRPr="003A6BFC">
              <w:t>Наименование документа</w:t>
            </w:r>
          </w:p>
        </w:tc>
        <w:tc>
          <w:tcPr>
            <w:tcW w:w="3651" w:type="dxa"/>
          </w:tcPr>
          <w:p w14:paraId="6036DBDB" w14:textId="77777777" w:rsidR="00336E51" w:rsidRDefault="00336E51" w:rsidP="00F607A4">
            <w:pPr>
              <w:pStyle w:val="GOSTTablenorm"/>
              <w:rPr>
                <w:color w:val="000000"/>
              </w:rPr>
            </w:pPr>
            <w:r w:rsidRPr="003A6BFC">
              <w:t>-</w:t>
            </w:r>
          </w:p>
        </w:tc>
        <w:tc>
          <w:tcPr>
            <w:tcW w:w="3651" w:type="dxa"/>
          </w:tcPr>
          <w:p w14:paraId="339D3DD8" w14:textId="77777777" w:rsidR="00336E51" w:rsidRDefault="00336E51" w:rsidP="00F607A4">
            <w:pPr>
              <w:pStyle w:val="GOSTTablenorm"/>
              <w:rPr>
                <w:color w:val="000000"/>
              </w:rPr>
            </w:pPr>
            <w:r w:rsidRPr="003A6BF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336E51" w:rsidRPr="00A92F23" w14:paraId="20AC843D" w14:textId="77777777" w:rsidTr="00F607A4">
        <w:tc>
          <w:tcPr>
            <w:tcW w:w="3651" w:type="dxa"/>
          </w:tcPr>
          <w:p w14:paraId="5125BBEE" w14:textId="77777777" w:rsidR="00336E51" w:rsidRDefault="00336E51" w:rsidP="00F607A4">
            <w:pPr>
              <w:pStyle w:val="GOSTTablenorm"/>
              <w:rPr>
                <w:color w:val="000000"/>
              </w:rPr>
            </w:pPr>
            <w:r>
              <w:rPr>
                <w:color w:val="000000"/>
              </w:rPr>
              <w:t>КБК</w:t>
            </w:r>
          </w:p>
        </w:tc>
        <w:tc>
          <w:tcPr>
            <w:tcW w:w="1090" w:type="dxa"/>
          </w:tcPr>
          <w:p w14:paraId="2FA778EC" w14:textId="77777777" w:rsidR="00336E51" w:rsidRDefault="00336E51" w:rsidP="00F607A4">
            <w:pPr>
              <w:pStyle w:val="GOSTTablenorm"/>
            </w:pPr>
            <w:r w:rsidRPr="00A92F23">
              <w:t>Нет</w:t>
            </w:r>
          </w:p>
        </w:tc>
        <w:tc>
          <w:tcPr>
            <w:tcW w:w="3651" w:type="dxa"/>
          </w:tcPr>
          <w:p w14:paraId="46D6B8F2" w14:textId="77777777" w:rsidR="00336E51" w:rsidRDefault="00336E51" w:rsidP="00F607A4">
            <w:pPr>
              <w:pStyle w:val="GOSTTablenorm"/>
              <w:rPr>
                <w:color w:val="000000"/>
              </w:rPr>
            </w:pPr>
            <w:r>
              <w:rPr>
                <w:color w:val="000000"/>
              </w:rPr>
              <w:t xml:space="preserve">КБК </w:t>
            </w:r>
          </w:p>
        </w:tc>
        <w:tc>
          <w:tcPr>
            <w:tcW w:w="3651" w:type="dxa"/>
          </w:tcPr>
          <w:p w14:paraId="3681F322" w14:textId="77777777" w:rsidR="00336E51" w:rsidRDefault="00336E51" w:rsidP="00F607A4">
            <w:pPr>
              <w:pStyle w:val="GOSTTablenorm"/>
              <w:rPr>
                <w:color w:val="000000"/>
              </w:rPr>
            </w:pPr>
            <w:r w:rsidRPr="00A57119">
              <w:rPr>
                <w:shd w:val="clear" w:color="auto" w:fill="FFFFFF"/>
              </w:rPr>
              <w:t>bcc</w:t>
            </w:r>
          </w:p>
        </w:tc>
        <w:tc>
          <w:tcPr>
            <w:tcW w:w="3651" w:type="dxa"/>
          </w:tcPr>
          <w:p w14:paraId="32592350" w14:textId="77777777" w:rsidR="00336E51" w:rsidRDefault="00336E51" w:rsidP="00F607A4">
            <w:pPr>
              <w:pStyle w:val="GOSTTablenorm"/>
              <w:rPr>
                <w:color w:val="000000"/>
              </w:rPr>
            </w:pPr>
            <w:r>
              <w:rPr>
                <w:lang w:val="en-US"/>
              </w:rPr>
              <w:t>-</w:t>
            </w:r>
          </w:p>
        </w:tc>
      </w:tr>
      <w:tr w:rsidR="00336E51" w:rsidRPr="00A92F23" w14:paraId="5786BFE1" w14:textId="77777777" w:rsidTr="00F607A4">
        <w:tc>
          <w:tcPr>
            <w:tcW w:w="3651" w:type="dxa"/>
          </w:tcPr>
          <w:p w14:paraId="1559D947" w14:textId="77777777" w:rsidR="00336E51" w:rsidRDefault="00336E51" w:rsidP="00F607A4">
            <w:pPr>
              <w:pStyle w:val="GOSTTablenorm"/>
              <w:rPr>
                <w:color w:val="000000"/>
              </w:rPr>
            </w:pPr>
            <w:r>
              <w:rPr>
                <w:color w:val="000000"/>
              </w:rPr>
              <w:t>Тип_КБК</w:t>
            </w:r>
          </w:p>
        </w:tc>
        <w:tc>
          <w:tcPr>
            <w:tcW w:w="1090" w:type="dxa"/>
          </w:tcPr>
          <w:p w14:paraId="32F1265A" w14:textId="77777777" w:rsidR="00336E51" w:rsidRDefault="00336E51" w:rsidP="00F607A4">
            <w:pPr>
              <w:pStyle w:val="GOSTTablenorm"/>
            </w:pPr>
            <w:r w:rsidRPr="004244A1">
              <w:t>Нет</w:t>
            </w:r>
          </w:p>
        </w:tc>
        <w:tc>
          <w:tcPr>
            <w:tcW w:w="3651" w:type="dxa"/>
          </w:tcPr>
          <w:p w14:paraId="68590EF4" w14:textId="77777777" w:rsidR="00336E51" w:rsidRDefault="00336E51" w:rsidP="00F607A4">
            <w:pPr>
              <w:pStyle w:val="GOSTTablenorm"/>
              <w:rPr>
                <w:color w:val="000000"/>
              </w:rPr>
            </w:pPr>
            <w:r>
              <w:rPr>
                <w:color w:val="000000"/>
              </w:rPr>
              <w:t xml:space="preserve">Тип КБК </w:t>
            </w:r>
          </w:p>
        </w:tc>
        <w:tc>
          <w:tcPr>
            <w:tcW w:w="3651" w:type="dxa"/>
          </w:tcPr>
          <w:p w14:paraId="3B9F92B0" w14:textId="77777777" w:rsidR="00336E51" w:rsidRDefault="00336E51" w:rsidP="00F607A4">
            <w:pPr>
              <w:pStyle w:val="GOSTTablenorm"/>
              <w:rPr>
                <w:color w:val="000000"/>
              </w:rPr>
            </w:pPr>
            <w:r w:rsidRPr="00A57119">
              <w:rPr>
                <w:lang w:val="en-US"/>
              </w:rPr>
              <w:t>type_bcc</w:t>
            </w:r>
          </w:p>
        </w:tc>
        <w:tc>
          <w:tcPr>
            <w:tcW w:w="3651" w:type="dxa"/>
          </w:tcPr>
          <w:p w14:paraId="73CB40ED" w14:textId="77777777" w:rsidR="00336E51" w:rsidRDefault="00336E51" w:rsidP="00F607A4">
            <w:pPr>
              <w:pStyle w:val="GOSTTablenorm"/>
              <w:rPr>
                <w:color w:val="000000"/>
              </w:rPr>
            </w:pPr>
            <w:r>
              <w:rPr>
                <w:lang w:val="en-US"/>
              </w:rPr>
              <w:t>-</w:t>
            </w:r>
          </w:p>
        </w:tc>
      </w:tr>
      <w:tr w:rsidR="00336E51" w:rsidRPr="00A92F23" w14:paraId="31B37AA7" w14:textId="77777777" w:rsidTr="00F607A4">
        <w:tc>
          <w:tcPr>
            <w:tcW w:w="3651" w:type="dxa"/>
          </w:tcPr>
          <w:p w14:paraId="677BF746" w14:textId="77777777" w:rsidR="00336E51" w:rsidRPr="007504FB" w:rsidRDefault="00336E51" w:rsidP="00F607A4">
            <w:pPr>
              <w:pStyle w:val="GOSTTablenorm"/>
            </w:pPr>
            <w:r w:rsidRPr="007504FB">
              <w:t>ТОФК_контрагента</w:t>
            </w:r>
          </w:p>
        </w:tc>
        <w:tc>
          <w:tcPr>
            <w:tcW w:w="1090" w:type="dxa"/>
          </w:tcPr>
          <w:p w14:paraId="19CA1EC9" w14:textId="77777777" w:rsidR="00336E51" w:rsidRDefault="00336E51" w:rsidP="00F607A4">
            <w:pPr>
              <w:pStyle w:val="GOSTTablenorm"/>
            </w:pPr>
            <w:r w:rsidRPr="00334EF8">
              <w:t>Нет</w:t>
            </w:r>
          </w:p>
        </w:tc>
        <w:tc>
          <w:tcPr>
            <w:tcW w:w="3651" w:type="dxa"/>
          </w:tcPr>
          <w:p w14:paraId="7A0BBD23" w14:textId="77777777" w:rsidR="00336E51" w:rsidRPr="007504FB" w:rsidRDefault="00336E51" w:rsidP="00F607A4">
            <w:pPr>
              <w:pStyle w:val="GOSTTablenorm"/>
            </w:pPr>
            <w:r w:rsidRPr="007504FB">
              <w:t>Код ТОФК контрагента</w:t>
            </w:r>
          </w:p>
        </w:tc>
        <w:tc>
          <w:tcPr>
            <w:tcW w:w="3651" w:type="dxa"/>
          </w:tcPr>
          <w:p w14:paraId="2F63E9CB" w14:textId="77777777" w:rsidR="00336E51" w:rsidRDefault="00336E51" w:rsidP="00F607A4">
            <w:pPr>
              <w:pStyle w:val="GOSTTablenorm"/>
              <w:rPr>
                <w:color w:val="000000"/>
              </w:rPr>
            </w:pPr>
            <w:r w:rsidRPr="00C81A06">
              <w:rPr>
                <w:lang w:val="en-US"/>
              </w:rPr>
              <w:t>counterparty_tofk_code</w:t>
            </w:r>
          </w:p>
        </w:tc>
        <w:tc>
          <w:tcPr>
            <w:tcW w:w="3651" w:type="dxa"/>
          </w:tcPr>
          <w:p w14:paraId="270CD0D0" w14:textId="77777777" w:rsidR="00336E51" w:rsidRDefault="00336E51" w:rsidP="00F607A4">
            <w:pPr>
              <w:pStyle w:val="GOSTTablenorm"/>
              <w:rPr>
                <w:color w:val="000000"/>
              </w:rPr>
            </w:pPr>
            <w:r>
              <w:rPr>
                <w:color w:val="000000"/>
              </w:rPr>
              <w:t>-</w:t>
            </w:r>
          </w:p>
        </w:tc>
      </w:tr>
      <w:tr w:rsidR="00336E51" w:rsidRPr="00A92F23" w14:paraId="7E5917E7" w14:textId="77777777" w:rsidTr="00F607A4">
        <w:tc>
          <w:tcPr>
            <w:tcW w:w="3651" w:type="dxa"/>
          </w:tcPr>
          <w:p w14:paraId="4D753042" w14:textId="77777777" w:rsidR="00336E51" w:rsidRPr="0055387F" w:rsidRDefault="00336E51" w:rsidP="00F607A4">
            <w:pPr>
              <w:pStyle w:val="GOSTTablenorm"/>
            </w:pPr>
            <w:r w:rsidRPr="00C81A06">
              <w:t>Информация по отправителю</w:t>
            </w:r>
            <w:r>
              <w:t xml:space="preserve"> (блок реквизитов)</w:t>
            </w:r>
          </w:p>
        </w:tc>
        <w:tc>
          <w:tcPr>
            <w:tcW w:w="1090" w:type="dxa"/>
          </w:tcPr>
          <w:p w14:paraId="23C93AC8" w14:textId="77777777" w:rsidR="00336E51" w:rsidRDefault="00336E51" w:rsidP="00F607A4">
            <w:pPr>
              <w:pStyle w:val="GOSTTablenorm"/>
            </w:pPr>
            <w:r w:rsidRPr="0023708E">
              <w:rPr>
                <w:color w:val="000000"/>
              </w:rPr>
              <w:t>-</w:t>
            </w:r>
          </w:p>
        </w:tc>
        <w:tc>
          <w:tcPr>
            <w:tcW w:w="3651" w:type="dxa"/>
          </w:tcPr>
          <w:p w14:paraId="79E0C639" w14:textId="77777777" w:rsidR="00336E51" w:rsidRDefault="00336E51" w:rsidP="00F607A4">
            <w:pPr>
              <w:pStyle w:val="GOSTTablenorm"/>
              <w:rPr>
                <w:color w:val="000000"/>
              </w:rPr>
            </w:pPr>
            <w:r w:rsidRPr="0023708E">
              <w:rPr>
                <w:color w:val="000000"/>
              </w:rPr>
              <w:t>-</w:t>
            </w:r>
          </w:p>
        </w:tc>
        <w:tc>
          <w:tcPr>
            <w:tcW w:w="3651" w:type="dxa"/>
          </w:tcPr>
          <w:p w14:paraId="3F21620E" w14:textId="77777777" w:rsidR="00336E51" w:rsidRDefault="00336E51" w:rsidP="00F607A4">
            <w:pPr>
              <w:pStyle w:val="GOSTTablenorm"/>
              <w:rPr>
                <w:color w:val="000000"/>
              </w:rPr>
            </w:pPr>
            <w:r w:rsidRPr="0023708E">
              <w:rPr>
                <w:color w:val="000000"/>
              </w:rPr>
              <w:t>-</w:t>
            </w:r>
          </w:p>
        </w:tc>
        <w:tc>
          <w:tcPr>
            <w:tcW w:w="3651" w:type="dxa"/>
          </w:tcPr>
          <w:p w14:paraId="7EBB9BE8" w14:textId="77777777" w:rsidR="00336E51" w:rsidRDefault="00336E51" w:rsidP="00F607A4">
            <w:pPr>
              <w:pStyle w:val="GOSTTablenorm"/>
              <w:rPr>
                <w:color w:val="000000"/>
              </w:rPr>
            </w:pPr>
            <w:r>
              <w:rPr>
                <w:color w:val="000000"/>
              </w:rPr>
              <w:t>-</w:t>
            </w:r>
          </w:p>
        </w:tc>
      </w:tr>
      <w:tr w:rsidR="00336E51" w:rsidRPr="00A92F23" w14:paraId="46FC55A6" w14:textId="77777777" w:rsidTr="00F607A4">
        <w:tc>
          <w:tcPr>
            <w:tcW w:w="3651" w:type="dxa"/>
          </w:tcPr>
          <w:p w14:paraId="3AF6E63D" w14:textId="77777777" w:rsidR="00336E51" w:rsidRPr="00F276AE" w:rsidRDefault="00336E51" w:rsidP="00F607A4">
            <w:pPr>
              <w:pStyle w:val="GOSTTablenorm"/>
            </w:pPr>
            <w:r w:rsidRPr="00F276AE">
              <w:t>Участник_НПС_плательщика</w:t>
            </w:r>
          </w:p>
        </w:tc>
        <w:tc>
          <w:tcPr>
            <w:tcW w:w="1090" w:type="dxa"/>
          </w:tcPr>
          <w:p w14:paraId="2CEB8C9A" w14:textId="77777777" w:rsidR="00336E51" w:rsidRPr="00F276AE" w:rsidRDefault="00336E51" w:rsidP="00F607A4">
            <w:pPr>
              <w:pStyle w:val="GOSTTablenorm"/>
            </w:pPr>
            <w:r w:rsidRPr="00F276AE">
              <w:t>Нет</w:t>
            </w:r>
          </w:p>
        </w:tc>
        <w:tc>
          <w:tcPr>
            <w:tcW w:w="3651" w:type="dxa"/>
          </w:tcPr>
          <w:p w14:paraId="637DACA3" w14:textId="77777777" w:rsidR="00336E51" w:rsidRPr="00F276AE" w:rsidRDefault="00336E51" w:rsidP="00F607A4">
            <w:pPr>
              <w:pStyle w:val="GOSTTablenorm"/>
            </w:pPr>
            <w:r w:rsidRPr="00F276AE">
              <w:t>Признак перехода ТОФК отправителя на новый план счетов</w:t>
            </w:r>
          </w:p>
        </w:tc>
        <w:tc>
          <w:tcPr>
            <w:tcW w:w="3651" w:type="dxa"/>
          </w:tcPr>
          <w:p w14:paraId="6754C7FF" w14:textId="77777777" w:rsidR="00336E51" w:rsidRPr="00F276AE" w:rsidRDefault="00336E51" w:rsidP="00F607A4">
            <w:pPr>
              <w:pStyle w:val="GOSTTablenorm"/>
            </w:pPr>
            <w:r w:rsidRPr="000F1308">
              <w:rPr>
                <w:b/>
              </w:rPr>
              <w:t>sender</w:t>
            </w:r>
            <w:r w:rsidRPr="00F276AE">
              <w:t>:is_nps</w:t>
            </w:r>
          </w:p>
        </w:tc>
        <w:tc>
          <w:tcPr>
            <w:tcW w:w="3651" w:type="dxa"/>
          </w:tcPr>
          <w:p w14:paraId="3A897939" w14:textId="77777777" w:rsidR="00336E51" w:rsidRPr="00F276AE" w:rsidRDefault="00336E51" w:rsidP="00F607A4">
            <w:pPr>
              <w:pStyle w:val="GOSTTablenorm"/>
            </w:pPr>
            <w:r w:rsidRPr="00F276AE">
              <w:t>-</w:t>
            </w:r>
          </w:p>
        </w:tc>
      </w:tr>
      <w:tr w:rsidR="00336E51" w:rsidRPr="00A92F23" w14:paraId="38BE7EE3" w14:textId="77777777" w:rsidTr="00F607A4">
        <w:tc>
          <w:tcPr>
            <w:tcW w:w="3651" w:type="dxa"/>
          </w:tcPr>
          <w:p w14:paraId="596EA841" w14:textId="77777777" w:rsidR="00336E51" w:rsidRPr="00F276AE" w:rsidRDefault="00336E51" w:rsidP="00F607A4">
            <w:pPr>
              <w:pStyle w:val="GOSTTablenorm"/>
            </w:pPr>
            <w:r w:rsidRPr="00F276AE">
              <w:t>Код_ТОФК_отправителя</w:t>
            </w:r>
          </w:p>
        </w:tc>
        <w:tc>
          <w:tcPr>
            <w:tcW w:w="1090" w:type="dxa"/>
          </w:tcPr>
          <w:p w14:paraId="0539B57C" w14:textId="77777777" w:rsidR="00336E51" w:rsidRPr="00F276AE" w:rsidRDefault="00336E51" w:rsidP="00F607A4">
            <w:pPr>
              <w:pStyle w:val="GOSTTablenorm"/>
            </w:pPr>
            <w:r w:rsidRPr="00F276AE">
              <w:t>Нет</w:t>
            </w:r>
          </w:p>
        </w:tc>
        <w:tc>
          <w:tcPr>
            <w:tcW w:w="3651" w:type="dxa"/>
          </w:tcPr>
          <w:p w14:paraId="11F410CB" w14:textId="77777777" w:rsidR="00336E51" w:rsidRPr="00F276AE" w:rsidRDefault="00336E51" w:rsidP="00F607A4">
            <w:pPr>
              <w:pStyle w:val="GOSTTablenorm"/>
            </w:pPr>
            <w:r w:rsidRPr="00F276AE">
              <w:t>Код ТОФК отправителя</w:t>
            </w:r>
          </w:p>
        </w:tc>
        <w:tc>
          <w:tcPr>
            <w:tcW w:w="3651" w:type="dxa"/>
          </w:tcPr>
          <w:p w14:paraId="5B34FECE" w14:textId="77777777" w:rsidR="00336E51" w:rsidRPr="00F276AE" w:rsidRDefault="00336E51" w:rsidP="00F607A4">
            <w:pPr>
              <w:pStyle w:val="GOSTTablenorm"/>
            </w:pPr>
            <w:r w:rsidRPr="000F1308">
              <w:rPr>
                <w:b/>
              </w:rPr>
              <w:t>sender</w:t>
            </w:r>
            <w:r w:rsidRPr="00F276AE">
              <w:t>:account_tofk_code</w:t>
            </w:r>
          </w:p>
        </w:tc>
        <w:tc>
          <w:tcPr>
            <w:tcW w:w="3651" w:type="dxa"/>
          </w:tcPr>
          <w:p w14:paraId="1B20147B" w14:textId="77777777" w:rsidR="00336E51" w:rsidRPr="00F276AE" w:rsidRDefault="00336E51" w:rsidP="00F607A4">
            <w:pPr>
              <w:pStyle w:val="GOSTTablenorm"/>
            </w:pPr>
            <w:r w:rsidRPr="00F276AE">
              <w:t>-</w:t>
            </w:r>
          </w:p>
        </w:tc>
      </w:tr>
      <w:tr w:rsidR="00336E51" w:rsidRPr="00A92F23" w14:paraId="54C5556C" w14:textId="77777777" w:rsidTr="00F607A4">
        <w:tc>
          <w:tcPr>
            <w:tcW w:w="3651" w:type="dxa"/>
          </w:tcPr>
          <w:p w14:paraId="7F1699E3" w14:textId="77777777" w:rsidR="00336E51" w:rsidRPr="00F276AE" w:rsidRDefault="00336E51" w:rsidP="00F607A4">
            <w:pPr>
              <w:pStyle w:val="GOSTTablenorm"/>
            </w:pPr>
            <w:r w:rsidRPr="00F276AE">
              <w:t>Номер_ЛС_отправителя</w:t>
            </w:r>
          </w:p>
        </w:tc>
        <w:tc>
          <w:tcPr>
            <w:tcW w:w="1090" w:type="dxa"/>
          </w:tcPr>
          <w:p w14:paraId="211A87FC" w14:textId="77777777" w:rsidR="00336E51" w:rsidRPr="00F276AE" w:rsidRDefault="00336E51" w:rsidP="00F607A4">
            <w:pPr>
              <w:pStyle w:val="GOSTTablenorm"/>
            </w:pPr>
            <w:r w:rsidRPr="00F276AE">
              <w:t>Нет</w:t>
            </w:r>
          </w:p>
        </w:tc>
        <w:tc>
          <w:tcPr>
            <w:tcW w:w="3651" w:type="dxa"/>
          </w:tcPr>
          <w:p w14:paraId="11DFA564" w14:textId="77777777" w:rsidR="00336E51" w:rsidRPr="00F276AE" w:rsidRDefault="00336E51" w:rsidP="00F607A4">
            <w:pPr>
              <w:pStyle w:val="GOSTTablenorm"/>
            </w:pPr>
            <w:r w:rsidRPr="00F276AE">
              <w:t>Номер лицевого счета ТОФК отправителя</w:t>
            </w:r>
          </w:p>
        </w:tc>
        <w:tc>
          <w:tcPr>
            <w:tcW w:w="3651" w:type="dxa"/>
          </w:tcPr>
          <w:p w14:paraId="4BD8B4CF" w14:textId="77777777" w:rsidR="00336E51" w:rsidRPr="00F276AE" w:rsidRDefault="00336E51" w:rsidP="00F607A4">
            <w:pPr>
              <w:pStyle w:val="GOSTTablenorm"/>
            </w:pPr>
            <w:r w:rsidRPr="000F1308">
              <w:rPr>
                <w:b/>
              </w:rPr>
              <w:t>sender</w:t>
            </w:r>
            <w:r w:rsidRPr="00F276AE">
              <w:t>:sender_account</w:t>
            </w:r>
          </w:p>
        </w:tc>
        <w:tc>
          <w:tcPr>
            <w:tcW w:w="3651" w:type="dxa"/>
          </w:tcPr>
          <w:p w14:paraId="539D4DFA" w14:textId="77777777" w:rsidR="00336E51" w:rsidRPr="00F276AE" w:rsidRDefault="00336E51" w:rsidP="00F607A4">
            <w:pPr>
              <w:pStyle w:val="GOSTTablenorm"/>
            </w:pPr>
            <w:r w:rsidRPr="00F276AE">
              <w:t>-</w:t>
            </w:r>
          </w:p>
        </w:tc>
      </w:tr>
      <w:tr w:rsidR="00336E51" w:rsidRPr="00A92F23" w14:paraId="19BDCBE4" w14:textId="77777777" w:rsidTr="00F607A4">
        <w:tc>
          <w:tcPr>
            <w:tcW w:w="3651" w:type="dxa"/>
          </w:tcPr>
          <w:p w14:paraId="316AF5C3" w14:textId="77777777" w:rsidR="00336E51" w:rsidRPr="00F276AE" w:rsidRDefault="00336E51" w:rsidP="00F607A4">
            <w:pPr>
              <w:pStyle w:val="GOSTTablenorm"/>
            </w:pPr>
            <w:r w:rsidRPr="00F276AE">
              <w:t>ОКТМО_плательщика</w:t>
            </w:r>
          </w:p>
        </w:tc>
        <w:tc>
          <w:tcPr>
            <w:tcW w:w="1090" w:type="dxa"/>
          </w:tcPr>
          <w:p w14:paraId="6F631866" w14:textId="77777777" w:rsidR="00336E51" w:rsidRPr="00F276AE" w:rsidRDefault="00336E51" w:rsidP="00F607A4">
            <w:pPr>
              <w:pStyle w:val="GOSTTablenorm"/>
            </w:pPr>
            <w:r w:rsidRPr="00F276AE">
              <w:t>Нет</w:t>
            </w:r>
          </w:p>
        </w:tc>
        <w:tc>
          <w:tcPr>
            <w:tcW w:w="3651" w:type="dxa"/>
          </w:tcPr>
          <w:p w14:paraId="47ABE3BC" w14:textId="77777777" w:rsidR="00336E51" w:rsidRPr="00F276AE" w:rsidRDefault="00336E51" w:rsidP="00F607A4">
            <w:pPr>
              <w:pStyle w:val="GOSTTablenorm"/>
            </w:pPr>
            <w:r w:rsidRPr="00F276AE">
              <w:t>ОКТМО плательщика</w:t>
            </w:r>
          </w:p>
        </w:tc>
        <w:tc>
          <w:tcPr>
            <w:tcW w:w="3651" w:type="dxa"/>
          </w:tcPr>
          <w:p w14:paraId="284C85AE" w14:textId="77777777" w:rsidR="00336E51" w:rsidRPr="00F276AE" w:rsidRDefault="00336E51" w:rsidP="00F607A4">
            <w:pPr>
              <w:pStyle w:val="GOSTTablenorm"/>
            </w:pPr>
            <w:r w:rsidRPr="000F1308">
              <w:rPr>
                <w:b/>
              </w:rPr>
              <w:t>sender</w:t>
            </w:r>
            <w:r w:rsidRPr="00F276AE">
              <w:t>:oktmo</w:t>
            </w:r>
          </w:p>
        </w:tc>
        <w:tc>
          <w:tcPr>
            <w:tcW w:w="3651" w:type="dxa"/>
          </w:tcPr>
          <w:p w14:paraId="1AB12AA5" w14:textId="77777777" w:rsidR="00336E51" w:rsidRPr="00F276AE" w:rsidRDefault="00336E51" w:rsidP="00F607A4">
            <w:pPr>
              <w:pStyle w:val="GOSTTablenorm"/>
            </w:pPr>
            <w:r w:rsidRPr="00F276AE">
              <w:t>-</w:t>
            </w:r>
          </w:p>
        </w:tc>
      </w:tr>
      <w:tr w:rsidR="00336E51" w:rsidRPr="00A92F23" w14:paraId="67445489" w14:textId="77777777" w:rsidTr="00F607A4">
        <w:tc>
          <w:tcPr>
            <w:tcW w:w="3651" w:type="dxa"/>
          </w:tcPr>
          <w:p w14:paraId="2143BC67" w14:textId="77777777" w:rsidR="00336E51" w:rsidRPr="00F276AE" w:rsidRDefault="00336E51" w:rsidP="00F607A4">
            <w:pPr>
              <w:pStyle w:val="GOSTTablenorm"/>
            </w:pPr>
            <w:r w:rsidRPr="00F276AE">
              <w:t>Информация по получателю (блок реквизитов)</w:t>
            </w:r>
          </w:p>
        </w:tc>
        <w:tc>
          <w:tcPr>
            <w:tcW w:w="1090" w:type="dxa"/>
          </w:tcPr>
          <w:p w14:paraId="3E9F7557" w14:textId="77777777" w:rsidR="00336E51" w:rsidRPr="00F276AE" w:rsidRDefault="00336E51" w:rsidP="00F607A4">
            <w:pPr>
              <w:pStyle w:val="GOSTTablenorm"/>
            </w:pPr>
            <w:r w:rsidRPr="00F276AE">
              <w:t>-</w:t>
            </w:r>
          </w:p>
        </w:tc>
        <w:tc>
          <w:tcPr>
            <w:tcW w:w="3651" w:type="dxa"/>
          </w:tcPr>
          <w:p w14:paraId="06654DBF" w14:textId="77777777" w:rsidR="00336E51" w:rsidRPr="00F276AE" w:rsidRDefault="00336E51" w:rsidP="00F607A4">
            <w:pPr>
              <w:pStyle w:val="GOSTTablenorm"/>
            </w:pPr>
            <w:r w:rsidRPr="00F276AE">
              <w:t>-</w:t>
            </w:r>
          </w:p>
        </w:tc>
        <w:tc>
          <w:tcPr>
            <w:tcW w:w="3651" w:type="dxa"/>
          </w:tcPr>
          <w:p w14:paraId="77644245" w14:textId="77777777" w:rsidR="00336E51" w:rsidRPr="00F276AE" w:rsidRDefault="00336E51" w:rsidP="00F607A4">
            <w:pPr>
              <w:pStyle w:val="GOSTTablenorm"/>
            </w:pPr>
            <w:r w:rsidRPr="00F276AE">
              <w:t>-</w:t>
            </w:r>
          </w:p>
        </w:tc>
        <w:tc>
          <w:tcPr>
            <w:tcW w:w="3651" w:type="dxa"/>
          </w:tcPr>
          <w:p w14:paraId="5C4F3F82" w14:textId="77777777" w:rsidR="00336E51" w:rsidRPr="00F276AE" w:rsidRDefault="00336E51" w:rsidP="00F607A4">
            <w:pPr>
              <w:pStyle w:val="GOSTTablenorm"/>
            </w:pPr>
            <w:r w:rsidRPr="00F276AE">
              <w:t>-</w:t>
            </w:r>
          </w:p>
        </w:tc>
      </w:tr>
      <w:tr w:rsidR="00336E51" w:rsidRPr="00A92F23" w14:paraId="0EAC8C9A" w14:textId="77777777" w:rsidTr="00F607A4">
        <w:tc>
          <w:tcPr>
            <w:tcW w:w="3651" w:type="dxa"/>
          </w:tcPr>
          <w:p w14:paraId="436C04B4" w14:textId="77777777" w:rsidR="00336E51" w:rsidRPr="00F276AE" w:rsidRDefault="00336E51" w:rsidP="00F607A4">
            <w:pPr>
              <w:pStyle w:val="GOSTTablenorm"/>
            </w:pPr>
            <w:r w:rsidRPr="00F276AE">
              <w:t>Участник_НПС_получателя</w:t>
            </w:r>
          </w:p>
        </w:tc>
        <w:tc>
          <w:tcPr>
            <w:tcW w:w="1090" w:type="dxa"/>
          </w:tcPr>
          <w:p w14:paraId="21FD4DAD" w14:textId="77777777" w:rsidR="00336E51" w:rsidRPr="00F276AE" w:rsidRDefault="00336E51" w:rsidP="00F607A4">
            <w:pPr>
              <w:pStyle w:val="GOSTTablenorm"/>
            </w:pPr>
            <w:r w:rsidRPr="00F276AE">
              <w:t>Нет</w:t>
            </w:r>
          </w:p>
        </w:tc>
        <w:tc>
          <w:tcPr>
            <w:tcW w:w="3651" w:type="dxa"/>
          </w:tcPr>
          <w:p w14:paraId="0D99A8FD" w14:textId="77777777" w:rsidR="00336E51" w:rsidRPr="00F276AE" w:rsidRDefault="00336E51" w:rsidP="00F607A4">
            <w:pPr>
              <w:pStyle w:val="GOSTTablenorm"/>
            </w:pPr>
            <w:r w:rsidRPr="00F276AE">
              <w:t>Признак перехода ТОФК получателя на новый план счетов</w:t>
            </w:r>
          </w:p>
        </w:tc>
        <w:tc>
          <w:tcPr>
            <w:tcW w:w="3651" w:type="dxa"/>
          </w:tcPr>
          <w:p w14:paraId="5AF49BCB" w14:textId="77777777" w:rsidR="00336E51" w:rsidRPr="00F276AE" w:rsidRDefault="00336E51" w:rsidP="00F607A4">
            <w:pPr>
              <w:pStyle w:val="GOSTTablenorm"/>
            </w:pPr>
            <w:r w:rsidRPr="000F1308">
              <w:rPr>
                <w:b/>
              </w:rPr>
              <w:t>recipient</w:t>
            </w:r>
            <w:r w:rsidRPr="00F276AE">
              <w:t>:is_nps</w:t>
            </w:r>
          </w:p>
        </w:tc>
        <w:tc>
          <w:tcPr>
            <w:tcW w:w="3651" w:type="dxa"/>
          </w:tcPr>
          <w:p w14:paraId="7509A930" w14:textId="77777777" w:rsidR="00336E51" w:rsidRPr="00F276AE" w:rsidRDefault="00336E51" w:rsidP="00F607A4">
            <w:pPr>
              <w:pStyle w:val="GOSTTablenorm"/>
            </w:pPr>
            <w:r w:rsidRPr="00F276AE">
              <w:t>-</w:t>
            </w:r>
          </w:p>
        </w:tc>
      </w:tr>
      <w:tr w:rsidR="00336E51" w:rsidRPr="00A92F23" w14:paraId="23D0C37A" w14:textId="77777777" w:rsidTr="00F607A4">
        <w:tc>
          <w:tcPr>
            <w:tcW w:w="3651" w:type="dxa"/>
          </w:tcPr>
          <w:p w14:paraId="0C9AB4A8" w14:textId="77777777" w:rsidR="00336E51" w:rsidRPr="00F276AE" w:rsidRDefault="00336E51" w:rsidP="00F607A4">
            <w:pPr>
              <w:pStyle w:val="GOSTTablenorm"/>
            </w:pPr>
            <w:r w:rsidRPr="00F276AE">
              <w:t>Код_ТОФК_получателя</w:t>
            </w:r>
          </w:p>
        </w:tc>
        <w:tc>
          <w:tcPr>
            <w:tcW w:w="1090" w:type="dxa"/>
          </w:tcPr>
          <w:p w14:paraId="26115A2A" w14:textId="77777777" w:rsidR="00336E51" w:rsidRPr="00F276AE" w:rsidRDefault="00336E51" w:rsidP="00F607A4">
            <w:pPr>
              <w:pStyle w:val="GOSTTablenorm"/>
            </w:pPr>
            <w:r w:rsidRPr="00F276AE">
              <w:t>Нет</w:t>
            </w:r>
          </w:p>
        </w:tc>
        <w:tc>
          <w:tcPr>
            <w:tcW w:w="3651" w:type="dxa"/>
          </w:tcPr>
          <w:p w14:paraId="02BCBB87" w14:textId="77777777" w:rsidR="00336E51" w:rsidRPr="00F276AE" w:rsidRDefault="00336E51" w:rsidP="00F607A4">
            <w:pPr>
              <w:pStyle w:val="GOSTTablenorm"/>
            </w:pPr>
            <w:r w:rsidRPr="00F276AE">
              <w:t>Код ТОФК получателя</w:t>
            </w:r>
          </w:p>
        </w:tc>
        <w:tc>
          <w:tcPr>
            <w:tcW w:w="3651" w:type="dxa"/>
          </w:tcPr>
          <w:p w14:paraId="1D72DB59" w14:textId="77777777" w:rsidR="00336E51" w:rsidRPr="00F276AE" w:rsidRDefault="00336E51" w:rsidP="00F607A4">
            <w:pPr>
              <w:pStyle w:val="GOSTTablenorm"/>
            </w:pPr>
            <w:r w:rsidRPr="000F1308">
              <w:rPr>
                <w:b/>
              </w:rPr>
              <w:t>recipient</w:t>
            </w:r>
            <w:r w:rsidRPr="00F276AE">
              <w:t>:account_tofk_code</w:t>
            </w:r>
          </w:p>
        </w:tc>
        <w:tc>
          <w:tcPr>
            <w:tcW w:w="3651" w:type="dxa"/>
          </w:tcPr>
          <w:p w14:paraId="5A55ACBD" w14:textId="77777777" w:rsidR="00336E51" w:rsidRPr="00F276AE" w:rsidRDefault="00336E51" w:rsidP="00F607A4">
            <w:pPr>
              <w:pStyle w:val="GOSTTablenorm"/>
            </w:pPr>
            <w:r w:rsidRPr="00F276AE">
              <w:t>-</w:t>
            </w:r>
          </w:p>
        </w:tc>
      </w:tr>
      <w:tr w:rsidR="00336E51" w:rsidRPr="00A92F23" w14:paraId="53C9B480" w14:textId="77777777" w:rsidTr="00F607A4">
        <w:tc>
          <w:tcPr>
            <w:tcW w:w="3651" w:type="dxa"/>
          </w:tcPr>
          <w:p w14:paraId="1AE7D99E" w14:textId="77777777" w:rsidR="00336E51" w:rsidRPr="00F276AE" w:rsidRDefault="00336E51" w:rsidP="00F607A4">
            <w:pPr>
              <w:pStyle w:val="GOSTTablenorm"/>
            </w:pPr>
            <w:r w:rsidRPr="00F276AE">
              <w:lastRenderedPageBreak/>
              <w:t>Номер_ЛС_получателя</w:t>
            </w:r>
          </w:p>
        </w:tc>
        <w:tc>
          <w:tcPr>
            <w:tcW w:w="1090" w:type="dxa"/>
          </w:tcPr>
          <w:p w14:paraId="4B944203" w14:textId="77777777" w:rsidR="00336E51" w:rsidRPr="00F276AE" w:rsidRDefault="00336E51" w:rsidP="00F607A4">
            <w:pPr>
              <w:pStyle w:val="GOSTTablenorm"/>
            </w:pPr>
            <w:r w:rsidRPr="00F276AE">
              <w:t>Нет</w:t>
            </w:r>
          </w:p>
        </w:tc>
        <w:tc>
          <w:tcPr>
            <w:tcW w:w="3651" w:type="dxa"/>
          </w:tcPr>
          <w:p w14:paraId="11B54F19" w14:textId="77777777" w:rsidR="00336E51" w:rsidRPr="00F276AE" w:rsidRDefault="00336E51" w:rsidP="00F607A4">
            <w:pPr>
              <w:pStyle w:val="GOSTTablenorm"/>
            </w:pPr>
            <w:r w:rsidRPr="00F276AE">
              <w:t>Номер лицевого счета ТОФК получателя</w:t>
            </w:r>
          </w:p>
        </w:tc>
        <w:tc>
          <w:tcPr>
            <w:tcW w:w="3651" w:type="dxa"/>
          </w:tcPr>
          <w:p w14:paraId="73A83C09" w14:textId="77777777" w:rsidR="00336E51" w:rsidRPr="00F276AE" w:rsidRDefault="00336E51" w:rsidP="00F607A4">
            <w:pPr>
              <w:pStyle w:val="GOSTTablenorm"/>
            </w:pPr>
            <w:r w:rsidRPr="000F1308">
              <w:rPr>
                <w:b/>
              </w:rPr>
              <w:t>recipient</w:t>
            </w:r>
            <w:r w:rsidRPr="00F276AE">
              <w:t>:recipient_account</w:t>
            </w:r>
          </w:p>
        </w:tc>
        <w:tc>
          <w:tcPr>
            <w:tcW w:w="3651" w:type="dxa"/>
          </w:tcPr>
          <w:p w14:paraId="181409D3" w14:textId="77777777" w:rsidR="00336E51" w:rsidRPr="00F276AE" w:rsidRDefault="00336E51" w:rsidP="00F607A4">
            <w:pPr>
              <w:pStyle w:val="GOSTTablenorm"/>
            </w:pPr>
            <w:r w:rsidRPr="00F276AE">
              <w:t>-</w:t>
            </w:r>
          </w:p>
        </w:tc>
      </w:tr>
      <w:tr w:rsidR="00336E51" w:rsidRPr="00A92F23" w14:paraId="70852737" w14:textId="77777777" w:rsidTr="00F607A4">
        <w:tc>
          <w:tcPr>
            <w:tcW w:w="3651" w:type="dxa"/>
          </w:tcPr>
          <w:p w14:paraId="7C1E6BF6" w14:textId="77777777" w:rsidR="00336E51" w:rsidRPr="00F276AE" w:rsidRDefault="00336E51" w:rsidP="00F607A4">
            <w:pPr>
              <w:pStyle w:val="GOSTTablenorm"/>
            </w:pPr>
            <w:r w:rsidRPr="00F276AE">
              <w:t>ОКТМО_получателя</w:t>
            </w:r>
          </w:p>
        </w:tc>
        <w:tc>
          <w:tcPr>
            <w:tcW w:w="1090" w:type="dxa"/>
          </w:tcPr>
          <w:p w14:paraId="3620B7ED" w14:textId="77777777" w:rsidR="00336E51" w:rsidRPr="00F276AE" w:rsidRDefault="00336E51" w:rsidP="00F607A4">
            <w:pPr>
              <w:pStyle w:val="GOSTTablenorm"/>
            </w:pPr>
            <w:r w:rsidRPr="00F276AE">
              <w:t>Нет</w:t>
            </w:r>
          </w:p>
        </w:tc>
        <w:tc>
          <w:tcPr>
            <w:tcW w:w="3651" w:type="dxa"/>
          </w:tcPr>
          <w:p w14:paraId="203CC6CE" w14:textId="77777777" w:rsidR="00336E51" w:rsidRPr="00F276AE" w:rsidRDefault="00336E51" w:rsidP="00F607A4">
            <w:pPr>
              <w:pStyle w:val="GOSTTablenorm"/>
            </w:pPr>
            <w:r w:rsidRPr="00F276AE">
              <w:t>ОКТМО получателя</w:t>
            </w:r>
          </w:p>
        </w:tc>
        <w:tc>
          <w:tcPr>
            <w:tcW w:w="3651" w:type="dxa"/>
          </w:tcPr>
          <w:p w14:paraId="56A3A028" w14:textId="77777777" w:rsidR="00336E51" w:rsidRPr="00F276AE" w:rsidRDefault="00336E51" w:rsidP="00F607A4">
            <w:pPr>
              <w:pStyle w:val="GOSTTablenorm"/>
            </w:pPr>
            <w:r w:rsidRPr="000F1308">
              <w:rPr>
                <w:b/>
              </w:rPr>
              <w:t>recipient</w:t>
            </w:r>
            <w:r w:rsidRPr="00F276AE">
              <w:t>:oktmo</w:t>
            </w:r>
          </w:p>
        </w:tc>
        <w:tc>
          <w:tcPr>
            <w:tcW w:w="3651" w:type="dxa"/>
          </w:tcPr>
          <w:p w14:paraId="5E43F7C5" w14:textId="77777777" w:rsidR="00336E51" w:rsidRPr="00F276AE" w:rsidRDefault="00336E51" w:rsidP="00F607A4">
            <w:pPr>
              <w:pStyle w:val="GOSTTablenorm"/>
            </w:pPr>
            <w:r w:rsidRPr="00F276AE">
              <w:t>-</w:t>
            </w:r>
          </w:p>
        </w:tc>
      </w:tr>
      <w:tr w:rsidR="00336E51" w:rsidRPr="00A92F23" w14:paraId="23CC4E2F" w14:textId="77777777" w:rsidTr="00F607A4">
        <w:tc>
          <w:tcPr>
            <w:tcW w:w="3651" w:type="dxa"/>
          </w:tcPr>
          <w:p w14:paraId="3F3E6357" w14:textId="77777777" w:rsidR="00336E51" w:rsidRPr="00F276AE" w:rsidRDefault="00336E51" w:rsidP="00F607A4">
            <w:pPr>
              <w:pStyle w:val="GOSTTablenorm"/>
            </w:pPr>
            <w:r w:rsidRPr="00F276AE">
              <w:t>Информация по строкам документа (массив данных)</w:t>
            </w:r>
          </w:p>
        </w:tc>
        <w:tc>
          <w:tcPr>
            <w:tcW w:w="1090" w:type="dxa"/>
          </w:tcPr>
          <w:p w14:paraId="5775CBE8" w14:textId="77777777" w:rsidR="00336E51" w:rsidRPr="00F276AE" w:rsidRDefault="00336E51" w:rsidP="00F607A4">
            <w:pPr>
              <w:pStyle w:val="GOSTTablenorm"/>
            </w:pPr>
            <w:r w:rsidRPr="00F276AE">
              <w:t>-</w:t>
            </w:r>
          </w:p>
        </w:tc>
        <w:tc>
          <w:tcPr>
            <w:tcW w:w="3651" w:type="dxa"/>
          </w:tcPr>
          <w:p w14:paraId="5D1C722C" w14:textId="77777777" w:rsidR="00336E51" w:rsidRPr="00F276AE" w:rsidRDefault="00336E51" w:rsidP="00F607A4">
            <w:pPr>
              <w:pStyle w:val="GOSTTablenorm"/>
            </w:pPr>
            <w:r w:rsidRPr="00F276AE">
              <w:t>-</w:t>
            </w:r>
          </w:p>
        </w:tc>
        <w:tc>
          <w:tcPr>
            <w:tcW w:w="3651" w:type="dxa"/>
          </w:tcPr>
          <w:p w14:paraId="2754FB98" w14:textId="77777777" w:rsidR="00336E51" w:rsidRPr="00F276AE" w:rsidRDefault="00336E51" w:rsidP="00F607A4">
            <w:pPr>
              <w:pStyle w:val="GOSTTablenorm"/>
            </w:pPr>
            <w:r w:rsidRPr="00F276AE">
              <w:t>-</w:t>
            </w:r>
          </w:p>
        </w:tc>
        <w:tc>
          <w:tcPr>
            <w:tcW w:w="3651" w:type="dxa"/>
          </w:tcPr>
          <w:p w14:paraId="0244C87E" w14:textId="77777777" w:rsidR="00336E51" w:rsidRPr="00F276AE" w:rsidRDefault="00336E51" w:rsidP="00F607A4">
            <w:pPr>
              <w:pStyle w:val="GOSTTablenorm"/>
            </w:pPr>
            <w:r w:rsidRPr="00F276AE">
              <w:t>-</w:t>
            </w:r>
          </w:p>
        </w:tc>
      </w:tr>
      <w:tr w:rsidR="00336E51" w:rsidRPr="00A92F23" w14:paraId="1095988F" w14:textId="77777777" w:rsidTr="00F607A4">
        <w:tc>
          <w:tcPr>
            <w:tcW w:w="3651" w:type="dxa"/>
          </w:tcPr>
          <w:p w14:paraId="6FE034B2" w14:textId="77777777" w:rsidR="00336E51" w:rsidRPr="00F276AE" w:rsidRDefault="00336E51" w:rsidP="00F607A4">
            <w:pPr>
              <w:pStyle w:val="GOSTTablenorm"/>
            </w:pPr>
            <w:r w:rsidRPr="00F276AE">
              <w:t>Номер_строки</w:t>
            </w:r>
          </w:p>
        </w:tc>
        <w:tc>
          <w:tcPr>
            <w:tcW w:w="1090" w:type="dxa"/>
          </w:tcPr>
          <w:p w14:paraId="0752766C" w14:textId="77777777" w:rsidR="00336E51" w:rsidRPr="00F276AE" w:rsidRDefault="00336E51" w:rsidP="00F607A4">
            <w:pPr>
              <w:pStyle w:val="GOSTTablenorm"/>
            </w:pPr>
            <w:r w:rsidRPr="00F276AE">
              <w:t>Нет</w:t>
            </w:r>
          </w:p>
        </w:tc>
        <w:tc>
          <w:tcPr>
            <w:tcW w:w="3651" w:type="dxa"/>
          </w:tcPr>
          <w:p w14:paraId="0195B420" w14:textId="77777777" w:rsidR="00336E51" w:rsidRPr="00F276AE" w:rsidRDefault="00336E51" w:rsidP="00F607A4">
            <w:pPr>
              <w:pStyle w:val="GOSTTablenorm"/>
            </w:pPr>
            <w:r w:rsidRPr="00F276AE">
              <w:t>Номер строки</w:t>
            </w:r>
          </w:p>
        </w:tc>
        <w:tc>
          <w:tcPr>
            <w:tcW w:w="3651" w:type="dxa"/>
          </w:tcPr>
          <w:p w14:paraId="672BED84" w14:textId="77777777" w:rsidR="00336E51" w:rsidRPr="00F276AE" w:rsidRDefault="00336E51" w:rsidP="00F607A4">
            <w:pPr>
              <w:pStyle w:val="GOSTTablenorm"/>
            </w:pPr>
            <w:r w:rsidRPr="000F1308">
              <w:rPr>
                <w:b/>
              </w:rPr>
              <w:t>entries</w:t>
            </w:r>
            <w:r w:rsidRPr="00F276AE">
              <w:t>:line_no</w:t>
            </w:r>
          </w:p>
        </w:tc>
        <w:tc>
          <w:tcPr>
            <w:tcW w:w="3651" w:type="dxa"/>
          </w:tcPr>
          <w:p w14:paraId="1B43BC25" w14:textId="77777777" w:rsidR="00336E51" w:rsidRPr="00F276AE" w:rsidRDefault="00336E51" w:rsidP="00F607A4">
            <w:pPr>
              <w:pStyle w:val="GOSTTablenorm"/>
            </w:pPr>
            <w:r w:rsidRPr="00F276AE">
              <w:t>-</w:t>
            </w:r>
          </w:p>
        </w:tc>
      </w:tr>
      <w:tr w:rsidR="00336E51" w:rsidRPr="00A92F23" w14:paraId="3C24254E" w14:textId="77777777" w:rsidTr="00F607A4">
        <w:tc>
          <w:tcPr>
            <w:tcW w:w="3651" w:type="dxa"/>
          </w:tcPr>
          <w:p w14:paraId="560A5381" w14:textId="77777777" w:rsidR="00336E51" w:rsidRPr="00F276AE" w:rsidRDefault="00336E51" w:rsidP="00F607A4">
            <w:pPr>
              <w:pStyle w:val="GOSTTablenorm"/>
            </w:pPr>
            <w:r w:rsidRPr="00F276AE">
              <w:t>Аналитический_код</w:t>
            </w:r>
          </w:p>
        </w:tc>
        <w:tc>
          <w:tcPr>
            <w:tcW w:w="1090" w:type="dxa"/>
          </w:tcPr>
          <w:p w14:paraId="6532667C" w14:textId="77777777" w:rsidR="00336E51" w:rsidRPr="00F276AE" w:rsidRDefault="00336E51" w:rsidP="00F607A4">
            <w:pPr>
              <w:pStyle w:val="GOSTTablenorm"/>
            </w:pPr>
            <w:r w:rsidRPr="00F276AE">
              <w:t>Нет</w:t>
            </w:r>
          </w:p>
        </w:tc>
        <w:tc>
          <w:tcPr>
            <w:tcW w:w="3651" w:type="dxa"/>
          </w:tcPr>
          <w:p w14:paraId="59928F18" w14:textId="77777777" w:rsidR="00336E51" w:rsidRPr="00F276AE" w:rsidRDefault="00336E51" w:rsidP="00F607A4">
            <w:pPr>
              <w:pStyle w:val="GOSTTablenorm"/>
            </w:pPr>
            <w:r w:rsidRPr="00F276AE">
              <w:t>Аналитический код</w:t>
            </w:r>
          </w:p>
        </w:tc>
        <w:tc>
          <w:tcPr>
            <w:tcW w:w="3651" w:type="dxa"/>
          </w:tcPr>
          <w:p w14:paraId="668862B5" w14:textId="1304298A" w:rsidR="00336E51" w:rsidRPr="00F276AE" w:rsidRDefault="000F1308" w:rsidP="00F607A4">
            <w:pPr>
              <w:pStyle w:val="GOSTTablenorm"/>
            </w:pPr>
            <w:r w:rsidRPr="00834C02">
              <w:rPr>
                <w:b/>
              </w:rPr>
              <w:t>entries</w:t>
            </w:r>
            <w:r w:rsidRPr="00F276AE">
              <w:t>:</w:t>
            </w:r>
            <w:r w:rsidR="00336E51" w:rsidRPr="00F276AE">
              <w:t>analytical_group</w:t>
            </w:r>
          </w:p>
        </w:tc>
        <w:tc>
          <w:tcPr>
            <w:tcW w:w="3651" w:type="dxa"/>
          </w:tcPr>
          <w:p w14:paraId="193FB58A" w14:textId="77777777" w:rsidR="00336E51" w:rsidRPr="00F276AE" w:rsidRDefault="00336E51" w:rsidP="00F607A4">
            <w:pPr>
              <w:pStyle w:val="GOSTTablenorm"/>
            </w:pPr>
            <w:r w:rsidRPr="00F276AE">
              <w:t>-</w:t>
            </w:r>
          </w:p>
        </w:tc>
      </w:tr>
      <w:tr w:rsidR="00F00F4F" w:rsidRPr="00A92F23" w14:paraId="1FC71614" w14:textId="77777777" w:rsidTr="00F607A4">
        <w:tc>
          <w:tcPr>
            <w:tcW w:w="3651" w:type="dxa"/>
          </w:tcPr>
          <w:p w14:paraId="1EC2B014" w14:textId="4D359019" w:rsidR="00F00F4F" w:rsidRPr="00F276AE" w:rsidRDefault="00F00F4F" w:rsidP="00F00F4F">
            <w:pPr>
              <w:pStyle w:val="GOSTTablenorm"/>
            </w:pPr>
            <w:r w:rsidRPr="00A92F23">
              <w:t>Код</w:t>
            </w:r>
            <w:r>
              <w:t>_</w:t>
            </w:r>
            <w:r w:rsidRPr="00A92F23">
              <w:t>валюты</w:t>
            </w:r>
          </w:p>
        </w:tc>
        <w:tc>
          <w:tcPr>
            <w:tcW w:w="1090" w:type="dxa"/>
          </w:tcPr>
          <w:p w14:paraId="2DE9C117" w14:textId="4E1DC4FA" w:rsidR="00F00F4F" w:rsidRPr="00F276AE" w:rsidRDefault="00F00F4F" w:rsidP="00F00F4F">
            <w:pPr>
              <w:pStyle w:val="GOSTTablenorm"/>
            </w:pPr>
            <w:r>
              <w:t>Нет</w:t>
            </w:r>
          </w:p>
        </w:tc>
        <w:tc>
          <w:tcPr>
            <w:tcW w:w="3651" w:type="dxa"/>
          </w:tcPr>
          <w:p w14:paraId="7BA15051" w14:textId="00F1B9BD" w:rsidR="00F00F4F" w:rsidRPr="00F276AE" w:rsidRDefault="00F00F4F" w:rsidP="00F00F4F">
            <w:pPr>
              <w:pStyle w:val="GOSTTablenorm"/>
            </w:pPr>
            <w:r w:rsidRPr="00A92F23">
              <w:t>Код валюты по ОКВ</w:t>
            </w:r>
          </w:p>
        </w:tc>
        <w:tc>
          <w:tcPr>
            <w:tcW w:w="3651" w:type="dxa"/>
          </w:tcPr>
          <w:p w14:paraId="76931FC5" w14:textId="546F3823" w:rsidR="00F00F4F" w:rsidRPr="00834C02" w:rsidRDefault="00F00F4F" w:rsidP="00F00F4F">
            <w:pPr>
              <w:pStyle w:val="GOSTTablenorm"/>
              <w:rPr>
                <w:b/>
              </w:rPr>
            </w:pPr>
            <w:r w:rsidRPr="00B95564">
              <w:rPr>
                <w:b/>
                <w:szCs w:val="22"/>
                <w:lang w:val="en-US"/>
              </w:rPr>
              <w:t>entries</w:t>
            </w:r>
            <w:r w:rsidRPr="00EF29A4">
              <w:rPr>
                <w:szCs w:val="22"/>
              </w:rPr>
              <w:t>:</w:t>
            </w:r>
            <w:r w:rsidRPr="00EF29A4">
              <w:rPr>
                <w:szCs w:val="22"/>
                <w:lang w:val="en-US"/>
              </w:rPr>
              <w:t>currency</w:t>
            </w:r>
          </w:p>
        </w:tc>
        <w:tc>
          <w:tcPr>
            <w:tcW w:w="3651" w:type="dxa"/>
          </w:tcPr>
          <w:p w14:paraId="0536BB96" w14:textId="6B260151" w:rsidR="00F00F4F" w:rsidRPr="00F276AE" w:rsidRDefault="00F00F4F" w:rsidP="00F00F4F">
            <w:pPr>
              <w:pStyle w:val="GOSTTablenorm"/>
            </w:pPr>
            <w:r>
              <w:t>-</w:t>
            </w:r>
          </w:p>
        </w:tc>
      </w:tr>
      <w:tr w:rsidR="00336E51" w:rsidRPr="00A92F23" w:rsidDel="00E42521" w14:paraId="01702F32" w14:textId="77777777" w:rsidTr="00F607A4">
        <w:tc>
          <w:tcPr>
            <w:tcW w:w="3651" w:type="dxa"/>
          </w:tcPr>
          <w:p w14:paraId="51B807B0" w14:textId="77777777" w:rsidR="00336E51" w:rsidRPr="00F276AE" w:rsidDel="00E42521" w:rsidRDefault="00336E51" w:rsidP="00F607A4">
            <w:pPr>
              <w:pStyle w:val="GOSTTablenorm"/>
            </w:pPr>
            <w:r w:rsidRPr="00F276AE">
              <w:t>Сумма_валюта_учета_руб</w:t>
            </w:r>
          </w:p>
        </w:tc>
        <w:tc>
          <w:tcPr>
            <w:tcW w:w="1090" w:type="dxa"/>
          </w:tcPr>
          <w:p w14:paraId="1C0BC96D" w14:textId="77777777" w:rsidR="00336E51" w:rsidRPr="00F276AE" w:rsidDel="00E42521" w:rsidRDefault="00336E51" w:rsidP="00F607A4">
            <w:pPr>
              <w:pStyle w:val="GOSTTablenorm"/>
            </w:pPr>
            <w:r w:rsidRPr="00F276AE">
              <w:t>Нет</w:t>
            </w:r>
          </w:p>
        </w:tc>
        <w:tc>
          <w:tcPr>
            <w:tcW w:w="3651" w:type="dxa"/>
          </w:tcPr>
          <w:p w14:paraId="0B3B0FF3" w14:textId="77777777" w:rsidR="00336E51" w:rsidRPr="00F276AE" w:rsidDel="00E42521" w:rsidRDefault="00336E51" w:rsidP="00F607A4">
            <w:pPr>
              <w:pStyle w:val="GOSTTablenorm"/>
            </w:pPr>
            <w:r w:rsidRPr="00F276AE">
              <w:t>Сумма в валюте учета (руб)</w:t>
            </w:r>
          </w:p>
        </w:tc>
        <w:tc>
          <w:tcPr>
            <w:tcW w:w="3651" w:type="dxa"/>
          </w:tcPr>
          <w:p w14:paraId="73DF9D57" w14:textId="77777777" w:rsidR="00336E51" w:rsidRPr="00F276AE" w:rsidDel="00E42521" w:rsidRDefault="00336E51" w:rsidP="00F607A4">
            <w:pPr>
              <w:pStyle w:val="GOSTTablenorm"/>
            </w:pPr>
            <w:r w:rsidRPr="000F1308">
              <w:rPr>
                <w:b/>
              </w:rPr>
              <w:t>entries</w:t>
            </w:r>
            <w:r w:rsidRPr="00F276AE">
              <w:t>:amount</w:t>
            </w:r>
          </w:p>
        </w:tc>
        <w:tc>
          <w:tcPr>
            <w:tcW w:w="3651" w:type="dxa"/>
          </w:tcPr>
          <w:p w14:paraId="64A3F80E" w14:textId="77777777" w:rsidR="00336E51" w:rsidRPr="00F276AE" w:rsidDel="00E42521" w:rsidRDefault="00336E51" w:rsidP="00F607A4">
            <w:pPr>
              <w:pStyle w:val="GOSTTablenorm"/>
            </w:pPr>
            <w:r w:rsidRPr="00F276AE">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336E51" w:rsidRPr="00A92F23" w:rsidDel="00E42521" w14:paraId="7BE34D0F" w14:textId="77777777" w:rsidTr="00F607A4">
        <w:tc>
          <w:tcPr>
            <w:tcW w:w="3651" w:type="dxa"/>
          </w:tcPr>
          <w:p w14:paraId="47CF392D" w14:textId="77777777" w:rsidR="00336E51" w:rsidDel="00E42521" w:rsidRDefault="00336E51" w:rsidP="00F607A4">
            <w:pPr>
              <w:pStyle w:val="GOSTTablenorm"/>
              <w:rPr>
                <w:color w:val="000000"/>
              </w:rPr>
            </w:pPr>
            <w:r w:rsidRPr="00AA5F31">
              <w:rPr>
                <w:color w:val="000000"/>
              </w:rPr>
              <w:t>Сумма_валюта_операции</w:t>
            </w:r>
          </w:p>
        </w:tc>
        <w:tc>
          <w:tcPr>
            <w:tcW w:w="1090" w:type="dxa"/>
          </w:tcPr>
          <w:p w14:paraId="73D14D09" w14:textId="50589C45" w:rsidR="00336E51" w:rsidDel="00E42521" w:rsidRDefault="000F1308" w:rsidP="00F607A4">
            <w:pPr>
              <w:pStyle w:val="GOSTTablenorm"/>
            </w:pPr>
            <w:r w:rsidRPr="00F276AE">
              <w:t>Нет</w:t>
            </w:r>
          </w:p>
        </w:tc>
        <w:tc>
          <w:tcPr>
            <w:tcW w:w="3651" w:type="dxa"/>
          </w:tcPr>
          <w:p w14:paraId="3F8547D5" w14:textId="77777777" w:rsidR="00336E51" w:rsidDel="00E42521" w:rsidRDefault="00336E51" w:rsidP="00F607A4">
            <w:pPr>
              <w:pStyle w:val="GOSTTablenorm"/>
              <w:rPr>
                <w:color w:val="000000"/>
              </w:rPr>
            </w:pPr>
            <w:r w:rsidRPr="00AA5F31">
              <w:rPr>
                <w:color w:val="000000"/>
              </w:rPr>
              <w:t>Сумма в валюте заявки</w:t>
            </w:r>
          </w:p>
        </w:tc>
        <w:tc>
          <w:tcPr>
            <w:tcW w:w="3651" w:type="dxa"/>
          </w:tcPr>
          <w:p w14:paraId="77219011" w14:textId="5E1827F3" w:rsidR="00336E51" w:rsidDel="00E42521" w:rsidRDefault="000F1308" w:rsidP="00F607A4">
            <w:pPr>
              <w:pStyle w:val="GOSTTablenorm"/>
              <w:rPr>
                <w:color w:val="000000"/>
              </w:rPr>
            </w:pPr>
            <w:r w:rsidRPr="00827C7E">
              <w:rPr>
                <w:b/>
                <w:szCs w:val="22"/>
                <w:lang w:val="en-US"/>
              </w:rPr>
              <w:t>entries</w:t>
            </w:r>
            <w:r w:rsidRPr="00EF29A4">
              <w:rPr>
                <w:szCs w:val="22"/>
              </w:rPr>
              <w:t>:currency_amount</w:t>
            </w:r>
          </w:p>
        </w:tc>
        <w:tc>
          <w:tcPr>
            <w:tcW w:w="3651" w:type="dxa"/>
          </w:tcPr>
          <w:p w14:paraId="5DA0C646" w14:textId="6F781FB9" w:rsidR="00336E51" w:rsidRPr="0028300D" w:rsidRDefault="000F1308" w:rsidP="00F607A4">
            <w:pPr>
              <w:pStyle w:val="GOSTTablenorm"/>
              <w:rPr>
                <w:color w:val="000000"/>
              </w:rPr>
            </w:pPr>
            <w:r w:rsidRPr="00F276AE">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336E51" w:rsidRPr="00A92F23" w:rsidDel="00E42521" w14:paraId="73D87AA7" w14:textId="77777777" w:rsidTr="00F607A4">
        <w:tc>
          <w:tcPr>
            <w:tcW w:w="3651" w:type="dxa"/>
          </w:tcPr>
          <w:p w14:paraId="5A102C49" w14:textId="77777777" w:rsidR="00336E51" w:rsidDel="00E42521" w:rsidRDefault="00336E51" w:rsidP="00F607A4">
            <w:pPr>
              <w:pStyle w:val="GOSTTablenorm"/>
              <w:rPr>
                <w:color w:val="000000"/>
              </w:rPr>
            </w:pPr>
            <w:r w:rsidRPr="0055387F">
              <w:rPr>
                <w:color w:val="000000"/>
              </w:rPr>
              <w:t>GUID_НВС_ФБ_плательщика</w:t>
            </w:r>
          </w:p>
        </w:tc>
        <w:tc>
          <w:tcPr>
            <w:tcW w:w="1090" w:type="dxa"/>
          </w:tcPr>
          <w:p w14:paraId="397FE5D4" w14:textId="77777777" w:rsidR="00336E51" w:rsidDel="00E42521" w:rsidRDefault="00336E51" w:rsidP="00F607A4">
            <w:pPr>
              <w:pStyle w:val="GOSTTablenorm"/>
            </w:pPr>
          </w:p>
        </w:tc>
        <w:tc>
          <w:tcPr>
            <w:tcW w:w="3651" w:type="dxa"/>
          </w:tcPr>
          <w:p w14:paraId="7AA0D2C6" w14:textId="77777777" w:rsidR="00336E51" w:rsidDel="00E42521" w:rsidRDefault="00336E51" w:rsidP="00F607A4">
            <w:pPr>
              <w:pStyle w:val="GOSTTablenorm"/>
              <w:rPr>
                <w:color w:val="000000"/>
              </w:rPr>
            </w:pPr>
            <w:r>
              <w:rPr>
                <w:color w:val="000000"/>
              </w:rPr>
              <w:t>ГУИД документа, по которому был учтен НВС ФБ на лицевом счете ТОФК передающего</w:t>
            </w:r>
          </w:p>
        </w:tc>
        <w:tc>
          <w:tcPr>
            <w:tcW w:w="3651" w:type="dxa"/>
          </w:tcPr>
          <w:p w14:paraId="06C2F131" w14:textId="77777777" w:rsidR="00336E51" w:rsidDel="00E42521" w:rsidRDefault="00336E51" w:rsidP="00F607A4">
            <w:pPr>
              <w:pStyle w:val="GOSTTablenorm"/>
              <w:rPr>
                <w:color w:val="000000"/>
              </w:rPr>
            </w:pPr>
            <w:r w:rsidRPr="000F1308">
              <w:rPr>
                <w:b/>
                <w:lang w:val="en-US"/>
              </w:rPr>
              <w:t>entries</w:t>
            </w:r>
            <w:r w:rsidRPr="00C81A06">
              <w:rPr>
                <w:lang w:val="en-US"/>
              </w:rPr>
              <w:t>:</w:t>
            </w:r>
            <w:r w:rsidRPr="00C81A06">
              <w:t>doc_guid_nvs</w:t>
            </w:r>
          </w:p>
        </w:tc>
        <w:tc>
          <w:tcPr>
            <w:tcW w:w="3651" w:type="dxa"/>
          </w:tcPr>
          <w:p w14:paraId="7FAB90A1" w14:textId="77777777" w:rsidR="00336E51" w:rsidDel="00E42521" w:rsidRDefault="00336E51" w:rsidP="00F607A4">
            <w:pPr>
              <w:pStyle w:val="GOSTTablenorm"/>
              <w:rPr>
                <w:color w:val="000000"/>
              </w:rPr>
            </w:pPr>
            <w:r w:rsidRPr="0028300D">
              <w:rPr>
                <w:color w:val="000000"/>
              </w:rPr>
              <w:t>-</w:t>
            </w:r>
          </w:p>
        </w:tc>
      </w:tr>
      <w:tr w:rsidR="000F1308" w:rsidRPr="00A92F23" w:rsidDel="00E42521" w14:paraId="0A3EB08C" w14:textId="77777777" w:rsidTr="00F607A4">
        <w:tc>
          <w:tcPr>
            <w:tcW w:w="3651" w:type="dxa"/>
          </w:tcPr>
          <w:p w14:paraId="042FBA5C" w14:textId="7EA05239" w:rsidR="000F1308" w:rsidRPr="0055387F" w:rsidRDefault="000F1308" w:rsidP="000F1308">
            <w:pPr>
              <w:pStyle w:val="GOSTTablenorm"/>
              <w:rPr>
                <w:color w:val="000000"/>
              </w:rPr>
            </w:pPr>
            <w:r w:rsidRPr="009C21FF">
              <w:rPr>
                <w:b/>
                <w:szCs w:val="22"/>
              </w:rPr>
              <w:t>Родительский документ</w:t>
            </w:r>
          </w:p>
        </w:tc>
        <w:tc>
          <w:tcPr>
            <w:tcW w:w="1090" w:type="dxa"/>
          </w:tcPr>
          <w:p w14:paraId="360D00E3" w14:textId="1B899D61" w:rsidR="000F1308" w:rsidDel="00E42521" w:rsidRDefault="000F1308" w:rsidP="000F1308">
            <w:pPr>
              <w:pStyle w:val="GOSTTablenorm"/>
            </w:pPr>
            <w:r w:rsidRPr="00F276AE">
              <w:t>-</w:t>
            </w:r>
          </w:p>
        </w:tc>
        <w:tc>
          <w:tcPr>
            <w:tcW w:w="3651" w:type="dxa"/>
          </w:tcPr>
          <w:p w14:paraId="2BE7D769" w14:textId="09674F62" w:rsidR="000F1308" w:rsidRDefault="000F1308" w:rsidP="000F1308">
            <w:pPr>
              <w:pStyle w:val="GOSTTablenorm"/>
              <w:rPr>
                <w:color w:val="000000"/>
              </w:rPr>
            </w:pPr>
            <w:r w:rsidRPr="00F276AE">
              <w:t>-</w:t>
            </w:r>
          </w:p>
        </w:tc>
        <w:tc>
          <w:tcPr>
            <w:tcW w:w="3651" w:type="dxa"/>
          </w:tcPr>
          <w:p w14:paraId="783FB3E7" w14:textId="66F1FA54" w:rsidR="000F1308" w:rsidRPr="00C81A06" w:rsidRDefault="000F1308" w:rsidP="000F1308">
            <w:pPr>
              <w:pStyle w:val="GOSTTablenorm"/>
              <w:rPr>
                <w:lang w:val="en-US"/>
              </w:rPr>
            </w:pPr>
            <w:r w:rsidRPr="00F276AE">
              <w:t>-</w:t>
            </w:r>
          </w:p>
        </w:tc>
        <w:tc>
          <w:tcPr>
            <w:tcW w:w="3651" w:type="dxa"/>
          </w:tcPr>
          <w:p w14:paraId="3EE5A02D" w14:textId="6C1D60B3" w:rsidR="000F1308" w:rsidRPr="0028300D" w:rsidRDefault="000F1308" w:rsidP="000F1308">
            <w:pPr>
              <w:pStyle w:val="GOSTTablenorm"/>
              <w:rPr>
                <w:color w:val="000000"/>
              </w:rPr>
            </w:pPr>
            <w:r w:rsidRPr="00F276AE">
              <w:t>-</w:t>
            </w:r>
          </w:p>
        </w:tc>
      </w:tr>
      <w:tr w:rsidR="00A12133" w:rsidRPr="00A92F23" w:rsidDel="00E42521" w14:paraId="46AC7A36" w14:textId="77777777" w:rsidTr="00F607A4">
        <w:tc>
          <w:tcPr>
            <w:tcW w:w="3651" w:type="dxa"/>
          </w:tcPr>
          <w:p w14:paraId="4B79A6A6" w14:textId="698E04C6" w:rsidR="00A12133" w:rsidRPr="00A70015" w:rsidRDefault="00A12133" w:rsidP="000F1308">
            <w:pPr>
              <w:pStyle w:val="GOSTTablenorm"/>
              <w:rPr>
                <w:szCs w:val="22"/>
              </w:rPr>
            </w:pPr>
            <w:r w:rsidRPr="00A12133">
              <w:rPr>
                <w:szCs w:val="22"/>
              </w:rPr>
              <w:lastRenderedPageBreak/>
              <w:t>GUID_родит_документа</w:t>
            </w:r>
          </w:p>
        </w:tc>
        <w:tc>
          <w:tcPr>
            <w:tcW w:w="1090" w:type="dxa"/>
          </w:tcPr>
          <w:p w14:paraId="14FAFC75" w14:textId="119E36C7" w:rsidR="00A12133" w:rsidRPr="00F276AE" w:rsidRDefault="00A12133" w:rsidP="000F1308">
            <w:pPr>
              <w:pStyle w:val="GOSTTablenorm"/>
            </w:pPr>
            <w:r w:rsidRPr="00E56D5A">
              <w:t>Нет</w:t>
            </w:r>
          </w:p>
        </w:tc>
        <w:tc>
          <w:tcPr>
            <w:tcW w:w="3651" w:type="dxa"/>
          </w:tcPr>
          <w:p w14:paraId="7BB3D949" w14:textId="00C777C4" w:rsidR="00A12133" w:rsidRPr="00F276AE" w:rsidRDefault="00A12133" w:rsidP="000F1308">
            <w:pPr>
              <w:pStyle w:val="GOSTTablenorm"/>
            </w:pPr>
            <w:r>
              <w:rPr>
                <w:color w:val="000000"/>
              </w:rPr>
              <w:t xml:space="preserve">ГУИД </w:t>
            </w:r>
            <w:r w:rsidRPr="00A92F23">
              <w:t>родительского документа</w:t>
            </w:r>
          </w:p>
        </w:tc>
        <w:tc>
          <w:tcPr>
            <w:tcW w:w="3651" w:type="dxa"/>
          </w:tcPr>
          <w:p w14:paraId="3DA3BBFB" w14:textId="17BA6EE8" w:rsidR="00A12133" w:rsidRPr="00097345" w:rsidRDefault="00A70015" w:rsidP="000F1308">
            <w:pPr>
              <w:pStyle w:val="GOSTTablenorm"/>
              <w:rPr>
                <w:lang w:val="en-US"/>
              </w:rPr>
            </w:pPr>
            <w:r w:rsidRPr="00A12133">
              <w:rPr>
                <w:b/>
                <w:szCs w:val="22"/>
                <w:lang w:val="en-US"/>
              </w:rPr>
              <w:t>entries:</w:t>
            </w:r>
            <w:r w:rsidRPr="00A70015">
              <w:rPr>
                <w:b/>
                <w:szCs w:val="22"/>
                <w:lang w:val="en-US"/>
              </w:rPr>
              <w:t>parent_document</w:t>
            </w:r>
            <w:r w:rsidRPr="00097345">
              <w:rPr>
                <w:b/>
                <w:szCs w:val="22"/>
                <w:lang w:val="en-US"/>
              </w:rPr>
              <w:t>:</w:t>
            </w:r>
            <w:r w:rsidRPr="00097345">
              <w:rPr>
                <w:szCs w:val="22"/>
                <w:lang w:val="en-US"/>
              </w:rPr>
              <w:t>payment_document_id</w:t>
            </w:r>
          </w:p>
        </w:tc>
        <w:tc>
          <w:tcPr>
            <w:tcW w:w="3651" w:type="dxa"/>
          </w:tcPr>
          <w:p w14:paraId="4D6F6CC4" w14:textId="1A603782" w:rsidR="00A12133" w:rsidRPr="00F276AE" w:rsidRDefault="00A12133" w:rsidP="000F1308">
            <w:pPr>
              <w:pStyle w:val="GOSTTablenorm"/>
            </w:pPr>
            <w:r>
              <w:t>-</w:t>
            </w:r>
          </w:p>
        </w:tc>
      </w:tr>
      <w:tr w:rsidR="00462491" w:rsidRPr="000F1308" w:rsidDel="00E42521" w14:paraId="0845752F" w14:textId="77777777" w:rsidTr="00F607A4">
        <w:tc>
          <w:tcPr>
            <w:tcW w:w="3651" w:type="dxa"/>
          </w:tcPr>
          <w:p w14:paraId="2207A84D" w14:textId="3693C571" w:rsidR="00462491" w:rsidRPr="0055387F" w:rsidRDefault="00462491" w:rsidP="00462491">
            <w:pPr>
              <w:pStyle w:val="GOSTTablenorm"/>
              <w:rPr>
                <w:color w:val="000000"/>
              </w:rPr>
            </w:pPr>
            <w:r w:rsidRPr="00A92F23">
              <w:t xml:space="preserve">Номер_родит_документа </w:t>
            </w:r>
          </w:p>
        </w:tc>
        <w:tc>
          <w:tcPr>
            <w:tcW w:w="1090" w:type="dxa"/>
          </w:tcPr>
          <w:p w14:paraId="1AD069B7" w14:textId="1C97E3E6" w:rsidR="00462491" w:rsidRPr="000F1308" w:rsidDel="00E42521" w:rsidRDefault="00462491" w:rsidP="00462491">
            <w:pPr>
              <w:pStyle w:val="GOSTTablenorm"/>
              <w:rPr>
                <w:lang w:val="en-US"/>
              </w:rPr>
            </w:pPr>
            <w:r w:rsidRPr="00E56D5A">
              <w:t>Нет</w:t>
            </w:r>
          </w:p>
        </w:tc>
        <w:tc>
          <w:tcPr>
            <w:tcW w:w="3651" w:type="dxa"/>
          </w:tcPr>
          <w:p w14:paraId="48745FDB" w14:textId="5CC958BC" w:rsidR="00462491" w:rsidRPr="000F1308" w:rsidRDefault="00462491" w:rsidP="00462491">
            <w:pPr>
              <w:pStyle w:val="GOSTTablenorm"/>
              <w:rPr>
                <w:color w:val="000000"/>
                <w:lang w:val="en-US"/>
              </w:rPr>
            </w:pPr>
            <w:r w:rsidRPr="00A92F23">
              <w:t xml:space="preserve">Номер родительского документа </w:t>
            </w:r>
          </w:p>
        </w:tc>
        <w:tc>
          <w:tcPr>
            <w:tcW w:w="3651" w:type="dxa"/>
          </w:tcPr>
          <w:p w14:paraId="338E2E40" w14:textId="54FE1BF8" w:rsidR="00462491" w:rsidRPr="00C81A06" w:rsidRDefault="00462491" w:rsidP="00F00F4F">
            <w:pPr>
              <w:pStyle w:val="GOSTTablenorm"/>
              <w:rPr>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w:t>
            </w:r>
            <w:r w:rsidRPr="00EF29A4">
              <w:rPr>
                <w:szCs w:val="22"/>
                <w:lang w:val="en-US"/>
              </w:rPr>
              <w:t>_</w:t>
            </w:r>
            <w:r w:rsidRPr="00D31905">
              <w:rPr>
                <w:szCs w:val="22"/>
                <w:lang w:val="en-US"/>
              </w:rPr>
              <w:t>document_no</w:t>
            </w:r>
          </w:p>
        </w:tc>
        <w:tc>
          <w:tcPr>
            <w:tcW w:w="3651" w:type="dxa"/>
          </w:tcPr>
          <w:p w14:paraId="709110FC" w14:textId="1BFE4461" w:rsidR="00462491" w:rsidRPr="00462491" w:rsidRDefault="00462491" w:rsidP="00462491">
            <w:pPr>
              <w:pStyle w:val="GOSTTablenorm"/>
              <w:rPr>
                <w:color w:val="000000"/>
              </w:rPr>
            </w:pPr>
            <w:r>
              <w:rPr>
                <w:color w:val="000000"/>
              </w:rPr>
              <w:t>-</w:t>
            </w:r>
          </w:p>
        </w:tc>
      </w:tr>
      <w:tr w:rsidR="00462491" w:rsidRPr="000F1308" w:rsidDel="00E42521" w14:paraId="599D842E" w14:textId="77777777" w:rsidTr="00F607A4">
        <w:tc>
          <w:tcPr>
            <w:tcW w:w="3651" w:type="dxa"/>
          </w:tcPr>
          <w:p w14:paraId="6BAD3342" w14:textId="4A251FAB" w:rsidR="00462491" w:rsidRPr="0055387F" w:rsidRDefault="00462491" w:rsidP="00462491">
            <w:pPr>
              <w:pStyle w:val="GOSTTablenorm"/>
              <w:rPr>
                <w:color w:val="000000"/>
              </w:rPr>
            </w:pPr>
            <w:r w:rsidRPr="00A92F23">
              <w:t>Дата_родит_документа</w:t>
            </w:r>
          </w:p>
        </w:tc>
        <w:tc>
          <w:tcPr>
            <w:tcW w:w="1090" w:type="dxa"/>
          </w:tcPr>
          <w:p w14:paraId="6E946B1A" w14:textId="0A0EBA50" w:rsidR="00462491" w:rsidRPr="000F1308" w:rsidDel="00E42521" w:rsidRDefault="00462491" w:rsidP="00462491">
            <w:pPr>
              <w:pStyle w:val="GOSTTablenorm"/>
              <w:rPr>
                <w:lang w:val="en-US"/>
              </w:rPr>
            </w:pPr>
            <w:r w:rsidRPr="00E56D5A">
              <w:t>Нет</w:t>
            </w:r>
          </w:p>
        </w:tc>
        <w:tc>
          <w:tcPr>
            <w:tcW w:w="3651" w:type="dxa"/>
          </w:tcPr>
          <w:p w14:paraId="4EDDB5A9" w14:textId="335DFE70" w:rsidR="00462491" w:rsidRPr="000F1308" w:rsidRDefault="00462491" w:rsidP="00462491">
            <w:pPr>
              <w:pStyle w:val="GOSTTablenorm"/>
              <w:rPr>
                <w:color w:val="000000"/>
                <w:lang w:val="en-US"/>
              </w:rPr>
            </w:pPr>
            <w:r w:rsidRPr="00A92F23">
              <w:t>Дата родительского документа</w:t>
            </w:r>
          </w:p>
        </w:tc>
        <w:tc>
          <w:tcPr>
            <w:tcW w:w="3651" w:type="dxa"/>
          </w:tcPr>
          <w:p w14:paraId="2A8EFFEB" w14:textId="3383DE3F" w:rsidR="00462491" w:rsidRPr="00C81A06" w:rsidRDefault="00462491" w:rsidP="00F00F4F">
            <w:pPr>
              <w:pStyle w:val="GOSTTablenorm"/>
              <w:rPr>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payment</w:t>
            </w:r>
            <w:r w:rsidRPr="00D31905">
              <w:rPr>
                <w:szCs w:val="22"/>
                <w:lang w:val="en-US"/>
              </w:rPr>
              <w:t>_document_</w:t>
            </w:r>
            <w:r w:rsidRPr="00EF29A4">
              <w:rPr>
                <w:szCs w:val="22"/>
                <w:lang w:val="en-US"/>
              </w:rPr>
              <w:t>date</w:t>
            </w:r>
          </w:p>
        </w:tc>
        <w:tc>
          <w:tcPr>
            <w:tcW w:w="3651" w:type="dxa"/>
          </w:tcPr>
          <w:p w14:paraId="4AFCA6F3" w14:textId="6AA537AF" w:rsidR="00462491" w:rsidRPr="00462491" w:rsidRDefault="00462491" w:rsidP="00462491">
            <w:pPr>
              <w:pStyle w:val="GOSTTablenorm"/>
              <w:rPr>
                <w:color w:val="000000"/>
              </w:rPr>
            </w:pPr>
            <w:r>
              <w:rPr>
                <w:color w:val="000000"/>
              </w:rPr>
              <w:t>-</w:t>
            </w:r>
          </w:p>
        </w:tc>
      </w:tr>
      <w:tr w:rsidR="00462491" w:rsidRPr="000F1308" w:rsidDel="00E42521" w14:paraId="5AE388BE" w14:textId="77777777" w:rsidTr="00F607A4">
        <w:tc>
          <w:tcPr>
            <w:tcW w:w="3651" w:type="dxa"/>
          </w:tcPr>
          <w:p w14:paraId="0AE4B2A1" w14:textId="701B44AA" w:rsidR="00462491" w:rsidRPr="0055387F" w:rsidRDefault="00462491" w:rsidP="00462491">
            <w:pPr>
              <w:pStyle w:val="GOSTTablenorm"/>
              <w:rPr>
                <w:color w:val="000000"/>
              </w:rPr>
            </w:pPr>
            <w:r w:rsidRPr="00A92F23">
              <w:t>Тип_родит_документа</w:t>
            </w:r>
          </w:p>
        </w:tc>
        <w:tc>
          <w:tcPr>
            <w:tcW w:w="1090" w:type="dxa"/>
          </w:tcPr>
          <w:p w14:paraId="02A57CC5" w14:textId="40CF29C2" w:rsidR="00462491" w:rsidRPr="000F1308" w:rsidDel="00E42521" w:rsidRDefault="00462491" w:rsidP="00462491">
            <w:pPr>
              <w:pStyle w:val="GOSTTablenorm"/>
              <w:rPr>
                <w:lang w:val="en-US"/>
              </w:rPr>
            </w:pPr>
            <w:r w:rsidRPr="00F276AE">
              <w:t>Нет</w:t>
            </w:r>
          </w:p>
        </w:tc>
        <w:tc>
          <w:tcPr>
            <w:tcW w:w="3651" w:type="dxa"/>
          </w:tcPr>
          <w:p w14:paraId="21B04079" w14:textId="37F6D5DF" w:rsidR="00462491" w:rsidRPr="000F1308" w:rsidRDefault="00462491" w:rsidP="00462491">
            <w:pPr>
              <w:pStyle w:val="GOSTTablenorm"/>
              <w:rPr>
                <w:color w:val="000000"/>
                <w:lang w:val="en-US"/>
              </w:rPr>
            </w:pPr>
            <w:r w:rsidRPr="00A92F23">
              <w:t>Тип родительского документа</w:t>
            </w:r>
          </w:p>
        </w:tc>
        <w:tc>
          <w:tcPr>
            <w:tcW w:w="3651" w:type="dxa"/>
          </w:tcPr>
          <w:p w14:paraId="01A63090" w14:textId="64F1F8F7" w:rsidR="00462491" w:rsidRPr="00C81A06" w:rsidRDefault="00462491" w:rsidP="00F00F4F">
            <w:pPr>
              <w:pStyle w:val="GOSTTablenorm"/>
              <w:rPr>
                <w:lang w:val="en-US"/>
              </w:rPr>
            </w:pPr>
            <w:r w:rsidRPr="00F56867">
              <w:rPr>
                <w:b/>
                <w:lang w:val="en-US"/>
              </w:rPr>
              <w:t>entries:</w:t>
            </w:r>
            <w:r w:rsidRPr="00834C02">
              <w:rPr>
                <w:b/>
                <w:szCs w:val="22"/>
                <w:lang w:val="en-US"/>
              </w:rPr>
              <w:t>parent_document</w:t>
            </w:r>
            <w:r w:rsidRPr="00EF29A4">
              <w:rPr>
                <w:szCs w:val="22"/>
                <w:lang w:val="en-US"/>
              </w:rPr>
              <w:t>:</w:t>
            </w:r>
            <w:r w:rsidR="00F00F4F" w:rsidRPr="00DB51A3">
              <w:rPr>
                <w:szCs w:val="22"/>
                <w:lang w:val="en-US"/>
              </w:rPr>
              <w:t>payment</w:t>
            </w:r>
            <w:r w:rsidRPr="00D31905">
              <w:rPr>
                <w:szCs w:val="22"/>
                <w:lang w:val="en-US"/>
              </w:rPr>
              <w:t>_document_</w:t>
            </w:r>
            <w:r w:rsidRPr="00EF29A4">
              <w:rPr>
                <w:szCs w:val="22"/>
                <w:lang w:val="en-US"/>
              </w:rPr>
              <w:t>type</w:t>
            </w:r>
          </w:p>
        </w:tc>
        <w:tc>
          <w:tcPr>
            <w:tcW w:w="3651" w:type="dxa"/>
          </w:tcPr>
          <w:p w14:paraId="5FA1BD2E" w14:textId="39E0BE16" w:rsidR="00462491" w:rsidRPr="00462491" w:rsidRDefault="00462491" w:rsidP="00462491">
            <w:pPr>
              <w:pStyle w:val="GOSTTablenorm"/>
              <w:rPr>
                <w:color w:val="000000"/>
              </w:rPr>
            </w:pPr>
            <w:r>
              <w:rPr>
                <w:color w:val="000000"/>
              </w:rPr>
              <w:t>-</w:t>
            </w:r>
          </w:p>
        </w:tc>
      </w:tr>
    </w:tbl>
    <w:p w14:paraId="52E656C5" w14:textId="77777777" w:rsidR="00336E51" w:rsidRPr="000F1308" w:rsidRDefault="00336E51" w:rsidP="00336E51">
      <w:pPr>
        <w:rPr>
          <w:lang w:val="en-US"/>
        </w:rPr>
        <w:sectPr w:rsidR="00336E51" w:rsidRPr="000F1308" w:rsidSect="00351B08">
          <w:headerReference w:type="default" r:id="rId23"/>
          <w:type w:val="continuous"/>
          <w:pgSz w:w="16838" w:h="11906" w:orient="landscape" w:code="9"/>
          <w:pgMar w:top="1701" w:right="567" w:bottom="567" w:left="567" w:header="1134" w:footer="284" w:gutter="0"/>
          <w:cols w:space="708"/>
          <w:docGrid w:linePitch="360"/>
        </w:sectPr>
      </w:pPr>
    </w:p>
    <w:p w14:paraId="558646AA" w14:textId="7D1A530E" w:rsidR="00974376" w:rsidRDefault="00974376" w:rsidP="00974376">
      <w:pPr>
        <w:pStyle w:val="GOSTNameTable"/>
      </w:pPr>
      <w:r>
        <w:t xml:space="preserve"> </w:t>
      </w:r>
      <w:r>
        <w:rPr>
          <w:noProof/>
        </w:rPr>
        <w:fldChar w:fldCharType="begin"/>
      </w:r>
      <w:r>
        <w:rPr>
          <w:noProof/>
        </w:rPr>
        <w:instrText xml:space="preserve"> SEQ Таблица \* ARABIC </w:instrText>
      </w:r>
      <w:r>
        <w:rPr>
          <w:noProof/>
        </w:rPr>
        <w:fldChar w:fldCharType="separate"/>
      </w:r>
      <w:bookmarkStart w:id="991" w:name="_Toc226625644"/>
      <w:r w:rsidR="001C3732">
        <w:rPr>
          <w:noProof/>
        </w:rPr>
        <w:t>45</w:t>
      </w:r>
      <w:r>
        <w:rPr>
          <w:noProof/>
        </w:rPr>
        <w:fldChar w:fldCharType="end"/>
      </w:r>
      <w:r>
        <w:t xml:space="preserve"> </w:t>
      </w:r>
      <w:r w:rsidRPr="00F537FA">
        <w:t>– Перечень атрибутов, соответствующих типу документа «</w:t>
      </w:r>
      <w:r>
        <w:t>З</w:t>
      </w:r>
      <w:r w:rsidRPr="00942712">
        <w:t>аявление на проведение операций с иностранной валютой</w:t>
      </w:r>
      <w:r w:rsidRPr="00B94120">
        <w:t xml:space="preserve">»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Pr>
          <w:szCs w:val="22"/>
        </w:rPr>
        <w:t>_039</w:t>
      </w:r>
      <w:r w:rsidRPr="00B94120">
        <w:rPr>
          <w:szCs w:val="22"/>
        </w:rPr>
        <w:t>_</w:t>
      </w:r>
      <w:r w:rsidRPr="00B94120">
        <w:rPr>
          <w:szCs w:val="22"/>
          <w:lang w:val="en-US"/>
        </w:rPr>
        <w:t>SPS</w:t>
      </w:r>
      <w:r w:rsidRPr="00F537FA">
        <w:t xml:space="preserve"> в SVAP ФБ</w:t>
      </w:r>
      <w:bookmarkEnd w:id="991"/>
    </w:p>
    <w:tbl>
      <w:tblPr>
        <w:tblStyle w:val="GOSTTable"/>
        <w:tblW w:w="5000" w:type="pct"/>
        <w:tblLayout w:type="fixed"/>
        <w:tblLook w:val="07E0" w:firstRow="1" w:lastRow="1" w:firstColumn="1" w:lastColumn="1" w:noHBand="1" w:noVBand="1"/>
      </w:tblPr>
      <w:tblGrid>
        <w:gridCol w:w="3651"/>
        <w:gridCol w:w="1090"/>
        <w:gridCol w:w="3651"/>
        <w:gridCol w:w="3651"/>
        <w:gridCol w:w="3651"/>
      </w:tblGrid>
      <w:tr w:rsidR="00974376" w:rsidRPr="00A92F23" w14:paraId="39E4C4E1" w14:textId="77777777" w:rsidTr="006F3457">
        <w:trPr>
          <w:cnfStyle w:val="100000000000" w:firstRow="1" w:lastRow="0" w:firstColumn="0" w:lastColumn="0" w:oddVBand="0" w:evenVBand="0" w:oddHBand="0" w:evenHBand="0" w:firstRowFirstColumn="0" w:firstRowLastColumn="0" w:lastRowFirstColumn="0" w:lastRowLastColumn="0"/>
        </w:trPr>
        <w:tc>
          <w:tcPr>
            <w:tcW w:w="3651" w:type="dxa"/>
            <w:hideMark/>
          </w:tcPr>
          <w:p w14:paraId="1B51D53B" w14:textId="77777777" w:rsidR="00974376" w:rsidRPr="00A92F23" w:rsidRDefault="00974376" w:rsidP="006F3457">
            <w:pPr>
              <w:pStyle w:val="GOSTTableHead"/>
              <w:rPr>
                <w:szCs w:val="22"/>
              </w:rPr>
            </w:pPr>
            <w:r>
              <w:rPr>
                <w:szCs w:val="22"/>
              </w:rPr>
              <w:t>Н</w:t>
            </w:r>
            <w:r w:rsidRPr="00A92F23">
              <w:rPr>
                <w:szCs w:val="22"/>
              </w:rPr>
              <w:t>аименование атрибута</w:t>
            </w:r>
          </w:p>
        </w:tc>
        <w:tc>
          <w:tcPr>
            <w:tcW w:w="1090" w:type="dxa"/>
            <w:hideMark/>
          </w:tcPr>
          <w:p w14:paraId="2D6DFA5F" w14:textId="77777777" w:rsidR="00974376" w:rsidRPr="00A92F23" w:rsidRDefault="00974376" w:rsidP="006F3457">
            <w:pPr>
              <w:pStyle w:val="GOSTTableHead"/>
              <w:rPr>
                <w:szCs w:val="22"/>
              </w:rPr>
            </w:pPr>
            <w:r w:rsidRPr="00A92F23">
              <w:rPr>
                <w:szCs w:val="22"/>
              </w:rPr>
              <w:t>Вычисляемый атрибут</w:t>
            </w:r>
          </w:p>
        </w:tc>
        <w:tc>
          <w:tcPr>
            <w:tcW w:w="3651" w:type="dxa"/>
            <w:hideMark/>
          </w:tcPr>
          <w:p w14:paraId="6F2AE25B" w14:textId="77777777" w:rsidR="00974376" w:rsidRPr="00A92F23" w:rsidRDefault="00974376" w:rsidP="006F3457">
            <w:pPr>
              <w:pStyle w:val="GOSTTableHead"/>
              <w:rPr>
                <w:szCs w:val="22"/>
              </w:rPr>
            </w:pPr>
            <w:r w:rsidRPr="00A92F23">
              <w:rPr>
                <w:szCs w:val="22"/>
              </w:rPr>
              <w:t>Описание атрибута</w:t>
            </w:r>
          </w:p>
        </w:tc>
        <w:tc>
          <w:tcPr>
            <w:tcW w:w="3651" w:type="dxa"/>
            <w:hideMark/>
          </w:tcPr>
          <w:p w14:paraId="5B3AA0B6" w14:textId="77777777" w:rsidR="00974376" w:rsidRPr="00A92F23" w:rsidRDefault="00974376" w:rsidP="006F3457">
            <w:pPr>
              <w:pStyle w:val="GOSTTableHead"/>
              <w:rPr>
                <w:szCs w:val="22"/>
              </w:rPr>
            </w:pPr>
            <w:r w:rsidRPr="00A92F23">
              <w:rPr>
                <w:szCs w:val="22"/>
              </w:rPr>
              <w:t>Реквизит документа (наименование тега)</w:t>
            </w:r>
          </w:p>
        </w:tc>
        <w:tc>
          <w:tcPr>
            <w:tcW w:w="3651" w:type="dxa"/>
            <w:hideMark/>
          </w:tcPr>
          <w:p w14:paraId="7334566F" w14:textId="77777777" w:rsidR="00974376" w:rsidRPr="00A92F23" w:rsidRDefault="00974376" w:rsidP="006F3457">
            <w:pPr>
              <w:pStyle w:val="GOSTTableHead"/>
              <w:rPr>
                <w:szCs w:val="22"/>
              </w:rPr>
            </w:pPr>
            <w:r w:rsidRPr="00A92F23">
              <w:rPr>
                <w:szCs w:val="22"/>
              </w:rPr>
              <w:t>Алгоритм вычисления</w:t>
            </w:r>
          </w:p>
        </w:tc>
      </w:tr>
      <w:tr w:rsidR="00974376" w:rsidRPr="00A92F23" w14:paraId="788C9FF4" w14:textId="77777777" w:rsidTr="006F3457">
        <w:tc>
          <w:tcPr>
            <w:tcW w:w="15694" w:type="dxa"/>
            <w:gridSpan w:val="5"/>
          </w:tcPr>
          <w:p w14:paraId="1861BC97" w14:textId="58461EC6" w:rsidR="00974376" w:rsidRPr="00336E51" w:rsidRDefault="00974376" w:rsidP="00974376">
            <w:pPr>
              <w:jc w:val="center"/>
              <w:rPr>
                <w:color w:val="000000"/>
                <w:sz w:val="22"/>
                <w:szCs w:val="22"/>
              </w:rPr>
            </w:pPr>
            <w:r w:rsidRPr="00974376">
              <w:rPr>
                <w:b/>
              </w:rPr>
              <w:t>Заявление на проведение операций с иностранной валютой</w:t>
            </w:r>
            <w:r w:rsidRPr="00336E51">
              <w:rPr>
                <w:b/>
                <w:sz w:val="22"/>
                <w:szCs w:val="22"/>
              </w:rPr>
              <w:t xml:space="preserve"> </w:t>
            </w:r>
            <w:r w:rsidRPr="00336E51">
              <w:rPr>
                <w:b/>
                <w:sz w:val="22"/>
                <w:szCs w:val="22"/>
                <w:lang w:val="en-US"/>
              </w:rPr>
              <w:t>BRA</w:t>
            </w:r>
            <w:r w:rsidRPr="00336E51">
              <w:rPr>
                <w:b/>
                <w:sz w:val="22"/>
                <w:szCs w:val="22"/>
              </w:rPr>
              <w:t>_</w:t>
            </w:r>
            <w:r w:rsidRPr="00336E51">
              <w:rPr>
                <w:b/>
                <w:sz w:val="22"/>
                <w:szCs w:val="22"/>
                <w:lang w:val="en-US"/>
              </w:rPr>
              <w:t>DOC</w:t>
            </w:r>
            <w:r w:rsidRPr="00336E51">
              <w:rPr>
                <w:b/>
                <w:sz w:val="22"/>
                <w:szCs w:val="22"/>
              </w:rPr>
              <w:t>_</w:t>
            </w:r>
            <w:r w:rsidRPr="00336E51">
              <w:rPr>
                <w:b/>
                <w:sz w:val="22"/>
                <w:szCs w:val="22"/>
                <w:lang w:val="en-US"/>
              </w:rPr>
              <w:t>D</w:t>
            </w:r>
            <w:r w:rsidRPr="00336E51">
              <w:rPr>
                <w:b/>
                <w:sz w:val="22"/>
                <w:szCs w:val="22"/>
              </w:rPr>
              <w:t>_0</w:t>
            </w:r>
            <w:r>
              <w:rPr>
                <w:b/>
                <w:sz w:val="22"/>
                <w:szCs w:val="22"/>
              </w:rPr>
              <w:t>39</w:t>
            </w:r>
            <w:r w:rsidRPr="00336E51">
              <w:rPr>
                <w:b/>
                <w:sz w:val="22"/>
                <w:szCs w:val="22"/>
              </w:rPr>
              <w:t>_</w:t>
            </w:r>
            <w:r w:rsidRPr="00336E51">
              <w:rPr>
                <w:b/>
                <w:sz w:val="22"/>
                <w:szCs w:val="22"/>
                <w:lang w:val="en-US"/>
              </w:rPr>
              <w:t>SPS</w:t>
            </w:r>
            <w:r w:rsidRPr="00336E51">
              <w:rPr>
                <w:b/>
                <w:sz w:val="22"/>
                <w:szCs w:val="22"/>
              </w:rPr>
              <w:t xml:space="preserve"> (Document)</w:t>
            </w:r>
          </w:p>
        </w:tc>
      </w:tr>
      <w:tr w:rsidR="00974376" w:rsidRPr="00A92F23" w14:paraId="5B35D724" w14:textId="77777777" w:rsidTr="006F3457">
        <w:tc>
          <w:tcPr>
            <w:tcW w:w="3651" w:type="dxa"/>
          </w:tcPr>
          <w:p w14:paraId="45E14F33" w14:textId="77777777" w:rsidR="00974376" w:rsidRDefault="00974376" w:rsidP="006F3457">
            <w:pPr>
              <w:pStyle w:val="GOSTTablenorm"/>
              <w:rPr>
                <w:color w:val="000000"/>
              </w:rPr>
            </w:pPr>
            <w:r w:rsidRPr="00A92F23">
              <w:t>Номер_документа</w:t>
            </w:r>
          </w:p>
        </w:tc>
        <w:tc>
          <w:tcPr>
            <w:tcW w:w="1090" w:type="dxa"/>
          </w:tcPr>
          <w:p w14:paraId="6FA81F3B" w14:textId="77777777" w:rsidR="00974376" w:rsidRDefault="00974376" w:rsidP="006F3457">
            <w:pPr>
              <w:pStyle w:val="GOSTTablenorm"/>
            </w:pPr>
            <w:r w:rsidRPr="00A92F23">
              <w:t>Нет</w:t>
            </w:r>
          </w:p>
        </w:tc>
        <w:tc>
          <w:tcPr>
            <w:tcW w:w="3651" w:type="dxa"/>
          </w:tcPr>
          <w:p w14:paraId="1FC3141F" w14:textId="77777777" w:rsidR="00974376" w:rsidRDefault="00974376" w:rsidP="006F3457">
            <w:pPr>
              <w:pStyle w:val="GOSTTablenorm"/>
              <w:rPr>
                <w:color w:val="000000"/>
              </w:rPr>
            </w:pPr>
            <w:r w:rsidRPr="00A92F23">
              <w:t>Номер документа</w:t>
            </w:r>
          </w:p>
        </w:tc>
        <w:tc>
          <w:tcPr>
            <w:tcW w:w="3651" w:type="dxa"/>
          </w:tcPr>
          <w:p w14:paraId="19E79C24" w14:textId="77777777" w:rsidR="00974376" w:rsidRDefault="00974376" w:rsidP="006F3457">
            <w:pPr>
              <w:pStyle w:val="GOSTTablenorm"/>
              <w:rPr>
                <w:color w:val="000000"/>
              </w:rPr>
            </w:pPr>
            <w:r w:rsidRPr="00A92F23">
              <w:t>document_no</w:t>
            </w:r>
          </w:p>
        </w:tc>
        <w:tc>
          <w:tcPr>
            <w:tcW w:w="3651" w:type="dxa"/>
          </w:tcPr>
          <w:p w14:paraId="655DD15D" w14:textId="77777777" w:rsidR="00974376" w:rsidRDefault="00974376" w:rsidP="006F3457">
            <w:pPr>
              <w:pStyle w:val="GOSTTablenorm"/>
              <w:rPr>
                <w:color w:val="000000"/>
              </w:rPr>
            </w:pPr>
            <w:r w:rsidRPr="00A92F23">
              <w:t>-</w:t>
            </w:r>
          </w:p>
        </w:tc>
      </w:tr>
      <w:tr w:rsidR="00974376" w:rsidRPr="00A92F23" w14:paraId="1F4E74B0" w14:textId="77777777" w:rsidTr="006F3457">
        <w:tc>
          <w:tcPr>
            <w:tcW w:w="3651" w:type="dxa"/>
          </w:tcPr>
          <w:p w14:paraId="3B8B71AC" w14:textId="77777777" w:rsidR="00974376" w:rsidRDefault="00974376" w:rsidP="006F3457">
            <w:pPr>
              <w:pStyle w:val="GOSTTablenorm"/>
              <w:rPr>
                <w:color w:val="000000"/>
              </w:rPr>
            </w:pPr>
            <w:r w:rsidRPr="00A92F23">
              <w:t>Дата_документа</w:t>
            </w:r>
          </w:p>
        </w:tc>
        <w:tc>
          <w:tcPr>
            <w:tcW w:w="1090" w:type="dxa"/>
          </w:tcPr>
          <w:p w14:paraId="6F94950B" w14:textId="77777777" w:rsidR="00974376" w:rsidRDefault="00974376" w:rsidP="006F3457">
            <w:pPr>
              <w:pStyle w:val="GOSTTablenorm"/>
            </w:pPr>
            <w:r w:rsidRPr="00A92F23">
              <w:t>Нет</w:t>
            </w:r>
          </w:p>
        </w:tc>
        <w:tc>
          <w:tcPr>
            <w:tcW w:w="3651" w:type="dxa"/>
          </w:tcPr>
          <w:p w14:paraId="3226C4BA" w14:textId="77777777" w:rsidR="00974376" w:rsidRDefault="00974376" w:rsidP="006F3457">
            <w:pPr>
              <w:pStyle w:val="GOSTTablenorm"/>
              <w:rPr>
                <w:color w:val="000000"/>
              </w:rPr>
            </w:pPr>
            <w:r w:rsidRPr="00A92F23">
              <w:t>Дата документа</w:t>
            </w:r>
          </w:p>
        </w:tc>
        <w:tc>
          <w:tcPr>
            <w:tcW w:w="3651" w:type="dxa"/>
          </w:tcPr>
          <w:p w14:paraId="1455E59F" w14:textId="77777777" w:rsidR="00974376" w:rsidRDefault="00974376" w:rsidP="006F3457">
            <w:pPr>
              <w:pStyle w:val="GOSTTablenorm"/>
              <w:rPr>
                <w:color w:val="000000"/>
              </w:rPr>
            </w:pPr>
            <w:r w:rsidRPr="00A92F23">
              <w:t>document_date</w:t>
            </w:r>
          </w:p>
        </w:tc>
        <w:tc>
          <w:tcPr>
            <w:tcW w:w="3651" w:type="dxa"/>
          </w:tcPr>
          <w:p w14:paraId="3E56B444" w14:textId="77777777" w:rsidR="00974376" w:rsidRDefault="00974376" w:rsidP="006F3457">
            <w:pPr>
              <w:pStyle w:val="GOSTTablenorm"/>
              <w:rPr>
                <w:color w:val="000000"/>
              </w:rPr>
            </w:pPr>
            <w:r w:rsidRPr="00A92F23">
              <w:t>Указывается дата документа в формате YYYY-MM-DD</w:t>
            </w:r>
          </w:p>
        </w:tc>
      </w:tr>
      <w:tr w:rsidR="00974376" w:rsidRPr="00A92F23" w14:paraId="1329507D" w14:textId="77777777" w:rsidTr="006F3457">
        <w:tc>
          <w:tcPr>
            <w:tcW w:w="3651" w:type="dxa"/>
          </w:tcPr>
          <w:p w14:paraId="1FDF5191" w14:textId="77777777" w:rsidR="00974376" w:rsidRDefault="00974376" w:rsidP="006F3457">
            <w:pPr>
              <w:pStyle w:val="GOSTTablenorm"/>
              <w:rPr>
                <w:color w:val="000000"/>
              </w:rPr>
            </w:pPr>
            <w:r w:rsidRPr="00A92F23">
              <w:t>Код</w:t>
            </w:r>
            <w:r>
              <w:t>_</w:t>
            </w:r>
            <w:r w:rsidRPr="00A92F23">
              <w:t>валюты</w:t>
            </w:r>
          </w:p>
        </w:tc>
        <w:tc>
          <w:tcPr>
            <w:tcW w:w="1090" w:type="dxa"/>
          </w:tcPr>
          <w:p w14:paraId="5548E20B" w14:textId="2F57EA5F" w:rsidR="00974376" w:rsidRDefault="00A66273" w:rsidP="006F3457">
            <w:pPr>
              <w:pStyle w:val="GOSTTablenorm"/>
            </w:pPr>
            <w:r>
              <w:t>Нет</w:t>
            </w:r>
          </w:p>
        </w:tc>
        <w:tc>
          <w:tcPr>
            <w:tcW w:w="3651" w:type="dxa"/>
          </w:tcPr>
          <w:p w14:paraId="6814ACF1" w14:textId="77777777" w:rsidR="00974376" w:rsidRDefault="00974376" w:rsidP="006F3457">
            <w:pPr>
              <w:pStyle w:val="GOSTTablenorm"/>
              <w:rPr>
                <w:color w:val="000000"/>
              </w:rPr>
            </w:pPr>
            <w:r w:rsidRPr="00A92F23">
              <w:t>Код валюты по ОКВ</w:t>
            </w:r>
          </w:p>
        </w:tc>
        <w:tc>
          <w:tcPr>
            <w:tcW w:w="3651" w:type="dxa"/>
          </w:tcPr>
          <w:p w14:paraId="7C3B776F" w14:textId="3C9CD144" w:rsidR="00974376" w:rsidRDefault="00974376" w:rsidP="006F3457">
            <w:pPr>
              <w:pStyle w:val="GOSTTablenorm"/>
              <w:rPr>
                <w:color w:val="000000"/>
              </w:rPr>
            </w:pPr>
            <w:r w:rsidRPr="00EF29A4">
              <w:rPr>
                <w:szCs w:val="22"/>
                <w:lang w:val="en-US"/>
              </w:rPr>
              <w:t>currency</w:t>
            </w:r>
          </w:p>
        </w:tc>
        <w:tc>
          <w:tcPr>
            <w:tcW w:w="3651" w:type="dxa"/>
          </w:tcPr>
          <w:p w14:paraId="1061CE05" w14:textId="2F5E5FB3" w:rsidR="00974376" w:rsidRDefault="00A66273" w:rsidP="006F3457">
            <w:pPr>
              <w:pStyle w:val="GOSTTablenorm"/>
              <w:rPr>
                <w:color w:val="000000"/>
              </w:rPr>
            </w:pPr>
            <w:r>
              <w:rPr>
                <w:color w:val="000000"/>
              </w:rPr>
              <w:t>-</w:t>
            </w:r>
          </w:p>
        </w:tc>
      </w:tr>
      <w:tr w:rsidR="00974376" w:rsidRPr="00A92F23" w14:paraId="16272F67" w14:textId="77777777" w:rsidTr="006F3457">
        <w:tc>
          <w:tcPr>
            <w:tcW w:w="3651" w:type="dxa"/>
          </w:tcPr>
          <w:p w14:paraId="33018781" w14:textId="77777777" w:rsidR="00974376" w:rsidRDefault="00974376" w:rsidP="006F3457">
            <w:pPr>
              <w:pStyle w:val="GOSTTablenorm"/>
              <w:rPr>
                <w:color w:val="000000"/>
              </w:rPr>
            </w:pPr>
            <w:r w:rsidRPr="00A92F23">
              <w:t>Код_контура</w:t>
            </w:r>
          </w:p>
        </w:tc>
        <w:tc>
          <w:tcPr>
            <w:tcW w:w="1090" w:type="dxa"/>
          </w:tcPr>
          <w:p w14:paraId="5CB82D43" w14:textId="77777777" w:rsidR="00974376" w:rsidRDefault="00974376" w:rsidP="006F3457">
            <w:pPr>
              <w:pStyle w:val="GOSTTablenorm"/>
            </w:pPr>
            <w:r w:rsidRPr="00A92F23">
              <w:t>Да</w:t>
            </w:r>
          </w:p>
        </w:tc>
        <w:tc>
          <w:tcPr>
            <w:tcW w:w="3651" w:type="dxa"/>
          </w:tcPr>
          <w:p w14:paraId="20AD5588" w14:textId="77777777" w:rsidR="00974376" w:rsidRDefault="00974376" w:rsidP="006F3457">
            <w:pPr>
              <w:pStyle w:val="GOSTTablenorm"/>
              <w:rPr>
                <w:color w:val="000000"/>
              </w:rPr>
            </w:pPr>
            <w:r w:rsidRPr="00A92F23">
              <w:t>Код контура</w:t>
            </w:r>
          </w:p>
        </w:tc>
        <w:tc>
          <w:tcPr>
            <w:tcW w:w="3651" w:type="dxa"/>
          </w:tcPr>
          <w:p w14:paraId="34B7155A" w14:textId="77777777" w:rsidR="00974376" w:rsidRDefault="00974376" w:rsidP="006F3457">
            <w:pPr>
              <w:pStyle w:val="GOSTTablenorm"/>
              <w:rPr>
                <w:color w:val="000000"/>
              </w:rPr>
            </w:pPr>
            <w:r w:rsidRPr="00A92F23">
              <w:t>-</w:t>
            </w:r>
          </w:p>
        </w:tc>
        <w:tc>
          <w:tcPr>
            <w:tcW w:w="3651" w:type="dxa"/>
          </w:tcPr>
          <w:p w14:paraId="6EBAFA74" w14:textId="77777777" w:rsidR="00974376" w:rsidRDefault="00974376" w:rsidP="006F3457">
            <w:pPr>
              <w:pStyle w:val="GOSTTablenorm"/>
              <w:rPr>
                <w:color w:val="000000"/>
              </w:rPr>
            </w:pPr>
            <w:r w:rsidRPr="00A92F23">
              <w:t>Атрибут всегда заполняется значением «1»</w:t>
            </w:r>
          </w:p>
        </w:tc>
      </w:tr>
      <w:tr w:rsidR="00974376" w:rsidRPr="00A92F23" w14:paraId="0EF35D8E" w14:textId="77777777" w:rsidTr="006F3457">
        <w:tc>
          <w:tcPr>
            <w:tcW w:w="3651" w:type="dxa"/>
          </w:tcPr>
          <w:p w14:paraId="78522E3F" w14:textId="77777777" w:rsidR="00974376" w:rsidRDefault="00974376" w:rsidP="006F3457">
            <w:pPr>
              <w:pStyle w:val="GOSTTablenorm"/>
              <w:rPr>
                <w:color w:val="000000"/>
              </w:rPr>
            </w:pPr>
            <w:r w:rsidRPr="00A92F23">
              <w:t>Уровень_конфиденциальности</w:t>
            </w:r>
          </w:p>
        </w:tc>
        <w:tc>
          <w:tcPr>
            <w:tcW w:w="1090" w:type="dxa"/>
          </w:tcPr>
          <w:p w14:paraId="03C5310F" w14:textId="77777777" w:rsidR="00974376" w:rsidRDefault="00974376" w:rsidP="006F3457">
            <w:pPr>
              <w:pStyle w:val="GOSTTablenorm"/>
            </w:pPr>
            <w:r w:rsidRPr="00A92F23">
              <w:t>Да</w:t>
            </w:r>
          </w:p>
        </w:tc>
        <w:tc>
          <w:tcPr>
            <w:tcW w:w="3651" w:type="dxa"/>
          </w:tcPr>
          <w:p w14:paraId="3EF7BDD4" w14:textId="77777777" w:rsidR="00974376" w:rsidRDefault="00974376" w:rsidP="006F3457">
            <w:pPr>
              <w:pStyle w:val="GOSTTablenorm"/>
              <w:rPr>
                <w:color w:val="000000"/>
              </w:rPr>
            </w:pPr>
            <w:r w:rsidRPr="00A92F23">
              <w:t>Уровень конфиденциальности</w:t>
            </w:r>
          </w:p>
        </w:tc>
        <w:tc>
          <w:tcPr>
            <w:tcW w:w="3651" w:type="dxa"/>
          </w:tcPr>
          <w:p w14:paraId="413A3C64" w14:textId="77777777" w:rsidR="00974376" w:rsidRDefault="00974376" w:rsidP="006F3457">
            <w:pPr>
              <w:pStyle w:val="GOSTTablenorm"/>
              <w:rPr>
                <w:color w:val="000000"/>
              </w:rPr>
            </w:pPr>
            <w:r w:rsidRPr="00A92F23">
              <w:t>-</w:t>
            </w:r>
          </w:p>
        </w:tc>
        <w:tc>
          <w:tcPr>
            <w:tcW w:w="3651" w:type="dxa"/>
          </w:tcPr>
          <w:p w14:paraId="722BA204" w14:textId="77777777" w:rsidR="00974376" w:rsidRDefault="00974376" w:rsidP="006F3457">
            <w:pPr>
              <w:pStyle w:val="GOSTTablenorm"/>
              <w:rPr>
                <w:color w:val="000000"/>
              </w:rPr>
            </w:pPr>
            <w:r w:rsidRPr="00A92F23">
              <w:t xml:space="preserve">Атрибут заполняется значением </w:t>
            </w:r>
            <w:r>
              <w:t>«0»</w:t>
            </w:r>
          </w:p>
        </w:tc>
      </w:tr>
      <w:tr w:rsidR="00974376" w:rsidRPr="00A92F23" w14:paraId="10F06617" w14:textId="77777777" w:rsidTr="006F3457">
        <w:tc>
          <w:tcPr>
            <w:tcW w:w="3651" w:type="dxa"/>
          </w:tcPr>
          <w:p w14:paraId="2958CBDB" w14:textId="77777777" w:rsidR="00974376" w:rsidRDefault="00974376" w:rsidP="006F3457">
            <w:pPr>
              <w:pStyle w:val="GOSTTablenorm"/>
              <w:rPr>
                <w:color w:val="000000"/>
              </w:rPr>
            </w:pPr>
            <w:r w:rsidRPr="00A92F23">
              <w:lastRenderedPageBreak/>
              <w:t>Вид_документа</w:t>
            </w:r>
          </w:p>
        </w:tc>
        <w:tc>
          <w:tcPr>
            <w:tcW w:w="1090" w:type="dxa"/>
          </w:tcPr>
          <w:p w14:paraId="4E915E09" w14:textId="77777777" w:rsidR="00974376" w:rsidRDefault="00974376" w:rsidP="006F3457">
            <w:pPr>
              <w:pStyle w:val="GOSTTablenorm"/>
            </w:pPr>
            <w:r w:rsidRPr="00A92F23">
              <w:t>Нет</w:t>
            </w:r>
          </w:p>
        </w:tc>
        <w:tc>
          <w:tcPr>
            <w:tcW w:w="3651" w:type="dxa"/>
          </w:tcPr>
          <w:p w14:paraId="39D15211" w14:textId="77777777" w:rsidR="00974376" w:rsidRDefault="00974376" w:rsidP="006F3457">
            <w:pPr>
              <w:pStyle w:val="GOSTTablenorm"/>
              <w:rPr>
                <w:color w:val="000000"/>
              </w:rPr>
            </w:pPr>
            <w:r w:rsidRPr="00A92F23">
              <w:t>Указывается вид документа</w:t>
            </w:r>
          </w:p>
        </w:tc>
        <w:tc>
          <w:tcPr>
            <w:tcW w:w="3651" w:type="dxa"/>
          </w:tcPr>
          <w:p w14:paraId="2E462500" w14:textId="77777777" w:rsidR="00974376" w:rsidRDefault="00974376" w:rsidP="006F3457">
            <w:pPr>
              <w:pStyle w:val="GOSTTablenorm"/>
              <w:rPr>
                <w:color w:val="000000"/>
              </w:rPr>
            </w:pPr>
            <w:r w:rsidRPr="00A92F23">
              <w:t>document_type</w:t>
            </w:r>
          </w:p>
        </w:tc>
        <w:tc>
          <w:tcPr>
            <w:tcW w:w="3651" w:type="dxa"/>
          </w:tcPr>
          <w:p w14:paraId="54064E23" w14:textId="77777777" w:rsidR="00974376" w:rsidRDefault="00974376" w:rsidP="006F3457">
            <w:pPr>
              <w:pStyle w:val="GOSTTablenorm"/>
              <w:rPr>
                <w:color w:val="000000"/>
              </w:rPr>
            </w:pPr>
            <w:r>
              <w:t>-</w:t>
            </w:r>
          </w:p>
        </w:tc>
      </w:tr>
      <w:tr w:rsidR="00974376" w:rsidRPr="00A92F23" w14:paraId="70BE62A8" w14:textId="77777777" w:rsidTr="006F3457">
        <w:tc>
          <w:tcPr>
            <w:tcW w:w="3651" w:type="dxa"/>
          </w:tcPr>
          <w:p w14:paraId="71893DDE" w14:textId="77777777" w:rsidR="00974376" w:rsidRDefault="00974376" w:rsidP="006F3457">
            <w:pPr>
              <w:pStyle w:val="GOSTTablenorm"/>
              <w:rPr>
                <w:color w:val="000000"/>
              </w:rPr>
            </w:pPr>
            <w:r w:rsidRPr="003A6BFC">
              <w:t>Наименование_документа</w:t>
            </w:r>
          </w:p>
        </w:tc>
        <w:tc>
          <w:tcPr>
            <w:tcW w:w="1090" w:type="dxa"/>
          </w:tcPr>
          <w:p w14:paraId="391772B9" w14:textId="77777777" w:rsidR="00974376" w:rsidRDefault="00974376" w:rsidP="006F3457">
            <w:pPr>
              <w:pStyle w:val="GOSTTablenorm"/>
            </w:pPr>
            <w:r w:rsidRPr="003A6BFC">
              <w:t>Да</w:t>
            </w:r>
          </w:p>
        </w:tc>
        <w:tc>
          <w:tcPr>
            <w:tcW w:w="3651" w:type="dxa"/>
          </w:tcPr>
          <w:p w14:paraId="5398ED76" w14:textId="77777777" w:rsidR="00974376" w:rsidRDefault="00974376" w:rsidP="006F3457">
            <w:pPr>
              <w:pStyle w:val="GOSTTablenorm"/>
              <w:rPr>
                <w:color w:val="000000"/>
              </w:rPr>
            </w:pPr>
            <w:r w:rsidRPr="003A6BFC">
              <w:t>Наименование документа</w:t>
            </w:r>
          </w:p>
        </w:tc>
        <w:tc>
          <w:tcPr>
            <w:tcW w:w="3651" w:type="dxa"/>
          </w:tcPr>
          <w:p w14:paraId="2CDAA1EF" w14:textId="77777777" w:rsidR="00974376" w:rsidRDefault="00974376" w:rsidP="006F3457">
            <w:pPr>
              <w:pStyle w:val="GOSTTablenorm"/>
              <w:rPr>
                <w:color w:val="000000"/>
              </w:rPr>
            </w:pPr>
            <w:r w:rsidRPr="003A6BFC">
              <w:t>-</w:t>
            </w:r>
          </w:p>
        </w:tc>
        <w:tc>
          <w:tcPr>
            <w:tcW w:w="3651" w:type="dxa"/>
          </w:tcPr>
          <w:p w14:paraId="5A830E09" w14:textId="77777777" w:rsidR="00974376" w:rsidRDefault="00974376" w:rsidP="006F3457">
            <w:pPr>
              <w:pStyle w:val="GOSTTablenorm"/>
              <w:rPr>
                <w:color w:val="000000"/>
              </w:rPr>
            </w:pPr>
            <w:r w:rsidRPr="003A6BFC">
              <w:t>Наименование документа определяется по справочнику «Типы документов» с помощью значения атрибута Тип_документа (TypeDoc) из заголовка запроса</w:t>
            </w:r>
          </w:p>
        </w:tc>
      </w:tr>
      <w:tr w:rsidR="00A66273" w:rsidRPr="00A92F23" w14:paraId="553D4655" w14:textId="77777777" w:rsidTr="006F3457">
        <w:tc>
          <w:tcPr>
            <w:tcW w:w="3651" w:type="dxa"/>
          </w:tcPr>
          <w:p w14:paraId="23086436" w14:textId="405A4927" w:rsidR="00A66273" w:rsidRPr="003A6BFC" w:rsidRDefault="00A66273" w:rsidP="00A66273">
            <w:pPr>
              <w:pStyle w:val="GOSTTablenorm"/>
            </w:pPr>
            <w:r w:rsidRPr="009C21FF">
              <w:rPr>
                <w:b/>
                <w:szCs w:val="22"/>
              </w:rPr>
              <w:t>Родительский документ</w:t>
            </w:r>
          </w:p>
        </w:tc>
        <w:tc>
          <w:tcPr>
            <w:tcW w:w="1090" w:type="dxa"/>
          </w:tcPr>
          <w:p w14:paraId="13F93919" w14:textId="62B530B6" w:rsidR="00A66273" w:rsidRPr="003A6BFC" w:rsidRDefault="00A66273" w:rsidP="00A66273">
            <w:pPr>
              <w:pStyle w:val="GOSTTablenorm"/>
            </w:pPr>
            <w:r w:rsidRPr="00F276AE">
              <w:t>-</w:t>
            </w:r>
          </w:p>
        </w:tc>
        <w:tc>
          <w:tcPr>
            <w:tcW w:w="3651" w:type="dxa"/>
          </w:tcPr>
          <w:p w14:paraId="5B102083" w14:textId="5C1AA443" w:rsidR="00A66273" w:rsidRPr="003A6BFC" w:rsidRDefault="00A66273" w:rsidP="00A66273">
            <w:pPr>
              <w:pStyle w:val="GOSTTablenorm"/>
            </w:pPr>
            <w:r w:rsidRPr="00F276AE">
              <w:t>-</w:t>
            </w:r>
          </w:p>
        </w:tc>
        <w:tc>
          <w:tcPr>
            <w:tcW w:w="3651" w:type="dxa"/>
          </w:tcPr>
          <w:p w14:paraId="14BC36C8" w14:textId="051C78A2" w:rsidR="00A66273" w:rsidRPr="003A6BFC" w:rsidRDefault="00A66273" w:rsidP="00A66273">
            <w:pPr>
              <w:pStyle w:val="GOSTTablenorm"/>
            </w:pPr>
            <w:r w:rsidRPr="00F276AE">
              <w:t>-</w:t>
            </w:r>
          </w:p>
        </w:tc>
        <w:tc>
          <w:tcPr>
            <w:tcW w:w="3651" w:type="dxa"/>
          </w:tcPr>
          <w:p w14:paraId="138E4D6F" w14:textId="304C8D9C" w:rsidR="00A66273" w:rsidRPr="003A6BFC" w:rsidRDefault="00A66273" w:rsidP="00A66273">
            <w:pPr>
              <w:pStyle w:val="GOSTTablenorm"/>
            </w:pPr>
            <w:r w:rsidRPr="00F276AE">
              <w:t>-</w:t>
            </w:r>
          </w:p>
        </w:tc>
      </w:tr>
      <w:tr w:rsidR="00A66273" w:rsidRPr="00A92F23" w14:paraId="0E9F3FEA" w14:textId="77777777" w:rsidTr="006F3457">
        <w:tc>
          <w:tcPr>
            <w:tcW w:w="3651" w:type="dxa"/>
          </w:tcPr>
          <w:p w14:paraId="7E25E65D" w14:textId="03E15A57" w:rsidR="00A66273" w:rsidRPr="003A6BFC" w:rsidRDefault="00A66273" w:rsidP="00A66273">
            <w:pPr>
              <w:pStyle w:val="GOSTTablenorm"/>
            </w:pPr>
            <w:r w:rsidRPr="00A92F23">
              <w:rPr>
                <w:lang w:val="en-US"/>
              </w:rPr>
              <w:t>GUID</w:t>
            </w:r>
            <w:r w:rsidRPr="00A92F23">
              <w:t>_родит_документа</w:t>
            </w:r>
          </w:p>
        </w:tc>
        <w:tc>
          <w:tcPr>
            <w:tcW w:w="1090" w:type="dxa"/>
          </w:tcPr>
          <w:p w14:paraId="0F037620" w14:textId="775365B6" w:rsidR="00A66273" w:rsidRPr="003A6BFC" w:rsidRDefault="00A66273" w:rsidP="00A66273">
            <w:pPr>
              <w:pStyle w:val="GOSTTablenorm"/>
            </w:pPr>
            <w:r w:rsidRPr="00A92F23">
              <w:t>Нет</w:t>
            </w:r>
          </w:p>
        </w:tc>
        <w:tc>
          <w:tcPr>
            <w:tcW w:w="3651" w:type="dxa"/>
          </w:tcPr>
          <w:p w14:paraId="12D75250" w14:textId="5571FA77" w:rsidR="00A66273" w:rsidRPr="003A6BFC" w:rsidRDefault="00A66273" w:rsidP="00A66273">
            <w:pPr>
              <w:pStyle w:val="GOSTTablenorm"/>
            </w:pPr>
            <w:r w:rsidRPr="00A92F23">
              <w:t>Идентификатор родительского документа клиента</w:t>
            </w:r>
          </w:p>
        </w:tc>
        <w:tc>
          <w:tcPr>
            <w:tcW w:w="3651" w:type="dxa"/>
          </w:tcPr>
          <w:p w14:paraId="697D92BD" w14:textId="10A2911B" w:rsidR="00A66273" w:rsidRPr="003A6BFC" w:rsidRDefault="00A66273" w:rsidP="00A66273">
            <w:pPr>
              <w:pStyle w:val="GOSTTablenorm"/>
            </w:pPr>
            <w:r w:rsidRPr="00A66273">
              <w:rPr>
                <w:b/>
              </w:rPr>
              <w:t>parent</w:t>
            </w:r>
            <w:r w:rsidRPr="00C05CF0">
              <w:t>:document_id</w:t>
            </w:r>
          </w:p>
        </w:tc>
        <w:tc>
          <w:tcPr>
            <w:tcW w:w="3651" w:type="dxa"/>
          </w:tcPr>
          <w:p w14:paraId="11734809" w14:textId="47A58589" w:rsidR="00A66273" w:rsidRPr="003A6BFC" w:rsidRDefault="00A66273" w:rsidP="00A66273">
            <w:pPr>
              <w:pStyle w:val="GOSTTablenorm"/>
            </w:pPr>
            <w:r w:rsidRPr="00A92F23">
              <w:t>-</w:t>
            </w:r>
          </w:p>
        </w:tc>
      </w:tr>
      <w:tr w:rsidR="00A66273" w:rsidRPr="00A92F23" w14:paraId="632A651D" w14:textId="77777777" w:rsidTr="006F3457">
        <w:tc>
          <w:tcPr>
            <w:tcW w:w="3651" w:type="dxa"/>
          </w:tcPr>
          <w:p w14:paraId="27884EFC" w14:textId="3400B29C" w:rsidR="00A66273" w:rsidRPr="003A6BFC" w:rsidRDefault="00A66273" w:rsidP="00A66273">
            <w:pPr>
              <w:pStyle w:val="GOSTTablenorm"/>
            </w:pPr>
            <w:r w:rsidRPr="00A92F23">
              <w:t xml:space="preserve">Номер_родит_документа </w:t>
            </w:r>
          </w:p>
        </w:tc>
        <w:tc>
          <w:tcPr>
            <w:tcW w:w="1090" w:type="dxa"/>
          </w:tcPr>
          <w:p w14:paraId="334AE753" w14:textId="19D0DC59" w:rsidR="00A66273" w:rsidRPr="003A6BFC" w:rsidRDefault="00A66273" w:rsidP="00A66273">
            <w:pPr>
              <w:pStyle w:val="GOSTTablenorm"/>
            </w:pPr>
            <w:r w:rsidRPr="00E56D5A">
              <w:t>Нет</w:t>
            </w:r>
          </w:p>
        </w:tc>
        <w:tc>
          <w:tcPr>
            <w:tcW w:w="3651" w:type="dxa"/>
          </w:tcPr>
          <w:p w14:paraId="5B992375" w14:textId="7CA1F55B" w:rsidR="00A66273" w:rsidRPr="003A6BFC" w:rsidRDefault="00A66273" w:rsidP="00A66273">
            <w:pPr>
              <w:pStyle w:val="GOSTTablenorm"/>
            </w:pPr>
            <w:r w:rsidRPr="00A92F23">
              <w:t xml:space="preserve">Номер родительского документа </w:t>
            </w:r>
          </w:p>
        </w:tc>
        <w:tc>
          <w:tcPr>
            <w:tcW w:w="3651" w:type="dxa"/>
          </w:tcPr>
          <w:p w14:paraId="1CF22436" w14:textId="03B19B9B" w:rsidR="00A66273" w:rsidRPr="00BE3B2C" w:rsidRDefault="00BE3B2C" w:rsidP="00BE3B2C">
            <w:pPr>
              <w:pStyle w:val="GOSTTablenorm"/>
              <w:rPr>
                <w:lang w:val="en-US"/>
              </w:rPr>
            </w:pPr>
            <w:r w:rsidRPr="00834C02">
              <w:rPr>
                <w:b/>
                <w:szCs w:val="22"/>
                <w:lang w:val="en-US"/>
              </w:rPr>
              <w:t>p</w:t>
            </w:r>
            <w:r w:rsidR="00A66273" w:rsidRPr="00834C02">
              <w:rPr>
                <w:b/>
                <w:szCs w:val="22"/>
                <w:lang w:val="en-US"/>
              </w:rPr>
              <w:t>arent</w:t>
            </w:r>
            <w:r>
              <w:rPr>
                <w:b/>
                <w:szCs w:val="22"/>
              </w:rPr>
              <w:t>:</w:t>
            </w:r>
            <w:r w:rsidR="00A66273" w:rsidRPr="00D31905">
              <w:rPr>
                <w:szCs w:val="22"/>
                <w:lang w:val="en-US"/>
              </w:rPr>
              <w:t>document_no</w:t>
            </w:r>
          </w:p>
        </w:tc>
        <w:tc>
          <w:tcPr>
            <w:tcW w:w="3651" w:type="dxa"/>
          </w:tcPr>
          <w:p w14:paraId="1063E3E4" w14:textId="1E42E40F" w:rsidR="00A66273" w:rsidRPr="003A6BFC" w:rsidRDefault="00A66273" w:rsidP="00A66273">
            <w:pPr>
              <w:pStyle w:val="GOSTTablenorm"/>
            </w:pPr>
            <w:r>
              <w:rPr>
                <w:color w:val="000000"/>
              </w:rPr>
              <w:t>-</w:t>
            </w:r>
          </w:p>
        </w:tc>
      </w:tr>
      <w:tr w:rsidR="00A66273" w:rsidRPr="00A92F23" w14:paraId="049FF9EE" w14:textId="77777777" w:rsidTr="006F3457">
        <w:tc>
          <w:tcPr>
            <w:tcW w:w="3651" w:type="dxa"/>
          </w:tcPr>
          <w:p w14:paraId="77573CED" w14:textId="0733DF81" w:rsidR="00A66273" w:rsidRPr="003A6BFC" w:rsidRDefault="00A66273" w:rsidP="00A66273">
            <w:pPr>
              <w:pStyle w:val="GOSTTablenorm"/>
            </w:pPr>
            <w:r w:rsidRPr="00A92F23">
              <w:t>Дата_родит_документа</w:t>
            </w:r>
          </w:p>
        </w:tc>
        <w:tc>
          <w:tcPr>
            <w:tcW w:w="1090" w:type="dxa"/>
          </w:tcPr>
          <w:p w14:paraId="68C93A58" w14:textId="6C121959" w:rsidR="00A66273" w:rsidRPr="003A6BFC" w:rsidRDefault="00A66273" w:rsidP="00A66273">
            <w:pPr>
              <w:pStyle w:val="GOSTTablenorm"/>
            </w:pPr>
            <w:r w:rsidRPr="00E56D5A">
              <w:t>Нет</w:t>
            </w:r>
          </w:p>
        </w:tc>
        <w:tc>
          <w:tcPr>
            <w:tcW w:w="3651" w:type="dxa"/>
          </w:tcPr>
          <w:p w14:paraId="0AD031B1" w14:textId="0D636219" w:rsidR="00A66273" w:rsidRPr="003A6BFC" w:rsidRDefault="00A66273" w:rsidP="00A66273">
            <w:pPr>
              <w:pStyle w:val="GOSTTablenorm"/>
            </w:pPr>
            <w:r w:rsidRPr="00A92F23">
              <w:t>Дата родительского документа</w:t>
            </w:r>
          </w:p>
        </w:tc>
        <w:tc>
          <w:tcPr>
            <w:tcW w:w="3651" w:type="dxa"/>
          </w:tcPr>
          <w:p w14:paraId="700F001B" w14:textId="6049234E" w:rsidR="00A66273" w:rsidRPr="00BE3B2C" w:rsidRDefault="00A66273" w:rsidP="00BE3B2C">
            <w:pPr>
              <w:pStyle w:val="GOSTTablenorm"/>
              <w:rPr>
                <w:lang w:val="en-US"/>
              </w:rPr>
            </w:pPr>
            <w:r w:rsidRPr="00834C02">
              <w:rPr>
                <w:b/>
                <w:szCs w:val="22"/>
                <w:lang w:val="en-US"/>
              </w:rPr>
              <w:t>parent</w:t>
            </w:r>
            <w:r w:rsidRPr="00EF29A4">
              <w:rPr>
                <w:szCs w:val="22"/>
                <w:lang w:val="en-US"/>
              </w:rPr>
              <w:t>:</w:t>
            </w:r>
            <w:r w:rsidRPr="00D31905">
              <w:rPr>
                <w:szCs w:val="22"/>
                <w:lang w:val="en-US"/>
              </w:rPr>
              <w:t>document_</w:t>
            </w:r>
            <w:r w:rsidRPr="00EF29A4">
              <w:rPr>
                <w:szCs w:val="22"/>
                <w:lang w:val="en-US"/>
              </w:rPr>
              <w:t>date</w:t>
            </w:r>
          </w:p>
        </w:tc>
        <w:tc>
          <w:tcPr>
            <w:tcW w:w="3651" w:type="dxa"/>
          </w:tcPr>
          <w:p w14:paraId="0A83FD7A" w14:textId="60D9E216" w:rsidR="00A66273" w:rsidRPr="003A6BFC" w:rsidRDefault="00A66273" w:rsidP="00A66273">
            <w:pPr>
              <w:pStyle w:val="GOSTTablenorm"/>
            </w:pPr>
            <w:r>
              <w:rPr>
                <w:color w:val="000000"/>
              </w:rPr>
              <w:t>-</w:t>
            </w:r>
          </w:p>
        </w:tc>
      </w:tr>
      <w:tr w:rsidR="00A66273" w:rsidRPr="00A92F23" w14:paraId="75C81AB5" w14:textId="77777777" w:rsidTr="006F3457">
        <w:tc>
          <w:tcPr>
            <w:tcW w:w="3651" w:type="dxa"/>
          </w:tcPr>
          <w:p w14:paraId="6055D2B4" w14:textId="21C34D9F" w:rsidR="00A66273" w:rsidRPr="003A6BFC" w:rsidRDefault="00A66273" w:rsidP="00A66273">
            <w:pPr>
              <w:pStyle w:val="GOSTTablenorm"/>
            </w:pPr>
            <w:r w:rsidRPr="00A92F23">
              <w:t>Тип_родит_документа</w:t>
            </w:r>
          </w:p>
        </w:tc>
        <w:tc>
          <w:tcPr>
            <w:tcW w:w="1090" w:type="dxa"/>
          </w:tcPr>
          <w:p w14:paraId="578131E9" w14:textId="5C858841" w:rsidR="00A66273" w:rsidRPr="003A6BFC" w:rsidRDefault="00A66273" w:rsidP="00A66273">
            <w:pPr>
              <w:pStyle w:val="GOSTTablenorm"/>
            </w:pPr>
            <w:r w:rsidRPr="00F276AE">
              <w:t>Нет</w:t>
            </w:r>
          </w:p>
        </w:tc>
        <w:tc>
          <w:tcPr>
            <w:tcW w:w="3651" w:type="dxa"/>
          </w:tcPr>
          <w:p w14:paraId="12648E6A" w14:textId="09C907FF" w:rsidR="00A66273" w:rsidRPr="003A6BFC" w:rsidRDefault="00A66273" w:rsidP="00A66273">
            <w:pPr>
              <w:pStyle w:val="GOSTTablenorm"/>
            </w:pPr>
            <w:r w:rsidRPr="00A92F23">
              <w:t>Тип родительского документа</w:t>
            </w:r>
          </w:p>
        </w:tc>
        <w:tc>
          <w:tcPr>
            <w:tcW w:w="3651" w:type="dxa"/>
          </w:tcPr>
          <w:p w14:paraId="36B83906" w14:textId="3D9BAC9D" w:rsidR="00A66273" w:rsidRPr="00BE3B2C" w:rsidRDefault="00BE3B2C" w:rsidP="00BE3B2C">
            <w:pPr>
              <w:pStyle w:val="GOSTTablenorm"/>
              <w:rPr>
                <w:lang w:val="en-US"/>
              </w:rPr>
            </w:pPr>
            <w:r>
              <w:rPr>
                <w:b/>
                <w:szCs w:val="22"/>
                <w:lang w:val="en-US"/>
              </w:rPr>
              <w:t>parent</w:t>
            </w:r>
            <w:r w:rsidR="00A66273" w:rsidRPr="00EF29A4">
              <w:rPr>
                <w:szCs w:val="22"/>
                <w:lang w:val="en-US"/>
              </w:rPr>
              <w:t>:</w:t>
            </w:r>
            <w:r w:rsidR="00A66273" w:rsidRPr="00D31905">
              <w:rPr>
                <w:szCs w:val="22"/>
                <w:lang w:val="en-US"/>
              </w:rPr>
              <w:t>document_</w:t>
            </w:r>
            <w:r w:rsidR="00A66273" w:rsidRPr="00EF29A4">
              <w:rPr>
                <w:szCs w:val="22"/>
                <w:lang w:val="en-US"/>
              </w:rPr>
              <w:t>type</w:t>
            </w:r>
          </w:p>
        </w:tc>
        <w:tc>
          <w:tcPr>
            <w:tcW w:w="3651" w:type="dxa"/>
          </w:tcPr>
          <w:p w14:paraId="54705DB7" w14:textId="6024EA7C" w:rsidR="00A66273" w:rsidRPr="003A6BFC" w:rsidRDefault="00A66273" w:rsidP="00A66273">
            <w:pPr>
              <w:pStyle w:val="GOSTTablenorm"/>
            </w:pPr>
            <w:r>
              <w:rPr>
                <w:color w:val="000000"/>
              </w:rPr>
              <w:t>-</w:t>
            </w:r>
          </w:p>
        </w:tc>
      </w:tr>
      <w:tr w:rsidR="00BE3B2C" w:rsidRPr="00A92F23" w14:paraId="66D1AADD" w14:textId="77777777" w:rsidTr="006F3457">
        <w:tc>
          <w:tcPr>
            <w:tcW w:w="3651" w:type="dxa"/>
          </w:tcPr>
          <w:p w14:paraId="2047F6ED" w14:textId="7F00678E" w:rsidR="00BE3B2C" w:rsidRPr="00A92F23" w:rsidRDefault="00BE3B2C" w:rsidP="00BE3B2C">
            <w:pPr>
              <w:pStyle w:val="GOSTTablenorm"/>
            </w:pPr>
            <w:r w:rsidRPr="00974376">
              <w:rPr>
                <w:b/>
              </w:rPr>
              <w:t>Информация по получателю (блок реквизитов)</w:t>
            </w:r>
          </w:p>
        </w:tc>
        <w:tc>
          <w:tcPr>
            <w:tcW w:w="1090" w:type="dxa"/>
          </w:tcPr>
          <w:p w14:paraId="03D8B785" w14:textId="4D91A347" w:rsidR="00BE3B2C" w:rsidRPr="00F276AE" w:rsidRDefault="00BE3B2C" w:rsidP="00BE3B2C">
            <w:pPr>
              <w:pStyle w:val="GOSTTablenorm"/>
            </w:pPr>
            <w:r w:rsidRPr="00F276AE">
              <w:t>-</w:t>
            </w:r>
          </w:p>
        </w:tc>
        <w:tc>
          <w:tcPr>
            <w:tcW w:w="3651" w:type="dxa"/>
          </w:tcPr>
          <w:p w14:paraId="2C051F7E" w14:textId="6731BBD3" w:rsidR="00BE3B2C" w:rsidRPr="00A92F23" w:rsidRDefault="00BE3B2C" w:rsidP="00BE3B2C">
            <w:pPr>
              <w:pStyle w:val="GOSTTablenorm"/>
            </w:pPr>
            <w:r w:rsidRPr="00F276AE">
              <w:t>-</w:t>
            </w:r>
          </w:p>
        </w:tc>
        <w:tc>
          <w:tcPr>
            <w:tcW w:w="3651" w:type="dxa"/>
          </w:tcPr>
          <w:p w14:paraId="5B95E4C3" w14:textId="79FF701B" w:rsidR="00BE3B2C" w:rsidRPr="00834C02" w:rsidRDefault="00BE3B2C" w:rsidP="00BE3B2C">
            <w:pPr>
              <w:pStyle w:val="GOSTTablenorm"/>
              <w:rPr>
                <w:b/>
                <w:szCs w:val="22"/>
                <w:lang w:val="en-US"/>
              </w:rPr>
            </w:pPr>
            <w:r w:rsidRPr="00F276AE">
              <w:t>-</w:t>
            </w:r>
          </w:p>
        </w:tc>
        <w:tc>
          <w:tcPr>
            <w:tcW w:w="3651" w:type="dxa"/>
          </w:tcPr>
          <w:p w14:paraId="2075EB54" w14:textId="577CAF92" w:rsidR="00BE3B2C" w:rsidRDefault="00BE3B2C" w:rsidP="00BE3B2C">
            <w:pPr>
              <w:pStyle w:val="GOSTTablenorm"/>
              <w:rPr>
                <w:color w:val="000000"/>
              </w:rPr>
            </w:pPr>
            <w:r w:rsidRPr="00F276AE">
              <w:t>-</w:t>
            </w:r>
          </w:p>
        </w:tc>
      </w:tr>
      <w:tr w:rsidR="00BE3B2C" w:rsidRPr="00A92F23" w14:paraId="615E2304" w14:textId="77777777" w:rsidTr="006F3457">
        <w:tc>
          <w:tcPr>
            <w:tcW w:w="3651" w:type="dxa"/>
          </w:tcPr>
          <w:p w14:paraId="04AB71C5" w14:textId="6568664E" w:rsidR="00BE3B2C" w:rsidRPr="00A92F23" w:rsidRDefault="00BE3B2C" w:rsidP="00BE3B2C">
            <w:pPr>
              <w:pStyle w:val="GOSTTablenorm"/>
            </w:pPr>
            <w:r w:rsidRPr="00A92F23">
              <w:t>КС_получателя</w:t>
            </w:r>
          </w:p>
        </w:tc>
        <w:tc>
          <w:tcPr>
            <w:tcW w:w="1090" w:type="dxa"/>
          </w:tcPr>
          <w:p w14:paraId="40383B8D" w14:textId="7129983F" w:rsidR="00BE3B2C" w:rsidRPr="00F276AE" w:rsidRDefault="00BE3B2C" w:rsidP="00BE3B2C">
            <w:pPr>
              <w:pStyle w:val="GOSTTablenorm"/>
            </w:pPr>
            <w:r w:rsidRPr="00A92F23">
              <w:t>Нет</w:t>
            </w:r>
          </w:p>
        </w:tc>
        <w:tc>
          <w:tcPr>
            <w:tcW w:w="3651" w:type="dxa"/>
          </w:tcPr>
          <w:p w14:paraId="485177C6" w14:textId="63C2A7E3" w:rsidR="00BE3B2C" w:rsidRPr="00A92F23" w:rsidRDefault="00BE3B2C" w:rsidP="00BE3B2C">
            <w:pPr>
              <w:pStyle w:val="GOSTTablenorm"/>
            </w:pPr>
            <w:r w:rsidRPr="00A92F23">
              <w:rPr>
                <w:lang w:eastAsia="en-US"/>
              </w:rPr>
              <w:t>КС получателя</w:t>
            </w:r>
          </w:p>
        </w:tc>
        <w:tc>
          <w:tcPr>
            <w:tcW w:w="3651" w:type="dxa"/>
          </w:tcPr>
          <w:p w14:paraId="786CC1D1" w14:textId="3DAFAB2C" w:rsidR="00BE3B2C" w:rsidRPr="00834C02" w:rsidRDefault="00BE3B2C" w:rsidP="00BE3B2C">
            <w:pPr>
              <w:pStyle w:val="GOSTTablenorm"/>
              <w:rPr>
                <w:b/>
                <w:szCs w:val="22"/>
                <w:lang w:val="en-US"/>
              </w:rPr>
            </w:pPr>
            <w:r w:rsidRPr="00A66273">
              <w:rPr>
                <w:b/>
              </w:rPr>
              <w:t>recipient</w:t>
            </w:r>
            <w:r w:rsidRPr="00C05CF0">
              <w:t>:treasury_account</w:t>
            </w:r>
          </w:p>
        </w:tc>
        <w:tc>
          <w:tcPr>
            <w:tcW w:w="3651" w:type="dxa"/>
          </w:tcPr>
          <w:p w14:paraId="7F54556D" w14:textId="17468C8E" w:rsidR="00BE3B2C" w:rsidRDefault="00BE3B2C" w:rsidP="00BE3B2C">
            <w:pPr>
              <w:pStyle w:val="GOSTTablenorm"/>
              <w:rPr>
                <w:color w:val="000000"/>
              </w:rPr>
            </w:pPr>
            <w:r w:rsidRPr="00A92F23">
              <w:t>-</w:t>
            </w:r>
          </w:p>
        </w:tc>
      </w:tr>
      <w:tr w:rsidR="00974376" w:rsidRPr="00A92F23" w14:paraId="4AB69BE9" w14:textId="77777777" w:rsidTr="006F3457">
        <w:tc>
          <w:tcPr>
            <w:tcW w:w="3651" w:type="dxa"/>
          </w:tcPr>
          <w:p w14:paraId="6D97D421" w14:textId="5CDBEB45" w:rsidR="00974376" w:rsidRPr="007733F9" w:rsidRDefault="00974376" w:rsidP="007733F9">
            <w:pPr>
              <w:pStyle w:val="GOSTTablenorm"/>
              <w:rPr>
                <w:b/>
              </w:rPr>
            </w:pPr>
            <w:r w:rsidRPr="007733F9">
              <w:rPr>
                <w:b/>
              </w:rPr>
              <w:t xml:space="preserve">Информация по </w:t>
            </w:r>
            <w:r w:rsidR="007733F9">
              <w:rPr>
                <w:b/>
              </w:rPr>
              <w:t>плтельщику (блок реквизитов)</w:t>
            </w:r>
          </w:p>
        </w:tc>
        <w:tc>
          <w:tcPr>
            <w:tcW w:w="1090" w:type="dxa"/>
          </w:tcPr>
          <w:p w14:paraId="74B1DBD0" w14:textId="77777777" w:rsidR="00974376" w:rsidRDefault="00974376" w:rsidP="006F3457">
            <w:pPr>
              <w:pStyle w:val="GOSTTablenorm"/>
            </w:pPr>
            <w:r w:rsidRPr="0023708E">
              <w:rPr>
                <w:color w:val="000000"/>
              </w:rPr>
              <w:t>-</w:t>
            </w:r>
          </w:p>
        </w:tc>
        <w:tc>
          <w:tcPr>
            <w:tcW w:w="3651" w:type="dxa"/>
          </w:tcPr>
          <w:p w14:paraId="664AB511" w14:textId="77777777" w:rsidR="00974376" w:rsidRDefault="00974376" w:rsidP="006F3457">
            <w:pPr>
              <w:pStyle w:val="GOSTTablenorm"/>
              <w:rPr>
                <w:color w:val="000000"/>
              </w:rPr>
            </w:pPr>
            <w:r w:rsidRPr="0023708E">
              <w:rPr>
                <w:color w:val="000000"/>
              </w:rPr>
              <w:t>-</w:t>
            </w:r>
          </w:p>
        </w:tc>
        <w:tc>
          <w:tcPr>
            <w:tcW w:w="3651" w:type="dxa"/>
          </w:tcPr>
          <w:p w14:paraId="5B114CC7" w14:textId="77777777" w:rsidR="00974376" w:rsidRDefault="00974376" w:rsidP="006F3457">
            <w:pPr>
              <w:pStyle w:val="GOSTTablenorm"/>
              <w:rPr>
                <w:color w:val="000000"/>
              </w:rPr>
            </w:pPr>
            <w:r w:rsidRPr="0023708E">
              <w:rPr>
                <w:color w:val="000000"/>
              </w:rPr>
              <w:t>-</w:t>
            </w:r>
          </w:p>
        </w:tc>
        <w:tc>
          <w:tcPr>
            <w:tcW w:w="3651" w:type="dxa"/>
          </w:tcPr>
          <w:p w14:paraId="41BB54F2" w14:textId="77777777" w:rsidR="00974376" w:rsidRDefault="00974376" w:rsidP="006F3457">
            <w:pPr>
              <w:pStyle w:val="GOSTTablenorm"/>
              <w:rPr>
                <w:color w:val="000000"/>
              </w:rPr>
            </w:pPr>
            <w:r>
              <w:rPr>
                <w:color w:val="000000"/>
              </w:rPr>
              <w:t>-</w:t>
            </w:r>
          </w:p>
        </w:tc>
      </w:tr>
      <w:tr w:rsidR="00974376" w:rsidRPr="00A92F23" w14:paraId="20149C81" w14:textId="77777777" w:rsidTr="006F3457">
        <w:tc>
          <w:tcPr>
            <w:tcW w:w="3651" w:type="dxa"/>
          </w:tcPr>
          <w:p w14:paraId="76DB903F" w14:textId="77777777" w:rsidR="00974376" w:rsidRPr="00F276AE" w:rsidRDefault="00974376" w:rsidP="006F3457">
            <w:pPr>
              <w:pStyle w:val="GOSTTablenorm"/>
            </w:pPr>
            <w:r w:rsidRPr="00F276AE">
              <w:t>Номер_ЛС_отправителя</w:t>
            </w:r>
          </w:p>
        </w:tc>
        <w:tc>
          <w:tcPr>
            <w:tcW w:w="1090" w:type="dxa"/>
          </w:tcPr>
          <w:p w14:paraId="6039B3AD" w14:textId="77777777" w:rsidR="00974376" w:rsidRPr="00F276AE" w:rsidRDefault="00974376" w:rsidP="006F3457">
            <w:pPr>
              <w:pStyle w:val="GOSTTablenorm"/>
            </w:pPr>
            <w:r w:rsidRPr="00F276AE">
              <w:t>Нет</w:t>
            </w:r>
          </w:p>
        </w:tc>
        <w:tc>
          <w:tcPr>
            <w:tcW w:w="3651" w:type="dxa"/>
          </w:tcPr>
          <w:p w14:paraId="20AED82E" w14:textId="77777777" w:rsidR="00974376" w:rsidRPr="00F276AE" w:rsidRDefault="00974376" w:rsidP="006F3457">
            <w:pPr>
              <w:pStyle w:val="GOSTTablenorm"/>
            </w:pPr>
            <w:r w:rsidRPr="00F276AE">
              <w:t>Номер лицевого счета ТОФК отправителя</w:t>
            </w:r>
          </w:p>
        </w:tc>
        <w:tc>
          <w:tcPr>
            <w:tcW w:w="3651" w:type="dxa"/>
          </w:tcPr>
          <w:p w14:paraId="6EA81880" w14:textId="77777777" w:rsidR="00974376" w:rsidRPr="00F276AE" w:rsidRDefault="00974376" w:rsidP="006F3457">
            <w:pPr>
              <w:pStyle w:val="GOSTTablenorm"/>
            </w:pPr>
            <w:r w:rsidRPr="000F1308">
              <w:rPr>
                <w:b/>
              </w:rPr>
              <w:t>sender</w:t>
            </w:r>
            <w:r w:rsidRPr="00F276AE">
              <w:t>:sender_account</w:t>
            </w:r>
          </w:p>
        </w:tc>
        <w:tc>
          <w:tcPr>
            <w:tcW w:w="3651" w:type="dxa"/>
          </w:tcPr>
          <w:p w14:paraId="41C0E4C1" w14:textId="77777777" w:rsidR="00974376" w:rsidRPr="00F276AE" w:rsidRDefault="00974376" w:rsidP="006F3457">
            <w:pPr>
              <w:pStyle w:val="GOSTTablenorm"/>
            </w:pPr>
            <w:r w:rsidRPr="00F276AE">
              <w:t>-</w:t>
            </w:r>
          </w:p>
        </w:tc>
      </w:tr>
      <w:tr w:rsidR="00974376" w:rsidRPr="00A92F23" w14:paraId="03A56166" w14:textId="77777777" w:rsidTr="006F3457">
        <w:tc>
          <w:tcPr>
            <w:tcW w:w="3651" w:type="dxa"/>
          </w:tcPr>
          <w:p w14:paraId="4121BC28" w14:textId="2A2A6B39" w:rsidR="00974376" w:rsidRPr="00F276AE" w:rsidRDefault="00974376" w:rsidP="00974376">
            <w:pPr>
              <w:pStyle w:val="GOSTTablenorm"/>
            </w:pPr>
            <w:r w:rsidRPr="0055387F">
              <w:rPr>
                <w:color w:val="000000"/>
              </w:rPr>
              <w:t>GUID_НВС_ФБ_плательщика</w:t>
            </w:r>
          </w:p>
        </w:tc>
        <w:tc>
          <w:tcPr>
            <w:tcW w:w="1090" w:type="dxa"/>
          </w:tcPr>
          <w:p w14:paraId="463C1ADB" w14:textId="55571BA5" w:rsidR="00974376" w:rsidRPr="00F276AE" w:rsidRDefault="00BE3B2C" w:rsidP="00974376">
            <w:pPr>
              <w:pStyle w:val="GOSTTablenorm"/>
            </w:pPr>
            <w:r>
              <w:t>Нет</w:t>
            </w:r>
          </w:p>
        </w:tc>
        <w:tc>
          <w:tcPr>
            <w:tcW w:w="3651" w:type="dxa"/>
          </w:tcPr>
          <w:p w14:paraId="0ADF129D" w14:textId="4A50EEC7" w:rsidR="00974376" w:rsidRPr="00F276AE" w:rsidRDefault="00974376" w:rsidP="00A66273">
            <w:pPr>
              <w:pStyle w:val="GOSTTablenorm"/>
            </w:pPr>
            <w:r>
              <w:rPr>
                <w:color w:val="000000"/>
              </w:rPr>
              <w:t>ГУИД документа, по которому был учтен НВС ФБ на лицевом</w:t>
            </w:r>
            <w:r w:rsidR="00A66273">
              <w:rPr>
                <w:color w:val="000000"/>
              </w:rPr>
              <w:t xml:space="preserve"> счете ТОФК</w:t>
            </w:r>
          </w:p>
        </w:tc>
        <w:tc>
          <w:tcPr>
            <w:tcW w:w="3651" w:type="dxa"/>
          </w:tcPr>
          <w:p w14:paraId="2AD9B65A" w14:textId="2A17679F" w:rsidR="00974376" w:rsidRPr="000F1308" w:rsidRDefault="00BE3B2C" w:rsidP="00974376">
            <w:pPr>
              <w:pStyle w:val="GOSTTablenorm"/>
              <w:rPr>
                <w:b/>
              </w:rPr>
            </w:pPr>
            <w:r w:rsidRPr="000F1308">
              <w:rPr>
                <w:b/>
              </w:rPr>
              <w:t>sender</w:t>
            </w:r>
            <w:r w:rsidR="00974376" w:rsidRPr="00C81A06">
              <w:rPr>
                <w:lang w:val="en-US"/>
              </w:rPr>
              <w:t>:</w:t>
            </w:r>
            <w:r w:rsidR="00974376" w:rsidRPr="00C81A06">
              <w:t>doc_guid_nvs</w:t>
            </w:r>
          </w:p>
        </w:tc>
        <w:tc>
          <w:tcPr>
            <w:tcW w:w="3651" w:type="dxa"/>
          </w:tcPr>
          <w:p w14:paraId="7D355FB3" w14:textId="4DA0A494" w:rsidR="00974376" w:rsidRPr="00F276AE" w:rsidRDefault="00974376" w:rsidP="00974376">
            <w:pPr>
              <w:pStyle w:val="GOSTTablenorm"/>
            </w:pPr>
            <w:r w:rsidRPr="0028300D">
              <w:rPr>
                <w:color w:val="000000"/>
              </w:rPr>
              <w:t>-</w:t>
            </w:r>
          </w:p>
        </w:tc>
      </w:tr>
      <w:tr w:rsidR="00974376" w:rsidRPr="00A92F23" w14:paraId="2852B0BF" w14:textId="77777777" w:rsidTr="006F3457">
        <w:tc>
          <w:tcPr>
            <w:tcW w:w="3651" w:type="dxa"/>
          </w:tcPr>
          <w:p w14:paraId="2A212EEF" w14:textId="77777777" w:rsidR="00974376" w:rsidRPr="00974376" w:rsidRDefault="00974376" w:rsidP="006F3457">
            <w:pPr>
              <w:pStyle w:val="GOSTTablenorm"/>
              <w:rPr>
                <w:b/>
              </w:rPr>
            </w:pPr>
            <w:r w:rsidRPr="00974376">
              <w:rPr>
                <w:b/>
              </w:rPr>
              <w:lastRenderedPageBreak/>
              <w:t>Информация по строкам документа (массив данных)</w:t>
            </w:r>
          </w:p>
        </w:tc>
        <w:tc>
          <w:tcPr>
            <w:tcW w:w="1090" w:type="dxa"/>
          </w:tcPr>
          <w:p w14:paraId="561246BD" w14:textId="77777777" w:rsidR="00974376" w:rsidRPr="00F276AE" w:rsidRDefault="00974376" w:rsidP="006F3457">
            <w:pPr>
              <w:pStyle w:val="GOSTTablenorm"/>
            </w:pPr>
            <w:r w:rsidRPr="00F276AE">
              <w:t>-</w:t>
            </w:r>
          </w:p>
        </w:tc>
        <w:tc>
          <w:tcPr>
            <w:tcW w:w="3651" w:type="dxa"/>
          </w:tcPr>
          <w:p w14:paraId="1630A691" w14:textId="77777777" w:rsidR="00974376" w:rsidRPr="00F276AE" w:rsidRDefault="00974376" w:rsidP="006F3457">
            <w:pPr>
              <w:pStyle w:val="GOSTTablenorm"/>
            </w:pPr>
            <w:r w:rsidRPr="00F276AE">
              <w:t>-</w:t>
            </w:r>
          </w:p>
        </w:tc>
        <w:tc>
          <w:tcPr>
            <w:tcW w:w="3651" w:type="dxa"/>
          </w:tcPr>
          <w:p w14:paraId="6372BD59" w14:textId="77777777" w:rsidR="00974376" w:rsidRPr="00F276AE" w:rsidRDefault="00974376" w:rsidP="006F3457">
            <w:pPr>
              <w:pStyle w:val="GOSTTablenorm"/>
            </w:pPr>
            <w:r w:rsidRPr="00F276AE">
              <w:t>-</w:t>
            </w:r>
          </w:p>
        </w:tc>
        <w:tc>
          <w:tcPr>
            <w:tcW w:w="3651" w:type="dxa"/>
          </w:tcPr>
          <w:p w14:paraId="43D6F3C5" w14:textId="77777777" w:rsidR="00974376" w:rsidRPr="00F276AE" w:rsidRDefault="00974376" w:rsidP="006F3457">
            <w:pPr>
              <w:pStyle w:val="GOSTTablenorm"/>
            </w:pPr>
            <w:r w:rsidRPr="00F276AE">
              <w:t>-</w:t>
            </w:r>
          </w:p>
        </w:tc>
      </w:tr>
      <w:tr w:rsidR="00BE3B2C" w:rsidRPr="00A92F23" w14:paraId="042D2392" w14:textId="77777777" w:rsidTr="006F3457">
        <w:tc>
          <w:tcPr>
            <w:tcW w:w="3651" w:type="dxa"/>
          </w:tcPr>
          <w:p w14:paraId="16028635" w14:textId="07C5C1AC" w:rsidR="00BE3B2C" w:rsidRPr="00A92F23" w:rsidRDefault="00BE3B2C" w:rsidP="00BE3B2C">
            <w:pPr>
              <w:pStyle w:val="GOSTTablenorm"/>
            </w:pPr>
            <w:r>
              <w:rPr>
                <w:color w:val="000000"/>
              </w:rPr>
              <w:t>КБК</w:t>
            </w:r>
          </w:p>
        </w:tc>
        <w:tc>
          <w:tcPr>
            <w:tcW w:w="1090" w:type="dxa"/>
          </w:tcPr>
          <w:p w14:paraId="79E3660F" w14:textId="48A38547" w:rsidR="00BE3B2C" w:rsidRPr="00A92F23" w:rsidRDefault="00BE3B2C" w:rsidP="00BE3B2C">
            <w:pPr>
              <w:pStyle w:val="GOSTTablenorm"/>
            </w:pPr>
            <w:r w:rsidRPr="00A92F23">
              <w:t>Нет</w:t>
            </w:r>
          </w:p>
        </w:tc>
        <w:tc>
          <w:tcPr>
            <w:tcW w:w="3651" w:type="dxa"/>
          </w:tcPr>
          <w:p w14:paraId="23CF403E" w14:textId="443CCB8F" w:rsidR="00BE3B2C" w:rsidRPr="00A92F23" w:rsidRDefault="00BE3B2C" w:rsidP="00BE3B2C">
            <w:pPr>
              <w:pStyle w:val="GOSTTablenorm"/>
            </w:pPr>
            <w:r>
              <w:rPr>
                <w:color w:val="000000"/>
              </w:rPr>
              <w:t xml:space="preserve">КБК </w:t>
            </w:r>
          </w:p>
        </w:tc>
        <w:tc>
          <w:tcPr>
            <w:tcW w:w="3651" w:type="dxa"/>
          </w:tcPr>
          <w:p w14:paraId="60E0487D" w14:textId="6B5A13D3" w:rsidR="00BE3B2C" w:rsidRPr="00A66273" w:rsidRDefault="00BE3B2C" w:rsidP="00BE3B2C">
            <w:pPr>
              <w:pStyle w:val="GOSTTablenorm"/>
              <w:rPr>
                <w:b/>
              </w:rPr>
            </w:pPr>
            <w:r>
              <w:rPr>
                <w:b/>
                <w:szCs w:val="22"/>
                <w:lang w:val="en-US"/>
              </w:rPr>
              <w:t>e</w:t>
            </w:r>
            <w:r w:rsidRPr="00827C7E">
              <w:rPr>
                <w:b/>
                <w:szCs w:val="22"/>
                <w:lang w:val="en-US"/>
              </w:rPr>
              <w:t>ntries</w:t>
            </w:r>
            <w:r>
              <w:rPr>
                <w:shd w:val="clear" w:color="auto" w:fill="FFFFFF"/>
              </w:rPr>
              <w:t>:</w:t>
            </w:r>
            <w:r w:rsidRPr="00A57119">
              <w:rPr>
                <w:shd w:val="clear" w:color="auto" w:fill="FFFFFF"/>
              </w:rPr>
              <w:t>bcc</w:t>
            </w:r>
          </w:p>
        </w:tc>
        <w:tc>
          <w:tcPr>
            <w:tcW w:w="3651" w:type="dxa"/>
          </w:tcPr>
          <w:p w14:paraId="1749C592" w14:textId="79B76E8C" w:rsidR="00BE3B2C" w:rsidRPr="00A92F23" w:rsidRDefault="00BE3B2C" w:rsidP="00BE3B2C">
            <w:pPr>
              <w:pStyle w:val="GOSTTablenorm"/>
            </w:pPr>
            <w:r>
              <w:rPr>
                <w:lang w:val="en-US"/>
              </w:rPr>
              <w:t>-</w:t>
            </w:r>
          </w:p>
        </w:tc>
      </w:tr>
      <w:tr w:rsidR="00BE3B2C" w:rsidRPr="00A92F23" w14:paraId="75553E93" w14:textId="77777777" w:rsidTr="006F3457">
        <w:tc>
          <w:tcPr>
            <w:tcW w:w="3651" w:type="dxa"/>
          </w:tcPr>
          <w:p w14:paraId="2152E742" w14:textId="0D18FC74" w:rsidR="00BE3B2C" w:rsidRPr="00A92F23" w:rsidRDefault="00BE3B2C" w:rsidP="00BE3B2C">
            <w:pPr>
              <w:pStyle w:val="GOSTTablenorm"/>
            </w:pPr>
            <w:r>
              <w:rPr>
                <w:color w:val="000000"/>
              </w:rPr>
              <w:t>Тип_КБК</w:t>
            </w:r>
          </w:p>
        </w:tc>
        <w:tc>
          <w:tcPr>
            <w:tcW w:w="1090" w:type="dxa"/>
          </w:tcPr>
          <w:p w14:paraId="047E84EE" w14:textId="1299B0E8" w:rsidR="00BE3B2C" w:rsidRPr="00A92F23" w:rsidRDefault="00BE3B2C" w:rsidP="00BE3B2C">
            <w:pPr>
              <w:pStyle w:val="GOSTTablenorm"/>
            </w:pPr>
            <w:r w:rsidRPr="004244A1">
              <w:t>Нет</w:t>
            </w:r>
          </w:p>
        </w:tc>
        <w:tc>
          <w:tcPr>
            <w:tcW w:w="3651" w:type="dxa"/>
          </w:tcPr>
          <w:p w14:paraId="04BE498C" w14:textId="2D2461B0" w:rsidR="00BE3B2C" w:rsidRPr="00A92F23" w:rsidRDefault="00BE3B2C" w:rsidP="00BE3B2C">
            <w:pPr>
              <w:pStyle w:val="GOSTTablenorm"/>
            </w:pPr>
            <w:r>
              <w:rPr>
                <w:color w:val="000000"/>
              </w:rPr>
              <w:t xml:space="preserve">Тип КБК </w:t>
            </w:r>
          </w:p>
        </w:tc>
        <w:tc>
          <w:tcPr>
            <w:tcW w:w="3651" w:type="dxa"/>
          </w:tcPr>
          <w:p w14:paraId="13184459" w14:textId="67C4799F" w:rsidR="00BE3B2C" w:rsidRPr="00A66273" w:rsidRDefault="00BE3B2C" w:rsidP="00BE3B2C">
            <w:pPr>
              <w:pStyle w:val="GOSTTablenorm"/>
              <w:rPr>
                <w:b/>
              </w:rPr>
            </w:pPr>
            <w:r>
              <w:rPr>
                <w:b/>
                <w:szCs w:val="22"/>
                <w:lang w:val="en-US"/>
              </w:rPr>
              <w:t>e</w:t>
            </w:r>
            <w:r w:rsidRPr="00827C7E">
              <w:rPr>
                <w:b/>
                <w:szCs w:val="22"/>
                <w:lang w:val="en-US"/>
              </w:rPr>
              <w:t>ntries</w:t>
            </w:r>
            <w:r>
              <w:rPr>
                <w:shd w:val="clear" w:color="auto" w:fill="FFFFFF"/>
              </w:rPr>
              <w:t>:</w:t>
            </w:r>
            <w:r w:rsidRPr="00A57119">
              <w:rPr>
                <w:lang w:val="en-US"/>
              </w:rPr>
              <w:t>type_bcc</w:t>
            </w:r>
          </w:p>
        </w:tc>
        <w:tc>
          <w:tcPr>
            <w:tcW w:w="3651" w:type="dxa"/>
          </w:tcPr>
          <w:p w14:paraId="2502BE8F" w14:textId="777ABD0C" w:rsidR="00BE3B2C" w:rsidRPr="00A92F23" w:rsidRDefault="00BE3B2C" w:rsidP="00BE3B2C">
            <w:pPr>
              <w:pStyle w:val="GOSTTablenorm"/>
            </w:pPr>
            <w:r>
              <w:rPr>
                <w:lang w:val="en-US"/>
              </w:rPr>
              <w:t>-</w:t>
            </w:r>
          </w:p>
        </w:tc>
      </w:tr>
      <w:tr w:rsidR="007733F9" w:rsidRPr="00A92F23" w14:paraId="676DBA93" w14:textId="77777777" w:rsidTr="006F3457">
        <w:tc>
          <w:tcPr>
            <w:tcW w:w="3651" w:type="dxa"/>
          </w:tcPr>
          <w:p w14:paraId="6FC07BA6" w14:textId="59F94311" w:rsidR="007733F9" w:rsidRPr="00F276AE" w:rsidRDefault="007733F9" w:rsidP="007733F9">
            <w:pPr>
              <w:pStyle w:val="GOSTTablenorm"/>
            </w:pPr>
            <w:r w:rsidRPr="00A92F23">
              <w:t>ОКТМО_плательщика</w:t>
            </w:r>
          </w:p>
        </w:tc>
        <w:tc>
          <w:tcPr>
            <w:tcW w:w="1090" w:type="dxa"/>
          </w:tcPr>
          <w:p w14:paraId="46547B0D" w14:textId="4A8ECE06" w:rsidR="007733F9" w:rsidRPr="00F276AE" w:rsidRDefault="007733F9" w:rsidP="007733F9">
            <w:pPr>
              <w:pStyle w:val="GOSTTablenorm"/>
            </w:pPr>
            <w:r w:rsidRPr="00A92F23">
              <w:t>Нет</w:t>
            </w:r>
          </w:p>
        </w:tc>
        <w:tc>
          <w:tcPr>
            <w:tcW w:w="3651" w:type="dxa"/>
          </w:tcPr>
          <w:p w14:paraId="3201835B" w14:textId="638296C4" w:rsidR="007733F9" w:rsidRPr="00F276AE" w:rsidRDefault="007733F9" w:rsidP="007733F9">
            <w:pPr>
              <w:pStyle w:val="GOSTTablenorm"/>
            </w:pPr>
            <w:r w:rsidRPr="00A92F23">
              <w:t>Код по ОКТМО публично-правового образования плательщика</w:t>
            </w:r>
          </w:p>
        </w:tc>
        <w:tc>
          <w:tcPr>
            <w:tcW w:w="3651" w:type="dxa"/>
          </w:tcPr>
          <w:p w14:paraId="7F190788" w14:textId="62DE823F" w:rsidR="007733F9" w:rsidRPr="000F1308" w:rsidRDefault="00BC4272" w:rsidP="007733F9">
            <w:pPr>
              <w:pStyle w:val="GOSTTablenorm"/>
              <w:rPr>
                <w:b/>
              </w:rPr>
            </w:pPr>
            <w:r>
              <w:rPr>
                <w:b/>
                <w:szCs w:val="22"/>
                <w:lang w:val="en-US"/>
              </w:rPr>
              <w:t>e</w:t>
            </w:r>
            <w:r w:rsidRPr="00827C7E">
              <w:rPr>
                <w:b/>
                <w:szCs w:val="22"/>
                <w:lang w:val="en-US"/>
              </w:rPr>
              <w:t>ntries</w:t>
            </w:r>
            <w:r w:rsidR="007733F9" w:rsidRPr="00C05CF0">
              <w:t>:entries:oktmo</w:t>
            </w:r>
          </w:p>
        </w:tc>
        <w:tc>
          <w:tcPr>
            <w:tcW w:w="3651" w:type="dxa"/>
          </w:tcPr>
          <w:p w14:paraId="7E42E590" w14:textId="35992AB5" w:rsidR="007733F9" w:rsidRPr="00F276AE" w:rsidRDefault="007733F9" w:rsidP="007733F9">
            <w:pPr>
              <w:pStyle w:val="GOSTTablenorm"/>
            </w:pPr>
            <w:r w:rsidRPr="00A92F23">
              <w:t>-</w:t>
            </w:r>
          </w:p>
        </w:tc>
      </w:tr>
      <w:tr w:rsidR="00974376" w:rsidRPr="00A92F23" w14:paraId="5DA6E794" w14:textId="77777777" w:rsidTr="006F3457">
        <w:tc>
          <w:tcPr>
            <w:tcW w:w="3651" w:type="dxa"/>
          </w:tcPr>
          <w:p w14:paraId="7E3E5F95" w14:textId="77777777" w:rsidR="00974376" w:rsidRPr="00F276AE" w:rsidRDefault="00974376" w:rsidP="006F3457">
            <w:pPr>
              <w:pStyle w:val="GOSTTablenorm"/>
            </w:pPr>
            <w:r w:rsidRPr="00F276AE">
              <w:t>Аналитический_код</w:t>
            </w:r>
          </w:p>
        </w:tc>
        <w:tc>
          <w:tcPr>
            <w:tcW w:w="1090" w:type="dxa"/>
          </w:tcPr>
          <w:p w14:paraId="39E5DA08" w14:textId="77777777" w:rsidR="00974376" w:rsidRPr="00F276AE" w:rsidRDefault="00974376" w:rsidP="006F3457">
            <w:pPr>
              <w:pStyle w:val="GOSTTablenorm"/>
            </w:pPr>
            <w:r w:rsidRPr="00F276AE">
              <w:t>Нет</w:t>
            </w:r>
          </w:p>
        </w:tc>
        <w:tc>
          <w:tcPr>
            <w:tcW w:w="3651" w:type="dxa"/>
          </w:tcPr>
          <w:p w14:paraId="41EA24F8" w14:textId="77777777" w:rsidR="00974376" w:rsidRPr="00F276AE" w:rsidRDefault="00974376" w:rsidP="006F3457">
            <w:pPr>
              <w:pStyle w:val="GOSTTablenorm"/>
            </w:pPr>
            <w:r w:rsidRPr="00F276AE">
              <w:t>Аналитический код</w:t>
            </w:r>
          </w:p>
        </w:tc>
        <w:tc>
          <w:tcPr>
            <w:tcW w:w="3651" w:type="dxa"/>
          </w:tcPr>
          <w:p w14:paraId="4E99238C" w14:textId="77777777" w:rsidR="00974376" w:rsidRPr="00F276AE" w:rsidRDefault="00974376" w:rsidP="006F3457">
            <w:pPr>
              <w:pStyle w:val="GOSTTablenorm"/>
            </w:pPr>
            <w:r w:rsidRPr="00834C02">
              <w:rPr>
                <w:b/>
              </w:rPr>
              <w:t>entries</w:t>
            </w:r>
            <w:r w:rsidRPr="00F276AE">
              <w:t>:analytical_group</w:t>
            </w:r>
          </w:p>
        </w:tc>
        <w:tc>
          <w:tcPr>
            <w:tcW w:w="3651" w:type="dxa"/>
          </w:tcPr>
          <w:p w14:paraId="63F58973" w14:textId="77777777" w:rsidR="00974376" w:rsidRPr="00F276AE" w:rsidRDefault="00974376" w:rsidP="006F3457">
            <w:pPr>
              <w:pStyle w:val="GOSTTablenorm"/>
            </w:pPr>
            <w:r w:rsidRPr="00F276AE">
              <w:t>-</w:t>
            </w:r>
          </w:p>
        </w:tc>
      </w:tr>
      <w:tr w:rsidR="00974376" w:rsidRPr="00A92F23" w:rsidDel="00E42521" w14:paraId="0BDA9C66" w14:textId="77777777" w:rsidTr="006F3457">
        <w:tc>
          <w:tcPr>
            <w:tcW w:w="3651" w:type="dxa"/>
          </w:tcPr>
          <w:p w14:paraId="670EFAB2" w14:textId="77777777" w:rsidR="00974376" w:rsidRPr="00F276AE" w:rsidDel="00E42521" w:rsidRDefault="00974376" w:rsidP="006F3457">
            <w:pPr>
              <w:pStyle w:val="GOSTTablenorm"/>
            </w:pPr>
            <w:r w:rsidRPr="00F276AE">
              <w:t>Сумма_валюта_учета_руб</w:t>
            </w:r>
          </w:p>
        </w:tc>
        <w:tc>
          <w:tcPr>
            <w:tcW w:w="1090" w:type="dxa"/>
          </w:tcPr>
          <w:p w14:paraId="44B46803" w14:textId="77777777" w:rsidR="00974376" w:rsidRPr="00F276AE" w:rsidDel="00E42521" w:rsidRDefault="00974376" w:rsidP="006F3457">
            <w:pPr>
              <w:pStyle w:val="GOSTTablenorm"/>
            </w:pPr>
            <w:r w:rsidRPr="00F276AE">
              <w:t>Нет</w:t>
            </w:r>
          </w:p>
        </w:tc>
        <w:tc>
          <w:tcPr>
            <w:tcW w:w="3651" w:type="dxa"/>
          </w:tcPr>
          <w:p w14:paraId="580723C3" w14:textId="77777777" w:rsidR="00974376" w:rsidRPr="00F276AE" w:rsidDel="00E42521" w:rsidRDefault="00974376" w:rsidP="006F3457">
            <w:pPr>
              <w:pStyle w:val="GOSTTablenorm"/>
            </w:pPr>
            <w:r w:rsidRPr="00F276AE">
              <w:t>Сумма в валюте учета (руб)</w:t>
            </w:r>
          </w:p>
        </w:tc>
        <w:tc>
          <w:tcPr>
            <w:tcW w:w="3651" w:type="dxa"/>
          </w:tcPr>
          <w:p w14:paraId="24F3E687" w14:textId="6B53E12B" w:rsidR="00974376" w:rsidRPr="00097345" w:rsidDel="00E42521" w:rsidRDefault="00974376" w:rsidP="006F3457">
            <w:pPr>
              <w:pStyle w:val="GOSTTablenorm"/>
              <w:rPr>
                <w:lang w:val="en-US"/>
              </w:rPr>
            </w:pPr>
            <w:r w:rsidRPr="000F1308">
              <w:rPr>
                <w:b/>
              </w:rPr>
              <w:t>entries</w:t>
            </w:r>
            <w:r w:rsidRPr="00F276AE">
              <w:t>:amount</w:t>
            </w:r>
            <w:r w:rsidR="00223792">
              <w:rPr>
                <w:lang w:val="en-US"/>
              </w:rPr>
              <w:t>_rub</w:t>
            </w:r>
          </w:p>
        </w:tc>
        <w:tc>
          <w:tcPr>
            <w:tcW w:w="3651" w:type="dxa"/>
          </w:tcPr>
          <w:p w14:paraId="3BDF9818" w14:textId="77777777" w:rsidR="00974376" w:rsidRPr="00F276AE" w:rsidDel="00E42521" w:rsidRDefault="00974376" w:rsidP="006F3457">
            <w:pPr>
              <w:pStyle w:val="GOSTTablenorm"/>
            </w:pPr>
            <w:r w:rsidRPr="00F276AE">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r w:rsidR="00974376" w:rsidRPr="00A92F23" w:rsidDel="00E42521" w14:paraId="30BB0305" w14:textId="77777777" w:rsidTr="006F3457">
        <w:tc>
          <w:tcPr>
            <w:tcW w:w="3651" w:type="dxa"/>
          </w:tcPr>
          <w:p w14:paraId="5CAEBA10" w14:textId="77777777" w:rsidR="00974376" w:rsidDel="00E42521" w:rsidRDefault="00974376" w:rsidP="006F3457">
            <w:pPr>
              <w:pStyle w:val="GOSTTablenorm"/>
              <w:rPr>
                <w:color w:val="000000"/>
              </w:rPr>
            </w:pPr>
            <w:r w:rsidRPr="00AA5F31">
              <w:rPr>
                <w:color w:val="000000"/>
              </w:rPr>
              <w:t>Сумма_валюта_операции</w:t>
            </w:r>
          </w:p>
        </w:tc>
        <w:tc>
          <w:tcPr>
            <w:tcW w:w="1090" w:type="dxa"/>
          </w:tcPr>
          <w:p w14:paraId="3624DCD1" w14:textId="77777777" w:rsidR="00974376" w:rsidDel="00E42521" w:rsidRDefault="00974376" w:rsidP="006F3457">
            <w:pPr>
              <w:pStyle w:val="GOSTTablenorm"/>
            </w:pPr>
            <w:r w:rsidRPr="00F276AE">
              <w:t>Нет</w:t>
            </w:r>
          </w:p>
        </w:tc>
        <w:tc>
          <w:tcPr>
            <w:tcW w:w="3651" w:type="dxa"/>
          </w:tcPr>
          <w:p w14:paraId="3F381212" w14:textId="77777777" w:rsidR="00974376" w:rsidDel="00E42521" w:rsidRDefault="00974376" w:rsidP="006F3457">
            <w:pPr>
              <w:pStyle w:val="GOSTTablenorm"/>
              <w:rPr>
                <w:color w:val="000000"/>
              </w:rPr>
            </w:pPr>
            <w:r w:rsidRPr="00AA5F31">
              <w:rPr>
                <w:color w:val="000000"/>
              </w:rPr>
              <w:t>Сумма в валюте заявки</w:t>
            </w:r>
          </w:p>
        </w:tc>
        <w:tc>
          <w:tcPr>
            <w:tcW w:w="3651" w:type="dxa"/>
          </w:tcPr>
          <w:p w14:paraId="651A15B4" w14:textId="77777777" w:rsidR="00974376" w:rsidDel="00E42521" w:rsidRDefault="00974376" w:rsidP="006F3457">
            <w:pPr>
              <w:pStyle w:val="GOSTTablenorm"/>
              <w:rPr>
                <w:color w:val="000000"/>
              </w:rPr>
            </w:pPr>
            <w:r w:rsidRPr="00827C7E">
              <w:rPr>
                <w:b/>
                <w:szCs w:val="22"/>
                <w:lang w:val="en-US"/>
              </w:rPr>
              <w:t>entries</w:t>
            </w:r>
            <w:r w:rsidRPr="00EF29A4">
              <w:rPr>
                <w:szCs w:val="22"/>
              </w:rPr>
              <w:t>:currency_amount</w:t>
            </w:r>
          </w:p>
        </w:tc>
        <w:tc>
          <w:tcPr>
            <w:tcW w:w="3651" w:type="dxa"/>
          </w:tcPr>
          <w:p w14:paraId="34BF7A13" w14:textId="77777777" w:rsidR="00974376" w:rsidRPr="0028300D" w:rsidRDefault="00974376" w:rsidP="006F3457">
            <w:pPr>
              <w:pStyle w:val="GOSTTablenorm"/>
              <w:rPr>
                <w:color w:val="000000"/>
              </w:rPr>
            </w:pPr>
            <w:r w:rsidRPr="00F276AE">
              <w:t>Сумма передается в единицах валюты с точностью 2 знака после запятой – необходимо конвертировать в минимальные единицы валюты (для данного типа документов умножить на 100)</w:t>
            </w:r>
          </w:p>
        </w:tc>
      </w:tr>
    </w:tbl>
    <w:p w14:paraId="624DB9D3" w14:textId="77777777" w:rsidR="00F25762" w:rsidRPr="00097345" w:rsidRDefault="00F25762" w:rsidP="00974376">
      <w:pPr>
        <w:pStyle w:val="GOSTTablenorm"/>
        <w:tabs>
          <w:tab w:val="left" w:pos="3684"/>
          <w:tab w:val="left" w:pos="4774"/>
          <w:tab w:val="left" w:pos="8425"/>
          <w:tab w:val="left" w:pos="12076"/>
        </w:tabs>
        <w:ind w:left="33"/>
        <w:jc w:val="left"/>
        <w:sectPr w:rsidR="00F25762" w:rsidRPr="00097345" w:rsidSect="00351B08">
          <w:headerReference w:type="default" r:id="rId24"/>
          <w:type w:val="continuous"/>
          <w:pgSz w:w="16838" w:h="11906" w:orient="landscape" w:code="9"/>
          <w:pgMar w:top="1701" w:right="567" w:bottom="567" w:left="567" w:header="1134" w:footer="284" w:gutter="0"/>
          <w:cols w:space="708"/>
          <w:docGrid w:linePitch="360"/>
        </w:sectPr>
      </w:pPr>
    </w:p>
    <w:p w14:paraId="6DF9C95C" w14:textId="77777777" w:rsidR="00D45C06" w:rsidRPr="00B9499D" w:rsidRDefault="00D45C06" w:rsidP="00367B7D">
      <w:pPr>
        <w:pStyle w:val="GOSTReg"/>
      </w:pPr>
      <w:bookmarkStart w:id="992" w:name="_Toc226625598"/>
      <w:bookmarkEnd w:id="965"/>
      <w:r w:rsidRPr="00B9499D">
        <w:lastRenderedPageBreak/>
        <w:t>СОГЛАСОВАНО</w:t>
      </w:r>
      <w:bookmarkEnd w:id="992"/>
    </w:p>
    <w:tbl>
      <w:tblPr>
        <w:tblStyle w:val="GOSTTable"/>
        <w:tblW w:w="5000" w:type="pct"/>
        <w:tblLook w:val="01E0" w:firstRow="1" w:lastRow="1" w:firstColumn="1" w:lastColumn="1" w:noHBand="0" w:noVBand="0"/>
      </w:tblPr>
      <w:tblGrid>
        <w:gridCol w:w="1963"/>
        <w:gridCol w:w="2328"/>
        <w:gridCol w:w="2246"/>
        <w:gridCol w:w="1319"/>
        <w:gridCol w:w="1488"/>
      </w:tblGrid>
      <w:tr w:rsidR="00D34E1B" w:rsidRPr="00B9499D" w14:paraId="46DA9733" w14:textId="77777777" w:rsidTr="001A5048">
        <w:trPr>
          <w:cnfStyle w:val="100000000000" w:firstRow="1" w:lastRow="0" w:firstColumn="0" w:lastColumn="0" w:oddVBand="0" w:evenVBand="0" w:oddHBand="0" w:evenHBand="0" w:firstRowFirstColumn="0" w:firstRowLastColumn="0" w:lastRowFirstColumn="0" w:lastRowLastColumn="0"/>
        </w:trPr>
        <w:tc>
          <w:tcPr>
            <w:tcW w:w="1050" w:type="pct"/>
          </w:tcPr>
          <w:p w14:paraId="22AEBAD8" w14:textId="77777777" w:rsidR="00D34E1B" w:rsidRPr="00B9499D" w:rsidRDefault="00D34E1B" w:rsidP="001A5048">
            <w:pPr>
              <w:pStyle w:val="GOSTTableHead"/>
            </w:pPr>
            <w:r w:rsidRPr="00B9499D">
              <w:t>Наименование организации, предприятия</w:t>
            </w:r>
          </w:p>
        </w:tc>
        <w:tc>
          <w:tcPr>
            <w:tcW w:w="1245" w:type="pct"/>
          </w:tcPr>
          <w:p w14:paraId="2442C404" w14:textId="77777777" w:rsidR="00D34E1B" w:rsidRPr="00B9499D" w:rsidRDefault="00D34E1B" w:rsidP="0090097B">
            <w:pPr>
              <w:pStyle w:val="GOSTTableHead"/>
            </w:pPr>
            <w:r w:rsidRPr="00B9499D">
              <w:t>Должность исполнителя</w:t>
            </w:r>
          </w:p>
        </w:tc>
        <w:tc>
          <w:tcPr>
            <w:tcW w:w="1202" w:type="pct"/>
          </w:tcPr>
          <w:p w14:paraId="3066953C" w14:textId="77777777" w:rsidR="00D34E1B" w:rsidRPr="00B9499D" w:rsidRDefault="00D34E1B" w:rsidP="0090097B">
            <w:pPr>
              <w:pStyle w:val="GOSTTableHead"/>
            </w:pPr>
            <w:r w:rsidRPr="00B9499D">
              <w:t>Фамилия, имя, отчество</w:t>
            </w:r>
          </w:p>
        </w:tc>
        <w:tc>
          <w:tcPr>
            <w:tcW w:w="706" w:type="pct"/>
          </w:tcPr>
          <w:p w14:paraId="6A77F915" w14:textId="77777777" w:rsidR="00D34E1B" w:rsidRPr="00B9499D" w:rsidRDefault="00D34E1B" w:rsidP="001A5048">
            <w:pPr>
              <w:pStyle w:val="GOSTTableHead"/>
            </w:pPr>
            <w:r w:rsidRPr="00B9499D">
              <w:t>Подпись</w:t>
            </w:r>
          </w:p>
        </w:tc>
        <w:tc>
          <w:tcPr>
            <w:tcW w:w="796" w:type="pct"/>
          </w:tcPr>
          <w:p w14:paraId="179B961D" w14:textId="77777777" w:rsidR="00D34E1B" w:rsidRPr="00B9499D" w:rsidRDefault="00D34E1B" w:rsidP="001A5048">
            <w:pPr>
              <w:pStyle w:val="GOSTTableHead"/>
            </w:pPr>
            <w:r w:rsidRPr="00B9499D">
              <w:t>Дата</w:t>
            </w:r>
          </w:p>
        </w:tc>
      </w:tr>
      <w:tr w:rsidR="00D34E1B" w:rsidRPr="00B9499D" w14:paraId="5D200DDF"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AE75000" w14:textId="77777777" w:rsidR="00D34E1B" w:rsidRPr="00B9499D" w:rsidRDefault="00D34E1B" w:rsidP="001A5048">
            <w:pPr>
              <w:pStyle w:val="GOSTTablenorm"/>
            </w:pPr>
          </w:p>
        </w:tc>
        <w:tc>
          <w:tcPr>
            <w:tcW w:w="1245" w:type="pct"/>
          </w:tcPr>
          <w:p w14:paraId="26F4ECFD" w14:textId="77777777" w:rsidR="00D34E1B" w:rsidRPr="00B9499D" w:rsidRDefault="00D34E1B" w:rsidP="001A5048">
            <w:pPr>
              <w:pStyle w:val="GOSTTablenorm"/>
            </w:pPr>
          </w:p>
        </w:tc>
        <w:tc>
          <w:tcPr>
            <w:tcW w:w="1202" w:type="pct"/>
          </w:tcPr>
          <w:p w14:paraId="1D346959" w14:textId="77777777" w:rsidR="00D34E1B" w:rsidRPr="00B9499D" w:rsidRDefault="00D34E1B" w:rsidP="001A5048">
            <w:pPr>
              <w:pStyle w:val="GOSTTablenorm"/>
            </w:pPr>
          </w:p>
        </w:tc>
        <w:tc>
          <w:tcPr>
            <w:tcW w:w="706" w:type="pct"/>
          </w:tcPr>
          <w:p w14:paraId="7EBA4116" w14:textId="77777777" w:rsidR="00D34E1B" w:rsidRPr="00B9499D" w:rsidRDefault="00D34E1B" w:rsidP="001A5048">
            <w:pPr>
              <w:pStyle w:val="GOSTTablenorm"/>
            </w:pPr>
          </w:p>
        </w:tc>
        <w:tc>
          <w:tcPr>
            <w:tcW w:w="796" w:type="pct"/>
          </w:tcPr>
          <w:p w14:paraId="4A5FED51" w14:textId="77777777" w:rsidR="00D34E1B" w:rsidRPr="00B9499D" w:rsidRDefault="00D34E1B" w:rsidP="001A5048">
            <w:pPr>
              <w:pStyle w:val="GOSTTablenorm"/>
            </w:pPr>
          </w:p>
        </w:tc>
      </w:tr>
      <w:tr w:rsidR="00D34E1B" w:rsidRPr="00B9499D" w14:paraId="3E4C63BD"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1C10EDC" w14:textId="77777777" w:rsidR="00D34E1B" w:rsidRPr="00B9499D" w:rsidRDefault="00D34E1B" w:rsidP="001A5048">
            <w:pPr>
              <w:pStyle w:val="GOSTTablenorm"/>
            </w:pPr>
          </w:p>
        </w:tc>
        <w:tc>
          <w:tcPr>
            <w:tcW w:w="1245" w:type="pct"/>
          </w:tcPr>
          <w:p w14:paraId="5663E882" w14:textId="77777777" w:rsidR="00D34E1B" w:rsidRPr="00B9499D" w:rsidRDefault="00D34E1B" w:rsidP="001A5048">
            <w:pPr>
              <w:pStyle w:val="GOSTTablenorm"/>
            </w:pPr>
          </w:p>
        </w:tc>
        <w:tc>
          <w:tcPr>
            <w:tcW w:w="1202" w:type="pct"/>
          </w:tcPr>
          <w:p w14:paraId="51DBB438" w14:textId="77777777" w:rsidR="00D34E1B" w:rsidRPr="00B9499D" w:rsidRDefault="00D34E1B" w:rsidP="001A5048">
            <w:pPr>
              <w:pStyle w:val="GOSTTablenorm"/>
            </w:pPr>
          </w:p>
        </w:tc>
        <w:tc>
          <w:tcPr>
            <w:tcW w:w="706" w:type="pct"/>
          </w:tcPr>
          <w:p w14:paraId="749D9EE2" w14:textId="77777777" w:rsidR="00D34E1B" w:rsidRPr="00B9499D" w:rsidRDefault="00D34E1B" w:rsidP="001A5048">
            <w:pPr>
              <w:pStyle w:val="GOSTTablenorm"/>
            </w:pPr>
          </w:p>
        </w:tc>
        <w:tc>
          <w:tcPr>
            <w:tcW w:w="796" w:type="pct"/>
          </w:tcPr>
          <w:p w14:paraId="5DE53C6F" w14:textId="77777777" w:rsidR="00D34E1B" w:rsidRPr="00B9499D" w:rsidRDefault="00D34E1B" w:rsidP="001A5048">
            <w:pPr>
              <w:pStyle w:val="GOSTTablenorm"/>
            </w:pPr>
          </w:p>
        </w:tc>
      </w:tr>
      <w:tr w:rsidR="00D34E1B" w:rsidRPr="00B9499D" w14:paraId="1F8E6D31"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39B1557" w14:textId="77777777" w:rsidR="00D34E1B" w:rsidRPr="00B9499D" w:rsidRDefault="00D34E1B" w:rsidP="001A5048">
            <w:pPr>
              <w:pStyle w:val="GOSTTablenorm"/>
            </w:pPr>
          </w:p>
        </w:tc>
        <w:tc>
          <w:tcPr>
            <w:tcW w:w="1245" w:type="pct"/>
          </w:tcPr>
          <w:p w14:paraId="3F8E6F9D" w14:textId="77777777" w:rsidR="00D34E1B" w:rsidRPr="00B9499D" w:rsidRDefault="00D34E1B" w:rsidP="001A5048">
            <w:pPr>
              <w:pStyle w:val="GOSTTablenorm"/>
            </w:pPr>
          </w:p>
        </w:tc>
        <w:tc>
          <w:tcPr>
            <w:tcW w:w="1202" w:type="pct"/>
          </w:tcPr>
          <w:p w14:paraId="565CBF0A" w14:textId="77777777" w:rsidR="00D34E1B" w:rsidRPr="00B9499D" w:rsidRDefault="00D34E1B" w:rsidP="001A5048">
            <w:pPr>
              <w:pStyle w:val="GOSTTablenorm"/>
            </w:pPr>
          </w:p>
        </w:tc>
        <w:tc>
          <w:tcPr>
            <w:tcW w:w="706" w:type="pct"/>
          </w:tcPr>
          <w:p w14:paraId="3F19B6C7" w14:textId="77777777" w:rsidR="00D34E1B" w:rsidRPr="00B9499D" w:rsidRDefault="00D34E1B" w:rsidP="001A5048">
            <w:pPr>
              <w:pStyle w:val="GOSTTablenorm"/>
            </w:pPr>
          </w:p>
        </w:tc>
        <w:tc>
          <w:tcPr>
            <w:tcW w:w="796" w:type="pct"/>
          </w:tcPr>
          <w:p w14:paraId="5885C975" w14:textId="77777777" w:rsidR="00D34E1B" w:rsidRPr="00B9499D" w:rsidRDefault="00D34E1B" w:rsidP="001A5048">
            <w:pPr>
              <w:pStyle w:val="GOSTTablenorm"/>
            </w:pPr>
          </w:p>
        </w:tc>
      </w:tr>
      <w:tr w:rsidR="00D34E1B" w:rsidRPr="00B9499D" w14:paraId="45BD2BE3"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5FFA28E" w14:textId="77777777" w:rsidR="00D34E1B" w:rsidRPr="00B9499D" w:rsidRDefault="00D34E1B" w:rsidP="001A5048">
            <w:pPr>
              <w:pStyle w:val="GOSTTablenorm"/>
            </w:pPr>
          </w:p>
        </w:tc>
        <w:tc>
          <w:tcPr>
            <w:tcW w:w="1245" w:type="pct"/>
          </w:tcPr>
          <w:p w14:paraId="2B0BEC71" w14:textId="77777777" w:rsidR="00D34E1B" w:rsidRPr="00B9499D" w:rsidRDefault="00D34E1B" w:rsidP="001A5048">
            <w:pPr>
              <w:pStyle w:val="GOSTTablenorm"/>
            </w:pPr>
          </w:p>
        </w:tc>
        <w:tc>
          <w:tcPr>
            <w:tcW w:w="1202" w:type="pct"/>
          </w:tcPr>
          <w:p w14:paraId="037A7024" w14:textId="77777777" w:rsidR="00D34E1B" w:rsidRPr="00B9499D" w:rsidRDefault="00D34E1B" w:rsidP="001A5048">
            <w:pPr>
              <w:pStyle w:val="GOSTTablenorm"/>
            </w:pPr>
          </w:p>
        </w:tc>
        <w:tc>
          <w:tcPr>
            <w:tcW w:w="706" w:type="pct"/>
          </w:tcPr>
          <w:p w14:paraId="0B2CB454" w14:textId="77777777" w:rsidR="00D34E1B" w:rsidRPr="00B9499D" w:rsidRDefault="00D34E1B" w:rsidP="001A5048">
            <w:pPr>
              <w:pStyle w:val="GOSTTablenorm"/>
            </w:pPr>
          </w:p>
        </w:tc>
        <w:tc>
          <w:tcPr>
            <w:tcW w:w="796" w:type="pct"/>
          </w:tcPr>
          <w:p w14:paraId="4D0EA42D" w14:textId="77777777" w:rsidR="00D34E1B" w:rsidRPr="00B9499D" w:rsidRDefault="00D34E1B" w:rsidP="001A5048">
            <w:pPr>
              <w:pStyle w:val="GOSTTablenorm"/>
            </w:pPr>
          </w:p>
        </w:tc>
      </w:tr>
      <w:tr w:rsidR="00D34E1B" w:rsidRPr="00B9499D" w14:paraId="77D05850"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05497FA1" w14:textId="77777777" w:rsidR="00D34E1B" w:rsidRPr="00B9499D" w:rsidRDefault="00D34E1B" w:rsidP="001A5048">
            <w:pPr>
              <w:pStyle w:val="GOSTTablenorm"/>
            </w:pPr>
          </w:p>
        </w:tc>
        <w:tc>
          <w:tcPr>
            <w:tcW w:w="1245" w:type="pct"/>
          </w:tcPr>
          <w:p w14:paraId="6FB206FF" w14:textId="77777777" w:rsidR="00D34E1B" w:rsidRPr="00B9499D" w:rsidRDefault="00D34E1B" w:rsidP="001A5048">
            <w:pPr>
              <w:pStyle w:val="GOSTTablenorm"/>
            </w:pPr>
          </w:p>
        </w:tc>
        <w:tc>
          <w:tcPr>
            <w:tcW w:w="1202" w:type="pct"/>
          </w:tcPr>
          <w:p w14:paraId="1BC357BB" w14:textId="77777777" w:rsidR="00D34E1B" w:rsidRPr="00B9499D" w:rsidRDefault="00D34E1B" w:rsidP="001A5048">
            <w:pPr>
              <w:pStyle w:val="GOSTTablenorm"/>
            </w:pPr>
          </w:p>
        </w:tc>
        <w:tc>
          <w:tcPr>
            <w:tcW w:w="706" w:type="pct"/>
          </w:tcPr>
          <w:p w14:paraId="30095469" w14:textId="77777777" w:rsidR="00D34E1B" w:rsidRPr="00B9499D" w:rsidRDefault="00D34E1B" w:rsidP="001A5048">
            <w:pPr>
              <w:pStyle w:val="GOSTTablenorm"/>
            </w:pPr>
          </w:p>
        </w:tc>
        <w:tc>
          <w:tcPr>
            <w:tcW w:w="796" w:type="pct"/>
          </w:tcPr>
          <w:p w14:paraId="70F811D0" w14:textId="77777777" w:rsidR="00D34E1B" w:rsidRPr="00B9499D" w:rsidRDefault="00D34E1B" w:rsidP="001A5048">
            <w:pPr>
              <w:pStyle w:val="GOSTTablenorm"/>
            </w:pPr>
          </w:p>
        </w:tc>
      </w:tr>
      <w:tr w:rsidR="00D34E1B" w:rsidRPr="00B9499D" w14:paraId="61A98CBC"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0ED8E9BB" w14:textId="77777777" w:rsidR="00D34E1B" w:rsidRPr="00B9499D" w:rsidRDefault="00D34E1B" w:rsidP="001A5048">
            <w:pPr>
              <w:pStyle w:val="GOSTTablenorm"/>
            </w:pPr>
          </w:p>
        </w:tc>
        <w:tc>
          <w:tcPr>
            <w:tcW w:w="1245" w:type="pct"/>
          </w:tcPr>
          <w:p w14:paraId="328B575E" w14:textId="77777777" w:rsidR="00D34E1B" w:rsidRPr="00B9499D" w:rsidRDefault="00D34E1B" w:rsidP="001A5048">
            <w:pPr>
              <w:pStyle w:val="GOSTTablenorm"/>
            </w:pPr>
          </w:p>
        </w:tc>
        <w:tc>
          <w:tcPr>
            <w:tcW w:w="1202" w:type="pct"/>
          </w:tcPr>
          <w:p w14:paraId="26A37FFA" w14:textId="77777777" w:rsidR="00D34E1B" w:rsidRPr="00B9499D" w:rsidRDefault="00D34E1B" w:rsidP="001A5048">
            <w:pPr>
              <w:pStyle w:val="GOSTTablenorm"/>
            </w:pPr>
          </w:p>
        </w:tc>
        <w:tc>
          <w:tcPr>
            <w:tcW w:w="706" w:type="pct"/>
          </w:tcPr>
          <w:p w14:paraId="69715097" w14:textId="77777777" w:rsidR="00D34E1B" w:rsidRPr="00B9499D" w:rsidRDefault="00D34E1B" w:rsidP="001A5048">
            <w:pPr>
              <w:pStyle w:val="GOSTTablenorm"/>
            </w:pPr>
          </w:p>
        </w:tc>
        <w:tc>
          <w:tcPr>
            <w:tcW w:w="796" w:type="pct"/>
          </w:tcPr>
          <w:p w14:paraId="3B2DA897" w14:textId="77777777" w:rsidR="00D34E1B" w:rsidRPr="00B9499D" w:rsidRDefault="00D34E1B" w:rsidP="001A5048">
            <w:pPr>
              <w:pStyle w:val="GOSTTablenorm"/>
            </w:pPr>
          </w:p>
        </w:tc>
      </w:tr>
      <w:tr w:rsidR="00D34E1B" w:rsidRPr="00B9499D" w14:paraId="1AEAE033"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4088E702" w14:textId="77777777" w:rsidR="00D34E1B" w:rsidRPr="00B9499D" w:rsidRDefault="00D34E1B" w:rsidP="001A5048">
            <w:pPr>
              <w:pStyle w:val="GOSTTablenorm"/>
            </w:pPr>
          </w:p>
        </w:tc>
        <w:tc>
          <w:tcPr>
            <w:tcW w:w="1245" w:type="pct"/>
          </w:tcPr>
          <w:p w14:paraId="5F1301FB" w14:textId="77777777" w:rsidR="00D34E1B" w:rsidRPr="00B9499D" w:rsidRDefault="00D34E1B" w:rsidP="001A5048">
            <w:pPr>
              <w:pStyle w:val="GOSTTablenorm"/>
            </w:pPr>
          </w:p>
        </w:tc>
        <w:tc>
          <w:tcPr>
            <w:tcW w:w="1202" w:type="pct"/>
          </w:tcPr>
          <w:p w14:paraId="773FD43F" w14:textId="77777777" w:rsidR="00D34E1B" w:rsidRPr="00B9499D" w:rsidRDefault="00D34E1B" w:rsidP="001A5048">
            <w:pPr>
              <w:pStyle w:val="GOSTTablenorm"/>
            </w:pPr>
          </w:p>
        </w:tc>
        <w:tc>
          <w:tcPr>
            <w:tcW w:w="706" w:type="pct"/>
          </w:tcPr>
          <w:p w14:paraId="66BE5B76" w14:textId="77777777" w:rsidR="00D34E1B" w:rsidRPr="00B9499D" w:rsidRDefault="00D34E1B" w:rsidP="001A5048">
            <w:pPr>
              <w:pStyle w:val="GOSTTablenorm"/>
            </w:pPr>
          </w:p>
        </w:tc>
        <w:tc>
          <w:tcPr>
            <w:tcW w:w="796" w:type="pct"/>
          </w:tcPr>
          <w:p w14:paraId="2FC7B155" w14:textId="77777777" w:rsidR="00D34E1B" w:rsidRPr="00B9499D" w:rsidRDefault="00D34E1B" w:rsidP="001A5048">
            <w:pPr>
              <w:pStyle w:val="GOSTTablenorm"/>
            </w:pPr>
          </w:p>
        </w:tc>
      </w:tr>
      <w:tr w:rsidR="00D34E1B" w:rsidRPr="00B9499D" w14:paraId="7B917E07"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3FA7C198" w14:textId="77777777" w:rsidR="00D34E1B" w:rsidRPr="00B9499D" w:rsidRDefault="00D34E1B" w:rsidP="001A5048">
            <w:pPr>
              <w:pStyle w:val="GOSTTablenorm"/>
            </w:pPr>
          </w:p>
        </w:tc>
        <w:tc>
          <w:tcPr>
            <w:tcW w:w="1245" w:type="pct"/>
          </w:tcPr>
          <w:p w14:paraId="21BABF7C" w14:textId="77777777" w:rsidR="00D34E1B" w:rsidRPr="00B9499D" w:rsidRDefault="00D34E1B" w:rsidP="001A5048">
            <w:pPr>
              <w:pStyle w:val="GOSTTablenorm"/>
            </w:pPr>
          </w:p>
        </w:tc>
        <w:tc>
          <w:tcPr>
            <w:tcW w:w="1202" w:type="pct"/>
          </w:tcPr>
          <w:p w14:paraId="1450B4AB" w14:textId="77777777" w:rsidR="00D34E1B" w:rsidRPr="00B9499D" w:rsidRDefault="00D34E1B" w:rsidP="001A5048">
            <w:pPr>
              <w:pStyle w:val="GOSTTablenorm"/>
            </w:pPr>
          </w:p>
        </w:tc>
        <w:tc>
          <w:tcPr>
            <w:tcW w:w="706" w:type="pct"/>
          </w:tcPr>
          <w:p w14:paraId="772FB592" w14:textId="77777777" w:rsidR="00D34E1B" w:rsidRPr="00B9499D" w:rsidRDefault="00D34E1B" w:rsidP="001A5048">
            <w:pPr>
              <w:pStyle w:val="GOSTTablenorm"/>
            </w:pPr>
          </w:p>
        </w:tc>
        <w:tc>
          <w:tcPr>
            <w:tcW w:w="796" w:type="pct"/>
          </w:tcPr>
          <w:p w14:paraId="7C559DBE" w14:textId="77777777" w:rsidR="00D34E1B" w:rsidRPr="00B9499D" w:rsidRDefault="00D34E1B" w:rsidP="001A5048">
            <w:pPr>
              <w:pStyle w:val="GOSTTablenorm"/>
            </w:pPr>
          </w:p>
        </w:tc>
      </w:tr>
      <w:tr w:rsidR="00D34E1B" w:rsidRPr="00B9499D" w14:paraId="1603C552" w14:textId="77777777" w:rsidTr="001A5048">
        <w:trPr>
          <w:cnfStyle w:val="000000100000" w:firstRow="0" w:lastRow="0" w:firstColumn="0" w:lastColumn="0" w:oddVBand="0" w:evenVBand="0" w:oddHBand="1" w:evenHBand="0" w:firstRowFirstColumn="0" w:firstRowLastColumn="0" w:lastRowFirstColumn="0" w:lastRowLastColumn="0"/>
          <w:trHeight w:val="20"/>
        </w:trPr>
        <w:tc>
          <w:tcPr>
            <w:tcW w:w="1050" w:type="pct"/>
          </w:tcPr>
          <w:p w14:paraId="179CC410" w14:textId="77777777" w:rsidR="00D34E1B" w:rsidRPr="00B9499D" w:rsidRDefault="00D34E1B" w:rsidP="001A5048">
            <w:pPr>
              <w:pStyle w:val="GOSTTablenorm"/>
            </w:pPr>
          </w:p>
        </w:tc>
        <w:tc>
          <w:tcPr>
            <w:tcW w:w="1245" w:type="pct"/>
          </w:tcPr>
          <w:p w14:paraId="741A547A" w14:textId="77777777" w:rsidR="00D34E1B" w:rsidRPr="00B9499D" w:rsidRDefault="00D34E1B" w:rsidP="001A5048">
            <w:pPr>
              <w:pStyle w:val="GOSTTablenorm"/>
            </w:pPr>
          </w:p>
        </w:tc>
        <w:tc>
          <w:tcPr>
            <w:tcW w:w="1202" w:type="pct"/>
          </w:tcPr>
          <w:p w14:paraId="3127D524" w14:textId="77777777" w:rsidR="00D34E1B" w:rsidRPr="00B9499D" w:rsidRDefault="00D34E1B" w:rsidP="001A5048">
            <w:pPr>
              <w:pStyle w:val="GOSTTablenorm"/>
            </w:pPr>
          </w:p>
        </w:tc>
        <w:tc>
          <w:tcPr>
            <w:tcW w:w="706" w:type="pct"/>
          </w:tcPr>
          <w:p w14:paraId="602893A1" w14:textId="77777777" w:rsidR="00D34E1B" w:rsidRPr="00B9499D" w:rsidRDefault="00D34E1B" w:rsidP="001A5048">
            <w:pPr>
              <w:pStyle w:val="GOSTTablenorm"/>
            </w:pPr>
          </w:p>
        </w:tc>
        <w:tc>
          <w:tcPr>
            <w:tcW w:w="796" w:type="pct"/>
          </w:tcPr>
          <w:p w14:paraId="0FB46141" w14:textId="77777777" w:rsidR="00D34E1B" w:rsidRPr="00B9499D" w:rsidRDefault="00D34E1B" w:rsidP="001A5048">
            <w:pPr>
              <w:pStyle w:val="GOSTTablenorm"/>
            </w:pPr>
          </w:p>
        </w:tc>
      </w:tr>
      <w:tr w:rsidR="00D34E1B" w:rsidRPr="00B9499D" w14:paraId="20B56860" w14:textId="77777777" w:rsidTr="001A5048">
        <w:trPr>
          <w:cnfStyle w:val="000000010000" w:firstRow="0" w:lastRow="0" w:firstColumn="0" w:lastColumn="0" w:oddVBand="0" w:evenVBand="0" w:oddHBand="0" w:evenHBand="1" w:firstRowFirstColumn="0" w:firstRowLastColumn="0" w:lastRowFirstColumn="0" w:lastRowLastColumn="0"/>
          <w:trHeight w:val="20"/>
        </w:trPr>
        <w:tc>
          <w:tcPr>
            <w:tcW w:w="1050" w:type="pct"/>
          </w:tcPr>
          <w:p w14:paraId="29B591F0" w14:textId="77777777" w:rsidR="00D34E1B" w:rsidRPr="00B9499D" w:rsidRDefault="00D34E1B" w:rsidP="001A5048">
            <w:pPr>
              <w:pStyle w:val="GOSTTablenorm"/>
            </w:pPr>
          </w:p>
        </w:tc>
        <w:tc>
          <w:tcPr>
            <w:tcW w:w="1245" w:type="pct"/>
          </w:tcPr>
          <w:p w14:paraId="35AC720A" w14:textId="77777777" w:rsidR="00D34E1B" w:rsidRPr="00B9499D" w:rsidRDefault="00D34E1B" w:rsidP="001A5048">
            <w:pPr>
              <w:pStyle w:val="GOSTTablenorm"/>
            </w:pPr>
          </w:p>
        </w:tc>
        <w:tc>
          <w:tcPr>
            <w:tcW w:w="1202" w:type="pct"/>
          </w:tcPr>
          <w:p w14:paraId="339FB8E8" w14:textId="77777777" w:rsidR="00D34E1B" w:rsidRPr="00B9499D" w:rsidRDefault="00D34E1B" w:rsidP="001A5048">
            <w:pPr>
              <w:pStyle w:val="GOSTTablenorm"/>
            </w:pPr>
          </w:p>
        </w:tc>
        <w:tc>
          <w:tcPr>
            <w:tcW w:w="706" w:type="pct"/>
          </w:tcPr>
          <w:p w14:paraId="11857CDE" w14:textId="77777777" w:rsidR="00D34E1B" w:rsidRPr="00B9499D" w:rsidRDefault="00D34E1B" w:rsidP="001A5048">
            <w:pPr>
              <w:pStyle w:val="GOSTTablenorm"/>
            </w:pPr>
          </w:p>
        </w:tc>
        <w:tc>
          <w:tcPr>
            <w:tcW w:w="796" w:type="pct"/>
          </w:tcPr>
          <w:p w14:paraId="4914094B" w14:textId="77777777" w:rsidR="00D34E1B" w:rsidRPr="00B9499D" w:rsidRDefault="00D34E1B" w:rsidP="001A5048">
            <w:pPr>
              <w:pStyle w:val="GOSTTablenorm"/>
            </w:pPr>
          </w:p>
        </w:tc>
      </w:tr>
    </w:tbl>
    <w:p w14:paraId="6A71F474" w14:textId="77777777" w:rsidR="00D45C06" w:rsidRPr="00B9499D" w:rsidRDefault="00D45C06">
      <w:pPr>
        <w:pStyle w:val="GOSTNormal"/>
      </w:pPr>
    </w:p>
    <w:p w14:paraId="30BBEE38" w14:textId="77777777" w:rsidR="00D45C06" w:rsidRPr="00B9499D" w:rsidRDefault="00D45C06" w:rsidP="005C6BDA">
      <w:pPr>
        <w:pStyle w:val="1"/>
        <w:numPr>
          <w:ilvl w:val="0"/>
          <w:numId w:val="0"/>
        </w:numPr>
      </w:pPr>
      <w:bookmarkStart w:id="993" w:name="_Toc529925464"/>
      <w:bookmarkStart w:id="994" w:name="_Ref119664669"/>
      <w:bookmarkStart w:id="995" w:name="_Toc121319653"/>
      <w:bookmarkStart w:id="996" w:name="_Ref122017022"/>
      <w:bookmarkStart w:id="997" w:name="_Ref122017028"/>
      <w:bookmarkStart w:id="998" w:name="_Toc226625599"/>
      <w:r w:rsidRPr="00B9499D">
        <w:lastRenderedPageBreak/>
        <w:t xml:space="preserve">ЛИСТ </w:t>
      </w:r>
      <w:r w:rsidRPr="00B9499D">
        <w:rPr>
          <w:bCs/>
        </w:rPr>
        <w:t>РЕГИСТРАЦИИ</w:t>
      </w:r>
      <w:r w:rsidRPr="00B9499D">
        <w:t xml:space="preserve"> ИЗМЕНЕНИЙ</w:t>
      </w:r>
      <w:bookmarkEnd w:id="17"/>
      <w:bookmarkEnd w:id="18"/>
      <w:bookmarkEnd w:id="19"/>
      <w:bookmarkEnd w:id="993"/>
      <w:bookmarkEnd w:id="994"/>
      <w:bookmarkEnd w:id="995"/>
      <w:bookmarkEnd w:id="996"/>
      <w:bookmarkEnd w:id="997"/>
      <w:bookmarkEnd w:id="9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1E0" w:firstRow="1" w:lastRow="1" w:firstColumn="1" w:lastColumn="1" w:noHBand="0" w:noVBand="0"/>
      </w:tblPr>
      <w:tblGrid>
        <w:gridCol w:w="835"/>
        <w:gridCol w:w="1245"/>
        <w:gridCol w:w="1777"/>
        <w:gridCol w:w="5487"/>
      </w:tblGrid>
      <w:tr w:rsidR="00F05B0D" w:rsidRPr="00FE7679" w14:paraId="27464C9A" w14:textId="77777777" w:rsidTr="001603C3">
        <w:trPr>
          <w:trHeight w:val="20"/>
          <w:tblHeader/>
        </w:trPr>
        <w:tc>
          <w:tcPr>
            <w:tcW w:w="447"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34AE9949" w14:textId="77777777" w:rsidR="00D45C06" w:rsidRPr="00B9499D" w:rsidRDefault="00D45C06" w:rsidP="0090097B">
            <w:pPr>
              <w:pStyle w:val="GOSTTableHead"/>
            </w:pPr>
            <w:r w:rsidRPr="00B9499D">
              <w:t>№ версии док-та</w:t>
            </w:r>
          </w:p>
        </w:tc>
        <w:tc>
          <w:tcPr>
            <w:tcW w:w="66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293B4F2D" w14:textId="77777777" w:rsidR="00D45C06" w:rsidRPr="00B9499D" w:rsidRDefault="00D45C06" w:rsidP="0090097B">
            <w:pPr>
              <w:pStyle w:val="GOSTTableHead"/>
            </w:pPr>
            <w:r w:rsidRPr="00B9499D">
              <w:t>Дата изменения</w:t>
            </w:r>
          </w:p>
        </w:tc>
        <w:tc>
          <w:tcPr>
            <w:tcW w:w="951"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63593A07" w14:textId="0FCC90AB" w:rsidR="00D45C06" w:rsidRPr="00B9499D" w:rsidRDefault="00D45C06" w:rsidP="0047582C">
            <w:pPr>
              <w:pStyle w:val="GOSTTableHead"/>
            </w:pPr>
            <w:r w:rsidRPr="00B9499D">
              <w:t>Автор изменений</w:t>
            </w:r>
          </w:p>
        </w:tc>
        <w:tc>
          <w:tcPr>
            <w:tcW w:w="2936" w:type="pct"/>
            <w:tcBorders>
              <w:top w:val="single" w:sz="4" w:space="0" w:color="auto"/>
              <w:left w:val="single" w:sz="4" w:space="0" w:color="auto"/>
              <w:bottom w:val="single" w:sz="4" w:space="0" w:color="auto"/>
              <w:right w:val="single" w:sz="4" w:space="0" w:color="auto"/>
              <w:tl2br w:val="nil"/>
              <w:tr2bl w:val="nil"/>
            </w:tcBorders>
            <w:shd w:val="clear" w:color="auto" w:fill="E6E6E6"/>
            <w:vAlign w:val="center"/>
          </w:tcPr>
          <w:p w14:paraId="7113FFB9" w14:textId="77777777" w:rsidR="00D45C06" w:rsidRPr="00FE7679" w:rsidRDefault="00D45C06" w:rsidP="00744203">
            <w:pPr>
              <w:pStyle w:val="GOSTTableHead"/>
            </w:pPr>
            <w:r w:rsidRPr="00B9499D">
              <w:t>Изменения</w:t>
            </w:r>
          </w:p>
        </w:tc>
      </w:tr>
      <w:tr w:rsidR="00556298" w:rsidRPr="00744203" w14:paraId="5366DC39" w14:textId="77777777" w:rsidTr="001603C3">
        <w:trPr>
          <w:trHeight w:val="20"/>
        </w:trPr>
        <w:tc>
          <w:tcPr>
            <w:tcW w:w="447" w:type="pct"/>
            <w:vMerge w:val="restart"/>
          </w:tcPr>
          <w:p w14:paraId="61BE3F33" w14:textId="77777777" w:rsidR="00556298" w:rsidRDefault="00556298" w:rsidP="0047582C">
            <w:pPr>
              <w:pStyle w:val="GOSTTablenorm"/>
            </w:pPr>
          </w:p>
        </w:tc>
        <w:tc>
          <w:tcPr>
            <w:tcW w:w="666" w:type="pct"/>
          </w:tcPr>
          <w:p w14:paraId="5A8B76B8" w14:textId="773E9A64" w:rsidR="00556298" w:rsidRPr="002831AD" w:rsidRDefault="00556298" w:rsidP="0047582C">
            <w:pPr>
              <w:pStyle w:val="GOSTTablenorm"/>
              <w:rPr>
                <w:szCs w:val="22"/>
              </w:rPr>
            </w:pPr>
            <w:r>
              <w:rPr>
                <w:szCs w:val="22"/>
              </w:rPr>
              <w:t>23</w:t>
            </w:r>
            <w:r w:rsidRPr="002831AD">
              <w:rPr>
                <w:szCs w:val="22"/>
              </w:rPr>
              <w:t>.1</w:t>
            </w:r>
            <w:r>
              <w:rPr>
                <w:szCs w:val="22"/>
              </w:rPr>
              <w:t>1</w:t>
            </w:r>
            <w:r w:rsidRPr="002831AD">
              <w:rPr>
                <w:szCs w:val="22"/>
              </w:rPr>
              <w:t>.2023</w:t>
            </w:r>
          </w:p>
        </w:tc>
        <w:tc>
          <w:tcPr>
            <w:tcW w:w="951" w:type="pct"/>
          </w:tcPr>
          <w:p w14:paraId="33565FF7" w14:textId="2356C41C" w:rsidR="00556298" w:rsidRPr="002831AD" w:rsidRDefault="00556298" w:rsidP="0047582C">
            <w:pPr>
              <w:pStyle w:val="GOSTTablenorm"/>
              <w:rPr>
                <w:szCs w:val="22"/>
              </w:rPr>
            </w:pPr>
            <w:r w:rsidRPr="002831AD">
              <w:rPr>
                <w:szCs w:val="22"/>
              </w:rPr>
              <w:t>Винокурова Т.В.</w:t>
            </w:r>
          </w:p>
        </w:tc>
        <w:tc>
          <w:tcPr>
            <w:tcW w:w="2936" w:type="pct"/>
          </w:tcPr>
          <w:p w14:paraId="166925C4" w14:textId="77777777" w:rsidR="00556298" w:rsidRDefault="00556298" w:rsidP="0047582C">
            <w:pPr>
              <w:pStyle w:val="GOSTTablenorm"/>
              <w:rPr>
                <w:szCs w:val="22"/>
              </w:rPr>
            </w:pPr>
            <w:r w:rsidRPr="002831AD">
              <w:rPr>
                <w:szCs w:val="22"/>
              </w:rPr>
              <w:t xml:space="preserve">В разделе </w:t>
            </w:r>
            <w:r w:rsidRPr="002831AD">
              <w:rPr>
                <w:szCs w:val="22"/>
                <w:lang w:val="en-US"/>
              </w:rPr>
              <w:t>ACCOUNTING</w:t>
            </w:r>
            <w:r w:rsidRPr="002831AD">
              <w:rPr>
                <w:szCs w:val="22"/>
              </w:rPr>
              <w:t xml:space="preserve"> </w:t>
            </w:r>
            <w:r>
              <w:rPr>
                <w:szCs w:val="22"/>
              </w:rPr>
              <w:t>для документа</w:t>
            </w:r>
            <w:r w:rsidRPr="002831AD">
              <w:rPr>
                <w:szCs w:val="22"/>
              </w:rPr>
              <w:t xml:space="preserve"> </w:t>
            </w:r>
            <w:r w:rsidRPr="005D06BF">
              <w:rPr>
                <w:szCs w:val="22"/>
              </w:rPr>
              <w:t>Поручение о перечислении на счет/Требование получателя платежа (входящий) BSP_DOC_D_002 (Document)</w:t>
            </w:r>
            <w:r>
              <w:rPr>
                <w:szCs w:val="22"/>
              </w:rPr>
              <w:t>:</w:t>
            </w:r>
          </w:p>
          <w:p w14:paraId="5B07C346" w14:textId="60AE2CCB" w:rsidR="00556298" w:rsidRDefault="00556298" w:rsidP="0047582C">
            <w:pPr>
              <w:pStyle w:val="GOSTTableListMark1"/>
            </w:pPr>
            <w:r>
              <w:t xml:space="preserve"> удален «</w:t>
            </w:r>
            <w:r w:rsidRPr="007D614E">
              <w:t>Идентификатор строки плательщика</w:t>
            </w:r>
            <w:r>
              <w:t>»;</w:t>
            </w:r>
          </w:p>
          <w:p w14:paraId="13AC4885" w14:textId="14F95CC9" w:rsidR="00556298" w:rsidRPr="002831AD" w:rsidRDefault="00556298" w:rsidP="0047582C">
            <w:pPr>
              <w:pStyle w:val="GOSTTableListMark1"/>
            </w:pPr>
            <w:r>
              <w:t xml:space="preserve"> для блока «</w:t>
            </w:r>
            <w:r w:rsidRPr="007D614E">
              <w:t>Реквизиты связанного исходящего распоряжения</w:t>
            </w:r>
            <w:r>
              <w:t>» изменен тип данных с массива на объект</w:t>
            </w:r>
          </w:p>
        </w:tc>
      </w:tr>
      <w:tr w:rsidR="00556298" w:rsidRPr="00744203" w14:paraId="36EF7272" w14:textId="77777777" w:rsidTr="001603C3">
        <w:trPr>
          <w:trHeight w:val="20"/>
        </w:trPr>
        <w:tc>
          <w:tcPr>
            <w:tcW w:w="447" w:type="pct"/>
            <w:vMerge/>
          </w:tcPr>
          <w:p w14:paraId="1C058CCD" w14:textId="2FD8149B" w:rsidR="00556298" w:rsidRDefault="00556298" w:rsidP="0047582C">
            <w:pPr>
              <w:pStyle w:val="GOSTTablenorm"/>
            </w:pPr>
          </w:p>
        </w:tc>
        <w:tc>
          <w:tcPr>
            <w:tcW w:w="666" w:type="pct"/>
          </w:tcPr>
          <w:p w14:paraId="1BF74A93" w14:textId="33147B27" w:rsidR="00556298" w:rsidRPr="002831AD" w:rsidRDefault="00556298" w:rsidP="0047582C">
            <w:pPr>
              <w:pStyle w:val="GOSTTablenorm"/>
              <w:rPr>
                <w:szCs w:val="22"/>
              </w:rPr>
            </w:pPr>
            <w:r w:rsidRPr="002831AD">
              <w:rPr>
                <w:szCs w:val="22"/>
              </w:rPr>
              <w:t>07.12.2023</w:t>
            </w:r>
          </w:p>
        </w:tc>
        <w:tc>
          <w:tcPr>
            <w:tcW w:w="951" w:type="pct"/>
          </w:tcPr>
          <w:p w14:paraId="78F4A26B" w14:textId="52EA8F98" w:rsidR="00556298" w:rsidRPr="002831AD" w:rsidRDefault="00556298" w:rsidP="0047582C">
            <w:pPr>
              <w:pStyle w:val="GOSTTablenorm"/>
              <w:rPr>
                <w:szCs w:val="22"/>
              </w:rPr>
            </w:pPr>
            <w:r w:rsidRPr="002831AD">
              <w:rPr>
                <w:szCs w:val="22"/>
              </w:rPr>
              <w:t>Винокурова Т.В.</w:t>
            </w:r>
          </w:p>
        </w:tc>
        <w:tc>
          <w:tcPr>
            <w:tcW w:w="2936" w:type="pct"/>
          </w:tcPr>
          <w:p w14:paraId="5C07EBD7" w14:textId="7690369A" w:rsidR="00556298" w:rsidRPr="002831AD" w:rsidRDefault="00556298" w:rsidP="0047582C">
            <w:pPr>
              <w:pStyle w:val="GOSTTablenorm"/>
              <w:rPr>
                <w:szCs w:val="22"/>
              </w:rPr>
            </w:pPr>
            <w:r w:rsidRPr="002831AD">
              <w:rPr>
                <w:szCs w:val="22"/>
              </w:rPr>
              <w:t>В приложении 1 по документам Распоряжение о совершении казначейского платежа (возврат) BRA_DOC_D_004, Казначейская справка RCA_DOC_D_009, Распоряжение о совершении казначейского платежа (уточнение) BRA_DOC_D_020 изменено описание атрибутов «Сумма_валюта_операции», «Сумма_неисп_валюта_операции», «Сумма_исп_валюта_операции». Исключена информация по алгоритму расчета гра</w:t>
            </w:r>
            <w:r>
              <w:rPr>
                <w:szCs w:val="22"/>
              </w:rPr>
              <w:t>фы в ФП</w:t>
            </w:r>
          </w:p>
        </w:tc>
      </w:tr>
      <w:tr w:rsidR="00556298" w:rsidRPr="00744203" w14:paraId="69924C02" w14:textId="77777777" w:rsidTr="001603C3">
        <w:trPr>
          <w:trHeight w:val="20"/>
        </w:trPr>
        <w:tc>
          <w:tcPr>
            <w:tcW w:w="447" w:type="pct"/>
            <w:vMerge/>
          </w:tcPr>
          <w:p w14:paraId="25DCA3A4" w14:textId="2656B344" w:rsidR="00556298" w:rsidRDefault="00556298" w:rsidP="0047582C">
            <w:pPr>
              <w:pStyle w:val="GOSTTablenorm"/>
            </w:pPr>
          </w:p>
        </w:tc>
        <w:tc>
          <w:tcPr>
            <w:tcW w:w="666" w:type="pct"/>
          </w:tcPr>
          <w:p w14:paraId="1C7E81CE" w14:textId="7FBFC942" w:rsidR="00556298" w:rsidRPr="002831AD" w:rsidRDefault="00556298" w:rsidP="0047582C">
            <w:pPr>
              <w:pStyle w:val="GOSTTablenorm"/>
              <w:rPr>
                <w:szCs w:val="22"/>
              </w:rPr>
            </w:pPr>
            <w:r w:rsidRPr="002831AD">
              <w:rPr>
                <w:szCs w:val="22"/>
              </w:rPr>
              <w:t>7.12.2023</w:t>
            </w:r>
          </w:p>
        </w:tc>
        <w:tc>
          <w:tcPr>
            <w:tcW w:w="951" w:type="pct"/>
          </w:tcPr>
          <w:p w14:paraId="3C466A4B" w14:textId="73429AD8" w:rsidR="00556298" w:rsidRPr="002831AD" w:rsidRDefault="00556298" w:rsidP="0047582C">
            <w:pPr>
              <w:pStyle w:val="GOSTTablenorm"/>
              <w:rPr>
                <w:szCs w:val="22"/>
              </w:rPr>
            </w:pPr>
            <w:r w:rsidRPr="002831AD">
              <w:rPr>
                <w:szCs w:val="22"/>
              </w:rPr>
              <w:t>Винокурова Т.В.</w:t>
            </w:r>
          </w:p>
        </w:tc>
        <w:tc>
          <w:tcPr>
            <w:tcW w:w="2936" w:type="pct"/>
          </w:tcPr>
          <w:p w14:paraId="74688A65" w14:textId="1604300C" w:rsidR="00556298" w:rsidRPr="002831AD" w:rsidRDefault="00556298" w:rsidP="0047582C">
            <w:pPr>
              <w:pStyle w:val="GOSTTablenorm"/>
              <w:rPr>
                <w:szCs w:val="22"/>
              </w:rPr>
            </w:pPr>
            <w:r w:rsidRPr="002831AD">
              <w:rPr>
                <w:szCs w:val="22"/>
              </w:rPr>
              <w:t xml:space="preserve">В приложение 1 по документам </w:t>
            </w:r>
            <w:r w:rsidRPr="002831AD">
              <w:rPr>
                <w:szCs w:val="22"/>
                <w:u w:val="single"/>
              </w:rPr>
              <w:t xml:space="preserve">Поручение о </w:t>
            </w:r>
            <w:r w:rsidRPr="002831AD">
              <w:rPr>
                <w:szCs w:val="22"/>
              </w:rPr>
              <w:t>перечислении на счет/Требование получателя платежа (исходящий) RCA_DOC_D_014, Реестр перечисленных поступлений RCA_DOC_D_015 добавлен атрибут «ОКТМО_КС_получателя»</w:t>
            </w:r>
          </w:p>
        </w:tc>
      </w:tr>
      <w:tr w:rsidR="00556298" w:rsidRPr="00744203" w14:paraId="62ABADCF" w14:textId="77777777" w:rsidTr="001603C3">
        <w:trPr>
          <w:trHeight w:val="20"/>
        </w:trPr>
        <w:tc>
          <w:tcPr>
            <w:tcW w:w="447" w:type="pct"/>
            <w:vMerge/>
          </w:tcPr>
          <w:p w14:paraId="31939D8D" w14:textId="77777777" w:rsidR="00556298" w:rsidRDefault="00556298" w:rsidP="0047582C">
            <w:pPr>
              <w:pStyle w:val="GOSTTablenorm"/>
            </w:pPr>
          </w:p>
        </w:tc>
        <w:tc>
          <w:tcPr>
            <w:tcW w:w="666" w:type="pct"/>
          </w:tcPr>
          <w:p w14:paraId="070FEBA4" w14:textId="4903D6F2" w:rsidR="00556298" w:rsidRPr="002831AD" w:rsidRDefault="00556298" w:rsidP="0047582C">
            <w:pPr>
              <w:pStyle w:val="GOSTTablenorm"/>
              <w:rPr>
                <w:szCs w:val="22"/>
              </w:rPr>
            </w:pPr>
            <w:r w:rsidRPr="002831AD">
              <w:rPr>
                <w:szCs w:val="22"/>
              </w:rPr>
              <w:t>11.12.2023</w:t>
            </w:r>
          </w:p>
        </w:tc>
        <w:tc>
          <w:tcPr>
            <w:tcW w:w="951" w:type="pct"/>
          </w:tcPr>
          <w:p w14:paraId="08CF95A6" w14:textId="5808E076" w:rsidR="00556298" w:rsidRPr="002831AD" w:rsidRDefault="00556298" w:rsidP="0047582C">
            <w:pPr>
              <w:pStyle w:val="GOSTTablenorm"/>
              <w:rPr>
                <w:szCs w:val="22"/>
              </w:rPr>
            </w:pPr>
            <w:r w:rsidRPr="002831AD">
              <w:rPr>
                <w:szCs w:val="22"/>
              </w:rPr>
              <w:t>Винокурова Т.В.</w:t>
            </w:r>
          </w:p>
        </w:tc>
        <w:tc>
          <w:tcPr>
            <w:tcW w:w="2936" w:type="pct"/>
          </w:tcPr>
          <w:p w14:paraId="753BE168" w14:textId="270A49A5" w:rsidR="00556298" w:rsidRPr="002831AD" w:rsidRDefault="00556298" w:rsidP="0047582C">
            <w:pPr>
              <w:pStyle w:val="GOSTTablenorm"/>
              <w:rPr>
                <w:szCs w:val="22"/>
              </w:rPr>
            </w:pPr>
            <w:r w:rsidRPr="002831AD">
              <w:rPr>
                <w:szCs w:val="22"/>
              </w:rPr>
              <w:t xml:space="preserve">В разделе </w:t>
            </w:r>
            <w:r>
              <w:rPr>
                <w:szCs w:val="22"/>
              </w:rPr>
              <w:t xml:space="preserve">2.1 </w:t>
            </w:r>
            <w:r w:rsidRPr="002831AD">
              <w:rPr>
                <w:szCs w:val="22"/>
              </w:rPr>
              <w:t>для документов Казначейская справка RCA_DOC_D_009, Распоряжение о совершении казначейского платежа (уточнение) BRA_DOC_D_020 изменен значение тип данных для «execution» с объекта на массив, также изменены примеры.</w:t>
            </w:r>
          </w:p>
          <w:p w14:paraId="1EACB515" w14:textId="06DF1596" w:rsidR="00556298" w:rsidRPr="002831AD" w:rsidRDefault="00556298" w:rsidP="0047582C">
            <w:pPr>
              <w:pStyle w:val="GOSTTablenorm"/>
              <w:rPr>
                <w:szCs w:val="22"/>
              </w:rPr>
            </w:pPr>
            <w:r w:rsidRPr="002831AD">
              <w:rPr>
                <w:szCs w:val="22"/>
              </w:rPr>
              <w:t>Изменена обязательности с «Да» на «Нет» для «Идентификационный номер документа АДБ», «Номер документа АДБ», «Дата документа АДБ», «Тип документа АДБ».</w:t>
            </w:r>
          </w:p>
        </w:tc>
      </w:tr>
      <w:tr w:rsidR="00556298" w:rsidRPr="00744203" w14:paraId="258C6DE4" w14:textId="77777777" w:rsidTr="001603C3">
        <w:trPr>
          <w:trHeight w:val="20"/>
        </w:trPr>
        <w:tc>
          <w:tcPr>
            <w:tcW w:w="447" w:type="pct"/>
            <w:vMerge/>
          </w:tcPr>
          <w:p w14:paraId="6E46AFE3" w14:textId="77777777" w:rsidR="00556298" w:rsidRDefault="00556298" w:rsidP="0047582C">
            <w:pPr>
              <w:pStyle w:val="GOSTTablenorm"/>
            </w:pPr>
          </w:p>
        </w:tc>
        <w:tc>
          <w:tcPr>
            <w:tcW w:w="666" w:type="pct"/>
          </w:tcPr>
          <w:p w14:paraId="28D68BE8" w14:textId="54C86179" w:rsidR="00556298" w:rsidRDefault="00556298" w:rsidP="0047582C">
            <w:pPr>
              <w:pStyle w:val="GOSTTablenorm"/>
            </w:pPr>
            <w:r w:rsidRPr="002831AD">
              <w:rPr>
                <w:szCs w:val="22"/>
              </w:rPr>
              <w:t>11.12.2023</w:t>
            </w:r>
          </w:p>
        </w:tc>
        <w:tc>
          <w:tcPr>
            <w:tcW w:w="951" w:type="pct"/>
          </w:tcPr>
          <w:p w14:paraId="49C2013F" w14:textId="5EEBF5CC" w:rsidR="00556298" w:rsidRDefault="00556298" w:rsidP="0047582C">
            <w:pPr>
              <w:pStyle w:val="GOSTTablenorm"/>
            </w:pPr>
            <w:r>
              <w:t>Гилязова Е.В.</w:t>
            </w:r>
          </w:p>
        </w:tc>
        <w:tc>
          <w:tcPr>
            <w:tcW w:w="2936" w:type="pct"/>
          </w:tcPr>
          <w:p w14:paraId="7CF7CAD4" w14:textId="77777777" w:rsidR="00556298" w:rsidRDefault="00556298" w:rsidP="0047582C">
            <w:pPr>
              <w:pStyle w:val="GOSTTablenorm"/>
              <w:rPr>
                <w:szCs w:val="22"/>
              </w:rPr>
            </w:pPr>
            <w:r>
              <w:t>Изменен регистр для «</w:t>
            </w:r>
            <w:r>
              <w:rPr>
                <w:szCs w:val="22"/>
                <w:lang w:val="en-US"/>
              </w:rPr>
              <w:t>p</w:t>
            </w:r>
            <w:r w:rsidRPr="007D614E">
              <w:rPr>
                <w:szCs w:val="22"/>
                <w:lang w:val="en-US"/>
              </w:rPr>
              <w:t>aram</w:t>
            </w:r>
            <w:r>
              <w:t>» и «</w:t>
            </w:r>
            <w:r>
              <w:rPr>
                <w:szCs w:val="22"/>
                <w:lang w:val="en-US"/>
              </w:rPr>
              <w:t>v</w:t>
            </w:r>
            <w:r w:rsidRPr="007D614E">
              <w:rPr>
                <w:szCs w:val="22"/>
                <w:lang w:val="en-US"/>
              </w:rPr>
              <w:t>alue</w:t>
            </w:r>
            <w:r>
              <w:rPr>
                <w:szCs w:val="22"/>
              </w:rPr>
              <w:t>» (на маленькую букву аналогично тому 1).</w:t>
            </w:r>
          </w:p>
          <w:p w14:paraId="32B6B00B" w14:textId="27615A0B" w:rsidR="00556298" w:rsidRPr="002831AD" w:rsidRDefault="00556298" w:rsidP="0047582C">
            <w:pPr>
              <w:pStyle w:val="GOSTTablenorm"/>
            </w:pPr>
            <w:r>
              <w:rPr>
                <w:szCs w:val="22"/>
              </w:rPr>
              <w:t xml:space="preserve">Изменены примеры в части </w:t>
            </w:r>
            <w:r>
              <w:t>«</w:t>
            </w:r>
            <w:r>
              <w:rPr>
                <w:szCs w:val="22"/>
                <w:lang w:val="en-US"/>
              </w:rPr>
              <w:t>p</w:t>
            </w:r>
            <w:r w:rsidRPr="007D614E">
              <w:rPr>
                <w:szCs w:val="22"/>
                <w:lang w:val="en-US"/>
              </w:rPr>
              <w:t>aram</w:t>
            </w:r>
            <w:r>
              <w:t>» и «</w:t>
            </w:r>
            <w:r>
              <w:rPr>
                <w:szCs w:val="22"/>
                <w:lang w:val="en-US"/>
              </w:rPr>
              <w:t>v</w:t>
            </w:r>
            <w:r w:rsidRPr="007D614E">
              <w:rPr>
                <w:szCs w:val="22"/>
                <w:lang w:val="en-US"/>
              </w:rPr>
              <w:t>alue</w:t>
            </w:r>
            <w:r>
              <w:rPr>
                <w:szCs w:val="22"/>
              </w:rPr>
              <w:t>», отформатированы, приведены значения приближенные к реальным</w:t>
            </w:r>
          </w:p>
        </w:tc>
      </w:tr>
      <w:tr w:rsidR="00556298" w:rsidRPr="00744203" w14:paraId="69674FD4" w14:textId="77777777" w:rsidTr="001603C3">
        <w:trPr>
          <w:trHeight w:val="20"/>
        </w:trPr>
        <w:tc>
          <w:tcPr>
            <w:tcW w:w="447" w:type="pct"/>
            <w:vMerge/>
          </w:tcPr>
          <w:p w14:paraId="0F5EE59B" w14:textId="77777777" w:rsidR="00556298" w:rsidRDefault="00556298" w:rsidP="0047582C">
            <w:pPr>
              <w:pStyle w:val="GOSTTablenorm"/>
            </w:pPr>
          </w:p>
        </w:tc>
        <w:tc>
          <w:tcPr>
            <w:tcW w:w="666" w:type="pct"/>
          </w:tcPr>
          <w:p w14:paraId="469B3749" w14:textId="76DD4409" w:rsidR="00556298" w:rsidRDefault="00556298" w:rsidP="0047582C">
            <w:pPr>
              <w:pStyle w:val="GOSTTablenorm"/>
            </w:pPr>
            <w:r>
              <w:t>12.12.2023</w:t>
            </w:r>
          </w:p>
        </w:tc>
        <w:tc>
          <w:tcPr>
            <w:tcW w:w="951" w:type="pct"/>
          </w:tcPr>
          <w:p w14:paraId="4BA4CC67" w14:textId="0C676D6A" w:rsidR="00556298" w:rsidRDefault="00556298" w:rsidP="0047582C">
            <w:pPr>
              <w:pStyle w:val="GOSTTablenorm"/>
            </w:pPr>
            <w:r>
              <w:t>Винокурова Т.В.</w:t>
            </w:r>
          </w:p>
        </w:tc>
        <w:tc>
          <w:tcPr>
            <w:tcW w:w="2936" w:type="pct"/>
          </w:tcPr>
          <w:p w14:paraId="0C425FF1" w14:textId="1AB5CB8E" w:rsidR="00556298" w:rsidRDefault="00556298" w:rsidP="0047582C">
            <w:pPr>
              <w:pStyle w:val="GOSTTablenorm"/>
            </w:pPr>
            <w:r>
              <w:t xml:space="preserve">В разделе 2.1 по документам </w:t>
            </w:r>
            <w:r w:rsidRPr="00D96313">
              <w:t>Расчетный документ (входящий) BSP_DOC_D_001 (Document)</w:t>
            </w:r>
            <w:r>
              <w:t xml:space="preserve">, уточнено описание параметра «ТОФК по БС получателя», по документу </w:t>
            </w:r>
            <w:r w:rsidRPr="00D96313">
              <w:t>Платежное поручение (исходящий)RCA_DOC_D_013 (Document</w:t>
            </w:r>
            <w:r>
              <w:t xml:space="preserve">) </w:t>
            </w:r>
            <w:r w:rsidRPr="00D96313">
              <w:t>буту «ТОФК_БС_получателя», по документу) уточнен алгоритм выисления по атрибуту «ТОФК_БС_плательщика»</w:t>
            </w:r>
          </w:p>
        </w:tc>
      </w:tr>
      <w:tr w:rsidR="00556298" w:rsidRPr="00744203" w14:paraId="208050A6" w14:textId="77777777" w:rsidTr="001603C3">
        <w:trPr>
          <w:trHeight w:val="20"/>
        </w:trPr>
        <w:tc>
          <w:tcPr>
            <w:tcW w:w="447" w:type="pct"/>
            <w:vMerge/>
          </w:tcPr>
          <w:p w14:paraId="7C6BEC8A" w14:textId="77777777" w:rsidR="00556298" w:rsidRDefault="00556298" w:rsidP="0047582C">
            <w:pPr>
              <w:pStyle w:val="GOSTTablenorm"/>
            </w:pPr>
          </w:p>
        </w:tc>
        <w:tc>
          <w:tcPr>
            <w:tcW w:w="666" w:type="pct"/>
          </w:tcPr>
          <w:p w14:paraId="535E6F5B" w14:textId="276A1A3D" w:rsidR="00556298" w:rsidRDefault="00556298" w:rsidP="0047582C">
            <w:pPr>
              <w:pStyle w:val="GOSTTablenorm"/>
            </w:pPr>
            <w:r>
              <w:t>12.12.2023</w:t>
            </w:r>
          </w:p>
        </w:tc>
        <w:tc>
          <w:tcPr>
            <w:tcW w:w="951" w:type="pct"/>
          </w:tcPr>
          <w:p w14:paraId="68E2CE66" w14:textId="70FC0867" w:rsidR="00556298" w:rsidRDefault="00556298" w:rsidP="0047582C">
            <w:pPr>
              <w:pStyle w:val="GOSTTablenorm"/>
            </w:pPr>
            <w:r>
              <w:t>Сарафанова Н.С.</w:t>
            </w:r>
          </w:p>
        </w:tc>
        <w:tc>
          <w:tcPr>
            <w:tcW w:w="2936" w:type="pct"/>
          </w:tcPr>
          <w:p w14:paraId="6014FED0" w14:textId="1B3974C6" w:rsidR="00556298" w:rsidRDefault="00556298" w:rsidP="0047582C">
            <w:pPr>
              <w:pStyle w:val="GOSTTablenorm"/>
            </w:pPr>
            <w:r>
              <w:t>В перечень параметров по документу «</w:t>
            </w:r>
            <w:r w:rsidRPr="00857D39">
              <w:t>Бухгалтерская справка</w:t>
            </w:r>
            <w:r>
              <w:t>»</w:t>
            </w:r>
            <w:r w:rsidRPr="00857D39">
              <w:t xml:space="preserve"> (ф. 0504833) </w:t>
            </w:r>
            <w:r>
              <w:t>(</w:t>
            </w:r>
            <w:r w:rsidRPr="00857D39">
              <w:t>ARP_NPS_0504833</w:t>
            </w:r>
            <w:r>
              <w:t xml:space="preserve">) добавлен параметр с типом КБК, актуализирован пример запроса с учетом добавления параметра «Тип КБК», в приложении 1 добавлена информация по документу </w:t>
            </w:r>
            <w:r w:rsidRPr="00857D39">
              <w:t>ARP_NPS_0504833</w:t>
            </w:r>
          </w:p>
        </w:tc>
      </w:tr>
      <w:tr w:rsidR="00556298" w:rsidRPr="00744203" w14:paraId="30C6669A" w14:textId="77777777" w:rsidTr="001603C3">
        <w:trPr>
          <w:trHeight w:val="20"/>
        </w:trPr>
        <w:tc>
          <w:tcPr>
            <w:tcW w:w="447" w:type="pct"/>
            <w:vMerge/>
          </w:tcPr>
          <w:p w14:paraId="4A17405A" w14:textId="77777777" w:rsidR="00556298" w:rsidRDefault="00556298" w:rsidP="0047582C">
            <w:pPr>
              <w:pStyle w:val="GOSTTablenorm"/>
            </w:pPr>
          </w:p>
        </w:tc>
        <w:tc>
          <w:tcPr>
            <w:tcW w:w="666" w:type="pct"/>
          </w:tcPr>
          <w:p w14:paraId="790C9D46" w14:textId="37BE94D2" w:rsidR="00556298" w:rsidRDefault="00556298" w:rsidP="0047582C">
            <w:pPr>
              <w:pStyle w:val="GOSTTablenorm"/>
            </w:pPr>
            <w:r>
              <w:t>13.12.2023</w:t>
            </w:r>
          </w:p>
        </w:tc>
        <w:tc>
          <w:tcPr>
            <w:tcW w:w="951" w:type="pct"/>
          </w:tcPr>
          <w:p w14:paraId="73FA8BCD" w14:textId="58E9AA50" w:rsidR="00556298" w:rsidRDefault="00556298" w:rsidP="0047582C">
            <w:pPr>
              <w:pStyle w:val="GOSTTablenorm"/>
            </w:pPr>
            <w:r>
              <w:t>Винокурова Т.В.</w:t>
            </w:r>
          </w:p>
        </w:tc>
        <w:tc>
          <w:tcPr>
            <w:tcW w:w="2936" w:type="pct"/>
          </w:tcPr>
          <w:p w14:paraId="6DD21D99" w14:textId="5CC81031" w:rsidR="00556298" w:rsidRDefault="00556298" w:rsidP="0047582C">
            <w:pPr>
              <w:pStyle w:val="GOSTTablenorm"/>
            </w:pPr>
            <w:r>
              <w:t xml:space="preserve">В приложение 1 добавлен атрибут «Код_ТОФК_учета» по документам </w:t>
            </w:r>
            <w:r w:rsidRPr="005D0BE2">
              <w:t>Расчетный документ (входящий) BSP_DOC_D_001</w:t>
            </w:r>
            <w:r>
              <w:t xml:space="preserve">, </w:t>
            </w:r>
            <w:r w:rsidRPr="005D0BE2">
              <w:t>Распоряжение о совершении казначейского платежа (возврат) BRA_DOC_D_004</w:t>
            </w:r>
            <w:r>
              <w:t xml:space="preserve">, </w:t>
            </w:r>
            <w:r w:rsidRPr="005D0BE2">
              <w:t>Поручение о перечислении на счет/Требование получателя платежа (исходящий) RCA_DOC_D_014</w:t>
            </w:r>
            <w:r>
              <w:t xml:space="preserve">, </w:t>
            </w:r>
            <w:r w:rsidRPr="005D0BE2">
              <w:t>Реестр перечисленных поступлений RCA_DOC_D_015</w:t>
            </w:r>
          </w:p>
        </w:tc>
      </w:tr>
      <w:tr w:rsidR="00556298" w:rsidRPr="00744203" w14:paraId="122DAA74" w14:textId="77777777" w:rsidTr="001603C3">
        <w:trPr>
          <w:trHeight w:val="20"/>
        </w:trPr>
        <w:tc>
          <w:tcPr>
            <w:tcW w:w="447" w:type="pct"/>
            <w:vMerge/>
          </w:tcPr>
          <w:p w14:paraId="5F36C042" w14:textId="77777777" w:rsidR="00556298" w:rsidRDefault="00556298" w:rsidP="0047582C">
            <w:pPr>
              <w:pStyle w:val="GOSTTablenorm"/>
            </w:pPr>
          </w:p>
        </w:tc>
        <w:tc>
          <w:tcPr>
            <w:tcW w:w="666" w:type="pct"/>
          </w:tcPr>
          <w:p w14:paraId="527A7B0B" w14:textId="7CF0EBB2" w:rsidR="00556298" w:rsidRDefault="00556298" w:rsidP="0047582C">
            <w:pPr>
              <w:pStyle w:val="GOSTTablenorm"/>
            </w:pPr>
            <w:r>
              <w:t>19.12.2023</w:t>
            </w:r>
          </w:p>
        </w:tc>
        <w:tc>
          <w:tcPr>
            <w:tcW w:w="951" w:type="pct"/>
          </w:tcPr>
          <w:p w14:paraId="3FCF3CD9" w14:textId="629965CF" w:rsidR="00556298" w:rsidRDefault="00556298" w:rsidP="0047582C">
            <w:pPr>
              <w:pStyle w:val="GOSTTablenorm"/>
            </w:pPr>
            <w:r>
              <w:t>Винокурова Т.В.</w:t>
            </w:r>
          </w:p>
        </w:tc>
        <w:tc>
          <w:tcPr>
            <w:tcW w:w="2936" w:type="pct"/>
          </w:tcPr>
          <w:p w14:paraId="0C5E213C" w14:textId="02220A7C" w:rsidR="00556298" w:rsidRPr="00C45D43" w:rsidRDefault="00556298" w:rsidP="0047582C">
            <w:pPr>
              <w:pStyle w:val="GOSTTablenorm"/>
            </w:pPr>
            <w:r>
              <w:t xml:space="preserve">По документу </w:t>
            </w:r>
            <w:r w:rsidRPr="002831AD">
              <w:rPr>
                <w:szCs w:val="22"/>
              </w:rPr>
              <w:t>Казначейская справка RCA_DOC_D_009</w:t>
            </w:r>
            <w:r>
              <w:rPr>
                <w:szCs w:val="22"/>
              </w:rPr>
              <w:t xml:space="preserve"> в связи с изменениями в ПЗ в разделе 2.1 Параметры запроса удалены из блока «Реквизиты плательщика» (</w:t>
            </w:r>
            <w:r>
              <w:rPr>
                <w:szCs w:val="22"/>
                <w:lang w:val="en-US"/>
              </w:rPr>
              <w:t>sender</w:t>
            </w:r>
            <w:r>
              <w:rPr>
                <w:szCs w:val="22"/>
              </w:rPr>
              <w:t>),</w:t>
            </w:r>
            <w:r w:rsidRPr="00C6161D">
              <w:rPr>
                <w:szCs w:val="22"/>
              </w:rPr>
              <w:t xml:space="preserve"> </w:t>
            </w:r>
            <w:r>
              <w:rPr>
                <w:szCs w:val="22"/>
              </w:rPr>
              <w:t>«Реквизиты получателя» (</w:t>
            </w:r>
            <w:r>
              <w:rPr>
                <w:szCs w:val="22"/>
                <w:lang w:val="en-US"/>
              </w:rPr>
              <w:t>recipient</w:t>
            </w:r>
            <w:r>
              <w:rPr>
                <w:szCs w:val="22"/>
              </w:rPr>
              <w:t>)</w:t>
            </w:r>
            <w:r w:rsidRPr="00C6161D">
              <w:rPr>
                <w:szCs w:val="22"/>
              </w:rPr>
              <w:t xml:space="preserve"> </w:t>
            </w:r>
            <w:r>
              <w:rPr>
                <w:szCs w:val="22"/>
              </w:rPr>
              <w:t>значения КС плательщика, КС получателя. Введено значение КС в осовной блок (</w:t>
            </w:r>
            <w:r>
              <w:rPr>
                <w:szCs w:val="22"/>
                <w:lang w:val="en-US"/>
              </w:rPr>
              <w:t>document</w:t>
            </w:r>
            <w:r>
              <w:rPr>
                <w:szCs w:val="22"/>
              </w:rPr>
              <w:t>)</w:t>
            </w:r>
            <w:r w:rsidRPr="00C6161D">
              <w:rPr>
                <w:szCs w:val="22"/>
              </w:rPr>
              <w:t xml:space="preserve">. </w:t>
            </w:r>
            <w:r>
              <w:rPr>
                <w:szCs w:val="22"/>
              </w:rPr>
              <w:t xml:space="preserve">В приложение 1 исправлен тег (удален </w:t>
            </w:r>
            <w:r>
              <w:rPr>
                <w:szCs w:val="22"/>
                <w:lang w:val="en-US"/>
              </w:rPr>
              <w:t>sender</w:t>
            </w:r>
            <w:r w:rsidRPr="00C6161D">
              <w:rPr>
                <w:szCs w:val="22"/>
              </w:rPr>
              <w:t xml:space="preserve">) </w:t>
            </w:r>
            <w:r>
              <w:rPr>
                <w:szCs w:val="22"/>
              </w:rPr>
              <w:t>по атрибуту КС_плательщика, Порядк_номер_КС_плательщика, ОКТМО_КС_плательщика, ТОФК_КС_плательщика. Удалены атрибуты КС_получателя, Порядк_номер_КС_получателя,_ОКТМО_КС_получателя, ТОФК_КС_получателя</w:t>
            </w:r>
          </w:p>
        </w:tc>
      </w:tr>
      <w:tr w:rsidR="00556298" w:rsidRPr="00744203" w14:paraId="3DF56A76" w14:textId="77777777" w:rsidTr="001603C3">
        <w:trPr>
          <w:trHeight w:val="20"/>
        </w:trPr>
        <w:tc>
          <w:tcPr>
            <w:tcW w:w="447" w:type="pct"/>
            <w:vMerge/>
          </w:tcPr>
          <w:p w14:paraId="46025992" w14:textId="77777777" w:rsidR="00556298" w:rsidRDefault="00556298" w:rsidP="0047582C">
            <w:pPr>
              <w:pStyle w:val="GOSTTablenorm"/>
            </w:pPr>
          </w:p>
        </w:tc>
        <w:tc>
          <w:tcPr>
            <w:tcW w:w="666" w:type="pct"/>
          </w:tcPr>
          <w:p w14:paraId="633306CF" w14:textId="780F5E43" w:rsidR="00556298" w:rsidRDefault="00556298" w:rsidP="0047582C">
            <w:pPr>
              <w:pStyle w:val="GOSTTablenorm"/>
            </w:pPr>
            <w:r>
              <w:t>27.12.2023</w:t>
            </w:r>
          </w:p>
        </w:tc>
        <w:tc>
          <w:tcPr>
            <w:tcW w:w="951" w:type="pct"/>
          </w:tcPr>
          <w:p w14:paraId="37992C0F" w14:textId="502E85D9" w:rsidR="00556298" w:rsidRDefault="00556298" w:rsidP="0047582C">
            <w:pPr>
              <w:pStyle w:val="GOSTTablenorm"/>
            </w:pPr>
            <w:r>
              <w:t>Гилязова Е.В.</w:t>
            </w:r>
          </w:p>
        </w:tc>
        <w:tc>
          <w:tcPr>
            <w:tcW w:w="2936" w:type="pct"/>
          </w:tcPr>
          <w:p w14:paraId="0A3C14C4" w14:textId="6EF8F2FD" w:rsidR="00556298" w:rsidRPr="00D8239D" w:rsidRDefault="00556298" w:rsidP="0047582C">
            <w:pPr>
              <w:pStyle w:val="GOSTTablenorm"/>
            </w:pPr>
            <w:r>
              <w:rPr>
                <w:szCs w:val="22"/>
              </w:rPr>
              <w:t>Добавлен новый документ «</w:t>
            </w:r>
            <w:r w:rsidRPr="00D8239D">
              <w:rPr>
                <w:szCs w:val="22"/>
              </w:rPr>
              <w:t>Акт приемки-передачи показателей лицевого счета администратора доходов бюджета при реорганизации</w:t>
            </w:r>
            <w:r>
              <w:rPr>
                <w:szCs w:val="22"/>
              </w:rPr>
              <w:t>»</w:t>
            </w:r>
            <w:r w:rsidRPr="00D8239D">
              <w:rPr>
                <w:szCs w:val="22"/>
              </w:rPr>
              <w:t xml:space="preserve"> (ф.0531774) BRA_DOC_D_028</w:t>
            </w:r>
          </w:p>
        </w:tc>
      </w:tr>
      <w:tr w:rsidR="00556298" w:rsidRPr="00744203" w14:paraId="12C726AD" w14:textId="77777777" w:rsidTr="001603C3">
        <w:trPr>
          <w:trHeight w:val="20"/>
        </w:trPr>
        <w:tc>
          <w:tcPr>
            <w:tcW w:w="447" w:type="pct"/>
            <w:vMerge/>
          </w:tcPr>
          <w:p w14:paraId="655268A3" w14:textId="77777777" w:rsidR="00556298" w:rsidRDefault="00556298" w:rsidP="0047582C">
            <w:pPr>
              <w:pStyle w:val="GOSTTablenorm"/>
            </w:pPr>
          </w:p>
        </w:tc>
        <w:tc>
          <w:tcPr>
            <w:tcW w:w="666" w:type="pct"/>
          </w:tcPr>
          <w:p w14:paraId="25850EFB" w14:textId="34275BED" w:rsidR="00556298" w:rsidRDefault="00556298" w:rsidP="0047582C">
            <w:pPr>
              <w:pStyle w:val="GOSTTablenorm"/>
            </w:pPr>
            <w:r>
              <w:t>15.01.2024</w:t>
            </w:r>
          </w:p>
        </w:tc>
        <w:tc>
          <w:tcPr>
            <w:tcW w:w="951" w:type="pct"/>
          </w:tcPr>
          <w:p w14:paraId="7C9C7DE2" w14:textId="7F11F86F" w:rsidR="00556298" w:rsidRDefault="00556298" w:rsidP="0047582C">
            <w:pPr>
              <w:pStyle w:val="GOSTTablenorm"/>
            </w:pPr>
            <w:r>
              <w:t>Гилязова Е.В.</w:t>
            </w:r>
          </w:p>
        </w:tc>
        <w:tc>
          <w:tcPr>
            <w:tcW w:w="2936" w:type="pct"/>
          </w:tcPr>
          <w:p w14:paraId="1A964AFA" w14:textId="71ACDD09" w:rsidR="00556298" w:rsidRDefault="00556298" w:rsidP="0047582C">
            <w:pPr>
              <w:pStyle w:val="GOSTTablenorm"/>
              <w:rPr>
                <w:szCs w:val="22"/>
              </w:rPr>
            </w:pPr>
            <w:r>
              <w:rPr>
                <w:szCs w:val="22"/>
              </w:rPr>
              <w:t>Для документа «</w:t>
            </w:r>
            <w:r w:rsidRPr="00D8239D">
              <w:rPr>
                <w:szCs w:val="22"/>
              </w:rPr>
              <w:t>Акт приемки-передачи показателей лицевого счета администратора доходов бюджета при реорганизации</w:t>
            </w:r>
            <w:r>
              <w:rPr>
                <w:szCs w:val="22"/>
              </w:rPr>
              <w:t>»</w:t>
            </w:r>
            <w:r w:rsidRPr="00D8239D">
              <w:rPr>
                <w:szCs w:val="22"/>
              </w:rPr>
              <w:t xml:space="preserve"> (ф.0531774) BRA_DOC_D_028</w:t>
            </w:r>
            <w:r>
              <w:rPr>
                <w:szCs w:val="22"/>
              </w:rPr>
              <w:t xml:space="preserve"> изменена структура (добавлен массив строк, неповторяющиеся реквизиты блоков передающей, принимающей стороны перенесены в массив)</w:t>
            </w:r>
          </w:p>
        </w:tc>
      </w:tr>
      <w:tr w:rsidR="00556298" w:rsidRPr="00744203" w14:paraId="66BC77B0" w14:textId="77777777" w:rsidTr="001603C3">
        <w:trPr>
          <w:trHeight w:val="20"/>
        </w:trPr>
        <w:tc>
          <w:tcPr>
            <w:tcW w:w="447" w:type="pct"/>
            <w:vMerge/>
          </w:tcPr>
          <w:p w14:paraId="48AA802C" w14:textId="77777777" w:rsidR="00556298" w:rsidRDefault="00556298" w:rsidP="0047582C">
            <w:pPr>
              <w:pStyle w:val="GOSTTablenorm"/>
            </w:pPr>
          </w:p>
        </w:tc>
        <w:tc>
          <w:tcPr>
            <w:tcW w:w="666" w:type="pct"/>
          </w:tcPr>
          <w:p w14:paraId="5003FBCA" w14:textId="0EBEC37F" w:rsidR="00556298" w:rsidRDefault="00556298" w:rsidP="0047582C">
            <w:pPr>
              <w:pStyle w:val="GOSTTablenorm"/>
            </w:pPr>
            <w:r>
              <w:t>26.01.2024</w:t>
            </w:r>
          </w:p>
        </w:tc>
        <w:tc>
          <w:tcPr>
            <w:tcW w:w="951" w:type="pct"/>
          </w:tcPr>
          <w:p w14:paraId="43DF4C20" w14:textId="61387E1E" w:rsidR="00556298" w:rsidRDefault="00556298" w:rsidP="0047582C">
            <w:pPr>
              <w:pStyle w:val="GOSTTablenorm"/>
            </w:pPr>
            <w:r>
              <w:t>Гилязова Е.В.</w:t>
            </w:r>
          </w:p>
        </w:tc>
        <w:tc>
          <w:tcPr>
            <w:tcW w:w="2936" w:type="pct"/>
          </w:tcPr>
          <w:p w14:paraId="2B6AD310" w14:textId="452E0A6C" w:rsidR="00556298" w:rsidRDefault="00556298" w:rsidP="0047582C">
            <w:pPr>
              <w:pStyle w:val="GOSTTablenorm"/>
            </w:pPr>
            <w:r>
              <w:t xml:space="preserve">В п. 2.1 в </w:t>
            </w:r>
            <w:r w:rsidRPr="00A35F83">
              <w:rPr>
                <w:szCs w:val="22"/>
              </w:rPr>
              <w:t>Перечень параметров запроса (</w:t>
            </w:r>
            <w:r w:rsidRPr="00A35F83">
              <w:rPr>
                <w:szCs w:val="22"/>
                <w:lang w:val="en-US"/>
              </w:rPr>
              <w:t>header</w:t>
            </w:r>
            <w:r w:rsidRPr="00A35F83">
              <w:rPr>
                <w:szCs w:val="22"/>
              </w:rPr>
              <w:t>)</w:t>
            </w:r>
            <w:r>
              <w:t xml:space="preserve"> внесены изменения для полей (в рамках </w:t>
            </w:r>
            <w:hyperlink r:id="rId25" w:history="1">
              <w:r w:rsidRPr="008614EA">
                <w:rPr>
                  <w:rStyle w:val="ad"/>
                </w:rPr>
                <w:t>https://jira.bpcbt.com/browse/OTR-522</w:t>
              </w:r>
            </w:hyperlink>
            <w:r>
              <w:t>):</w:t>
            </w:r>
          </w:p>
          <w:p w14:paraId="3C2FE827" w14:textId="0DB6EFF6" w:rsidR="00556298" w:rsidRPr="00A35F83" w:rsidRDefault="00556298" w:rsidP="0047582C">
            <w:pPr>
              <w:pStyle w:val="GOSTTableListMark1"/>
            </w:pPr>
            <w:r>
              <w:t>«Этап обработки» (</w:t>
            </w:r>
            <w:r w:rsidRPr="00B412B2">
              <w:rPr>
                <w:lang w:val="en-US"/>
              </w:rPr>
              <w:t>Stage</w:t>
            </w:r>
            <w:r>
              <w:t xml:space="preserve">) – в примечание добавлен </w:t>
            </w:r>
            <w:r w:rsidRPr="00B9499D">
              <w:rPr>
                <w:lang w:val="en-US"/>
              </w:rPr>
              <w:t>Reprocessing</w:t>
            </w:r>
            <w:r>
              <w:t xml:space="preserve"> «2»;</w:t>
            </w:r>
          </w:p>
          <w:p w14:paraId="14E9E3C2" w14:textId="7D07971A" w:rsidR="00556298" w:rsidRDefault="00556298" w:rsidP="0047582C">
            <w:pPr>
              <w:pStyle w:val="GOSTTableListMark1"/>
            </w:pPr>
            <w:r>
              <w:t>«</w:t>
            </w:r>
            <w:r w:rsidRPr="00B14773">
              <w:t>Дата отражения операции в учете</w:t>
            </w:r>
            <w:r>
              <w:t>» (</w:t>
            </w:r>
            <w:r w:rsidRPr="00C75A4E">
              <w:t>SettlementDate</w:t>
            </w:r>
            <w:r>
              <w:t>) – изменены условия заполнения;</w:t>
            </w:r>
          </w:p>
          <w:p w14:paraId="792BAEFF" w14:textId="5ECEC809" w:rsidR="00556298" w:rsidRDefault="00556298" w:rsidP="0047582C">
            <w:pPr>
              <w:pStyle w:val="GOSTTableListMark1"/>
            </w:pPr>
            <w:r>
              <w:t>добавлено новое поле «</w:t>
            </w:r>
            <w:r w:rsidRPr="00A65380">
              <w:t>Дата отражения в учете операции по переобрабатываемому этапу</w:t>
            </w:r>
            <w:r>
              <w:t>» (</w:t>
            </w:r>
            <w:r w:rsidRPr="00A65380">
              <w:t>ReprocessSttlDate</w:t>
            </w:r>
            <w:r>
              <w:t>).</w:t>
            </w:r>
          </w:p>
          <w:p w14:paraId="687835FF" w14:textId="45057FB4" w:rsidR="00556298" w:rsidRPr="006C5D04" w:rsidRDefault="00556298" w:rsidP="0047582C">
            <w:pPr>
              <w:pStyle w:val="GOSTTableListMark1"/>
            </w:pPr>
            <w:r>
              <w:t>В приложение 1 добавлено условие для «</w:t>
            </w:r>
            <w:r w:rsidRPr="005D309A">
              <w:rPr>
                <w:szCs w:val="22"/>
              </w:rPr>
              <w:t>Дата_отражения_в_учете</w:t>
            </w:r>
            <w:r>
              <w:t>»</w:t>
            </w:r>
          </w:p>
        </w:tc>
      </w:tr>
      <w:tr w:rsidR="00556298" w:rsidRPr="00744203" w14:paraId="5724698F" w14:textId="77777777" w:rsidTr="001603C3">
        <w:trPr>
          <w:trHeight w:val="20"/>
        </w:trPr>
        <w:tc>
          <w:tcPr>
            <w:tcW w:w="447" w:type="pct"/>
            <w:vMerge/>
          </w:tcPr>
          <w:p w14:paraId="23CB4A8F" w14:textId="77777777" w:rsidR="00556298" w:rsidRDefault="00556298" w:rsidP="0047582C">
            <w:pPr>
              <w:pStyle w:val="GOSTTablenorm"/>
            </w:pPr>
          </w:p>
        </w:tc>
        <w:tc>
          <w:tcPr>
            <w:tcW w:w="666" w:type="pct"/>
          </w:tcPr>
          <w:p w14:paraId="48F822BF" w14:textId="2AF27DE0" w:rsidR="00556298" w:rsidRDefault="00556298" w:rsidP="0047582C">
            <w:pPr>
              <w:pStyle w:val="GOSTTablenorm"/>
            </w:pPr>
            <w:r>
              <w:t>07.02.2024</w:t>
            </w:r>
          </w:p>
        </w:tc>
        <w:tc>
          <w:tcPr>
            <w:tcW w:w="951" w:type="pct"/>
          </w:tcPr>
          <w:p w14:paraId="7259C835" w14:textId="7742495E" w:rsidR="00556298" w:rsidRDefault="00556298" w:rsidP="0047582C">
            <w:pPr>
              <w:pStyle w:val="GOSTTablenorm"/>
            </w:pPr>
            <w:r>
              <w:t>Винокурова Т.В.</w:t>
            </w:r>
          </w:p>
        </w:tc>
        <w:tc>
          <w:tcPr>
            <w:tcW w:w="2936" w:type="pct"/>
          </w:tcPr>
          <w:p w14:paraId="79629CC0" w14:textId="08574B21" w:rsidR="00556298" w:rsidRDefault="00556298" w:rsidP="0047582C">
            <w:pPr>
              <w:pStyle w:val="GOSTTablenorm"/>
            </w:pPr>
            <w:r>
              <w:t xml:space="preserve">Внесены изменения в п. </w:t>
            </w:r>
            <w:r>
              <w:fldChar w:fldCharType="begin"/>
            </w:r>
            <w:r>
              <w:instrText xml:space="preserve"> REF _Ref158197867 \n \h  \* MERGEFORMAT </w:instrText>
            </w:r>
            <w:r>
              <w:fldChar w:fldCharType="separate"/>
            </w:r>
            <w:r w:rsidR="001C3732">
              <w:t>2.1</w:t>
            </w:r>
            <w:r>
              <w:fldChar w:fldCharType="end"/>
            </w:r>
            <w:r>
              <w:t xml:space="preserve"> по документам </w:t>
            </w:r>
            <w:r w:rsidRPr="002831AD">
              <w:rPr>
                <w:szCs w:val="22"/>
              </w:rPr>
              <w:t>Распоряжение о совершении казначейского платежа (возврат) BRA_DOC_D_004, Казначейская справка RCA_DOC_D_009, Распоряжение о совершении казначейского платежа (уточнение) BRA_DOC_D_020</w:t>
            </w:r>
            <w:r>
              <w:rPr>
                <w:szCs w:val="22"/>
              </w:rPr>
              <w:t xml:space="preserve"> изменено значение в поле «Обязательность» на «Нет» по параметру «Признак полного исполнения». Внесены уточнения в графу «Описание»</w:t>
            </w:r>
          </w:p>
        </w:tc>
      </w:tr>
      <w:tr w:rsidR="00556298" w:rsidRPr="00744203" w14:paraId="4ECA51E5" w14:textId="77777777" w:rsidTr="001603C3">
        <w:trPr>
          <w:trHeight w:val="20"/>
        </w:trPr>
        <w:tc>
          <w:tcPr>
            <w:tcW w:w="447" w:type="pct"/>
            <w:vMerge/>
          </w:tcPr>
          <w:p w14:paraId="5BDE406F" w14:textId="77777777" w:rsidR="00556298" w:rsidRDefault="00556298" w:rsidP="0047582C">
            <w:pPr>
              <w:pStyle w:val="GOSTTablenorm"/>
            </w:pPr>
          </w:p>
        </w:tc>
        <w:tc>
          <w:tcPr>
            <w:tcW w:w="666" w:type="pct"/>
          </w:tcPr>
          <w:p w14:paraId="785AD75C" w14:textId="231238C2" w:rsidR="00556298" w:rsidRDefault="00556298" w:rsidP="0047582C">
            <w:pPr>
              <w:pStyle w:val="GOSTTablenorm"/>
            </w:pPr>
            <w:r>
              <w:t>15.02.2024</w:t>
            </w:r>
          </w:p>
        </w:tc>
        <w:tc>
          <w:tcPr>
            <w:tcW w:w="951" w:type="pct"/>
          </w:tcPr>
          <w:p w14:paraId="5004D9FC" w14:textId="4A866F9E" w:rsidR="00556298" w:rsidRDefault="00556298" w:rsidP="0047582C">
            <w:pPr>
              <w:pStyle w:val="GOSTTablenorm"/>
            </w:pPr>
            <w:r>
              <w:t>Гилязова Е.В.</w:t>
            </w:r>
          </w:p>
        </w:tc>
        <w:tc>
          <w:tcPr>
            <w:tcW w:w="2936" w:type="pct"/>
          </w:tcPr>
          <w:p w14:paraId="49ABB4D5" w14:textId="383EE780" w:rsidR="00556298" w:rsidRDefault="00556298" w:rsidP="0047582C">
            <w:pPr>
              <w:pStyle w:val="GOSTTablenorm"/>
            </w:pPr>
            <w:r>
              <w:t>В приложении 1 для «</w:t>
            </w:r>
            <w:r w:rsidRPr="00C6161D">
              <w:t>Акт приемки-передачи показателей лицевого счета администратора доходов бюджета при реорганизации BRA_DOC_D_028</w:t>
            </w:r>
            <w:r>
              <w:t>»:</w:t>
            </w:r>
          </w:p>
          <w:p w14:paraId="438391CC" w14:textId="5F49D643" w:rsidR="00556298" w:rsidRDefault="00556298" w:rsidP="0047582C">
            <w:pPr>
              <w:pStyle w:val="GOSTTableListMark1"/>
            </w:pPr>
            <w:r>
              <w:t>изменен атрибут «Сумма_в_рублях» на</w:t>
            </w:r>
            <w:r w:rsidRPr="00E877C4">
              <w:t xml:space="preserve"> </w:t>
            </w:r>
            <w:r>
              <w:t>«Сумма_валюта_учета_руб»;</w:t>
            </w:r>
          </w:p>
          <w:p w14:paraId="4826FEF2" w14:textId="57A09FF5" w:rsidR="00556298" w:rsidRDefault="00556298" w:rsidP="0047582C">
            <w:pPr>
              <w:pStyle w:val="GOSTTableListMark1"/>
              <w:rPr>
                <w:szCs w:val="22"/>
              </w:rPr>
            </w:pPr>
            <w:r>
              <w:t xml:space="preserve">в названии атрибутов </w:t>
            </w:r>
            <w:r w:rsidRPr="00E877C4">
              <w:t>«</w:t>
            </w:r>
            <w:r w:rsidRPr="00C6161D">
              <w:rPr>
                <w:szCs w:val="22"/>
              </w:rPr>
              <w:t>ТОФК_ЛС_передающего</w:t>
            </w:r>
            <w:r w:rsidRPr="00E877C4">
              <w:t>», «</w:t>
            </w:r>
            <w:r w:rsidRPr="00C6161D">
              <w:rPr>
                <w:szCs w:val="22"/>
              </w:rPr>
              <w:t>ТОФК_КС_принимающего</w:t>
            </w:r>
            <w:r w:rsidRPr="00E877C4">
              <w:rPr>
                <w:szCs w:val="22"/>
              </w:rPr>
              <w:t>» удалены</w:t>
            </w:r>
            <w:r>
              <w:rPr>
                <w:szCs w:val="22"/>
              </w:rPr>
              <w:t xml:space="preserve"> лишние пробелы.</w:t>
            </w:r>
          </w:p>
          <w:p w14:paraId="0248832D" w14:textId="5D0B2040" w:rsidR="00556298" w:rsidRDefault="00556298" w:rsidP="0047582C">
            <w:pPr>
              <w:pStyle w:val="GOSTTableListMark1"/>
              <w:rPr>
                <w:szCs w:val="22"/>
              </w:rPr>
            </w:pPr>
            <w:r>
              <w:rPr>
                <w:szCs w:val="22"/>
              </w:rPr>
              <w:t xml:space="preserve">добавлен новый атрибут «Сторона_записи_учета» (вместо удаленных </w:t>
            </w:r>
            <w:r>
              <w:rPr>
                <w:szCs w:val="22"/>
                <w:lang w:val="en-US"/>
              </w:rPr>
              <w:t>params</w:t>
            </w:r>
            <w:r w:rsidRPr="00C6161D">
              <w:rPr>
                <w:szCs w:val="22"/>
              </w:rPr>
              <w:t xml:space="preserve"> </w:t>
            </w:r>
            <w:r>
              <w:rPr>
                <w:szCs w:val="22"/>
              </w:rPr>
              <w:t>в шапке запроса).</w:t>
            </w:r>
          </w:p>
          <w:p w14:paraId="652B723C" w14:textId="387CF002" w:rsidR="00556298" w:rsidRPr="00E769A7" w:rsidRDefault="00556298" w:rsidP="0047582C">
            <w:pPr>
              <w:pStyle w:val="GOSTTableListMark1"/>
              <w:rPr>
                <w:szCs w:val="22"/>
              </w:rPr>
            </w:pPr>
            <w:r>
              <w:rPr>
                <w:szCs w:val="22"/>
              </w:rPr>
              <w:t xml:space="preserve">В </w:t>
            </w:r>
            <w:r>
              <w:rPr>
                <w:szCs w:val="22"/>
                <w:lang w:val="en-US"/>
              </w:rPr>
              <w:t>Accounting</w:t>
            </w:r>
            <w:r w:rsidRPr="00C6161D">
              <w:rPr>
                <w:szCs w:val="22"/>
              </w:rPr>
              <w:t xml:space="preserve"> </w:t>
            </w:r>
            <w:r>
              <w:rPr>
                <w:szCs w:val="22"/>
              </w:rPr>
              <w:t>так же добавлен реквизит «Сторона записи учета»</w:t>
            </w:r>
          </w:p>
        </w:tc>
      </w:tr>
      <w:tr w:rsidR="00556298" w:rsidRPr="00744203" w14:paraId="74F69DFD" w14:textId="77777777" w:rsidTr="001603C3">
        <w:trPr>
          <w:trHeight w:val="20"/>
        </w:trPr>
        <w:tc>
          <w:tcPr>
            <w:tcW w:w="447" w:type="pct"/>
            <w:vMerge/>
          </w:tcPr>
          <w:p w14:paraId="53282B91" w14:textId="77777777" w:rsidR="00556298" w:rsidRDefault="00556298" w:rsidP="0047582C">
            <w:pPr>
              <w:pStyle w:val="GOSTTablenorm"/>
            </w:pPr>
          </w:p>
        </w:tc>
        <w:tc>
          <w:tcPr>
            <w:tcW w:w="666" w:type="pct"/>
          </w:tcPr>
          <w:p w14:paraId="471C33D0" w14:textId="3417D6F1" w:rsidR="00556298" w:rsidRPr="00C6161D" w:rsidRDefault="00556298" w:rsidP="0047582C">
            <w:pPr>
              <w:pStyle w:val="GOSTTablenorm"/>
              <w:rPr>
                <w:szCs w:val="22"/>
                <w:lang w:val="en-US"/>
              </w:rPr>
            </w:pPr>
            <w:r w:rsidRPr="00752405">
              <w:rPr>
                <w:szCs w:val="22"/>
                <w:lang w:val="en-US"/>
              </w:rPr>
              <w:t>16.02.2024</w:t>
            </w:r>
          </w:p>
        </w:tc>
        <w:tc>
          <w:tcPr>
            <w:tcW w:w="951" w:type="pct"/>
          </w:tcPr>
          <w:p w14:paraId="1FFCA01C" w14:textId="2181FB1F" w:rsidR="00556298" w:rsidRPr="00752405" w:rsidRDefault="00556298" w:rsidP="0047582C">
            <w:pPr>
              <w:pStyle w:val="GOSTTablenorm"/>
              <w:rPr>
                <w:szCs w:val="22"/>
              </w:rPr>
            </w:pPr>
            <w:r w:rsidRPr="00752405">
              <w:rPr>
                <w:szCs w:val="22"/>
              </w:rPr>
              <w:t>Винокурова Т.В.</w:t>
            </w:r>
          </w:p>
        </w:tc>
        <w:tc>
          <w:tcPr>
            <w:tcW w:w="2936" w:type="pct"/>
          </w:tcPr>
          <w:p w14:paraId="39971B14" w14:textId="322DD753" w:rsidR="00556298" w:rsidRPr="00752405" w:rsidRDefault="00556298" w:rsidP="0047582C">
            <w:pPr>
              <w:pStyle w:val="GOSTTablenorm"/>
              <w:rPr>
                <w:szCs w:val="22"/>
              </w:rPr>
            </w:pPr>
            <w:r w:rsidRPr="00752405">
              <w:rPr>
                <w:szCs w:val="22"/>
              </w:rPr>
              <w:t xml:space="preserve">В приложение 1 для документов Распоряжение о совершении казначейского платежа (возврат) BRA_DOC_D_004, Казначейская справка RCA_DOC_D_009, Распоряжение о совершении казначейского платежа (уточнение) BRA_DOC_D_020 добавлены комментарии по атрибуту «Признак_полного_исполнения» </w:t>
            </w:r>
            <w:r>
              <w:rPr>
                <w:szCs w:val="22"/>
              </w:rPr>
              <w:t>–</w:t>
            </w:r>
            <w:r w:rsidRPr="00752405">
              <w:rPr>
                <w:szCs w:val="22"/>
              </w:rPr>
              <w:t xml:space="preserve"> не заполняется на этапе регистрации документа (</w:t>
            </w:r>
            <w:r w:rsidRPr="00752405">
              <w:rPr>
                <w:szCs w:val="22"/>
                <w:lang w:val="en-US"/>
              </w:rPr>
              <w:t>auth</w:t>
            </w:r>
            <w:r w:rsidRPr="00752405">
              <w:rPr>
                <w:szCs w:val="22"/>
              </w:rPr>
              <w:t xml:space="preserve">), по атрибутам «Сумма_неисп_валюта_операции», «Сумма_неисп_учета_руб» </w:t>
            </w:r>
            <w:r>
              <w:rPr>
                <w:szCs w:val="22"/>
              </w:rPr>
              <w:t>–</w:t>
            </w:r>
            <w:r w:rsidRPr="00752405">
              <w:rPr>
                <w:szCs w:val="22"/>
              </w:rPr>
              <w:t xml:space="preserve"> заполняется на этапе «</w:t>
            </w:r>
            <w:r w:rsidRPr="00752405">
              <w:rPr>
                <w:szCs w:val="22"/>
                <w:lang w:val="en-US"/>
              </w:rPr>
              <w:t>authCncl</w:t>
            </w:r>
            <w:r w:rsidRPr="00752405">
              <w:rPr>
                <w:szCs w:val="22"/>
              </w:rPr>
              <w:t xml:space="preserve">», не заполняется в случае указания в арибуте «Признак_полного_исполнения» значения «1», «Сумма_исп_валюта_операции», «Сумма_исп_учета_руб» </w:t>
            </w:r>
            <w:r>
              <w:rPr>
                <w:szCs w:val="22"/>
              </w:rPr>
              <w:t>–</w:t>
            </w:r>
            <w:r w:rsidRPr="00752405">
              <w:rPr>
                <w:szCs w:val="22"/>
              </w:rPr>
              <w:t xml:space="preserve"> не заполняется в случае указания в арибуте «Признак_полного_исполнения» значения «1»</w:t>
            </w:r>
          </w:p>
        </w:tc>
      </w:tr>
      <w:tr w:rsidR="00556298" w:rsidRPr="00744203" w14:paraId="575DFBF8" w14:textId="77777777" w:rsidTr="001603C3">
        <w:trPr>
          <w:trHeight w:val="20"/>
        </w:trPr>
        <w:tc>
          <w:tcPr>
            <w:tcW w:w="447" w:type="pct"/>
            <w:vMerge/>
          </w:tcPr>
          <w:p w14:paraId="2FA3A432" w14:textId="77777777" w:rsidR="00556298" w:rsidRDefault="00556298" w:rsidP="0047582C">
            <w:pPr>
              <w:pStyle w:val="GOSTTablenorm"/>
            </w:pPr>
          </w:p>
        </w:tc>
        <w:tc>
          <w:tcPr>
            <w:tcW w:w="666" w:type="pct"/>
          </w:tcPr>
          <w:p w14:paraId="33DEEAA8" w14:textId="6A19ED9E" w:rsidR="00556298" w:rsidRPr="00752405" w:rsidRDefault="00556298" w:rsidP="0047582C">
            <w:pPr>
              <w:pStyle w:val="GOSTTablenorm"/>
              <w:rPr>
                <w:szCs w:val="22"/>
              </w:rPr>
            </w:pPr>
            <w:r>
              <w:t>04.03.2024</w:t>
            </w:r>
          </w:p>
        </w:tc>
        <w:tc>
          <w:tcPr>
            <w:tcW w:w="951" w:type="pct"/>
          </w:tcPr>
          <w:p w14:paraId="09DCF65E" w14:textId="70CE9DAF" w:rsidR="00556298" w:rsidRPr="00752405" w:rsidRDefault="00556298" w:rsidP="0047582C">
            <w:pPr>
              <w:pStyle w:val="GOSTTablenorm"/>
              <w:rPr>
                <w:szCs w:val="22"/>
              </w:rPr>
            </w:pPr>
            <w:r>
              <w:t>Гилязова Е.В.</w:t>
            </w:r>
          </w:p>
        </w:tc>
        <w:tc>
          <w:tcPr>
            <w:tcW w:w="2936" w:type="pct"/>
          </w:tcPr>
          <w:p w14:paraId="7CE424A0" w14:textId="4B4EB44B" w:rsidR="00556298" w:rsidRPr="00752405" w:rsidRDefault="00556298" w:rsidP="0047582C">
            <w:pPr>
              <w:pStyle w:val="GOSTTablenorm"/>
              <w:rPr>
                <w:szCs w:val="22"/>
              </w:rPr>
            </w:pPr>
            <w:r w:rsidRPr="00752405">
              <w:rPr>
                <w:szCs w:val="22"/>
              </w:rPr>
              <w:t>Добавлен новый документ «Реестр передаваемых (принимаемых) платежей» (ф. 0531477) (РОМ) B</w:t>
            </w:r>
            <w:r>
              <w:rPr>
                <w:szCs w:val="22"/>
                <w:lang w:val="en-US"/>
              </w:rPr>
              <w:t>SP</w:t>
            </w:r>
            <w:r w:rsidRPr="00752405">
              <w:rPr>
                <w:szCs w:val="22"/>
              </w:rPr>
              <w:t>_DOC_D_019</w:t>
            </w:r>
          </w:p>
        </w:tc>
      </w:tr>
      <w:tr w:rsidR="00556298" w:rsidRPr="00744203" w14:paraId="22413773" w14:textId="77777777" w:rsidTr="001603C3">
        <w:trPr>
          <w:trHeight w:val="20"/>
        </w:trPr>
        <w:tc>
          <w:tcPr>
            <w:tcW w:w="447" w:type="pct"/>
            <w:vMerge/>
          </w:tcPr>
          <w:p w14:paraId="3A845BE1" w14:textId="77777777" w:rsidR="00556298" w:rsidRDefault="00556298" w:rsidP="0047582C">
            <w:pPr>
              <w:pStyle w:val="GOSTTablenorm"/>
            </w:pPr>
          </w:p>
        </w:tc>
        <w:tc>
          <w:tcPr>
            <w:tcW w:w="666" w:type="pct"/>
          </w:tcPr>
          <w:p w14:paraId="02C589A7" w14:textId="21FFC2E9" w:rsidR="00556298" w:rsidRDefault="00556298" w:rsidP="0047582C">
            <w:pPr>
              <w:pStyle w:val="GOSTTablenorm"/>
            </w:pPr>
            <w:r>
              <w:t>04.03.2024</w:t>
            </w:r>
          </w:p>
        </w:tc>
        <w:tc>
          <w:tcPr>
            <w:tcW w:w="951" w:type="pct"/>
          </w:tcPr>
          <w:p w14:paraId="6F3E8702" w14:textId="759BFF39" w:rsidR="00556298" w:rsidRDefault="00556298" w:rsidP="0047582C">
            <w:pPr>
              <w:pStyle w:val="GOSTTablenorm"/>
            </w:pPr>
            <w:r>
              <w:t>Винокурова Т.В.</w:t>
            </w:r>
          </w:p>
        </w:tc>
        <w:tc>
          <w:tcPr>
            <w:tcW w:w="2936" w:type="pct"/>
          </w:tcPr>
          <w:p w14:paraId="4CCE5289" w14:textId="017872BD" w:rsidR="00556298" w:rsidRPr="008B766F" w:rsidRDefault="00556298" w:rsidP="0047582C">
            <w:pPr>
              <w:pStyle w:val="GOSTTablenorm"/>
              <w:rPr>
                <w:szCs w:val="22"/>
              </w:rPr>
            </w:pPr>
            <w:r>
              <w:rPr>
                <w:szCs w:val="22"/>
              </w:rPr>
              <w:t>В разеделе 2.1 для документа Поручение о перечислении на счет (</w:t>
            </w:r>
            <w:r w:rsidRPr="00C6161D">
              <w:rPr>
                <w:szCs w:val="22"/>
              </w:rPr>
              <w:t>исходящий) RCA_DOC_D_014 для блока «</w:t>
            </w:r>
            <w:r w:rsidRPr="007D614E">
              <w:rPr>
                <w:szCs w:val="22"/>
              </w:rPr>
              <w:t>Реквизиты родительского документа АДБ</w:t>
            </w:r>
            <w:r>
              <w:rPr>
                <w:szCs w:val="22"/>
              </w:rPr>
              <w:t>» добавлен коментарий «</w:t>
            </w:r>
            <w:r w:rsidRPr="00110BDD">
              <w:rPr>
                <w:szCs w:val="22"/>
              </w:rPr>
              <w:t>Обязательно к заполнению для родительского документа типа «ПЗВ». Для других типов не заполняется</w:t>
            </w:r>
            <w:r>
              <w:rPr>
                <w:szCs w:val="22"/>
              </w:rPr>
              <w:t>». Исправлен пример файла по документу Поручение о перечислении на счет (исходящий) – тип документа на «КДИ»</w:t>
            </w:r>
          </w:p>
        </w:tc>
      </w:tr>
      <w:tr w:rsidR="00556298" w:rsidRPr="00744203" w14:paraId="7755D6CF" w14:textId="77777777" w:rsidTr="001603C3">
        <w:trPr>
          <w:trHeight w:val="20"/>
        </w:trPr>
        <w:tc>
          <w:tcPr>
            <w:tcW w:w="447" w:type="pct"/>
            <w:vMerge/>
          </w:tcPr>
          <w:p w14:paraId="0E581002" w14:textId="77777777" w:rsidR="00556298" w:rsidRDefault="00556298" w:rsidP="0047582C">
            <w:pPr>
              <w:pStyle w:val="GOSTTablenorm"/>
            </w:pPr>
          </w:p>
        </w:tc>
        <w:tc>
          <w:tcPr>
            <w:tcW w:w="666" w:type="pct"/>
          </w:tcPr>
          <w:p w14:paraId="636AE5B4" w14:textId="3B592A1B" w:rsidR="00556298" w:rsidRDefault="00556298" w:rsidP="0047582C">
            <w:pPr>
              <w:pStyle w:val="GOSTTablenorm"/>
            </w:pPr>
            <w:r>
              <w:t>05.03.2024</w:t>
            </w:r>
          </w:p>
        </w:tc>
        <w:tc>
          <w:tcPr>
            <w:tcW w:w="951" w:type="pct"/>
          </w:tcPr>
          <w:p w14:paraId="16FB2773" w14:textId="471B8572" w:rsidR="00556298" w:rsidRDefault="00556298" w:rsidP="0047582C">
            <w:pPr>
              <w:pStyle w:val="GOSTTablenorm"/>
            </w:pPr>
            <w:r>
              <w:t>Винокурова Т.В.</w:t>
            </w:r>
          </w:p>
        </w:tc>
        <w:tc>
          <w:tcPr>
            <w:tcW w:w="2936" w:type="pct"/>
          </w:tcPr>
          <w:p w14:paraId="3C252053" w14:textId="04D65F6E" w:rsidR="00556298" w:rsidRDefault="00556298" w:rsidP="0047582C">
            <w:pPr>
              <w:pStyle w:val="GOSTTablenorm"/>
              <w:rPr>
                <w:szCs w:val="22"/>
              </w:rPr>
            </w:pPr>
            <w:r>
              <w:rPr>
                <w:szCs w:val="22"/>
              </w:rPr>
              <w:t>В приложении 1 во всех документах, кроме Бухгалтерская справка исправлен алгоритм расчета атрибута «Уровень_конфинденциальности»</w:t>
            </w:r>
          </w:p>
        </w:tc>
      </w:tr>
      <w:tr w:rsidR="00556298" w:rsidRPr="00744203" w14:paraId="61F184E9" w14:textId="77777777" w:rsidTr="001603C3">
        <w:trPr>
          <w:trHeight w:val="20"/>
        </w:trPr>
        <w:tc>
          <w:tcPr>
            <w:tcW w:w="447" w:type="pct"/>
            <w:vMerge/>
          </w:tcPr>
          <w:p w14:paraId="6FFDB1C5" w14:textId="77777777" w:rsidR="00556298" w:rsidRDefault="00556298" w:rsidP="0047582C">
            <w:pPr>
              <w:pStyle w:val="GOSTTablenorm"/>
            </w:pPr>
          </w:p>
        </w:tc>
        <w:tc>
          <w:tcPr>
            <w:tcW w:w="666" w:type="pct"/>
          </w:tcPr>
          <w:p w14:paraId="7299C25B" w14:textId="06FA200D" w:rsidR="00556298" w:rsidRDefault="00556298" w:rsidP="0047582C">
            <w:pPr>
              <w:pStyle w:val="GOSTTablenorm"/>
            </w:pPr>
            <w:r>
              <w:t>06.03.2024</w:t>
            </w:r>
          </w:p>
        </w:tc>
        <w:tc>
          <w:tcPr>
            <w:tcW w:w="951" w:type="pct"/>
          </w:tcPr>
          <w:p w14:paraId="0FC21D90" w14:textId="16CD6B06" w:rsidR="00556298" w:rsidRDefault="00556298" w:rsidP="0047582C">
            <w:pPr>
              <w:pStyle w:val="GOSTTablenorm"/>
            </w:pPr>
            <w:r>
              <w:t>Гилязова Е.В.</w:t>
            </w:r>
          </w:p>
        </w:tc>
        <w:tc>
          <w:tcPr>
            <w:tcW w:w="2936" w:type="pct"/>
          </w:tcPr>
          <w:p w14:paraId="24F4E492" w14:textId="25677372" w:rsidR="00556298" w:rsidRDefault="00556298" w:rsidP="0047582C">
            <w:pPr>
              <w:pStyle w:val="GOSTTablenorm"/>
              <w:rPr>
                <w:szCs w:val="22"/>
              </w:rPr>
            </w:pPr>
            <w:r>
              <w:rPr>
                <w:szCs w:val="22"/>
              </w:rPr>
              <w:t xml:space="preserve">Для </w:t>
            </w:r>
            <w:r w:rsidRPr="00752405">
              <w:rPr>
                <w:szCs w:val="22"/>
              </w:rPr>
              <w:t>документ</w:t>
            </w:r>
            <w:r>
              <w:rPr>
                <w:szCs w:val="22"/>
              </w:rPr>
              <w:t>а</w:t>
            </w:r>
            <w:r w:rsidRPr="00752405">
              <w:rPr>
                <w:szCs w:val="22"/>
              </w:rPr>
              <w:t xml:space="preserve"> «Реестр передаваемых (принимаемых) платежей» (ф. 0531477) (РОМ) </w:t>
            </w:r>
            <w:r>
              <w:rPr>
                <w:szCs w:val="22"/>
              </w:rPr>
              <w:t>(</w:t>
            </w:r>
            <w:r w:rsidRPr="00752405">
              <w:rPr>
                <w:szCs w:val="22"/>
              </w:rPr>
              <w:t>B</w:t>
            </w:r>
            <w:r>
              <w:rPr>
                <w:szCs w:val="22"/>
                <w:lang w:val="en-US"/>
              </w:rPr>
              <w:t>SP</w:t>
            </w:r>
            <w:r w:rsidRPr="00752405">
              <w:rPr>
                <w:szCs w:val="22"/>
              </w:rPr>
              <w:t>_DOC_D_019</w:t>
            </w:r>
            <w:r>
              <w:rPr>
                <w:szCs w:val="22"/>
              </w:rPr>
              <w:t>) в приложение 1 скорректировано описание атрибута «ТОФК_КС_</w:t>
            </w:r>
            <w:r w:rsidRPr="005625AC">
              <w:rPr>
                <w:szCs w:val="22"/>
              </w:rPr>
              <w:t>получателя</w:t>
            </w:r>
            <w:r>
              <w:rPr>
                <w:szCs w:val="22"/>
              </w:rPr>
              <w:t>»</w:t>
            </w:r>
          </w:p>
        </w:tc>
      </w:tr>
      <w:tr w:rsidR="00556298" w:rsidRPr="00744203" w14:paraId="052BDD5E" w14:textId="77777777" w:rsidTr="001603C3">
        <w:trPr>
          <w:trHeight w:val="20"/>
        </w:trPr>
        <w:tc>
          <w:tcPr>
            <w:tcW w:w="447" w:type="pct"/>
            <w:vMerge/>
          </w:tcPr>
          <w:p w14:paraId="0A4ED2E2" w14:textId="77777777" w:rsidR="00556298" w:rsidRDefault="00556298" w:rsidP="0047582C">
            <w:pPr>
              <w:pStyle w:val="GOSTTablenorm"/>
            </w:pPr>
          </w:p>
        </w:tc>
        <w:tc>
          <w:tcPr>
            <w:tcW w:w="666" w:type="pct"/>
          </w:tcPr>
          <w:p w14:paraId="0CFCD2AA" w14:textId="3DE34653" w:rsidR="00556298" w:rsidRDefault="00556298" w:rsidP="0047582C">
            <w:pPr>
              <w:pStyle w:val="GOSTTablenorm"/>
            </w:pPr>
            <w:r>
              <w:t>12.03.2024</w:t>
            </w:r>
          </w:p>
        </w:tc>
        <w:tc>
          <w:tcPr>
            <w:tcW w:w="951" w:type="pct"/>
          </w:tcPr>
          <w:p w14:paraId="5A2A7DD3" w14:textId="703F2896" w:rsidR="00556298" w:rsidRDefault="00556298" w:rsidP="0047582C">
            <w:pPr>
              <w:pStyle w:val="GOSTTablenorm"/>
            </w:pPr>
            <w:r>
              <w:t>Гилязова Е.В.</w:t>
            </w:r>
          </w:p>
        </w:tc>
        <w:tc>
          <w:tcPr>
            <w:tcW w:w="2936" w:type="pct"/>
          </w:tcPr>
          <w:p w14:paraId="42C97A71" w14:textId="23AA64A8" w:rsidR="00556298" w:rsidRDefault="00556298" w:rsidP="0047582C">
            <w:pPr>
              <w:pStyle w:val="GOSTTablenorm"/>
              <w:rPr>
                <w:szCs w:val="22"/>
              </w:rPr>
            </w:pPr>
            <w:r>
              <w:rPr>
                <w:szCs w:val="22"/>
              </w:rPr>
              <w:t>В п. 2.1 в заголовке (</w:t>
            </w:r>
            <w:r>
              <w:rPr>
                <w:szCs w:val="22"/>
                <w:lang w:val="en-US"/>
              </w:rPr>
              <w:t>header</w:t>
            </w:r>
            <w:r>
              <w:rPr>
                <w:szCs w:val="22"/>
              </w:rPr>
              <w:t>)</w:t>
            </w:r>
            <w:r w:rsidRPr="00C6161D">
              <w:rPr>
                <w:szCs w:val="22"/>
              </w:rPr>
              <w:t xml:space="preserve"> </w:t>
            </w:r>
            <w:r>
              <w:rPr>
                <w:szCs w:val="22"/>
              </w:rPr>
              <w:t>поле «Тип документа» (</w:t>
            </w:r>
            <w:r w:rsidRPr="007D614E">
              <w:rPr>
                <w:szCs w:val="22"/>
                <w:lang w:val="en-US"/>
              </w:rPr>
              <w:t>TypeDoc</w:t>
            </w:r>
            <w:r>
              <w:rPr>
                <w:szCs w:val="22"/>
              </w:rPr>
              <w:t>) перенесено после поля «Субъект учета» согласно реализованным примерам.</w:t>
            </w:r>
          </w:p>
          <w:p w14:paraId="2B29FF17" w14:textId="3CC33D3C" w:rsidR="00556298" w:rsidRPr="00D10D29" w:rsidRDefault="00556298" w:rsidP="0047582C">
            <w:pPr>
              <w:pStyle w:val="GOSTTablenorm"/>
              <w:rPr>
                <w:szCs w:val="22"/>
              </w:rPr>
            </w:pPr>
            <w:r>
              <w:rPr>
                <w:szCs w:val="22"/>
              </w:rPr>
              <w:t xml:space="preserve">В </w:t>
            </w:r>
            <w:r w:rsidRPr="00A95777">
              <w:rPr>
                <w:szCs w:val="22"/>
              </w:rPr>
              <w:t>«</w:t>
            </w:r>
            <w:r w:rsidRPr="00C6161D">
              <w:rPr>
                <w:szCs w:val="22"/>
              </w:rPr>
              <w:t>Поручение о перечислении на счет/Требование получателя платежа (входящий) B</w:t>
            </w:r>
            <w:r w:rsidRPr="00C6161D">
              <w:rPr>
                <w:szCs w:val="22"/>
                <w:lang w:val="en-US"/>
              </w:rPr>
              <w:t>SP</w:t>
            </w:r>
            <w:r w:rsidRPr="00C6161D">
              <w:rPr>
                <w:szCs w:val="22"/>
              </w:rPr>
              <w:t>_DOC_D_002</w:t>
            </w:r>
            <w:r w:rsidRPr="00A95777">
              <w:rPr>
                <w:szCs w:val="22"/>
              </w:rPr>
              <w:t xml:space="preserve">» </w:t>
            </w:r>
            <w:r>
              <w:rPr>
                <w:szCs w:val="22"/>
              </w:rPr>
              <w:t>для блока «</w:t>
            </w:r>
            <w:r w:rsidRPr="00C6161D">
              <w:rPr>
                <w:szCs w:val="22"/>
              </w:rPr>
              <w:t>Информация по строкам документа</w:t>
            </w:r>
            <w:r>
              <w:rPr>
                <w:szCs w:val="22"/>
              </w:rPr>
              <w:t>» скорректировано примечание в части наименования документа</w:t>
            </w:r>
          </w:p>
        </w:tc>
      </w:tr>
      <w:tr w:rsidR="00556298" w:rsidRPr="00744203" w14:paraId="613A2C49" w14:textId="77777777" w:rsidTr="001603C3">
        <w:trPr>
          <w:trHeight w:val="20"/>
        </w:trPr>
        <w:tc>
          <w:tcPr>
            <w:tcW w:w="447" w:type="pct"/>
            <w:vMerge/>
          </w:tcPr>
          <w:p w14:paraId="663C37D3" w14:textId="77777777" w:rsidR="00556298" w:rsidRDefault="00556298" w:rsidP="0047582C">
            <w:pPr>
              <w:pStyle w:val="GOSTTablenorm"/>
            </w:pPr>
          </w:p>
        </w:tc>
        <w:tc>
          <w:tcPr>
            <w:tcW w:w="666" w:type="pct"/>
          </w:tcPr>
          <w:p w14:paraId="2F367F08" w14:textId="0A010F53" w:rsidR="00556298" w:rsidRDefault="00556298" w:rsidP="0047582C">
            <w:pPr>
              <w:pStyle w:val="GOSTTablenorm"/>
            </w:pPr>
            <w:r>
              <w:t>25.03.2024</w:t>
            </w:r>
          </w:p>
        </w:tc>
        <w:tc>
          <w:tcPr>
            <w:tcW w:w="951" w:type="pct"/>
          </w:tcPr>
          <w:p w14:paraId="58B42687" w14:textId="1F880CF1" w:rsidR="00556298" w:rsidRDefault="00556298" w:rsidP="0047582C">
            <w:pPr>
              <w:pStyle w:val="GOSTTablenorm"/>
            </w:pPr>
            <w:r>
              <w:t>Винокурова Т.В.</w:t>
            </w:r>
          </w:p>
        </w:tc>
        <w:tc>
          <w:tcPr>
            <w:tcW w:w="2936" w:type="pct"/>
          </w:tcPr>
          <w:p w14:paraId="162EADFA" w14:textId="77777777" w:rsidR="00556298" w:rsidRDefault="00556298" w:rsidP="0047582C">
            <w:pPr>
              <w:pStyle w:val="GOSTTablenorm"/>
              <w:rPr>
                <w:szCs w:val="22"/>
              </w:rPr>
            </w:pPr>
            <w:r>
              <w:rPr>
                <w:szCs w:val="22"/>
              </w:rPr>
              <w:t xml:space="preserve">В п. 2.1 для документа </w:t>
            </w:r>
            <w:r w:rsidRPr="00C6161D">
              <w:rPr>
                <w:szCs w:val="22"/>
              </w:rPr>
              <w:t>Поручение о перечислении на счет/Требование получателя платежа (входящий) BSP_DOC_D_002 (Document) внесены следующие изменения:</w:t>
            </w:r>
          </w:p>
          <w:p w14:paraId="2D33AB56" w14:textId="77777777" w:rsidR="00556298" w:rsidRDefault="00556298" w:rsidP="0047582C">
            <w:pPr>
              <w:pStyle w:val="GOSTTablenorm"/>
              <w:rPr>
                <w:szCs w:val="22"/>
              </w:rPr>
            </w:pPr>
            <w:r>
              <w:rPr>
                <w:szCs w:val="22"/>
              </w:rPr>
              <w:t>Удален комментарий к объекту «Реквизиты плательщика» о том, что заполняется в случае заполнения объекта «</w:t>
            </w:r>
            <w:r w:rsidRPr="00C6161D">
              <w:rPr>
                <w:szCs w:val="22"/>
              </w:rPr>
              <w:t>Реквизиты связанного исходящего распоряжения»</w:t>
            </w:r>
            <w:r>
              <w:rPr>
                <w:szCs w:val="22"/>
              </w:rPr>
              <w:t>.</w:t>
            </w:r>
          </w:p>
          <w:p w14:paraId="07C0626B" w14:textId="77777777" w:rsidR="00556298" w:rsidRPr="00C6161D" w:rsidRDefault="00556298" w:rsidP="0047582C">
            <w:pPr>
              <w:pStyle w:val="GOSTTablenorm"/>
              <w:rPr>
                <w:szCs w:val="22"/>
              </w:rPr>
            </w:pPr>
            <w:r>
              <w:rPr>
                <w:szCs w:val="22"/>
              </w:rPr>
              <w:t>По реквизитам «</w:t>
            </w:r>
            <w:r w:rsidRPr="00C6161D">
              <w:rPr>
                <w:szCs w:val="22"/>
              </w:rPr>
              <w:t xml:space="preserve">Номер лицевого счета плательщика», «ТОФК по ЛС плательщика», «КБК плательщика», «Тип КБК плательщика», «ОКТМО платежа плательщика» указана обязательность «Нет». Реквизиты заполняется в случае заполнения блока «Реквизиты связанного исходящего распоряжения». </w:t>
            </w:r>
          </w:p>
          <w:p w14:paraId="1236F3F8" w14:textId="2910F536" w:rsidR="00556298" w:rsidRDefault="00556298" w:rsidP="0047582C">
            <w:pPr>
              <w:pStyle w:val="GOSTTablenorm"/>
              <w:rPr>
                <w:szCs w:val="22"/>
              </w:rPr>
            </w:pPr>
            <w:r w:rsidRPr="00C6161D">
              <w:rPr>
                <w:szCs w:val="22"/>
              </w:rPr>
              <w:t>Уточнен алгоритм расчета реквизита «Тип КБК плательщика»</w:t>
            </w:r>
          </w:p>
        </w:tc>
      </w:tr>
      <w:tr w:rsidR="00556298" w:rsidRPr="00744203" w14:paraId="48CF277C" w14:textId="77777777" w:rsidTr="001603C3">
        <w:trPr>
          <w:trHeight w:val="20"/>
        </w:trPr>
        <w:tc>
          <w:tcPr>
            <w:tcW w:w="447" w:type="pct"/>
            <w:vMerge/>
          </w:tcPr>
          <w:p w14:paraId="3CED7B47" w14:textId="77777777" w:rsidR="00556298" w:rsidRDefault="00556298" w:rsidP="0047582C">
            <w:pPr>
              <w:pStyle w:val="GOSTTablenorm"/>
            </w:pPr>
          </w:p>
        </w:tc>
        <w:tc>
          <w:tcPr>
            <w:tcW w:w="666" w:type="pct"/>
          </w:tcPr>
          <w:p w14:paraId="7D9F1F97" w14:textId="7843C4CD" w:rsidR="00556298" w:rsidRDefault="00556298" w:rsidP="0047582C">
            <w:pPr>
              <w:pStyle w:val="GOSTTablenorm"/>
            </w:pPr>
            <w:r>
              <w:t>01.04.2024</w:t>
            </w:r>
          </w:p>
        </w:tc>
        <w:tc>
          <w:tcPr>
            <w:tcW w:w="951" w:type="pct"/>
          </w:tcPr>
          <w:p w14:paraId="5C8BEB06" w14:textId="0A7C5879" w:rsidR="00556298" w:rsidRDefault="00556298" w:rsidP="0047582C">
            <w:pPr>
              <w:pStyle w:val="GOSTTablenorm"/>
            </w:pPr>
            <w:r>
              <w:t>Винокурова Т.В.</w:t>
            </w:r>
          </w:p>
        </w:tc>
        <w:tc>
          <w:tcPr>
            <w:tcW w:w="2936" w:type="pct"/>
          </w:tcPr>
          <w:p w14:paraId="7EC43917" w14:textId="0A9BE2A6" w:rsidR="00556298" w:rsidRDefault="00556298" w:rsidP="0047582C">
            <w:pPr>
              <w:pStyle w:val="GOSTTablenorm"/>
              <w:rPr>
                <w:szCs w:val="22"/>
              </w:rPr>
            </w:pPr>
            <w:r>
              <w:rPr>
                <w:szCs w:val="22"/>
              </w:rPr>
              <w:t>В п. 2.1 для документа Казначейская справка добавлено в комментарий, что параметры «</w:t>
            </w:r>
            <w:r w:rsidRPr="007D614E">
              <w:rPr>
                <w:szCs w:val="22"/>
              </w:rPr>
              <w:t>Идентификационный номер документа АДБ</w:t>
            </w:r>
            <w:r>
              <w:rPr>
                <w:szCs w:val="22"/>
              </w:rPr>
              <w:t>», «</w:t>
            </w:r>
            <w:r w:rsidRPr="007D614E">
              <w:rPr>
                <w:szCs w:val="22"/>
              </w:rPr>
              <w:t>Номер документа АДБ</w:t>
            </w:r>
            <w:r>
              <w:rPr>
                <w:szCs w:val="22"/>
              </w:rPr>
              <w:t>», «</w:t>
            </w:r>
            <w:r w:rsidRPr="007D614E">
              <w:rPr>
                <w:szCs w:val="22"/>
              </w:rPr>
              <w:t>Дата документа АДБ</w:t>
            </w:r>
            <w:r>
              <w:rPr>
                <w:szCs w:val="22"/>
              </w:rPr>
              <w:t>», «</w:t>
            </w:r>
            <w:r w:rsidRPr="007D614E">
              <w:rPr>
                <w:szCs w:val="22"/>
              </w:rPr>
              <w:t>Тип документа АДБ</w:t>
            </w:r>
            <w:r>
              <w:rPr>
                <w:szCs w:val="22"/>
              </w:rPr>
              <w:t>» заполняются для документа типа «ПСЧ», имеющего связь с документом типа «ПДУ»</w:t>
            </w:r>
          </w:p>
        </w:tc>
      </w:tr>
      <w:tr w:rsidR="00556298" w:rsidRPr="00744203" w14:paraId="2510AFA3" w14:textId="77777777" w:rsidTr="001603C3">
        <w:trPr>
          <w:trHeight w:val="20"/>
        </w:trPr>
        <w:tc>
          <w:tcPr>
            <w:tcW w:w="447" w:type="pct"/>
            <w:vMerge/>
          </w:tcPr>
          <w:p w14:paraId="5D5F12EB" w14:textId="77777777" w:rsidR="00556298" w:rsidRDefault="00556298" w:rsidP="0047582C">
            <w:pPr>
              <w:pStyle w:val="GOSTTablenorm"/>
            </w:pPr>
          </w:p>
        </w:tc>
        <w:tc>
          <w:tcPr>
            <w:tcW w:w="666" w:type="pct"/>
          </w:tcPr>
          <w:p w14:paraId="2365A58D" w14:textId="7ECAE376" w:rsidR="00556298" w:rsidRDefault="00556298" w:rsidP="0047582C">
            <w:pPr>
              <w:pStyle w:val="GOSTTablenorm"/>
            </w:pPr>
            <w:r>
              <w:t>01.04.2024</w:t>
            </w:r>
          </w:p>
        </w:tc>
        <w:tc>
          <w:tcPr>
            <w:tcW w:w="951" w:type="pct"/>
          </w:tcPr>
          <w:p w14:paraId="0D8CE672" w14:textId="6AEC2CA1" w:rsidR="00556298" w:rsidRDefault="00556298" w:rsidP="0047582C">
            <w:pPr>
              <w:pStyle w:val="GOSTTablenorm"/>
            </w:pPr>
            <w:r>
              <w:t>Винокурова Т.В.</w:t>
            </w:r>
          </w:p>
        </w:tc>
        <w:tc>
          <w:tcPr>
            <w:tcW w:w="2936" w:type="pct"/>
          </w:tcPr>
          <w:p w14:paraId="71715D2E" w14:textId="4E4398F6" w:rsidR="00556298" w:rsidRDefault="00556298" w:rsidP="0047582C">
            <w:pPr>
              <w:pStyle w:val="GOSTTablenorm"/>
              <w:rPr>
                <w:szCs w:val="22"/>
              </w:rPr>
            </w:pPr>
            <w:r>
              <w:rPr>
                <w:szCs w:val="22"/>
              </w:rPr>
              <w:t>Внесены изменения в наименование документа таблица 2 «Типы документов»</w:t>
            </w:r>
          </w:p>
        </w:tc>
      </w:tr>
      <w:tr w:rsidR="00556298" w:rsidRPr="00744203" w14:paraId="79F4900D" w14:textId="77777777" w:rsidTr="001603C3">
        <w:trPr>
          <w:trHeight w:val="20"/>
        </w:trPr>
        <w:tc>
          <w:tcPr>
            <w:tcW w:w="447" w:type="pct"/>
            <w:vMerge/>
          </w:tcPr>
          <w:p w14:paraId="3D7D8920" w14:textId="77777777" w:rsidR="00556298" w:rsidRDefault="00556298" w:rsidP="0047582C">
            <w:pPr>
              <w:pStyle w:val="GOSTTablenorm"/>
            </w:pPr>
          </w:p>
        </w:tc>
        <w:tc>
          <w:tcPr>
            <w:tcW w:w="666" w:type="pct"/>
          </w:tcPr>
          <w:p w14:paraId="14027362" w14:textId="5C818731" w:rsidR="00556298" w:rsidRDefault="00556298" w:rsidP="0047582C">
            <w:pPr>
              <w:pStyle w:val="GOSTTablenorm"/>
            </w:pPr>
            <w:r>
              <w:t>11.04.2024</w:t>
            </w:r>
          </w:p>
        </w:tc>
        <w:tc>
          <w:tcPr>
            <w:tcW w:w="951" w:type="pct"/>
          </w:tcPr>
          <w:p w14:paraId="3D113983" w14:textId="1460C0C9" w:rsidR="00556298" w:rsidRDefault="00556298" w:rsidP="0047582C">
            <w:pPr>
              <w:pStyle w:val="GOSTTablenorm"/>
            </w:pPr>
            <w:r>
              <w:t>Винокурова Т.В.</w:t>
            </w:r>
          </w:p>
        </w:tc>
        <w:tc>
          <w:tcPr>
            <w:tcW w:w="2936" w:type="pct"/>
          </w:tcPr>
          <w:p w14:paraId="58D8384C" w14:textId="25CACEF0" w:rsidR="00556298" w:rsidRPr="007D7827" w:rsidRDefault="00556298" w:rsidP="0047582C">
            <w:pPr>
              <w:pStyle w:val="GOSTTablenorm"/>
              <w:rPr>
                <w:szCs w:val="22"/>
              </w:rPr>
            </w:pPr>
            <w:r>
              <w:rPr>
                <w:szCs w:val="22"/>
              </w:rPr>
              <w:t xml:space="preserve">Внесены изменения в 2.1 по документу </w:t>
            </w:r>
            <w:r w:rsidRPr="00C6161D">
              <w:rPr>
                <w:szCs w:val="22"/>
              </w:rPr>
              <w:t>D_002</w:t>
            </w:r>
            <w:r>
              <w:rPr>
                <w:szCs w:val="22"/>
              </w:rPr>
              <w:t>, в Описании параметра объекта «</w:t>
            </w:r>
            <w:r w:rsidRPr="00C6161D">
              <w:rPr>
                <w:szCs w:val="22"/>
              </w:rPr>
              <w:t>Реквизиты связанного исходящего распоряжения»</w:t>
            </w:r>
            <w:r>
              <w:rPr>
                <w:szCs w:val="22"/>
              </w:rPr>
              <w:t xml:space="preserve"> удалено условие заполнение блока по доработке </w:t>
            </w:r>
            <w:r w:rsidRPr="00307F0C">
              <w:rPr>
                <w:szCs w:val="22"/>
              </w:rPr>
              <w:t>REV-11652</w:t>
            </w:r>
          </w:p>
        </w:tc>
      </w:tr>
      <w:tr w:rsidR="00556298" w:rsidRPr="00744203" w14:paraId="1D823B79" w14:textId="77777777" w:rsidTr="001603C3">
        <w:trPr>
          <w:trHeight w:val="20"/>
        </w:trPr>
        <w:tc>
          <w:tcPr>
            <w:tcW w:w="447" w:type="pct"/>
            <w:vMerge/>
          </w:tcPr>
          <w:p w14:paraId="2D488846" w14:textId="77777777" w:rsidR="00556298" w:rsidRDefault="00556298" w:rsidP="0047582C">
            <w:pPr>
              <w:pStyle w:val="GOSTTablenorm"/>
            </w:pPr>
          </w:p>
        </w:tc>
        <w:tc>
          <w:tcPr>
            <w:tcW w:w="666" w:type="pct"/>
          </w:tcPr>
          <w:p w14:paraId="52A0B7B3" w14:textId="4584874E" w:rsidR="00556298" w:rsidRDefault="00556298" w:rsidP="0047582C">
            <w:pPr>
              <w:pStyle w:val="GOSTTablenorm"/>
            </w:pPr>
            <w:r>
              <w:t>22.04.2024</w:t>
            </w:r>
          </w:p>
        </w:tc>
        <w:tc>
          <w:tcPr>
            <w:tcW w:w="951" w:type="pct"/>
          </w:tcPr>
          <w:p w14:paraId="7AB438CC" w14:textId="0AC7B8F1" w:rsidR="00556298" w:rsidRDefault="00556298" w:rsidP="0047582C">
            <w:pPr>
              <w:pStyle w:val="GOSTTablenorm"/>
            </w:pPr>
            <w:r>
              <w:t>Винокурова Т.В.</w:t>
            </w:r>
          </w:p>
        </w:tc>
        <w:tc>
          <w:tcPr>
            <w:tcW w:w="2936" w:type="pct"/>
          </w:tcPr>
          <w:p w14:paraId="6EF3E417" w14:textId="5AE44687" w:rsidR="00556298" w:rsidRPr="00EC5D48" w:rsidRDefault="00556298" w:rsidP="00D873A6">
            <w:pPr>
              <w:pStyle w:val="GOSTTablenorm"/>
              <w:rPr>
                <w:szCs w:val="22"/>
              </w:rPr>
            </w:pPr>
            <w:r w:rsidRPr="00752405">
              <w:rPr>
                <w:szCs w:val="22"/>
              </w:rPr>
              <w:t xml:space="preserve">В </w:t>
            </w:r>
            <w:r>
              <w:rPr>
                <w:szCs w:val="22"/>
              </w:rPr>
              <w:t xml:space="preserve">разделе 2.1 и </w:t>
            </w:r>
            <w:r w:rsidRPr="00752405">
              <w:rPr>
                <w:szCs w:val="22"/>
              </w:rPr>
              <w:t xml:space="preserve">приложение 1 </w:t>
            </w:r>
            <w:r>
              <w:rPr>
                <w:szCs w:val="22"/>
              </w:rPr>
              <w:t>удален</w:t>
            </w:r>
            <w:r w:rsidRPr="00752405">
              <w:rPr>
                <w:szCs w:val="22"/>
              </w:rPr>
              <w:t xml:space="preserve"> документ Распоряжение о совершении казначейского платежа (возврат) BRA_DOC_D_004,</w:t>
            </w:r>
            <w:r>
              <w:rPr>
                <w:szCs w:val="22"/>
              </w:rPr>
              <w:t xml:space="preserve"> по документам</w:t>
            </w:r>
            <w:r w:rsidRPr="00752405">
              <w:rPr>
                <w:szCs w:val="22"/>
              </w:rPr>
              <w:t xml:space="preserve"> Казначейская справка RCA_DOC_D_009, Распоряжение о совершении </w:t>
            </w:r>
            <w:r w:rsidRPr="00752405">
              <w:rPr>
                <w:szCs w:val="22"/>
              </w:rPr>
              <w:lastRenderedPageBreak/>
              <w:t xml:space="preserve">казначейского платежа (уточнение) BRA_DOC_D_020 </w:t>
            </w:r>
            <w:r>
              <w:rPr>
                <w:szCs w:val="22"/>
              </w:rPr>
              <w:t>удален признак «Принак полного исполнения», Разделы по частичному исполнению в связи с изменениями модели учета (исключение забалансового счета</w:t>
            </w:r>
            <w:r w:rsidRPr="00C6161D">
              <w:rPr>
                <w:szCs w:val="22"/>
              </w:rPr>
              <w:t xml:space="preserve"> </w:t>
            </w:r>
            <w:r>
              <w:rPr>
                <w:szCs w:val="22"/>
                <w:lang w:val="en-US"/>
              </w:rPr>
              <w:t>Z</w:t>
            </w:r>
            <w:r w:rsidRPr="00C6161D">
              <w:rPr>
                <w:szCs w:val="22"/>
              </w:rPr>
              <w:t xml:space="preserve">01). </w:t>
            </w:r>
            <w:r>
              <w:rPr>
                <w:szCs w:val="22"/>
              </w:rPr>
              <w:t xml:space="preserve">Из таблицы 2 удален документ </w:t>
            </w:r>
            <w:r w:rsidRPr="00752405">
              <w:rPr>
                <w:szCs w:val="22"/>
              </w:rPr>
              <w:t>Распоряжение о совершении казначейского платежа (возврат) BRA_DOC_D_004</w:t>
            </w:r>
            <w:r>
              <w:rPr>
                <w:szCs w:val="22"/>
              </w:rPr>
              <w:t>. Исправлены примеры файлов</w:t>
            </w:r>
          </w:p>
        </w:tc>
      </w:tr>
      <w:tr w:rsidR="00556298" w:rsidRPr="00744203" w14:paraId="7E26167B" w14:textId="77777777" w:rsidTr="001603C3">
        <w:trPr>
          <w:trHeight w:val="20"/>
        </w:trPr>
        <w:tc>
          <w:tcPr>
            <w:tcW w:w="447" w:type="pct"/>
            <w:vMerge/>
          </w:tcPr>
          <w:p w14:paraId="21704932" w14:textId="77777777" w:rsidR="00556298" w:rsidRDefault="00556298" w:rsidP="0047582C">
            <w:pPr>
              <w:pStyle w:val="GOSTTablenorm"/>
            </w:pPr>
          </w:p>
        </w:tc>
        <w:tc>
          <w:tcPr>
            <w:tcW w:w="666" w:type="pct"/>
          </w:tcPr>
          <w:p w14:paraId="6BB4BC1C" w14:textId="1DEC93CA" w:rsidR="00556298" w:rsidRDefault="00556298" w:rsidP="0047582C">
            <w:pPr>
              <w:pStyle w:val="GOSTTablenorm"/>
            </w:pPr>
            <w:r>
              <w:t>29.05.2024</w:t>
            </w:r>
          </w:p>
        </w:tc>
        <w:tc>
          <w:tcPr>
            <w:tcW w:w="951" w:type="pct"/>
          </w:tcPr>
          <w:p w14:paraId="0FA16833" w14:textId="32EE771D" w:rsidR="00556298" w:rsidRDefault="00556298" w:rsidP="0047582C">
            <w:pPr>
              <w:pStyle w:val="GOSTTablenorm"/>
            </w:pPr>
            <w:r>
              <w:t>Гисматова А.Ф.</w:t>
            </w:r>
          </w:p>
        </w:tc>
        <w:tc>
          <w:tcPr>
            <w:tcW w:w="2936" w:type="pct"/>
          </w:tcPr>
          <w:p w14:paraId="3E2720E7" w14:textId="22B9D8EC" w:rsidR="00556298" w:rsidRPr="00752405" w:rsidRDefault="00556298" w:rsidP="0047582C">
            <w:pPr>
              <w:pStyle w:val="GOSTTablenorm"/>
              <w:rPr>
                <w:szCs w:val="22"/>
              </w:rPr>
            </w:pPr>
            <w:r w:rsidRPr="00D20C69">
              <w:rPr>
                <w:szCs w:val="22"/>
              </w:rPr>
              <w:t>В разделе 2.1 изменено описание заполнения параметров "Сумма в валюте" и "Сумма в рублях" для документа "Поручение о перечислении на счет (исходящий)" RCA_DOC_D_014.</w:t>
            </w:r>
            <w:r>
              <w:rPr>
                <w:szCs w:val="22"/>
              </w:rPr>
              <w:t xml:space="preserve"> </w:t>
            </w:r>
            <w:r w:rsidRPr="00E36B51">
              <w:rPr>
                <w:szCs w:val="22"/>
              </w:rPr>
              <w:t>REV-15926</w:t>
            </w:r>
          </w:p>
        </w:tc>
      </w:tr>
      <w:tr w:rsidR="00556298" w:rsidRPr="00744203" w14:paraId="398CCED6" w14:textId="77777777" w:rsidTr="001603C3">
        <w:trPr>
          <w:trHeight w:val="20"/>
        </w:trPr>
        <w:tc>
          <w:tcPr>
            <w:tcW w:w="447" w:type="pct"/>
            <w:vMerge/>
          </w:tcPr>
          <w:p w14:paraId="44048BFB" w14:textId="77777777" w:rsidR="00556298" w:rsidRDefault="00556298" w:rsidP="0047582C">
            <w:pPr>
              <w:pStyle w:val="GOSTTablenorm"/>
            </w:pPr>
          </w:p>
        </w:tc>
        <w:tc>
          <w:tcPr>
            <w:tcW w:w="666" w:type="pct"/>
          </w:tcPr>
          <w:p w14:paraId="7D7AFF2A" w14:textId="118278A2" w:rsidR="00556298" w:rsidRDefault="00556298" w:rsidP="0047582C">
            <w:pPr>
              <w:pStyle w:val="GOSTTablenorm"/>
            </w:pPr>
            <w:r>
              <w:t>28.06.2024</w:t>
            </w:r>
          </w:p>
        </w:tc>
        <w:tc>
          <w:tcPr>
            <w:tcW w:w="951" w:type="pct"/>
          </w:tcPr>
          <w:p w14:paraId="729BDD13" w14:textId="476E4E86" w:rsidR="00556298" w:rsidRDefault="00556298" w:rsidP="0047582C">
            <w:pPr>
              <w:pStyle w:val="GOSTTablenorm"/>
            </w:pPr>
            <w:r>
              <w:t>Гисматова А.Ф.</w:t>
            </w:r>
          </w:p>
        </w:tc>
        <w:tc>
          <w:tcPr>
            <w:tcW w:w="2936" w:type="pct"/>
          </w:tcPr>
          <w:p w14:paraId="607D149E" w14:textId="17E9EF1B" w:rsidR="00556298" w:rsidRPr="00D20C69" w:rsidRDefault="00556298" w:rsidP="0047582C">
            <w:pPr>
              <w:pStyle w:val="GOSTTablenorm"/>
              <w:rPr>
                <w:szCs w:val="22"/>
              </w:rPr>
            </w:pPr>
            <w:r w:rsidRPr="00D20C69">
              <w:rPr>
                <w:szCs w:val="22"/>
              </w:rPr>
              <w:t>В разделе 2.1 изменено описание заполнения параметр</w:t>
            </w:r>
            <w:r>
              <w:rPr>
                <w:szCs w:val="22"/>
              </w:rPr>
              <w:t>а «</w:t>
            </w:r>
            <w:r w:rsidRPr="007D614E">
              <w:rPr>
                <w:szCs w:val="22"/>
              </w:rPr>
              <w:t>ТОФК по ЛС плательщика</w:t>
            </w:r>
            <w:r>
              <w:rPr>
                <w:szCs w:val="22"/>
              </w:rPr>
              <w:t>»</w:t>
            </w:r>
            <w:r w:rsidRPr="00D20C69">
              <w:rPr>
                <w:szCs w:val="22"/>
              </w:rPr>
              <w:t xml:space="preserve"> для документа </w:t>
            </w:r>
            <w:r>
              <w:rPr>
                <w:szCs w:val="22"/>
              </w:rPr>
              <w:t>«</w:t>
            </w:r>
            <w:r w:rsidRPr="00D20C69">
              <w:rPr>
                <w:szCs w:val="22"/>
              </w:rPr>
              <w:t>Поручение о перечислении на счет (исходящий)</w:t>
            </w:r>
            <w:r>
              <w:rPr>
                <w:szCs w:val="22"/>
              </w:rPr>
              <w:t>»</w:t>
            </w:r>
            <w:r w:rsidRPr="00D20C69">
              <w:rPr>
                <w:szCs w:val="22"/>
              </w:rPr>
              <w:t xml:space="preserve"> RCA_DOC_D_014</w:t>
            </w:r>
            <w:r>
              <w:rPr>
                <w:szCs w:val="22"/>
              </w:rPr>
              <w:t xml:space="preserve">. </w:t>
            </w:r>
            <w:hyperlink r:id="rId26" w:history="1">
              <w:r>
                <w:rPr>
                  <w:rStyle w:val="ad"/>
                  <w:rFonts w:ascii="-apple-system" w:hAnsi="-apple-system"/>
                  <w:color w:val="0052CC"/>
                  <w:sz w:val="21"/>
                  <w:szCs w:val="21"/>
                </w:rPr>
                <w:t>REV-18196</w:t>
              </w:r>
            </w:hyperlink>
          </w:p>
        </w:tc>
      </w:tr>
      <w:tr w:rsidR="00556298" w:rsidRPr="00744203" w14:paraId="208A3647" w14:textId="77777777" w:rsidTr="001603C3">
        <w:trPr>
          <w:trHeight w:val="20"/>
        </w:trPr>
        <w:tc>
          <w:tcPr>
            <w:tcW w:w="447" w:type="pct"/>
            <w:vMerge/>
          </w:tcPr>
          <w:p w14:paraId="0EDDA68A" w14:textId="77777777" w:rsidR="00556298" w:rsidRDefault="00556298" w:rsidP="0047582C">
            <w:pPr>
              <w:pStyle w:val="GOSTTablenorm"/>
            </w:pPr>
          </w:p>
        </w:tc>
        <w:tc>
          <w:tcPr>
            <w:tcW w:w="666" w:type="pct"/>
          </w:tcPr>
          <w:p w14:paraId="684AC603" w14:textId="3C33BBE1" w:rsidR="00556298" w:rsidRDefault="00556298" w:rsidP="0047582C">
            <w:pPr>
              <w:pStyle w:val="GOSTTablenorm"/>
            </w:pPr>
            <w:r>
              <w:t>26.07.2024</w:t>
            </w:r>
          </w:p>
        </w:tc>
        <w:tc>
          <w:tcPr>
            <w:tcW w:w="951" w:type="pct"/>
          </w:tcPr>
          <w:p w14:paraId="179B3EAE" w14:textId="5ABD776B" w:rsidR="00556298" w:rsidRDefault="00556298" w:rsidP="0047582C">
            <w:pPr>
              <w:pStyle w:val="GOSTTablenorm"/>
            </w:pPr>
            <w:r>
              <w:t>Винокурова Т.В.</w:t>
            </w:r>
          </w:p>
        </w:tc>
        <w:tc>
          <w:tcPr>
            <w:tcW w:w="2936" w:type="pct"/>
          </w:tcPr>
          <w:p w14:paraId="39C047AB" w14:textId="4EB17088" w:rsidR="00556298" w:rsidRPr="00D20C69" w:rsidRDefault="00556298" w:rsidP="0047582C">
            <w:pPr>
              <w:pStyle w:val="GOSTTablenorm"/>
              <w:rPr>
                <w:szCs w:val="22"/>
              </w:rPr>
            </w:pPr>
            <w:r>
              <w:rPr>
                <w:szCs w:val="22"/>
              </w:rPr>
              <w:t xml:space="preserve">В разделе 2.1 </w:t>
            </w:r>
            <w:r w:rsidRPr="0047582C">
              <w:t>исправлен тип документа для РОМ на- BSP_DOC_D_019 REV-18864</w:t>
            </w:r>
          </w:p>
        </w:tc>
      </w:tr>
      <w:tr w:rsidR="00556298" w:rsidRPr="00744203" w14:paraId="39804432" w14:textId="77777777" w:rsidTr="001603C3">
        <w:trPr>
          <w:trHeight w:val="20"/>
        </w:trPr>
        <w:tc>
          <w:tcPr>
            <w:tcW w:w="447" w:type="pct"/>
            <w:vMerge/>
          </w:tcPr>
          <w:p w14:paraId="3082F3EB" w14:textId="77777777" w:rsidR="00556298" w:rsidRDefault="00556298" w:rsidP="0047582C">
            <w:pPr>
              <w:pStyle w:val="GOSTTablenorm"/>
            </w:pPr>
          </w:p>
        </w:tc>
        <w:tc>
          <w:tcPr>
            <w:tcW w:w="666" w:type="pct"/>
          </w:tcPr>
          <w:p w14:paraId="2AD4464E" w14:textId="08C4FB99" w:rsidR="00556298" w:rsidRDefault="00556298" w:rsidP="0047582C">
            <w:pPr>
              <w:pStyle w:val="GOSTTablenorm"/>
            </w:pPr>
            <w:r>
              <w:t>09.08.2024</w:t>
            </w:r>
          </w:p>
        </w:tc>
        <w:tc>
          <w:tcPr>
            <w:tcW w:w="951" w:type="pct"/>
          </w:tcPr>
          <w:p w14:paraId="2C99E033" w14:textId="5E96A297" w:rsidR="00556298" w:rsidRDefault="00556298" w:rsidP="0047582C">
            <w:pPr>
              <w:pStyle w:val="GOSTTablenorm"/>
            </w:pPr>
            <w:r>
              <w:t>Опаева Л.А.</w:t>
            </w:r>
          </w:p>
        </w:tc>
        <w:tc>
          <w:tcPr>
            <w:tcW w:w="2936" w:type="pct"/>
          </w:tcPr>
          <w:p w14:paraId="698EF286" w14:textId="0486A88B" w:rsidR="00556298" w:rsidRDefault="00916533" w:rsidP="0047582C">
            <w:pPr>
              <w:pStyle w:val="GOSTTablenorm"/>
              <w:rPr>
                <w:rFonts w:ascii="-apple-system" w:hAnsi="-apple-system"/>
                <w:color w:val="172B4D"/>
                <w:sz w:val="21"/>
                <w:szCs w:val="21"/>
              </w:rPr>
            </w:pPr>
            <w:hyperlink r:id="rId27" w:history="1">
              <w:r w:rsidR="00556298">
                <w:rPr>
                  <w:rStyle w:val="ad"/>
                  <w:rFonts w:ascii="-apple-system" w:hAnsi="-apple-system"/>
                  <w:color w:val="0052CC"/>
                  <w:sz w:val="21"/>
                  <w:szCs w:val="21"/>
                </w:rPr>
                <w:t>ACT-31615</w:t>
              </w:r>
            </w:hyperlink>
          </w:p>
          <w:p w14:paraId="263AD168" w14:textId="0DB3E332" w:rsidR="00556298" w:rsidRDefault="00556298" w:rsidP="0047582C">
            <w:pPr>
              <w:pStyle w:val="GOSTTablenorm"/>
              <w:rPr>
                <w:szCs w:val="22"/>
              </w:rPr>
            </w:pPr>
            <w:r>
              <w:rPr>
                <w:szCs w:val="22"/>
              </w:rPr>
              <w:t>В разделе 2.1 добавлены параметры для документа «Бухгалтерская справка (ф. 0504833)</w:t>
            </w:r>
            <w:r w:rsidRPr="007B14BA">
              <w:rPr>
                <w:szCs w:val="22"/>
              </w:rPr>
              <w:t xml:space="preserve"> </w:t>
            </w:r>
            <w:r w:rsidRPr="00F22CF7">
              <w:rPr>
                <w:szCs w:val="22"/>
              </w:rPr>
              <w:t>ARP_NPS_0504833 добавлены параметры по модели учета ЕБП, в приложении 1 добавлены атрибуты</w:t>
            </w:r>
          </w:p>
        </w:tc>
      </w:tr>
      <w:tr w:rsidR="00556298" w:rsidRPr="00744203" w14:paraId="4FFD9819" w14:textId="77777777" w:rsidTr="001603C3">
        <w:trPr>
          <w:trHeight w:val="20"/>
        </w:trPr>
        <w:tc>
          <w:tcPr>
            <w:tcW w:w="447" w:type="pct"/>
            <w:vMerge/>
          </w:tcPr>
          <w:p w14:paraId="00C64105" w14:textId="77777777" w:rsidR="00556298" w:rsidRDefault="00556298" w:rsidP="0047582C">
            <w:pPr>
              <w:pStyle w:val="GOSTTablenorm"/>
            </w:pPr>
          </w:p>
        </w:tc>
        <w:tc>
          <w:tcPr>
            <w:tcW w:w="666" w:type="pct"/>
          </w:tcPr>
          <w:p w14:paraId="50B8FB29" w14:textId="54149178" w:rsidR="00556298" w:rsidRDefault="00556298" w:rsidP="0047582C">
            <w:pPr>
              <w:pStyle w:val="GOSTTablenorm"/>
            </w:pPr>
            <w:r>
              <w:t>27.08.2024</w:t>
            </w:r>
          </w:p>
        </w:tc>
        <w:tc>
          <w:tcPr>
            <w:tcW w:w="951" w:type="pct"/>
          </w:tcPr>
          <w:p w14:paraId="63884363" w14:textId="1CBC9A9A" w:rsidR="00556298" w:rsidRDefault="00556298" w:rsidP="0047582C">
            <w:pPr>
              <w:pStyle w:val="GOSTTablenorm"/>
            </w:pPr>
            <w:r>
              <w:t>Гилязова Е.В.</w:t>
            </w:r>
          </w:p>
        </w:tc>
        <w:tc>
          <w:tcPr>
            <w:tcW w:w="2936" w:type="pct"/>
          </w:tcPr>
          <w:p w14:paraId="7D8E1D0E" w14:textId="3DD7D8F0" w:rsidR="00556298" w:rsidRPr="001D7C12" w:rsidRDefault="00556298" w:rsidP="0047582C">
            <w:pPr>
              <w:pStyle w:val="GOSTTablenorm"/>
              <w:rPr>
                <w:szCs w:val="22"/>
              </w:rPr>
            </w:pPr>
            <w:r>
              <w:rPr>
                <w:szCs w:val="22"/>
              </w:rPr>
              <w:t xml:space="preserve">В разделе 2.1 </w:t>
            </w:r>
            <w:r w:rsidRPr="001D7C12">
              <w:rPr>
                <w:szCs w:val="22"/>
              </w:rPr>
              <w:t xml:space="preserve">для </w:t>
            </w:r>
            <w:r w:rsidRPr="00C6161D">
              <w:rPr>
                <w:szCs w:val="22"/>
              </w:rPr>
              <w:t>Реестр передаваемых (принимаемых) платежей (ф. 0531477) (РОМ, РНЗ</w:t>
            </w:r>
            <w:r>
              <w:rPr>
                <w:szCs w:val="22"/>
              </w:rPr>
              <w:t>, РОП, РОН</w:t>
            </w:r>
            <w:r w:rsidRPr="00C6161D">
              <w:rPr>
                <w:szCs w:val="22"/>
              </w:rPr>
              <w:t>) B</w:t>
            </w:r>
            <w:r w:rsidRPr="00C6161D">
              <w:rPr>
                <w:szCs w:val="22"/>
                <w:lang w:val="en-US"/>
              </w:rPr>
              <w:t>SP</w:t>
            </w:r>
            <w:r w:rsidRPr="00C6161D">
              <w:rPr>
                <w:szCs w:val="22"/>
              </w:rPr>
              <w:t>_DOC_D_019</w:t>
            </w:r>
            <w:r>
              <w:rPr>
                <w:szCs w:val="22"/>
              </w:rPr>
              <w:t xml:space="preserve"> изменена размерность поля «Номер документа» с «</w:t>
            </w:r>
            <w:r w:rsidRPr="00C6161D">
              <w:rPr>
                <w:szCs w:val="22"/>
              </w:rPr>
              <w:t>&lt;=6</w:t>
            </w:r>
            <w:r>
              <w:rPr>
                <w:szCs w:val="22"/>
              </w:rPr>
              <w:t>»</w:t>
            </w:r>
            <w:r w:rsidRPr="00C6161D">
              <w:rPr>
                <w:szCs w:val="22"/>
              </w:rPr>
              <w:t xml:space="preserve"> </w:t>
            </w:r>
            <w:r>
              <w:rPr>
                <w:szCs w:val="22"/>
              </w:rPr>
              <w:t>на «</w:t>
            </w:r>
            <w:r w:rsidRPr="00C6161D">
              <w:rPr>
                <w:szCs w:val="22"/>
              </w:rPr>
              <w:t>&lt;=15</w:t>
            </w:r>
            <w:r>
              <w:rPr>
                <w:szCs w:val="22"/>
              </w:rPr>
              <w:t>». Добавлен пример для РОП</w:t>
            </w:r>
          </w:p>
        </w:tc>
      </w:tr>
      <w:tr w:rsidR="00556298" w:rsidRPr="00744203" w14:paraId="64F01FEE" w14:textId="77777777" w:rsidTr="001603C3">
        <w:trPr>
          <w:trHeight w:val="20"/>
        </w:trPr>
        <w:tc>
          <w:tcPr>
            <w:tcW w:w="447" w:type="pct"/>
            <w:vMerge/>
          </w:tcPr>
          <w:p w14:paraId="3BD3347A" w14:textId="77777777" w:rsidR="00556298" w:rsidRDefault="00556298" w:rsidP="0047582C">
            <w:pPr>
              <w:pStyle w:val="GOSTTablenorm"/>
            </w:pPr>
          </w:p>
        </w:tc>
        <w:tc>
          <w:tcPr>
            <w:tcW w:w="666" w:type="pct"/>
          </w:tcPr>
          <w:p w14:paraId="3090F96C" w14:textId="1472DB40" w:rsidR="00556298" w:rsidRDefault="00556298" w:rsidP="0047582C">
            <w:pPr>
              <w:pStyle w:val="GOSTTablenorm"/>
            </w:pPr>
            <w:r>
              <w:t>06.09.2024</w:t>
            </w:r>
          </w:p>
        </w:tc>
        <w:tc>
          <w:tcPr>
            <w:tcW w:w="951" w:type="pct"/>
          </w:tcPr>
          <w:p w14:paraId="44BD7A8D" w14:textId="14E7BA6A" w:rsidR="00556298" w:rsidRDefault="00556298" w:rsidP="0047582C">
            <w:pPr>
              <w:pStyle w:val="GOSTTablenorm"/>
            </w:pPr>
            <w:r>
              <w:t>Гисматова А.Ф.</w:t>
            </w:r>
          </w:p>
        </w:tc>
        <w:tc>
          <w:tcPr>
            <w:tcW w:w="2936" w:type="pct"/>
          </w:tcPr>
          <w:p w14:paraId="341356A7" w14:textId="3CFC85C8" w:rsidR="00556298" w:rsidRPr="00C6161D" w:rsidRDefault="00556298" w:rsidP="0047582C">
            <w:pPr>
              <w:pStyle w:val="GOSTTablenorm"/>
              <w:rPr>
                <w:szCs w:val="22"/>
                <w:lang w:val="en-US"/>
              </w:rPr>
            </w:pPr>
            <w:r w:rsidRPr="00D20C69">
              <w:rPr>
                <w:szCs w:val="22"/>
              </w:rPr>
              <w:t>В разделе 2.1 изменено описание заполнения параметр</w:t>
            </w:r>
            <w:r>
              <w:rPr>
                <w:szCs w:val="22"/>
              </w:rPr>
              <w:t xml:space="preserve">ов </w:t>
            </w:r>
            <w:r w:rsidRPr="00C6161D">
              <w:rPr>
                <w:szCs w:val="22"/>
              </w:rPr>
              <w:t>документа «Акт приемки-передачи показателей лицевого счета администратора доходов бюджета» (D_028)</w:t>
            </w:r>
            <w:r>
              <w:rPr>
                <w:szCs w:val="22"/>
              </w:rPr>
              <w:t xml:space="preserve">. В Приложении 1 изменено описание заполнения атрибутов </w:t>
            </w:r>
            <w:r w:rsidRPr="00BC7E53">
              <w:rPr>
                <w:szCs w:val="22"/>
              </w:rPr>
              <w:t>документа «Акт приемки-передачи показателей лицевого счета администратора доходов бюджета» (D_028)</w:t>
            </w:r>
            <w:r>
              <w:rPr>
                <w:szCs w:val="22"/>
              </w:rPr>
              <w:t xml:space="preserve">. </w:t>
            </w:r>
            <w:hyperlink r:id="rId28" w:history="1">
              <w:r>
                <w:rPr>
                  <w:rStyle w:val="ad"/>
                  <w:rFonts w:ascii="-apple-system" w:hAnsi="-apple-system"/>
                  <w:color w:val="0052CC"/>
                  <w:sz w:val="21"/>
                  <w:szCs w:val="21"/>
                </w:rPr>
                <w:t>REV-3523</w:t>
              </w:r>
            </w:hyperlink>
          </w:p>
        </w:tc>
      </w:tr>
      <w:tr w:rsidR="00556298" w:rsidRPr="00744203" w14:paraId="00FB4B20" w14:textId="77777777" w:rsidTr="001603C3">
        <w:trPr>
          <w:trHeight w:val="20"/>
        </w:trPr>
        <w:tc>
          <w:tcPr>
            <w:tcW w:w="447" w:type="pct"/>
            <w:vMerge/>
          </w:tcPr>
          <w:p w14:paraId="35878CF7" w14:textId="77777777" w:rsidR="00556298" w:rsidRDefault="00556298" w:rsidP="0047582C">
            <w:pPr>
              <w:pStyle w:val="GOSTTablenorm"/>
            </w:pPr>
          </w:p>
        </w:tc>
        <w:tc>
          <w:tcPr>
            <w:tcW w:w="666" w:type="pct"/>
          </w:tcPr>
          <w:p w14:paraId="2C37B96C" w14:textId="213904FC" w:rsidR="00556298" w:rsidRDefault="00556298" w:rsidP="0047582C">
            <w:pPr>
              <w:pStyle w:val="GOSTTablenorm"/>
            </w:pPr>
            <w:r>
              <w:t>09.09.2024</w:t>
            </w:r>
          </w:p>
        </w:tc>
        <w:tc>
          <w:tcPr>
            <w:tcW w:w="951" w:type="pct"/>
          </w:tcPr>
          <w:p w14:paraId="70D127F8" w14:textId="4E1E7BEE" w:rsidR="00556298" w:rsidRDefault="00556298" w:rsidP="0047582C">
            <w:pPr>
              <w:pStyle w:val="GOSTTablenorm"/>
            </w:pPr>
            <w:r>
              <w:t>Гисматова А.Ф.</w:t>
            </w:r>
          </w:p>
        </w:tc>
        <w:tc>
          <w:tcPr>
            <w:tcW w:w="2936" w:type="pct"/>
          </w:tcPr>
          <w:p w14:paraId="560D350F" w14:textId="3EA526B8" w:rsidR="00556298" w:rsidRDefault="00916533" w:rsidP="0047582C">
            <w:pPr>
              <w:pStyle w:val="GOSTTablenorm"/>
              <w:rPr>
                <w:rFonts w:ascii="-apple-system" w:hAnsi="-apple-system"/>
                <w:color w:val="172B4D"/>
                <w:sz w:val="21"/>
                <w:szCs w:val="21"/>
              </w:rPr>
            </w:pPr>
            <w:hyperlink r:id="rId29" w:history="1">
              <w:r w:rsidR="00556298">
                <w:rPr>
                  <w:rStyle w:val="ad"/>
                  <w:rFonts w:ascii="-apple-system" w:hAnsi="-apple-system"/>
                  <w:color w:val="0052CC"/>
                  <w:sz w:val="21"/>
                  <w:szCs w:val="21"/>
                </w:rPr>
                <w:t>REV-3523</w:t>
              </w:r>
            </w:hyperlink>
          </w:p>
          <w:p w14:paraId="31FEF71E" w14:textId="77777777" w:rsidR="00556298" w:rsidRDefault="00556298" w:rsidP="0047582C">
            <w:pPr>
              <w:pStyle w:val="GOSTTablenorm"/>
              <w:rPr>
                <w:szCs w:val="22"/>
              </w:rPr>
            </w:pPr>
            <w:r>
              <w:rPr>
                <w:szCs w:val="22"/>
              </w:rPr>
              <w:t xml:space="preserve">В разделе </w:t>
            </w:r>
            <w:r w:rsidRPr="00D20C69">
              <w:rPr>
                <w:szCs w:val="22"/>
              </w:rPr>
              <w:t xml:space="preserve">2.1 </w:t>
            </w:r>
            <w:r>
              <w:rPr>
                <w:szCs w:val="22"/>
              </w:rPr>
              <w:t xml:space="preserve">для </w:t>
            </w:r>
            <w:r w:rsidRPr="00E9788F">
              <w:rPr>
                <w:szCs w:val="22"/>
              </w:rPr>
              <w:t>документа «Акт приемки-передачи показателей лицевого счета администратора доходов бюджета» (D_028)</w:t>
            </w:r>
            <w:r>
              <w:rPr>
                <w:szCs w:val="22"/>
              </w:rPr>
              <w:t>:</w:t>
            </w:r>
          </w:p>
          <w:p w14:paraId="71F3B3DC" w14:textId="77777777" w:rsidR="00556298" w:rsidRDefault="00556298" w:rsidP="0047582C">
            <w:pPr>
              <w:pStyle w:val="GOSTTablenorm"/>
            </w:pPr>
            <w:r>
              <w:t>удален параметр «ТОФК»;</w:t>
            </w:r>
          </w:p>
          <w:p w14:paraId="2BE90CA0" w14:textId="796912A8" w:rsidR="00556298" w:rsidRPr="003C2D46" w:rsidRDefault="00556298" w:rsidP="0047582C">
            <w:pPr>
              <w:pStyle w:val="GOSTTablenorm"/>
            </w:pPr>
            <w:r>
              <w:t>и</w:t>
            </w:r>
            <w:r w:rsidRPr="003C2D46">
              <w:t xml:space="preserve">зменено на необязательность заполнение параметров </w:t>
            </w:r>
            <w:r>
              <w:t>«</w:t>
            </w:r>
            <w:r w:rsidRPr="003C2D46">
              <w:t>КБК передающего</w:t>
            </w:r>
            <w:r>
              <w:t>»</w:t>
            </w:r>
            <w:r w:rsidRPr="003C2D46">
              <w:t xml:space="preserve">, </w:t>
            </w:r>
            <w:r>
              <w:t>«</w:t>
            </w:r>
            <w:r w:rsidRPr="003C2D46">
              <w:t>Тип КБК передающего</w:t>
            </w:r>
            <w:r>
              <w:t>»</w:t>
            </w:r>
            <w:r w:rsidRPr="003C2D46">
              <w:t xml:space="preserve">, </w:t>
            </w:r>
            <w:r>
              <w:t>«</w:t>
            </w:r>
            <w:r w:rsidRPr="003C2D46">
              <w:t>КБК принимающего</w:t>
            </w:r>
            <w:r>
              <w:t>»</w:t>
            </w:r>
            <w:r w:rsidRPr="003C2D46">
              <w:t xml:space="preserve">, </w:t>
            </w:r>
            <w:r>
              <w:t>«</w:t>
            </w:r>
            <w:r w:rsidRPr="003C2D46">
              <w:t>Тип КБК принимающего</w:t>
            </w:r>
            <w:r>
              <w:t>»</w:t>
            </w:r>
            <w:r w:rsidRPr="003C2D46">
              <w:t>, уточнены условия их заполнения</w:t>
            </w:r>
            <w:r>
              <w:t>.</w:t>
            </w:r>
          </w:p>
          <w:p w14:paraId="22F736BA" w14:textId="12C0D05D" w:rsidR="00556298" w:rsidRPr="00D20C69" w:rsidRDefault="00556298" w:rsidP="0047582C">
            <w:pPr>
              <w:pStyle w:val="GOSTTablenorm"/>
              <w:rPr>
                <w:szCs w:val="22"/>
              </w:rPr>
            </w:pPr>
            <w:r>
              <w:rPr>
                <w:szCs w:val="22"/>
              </w:rPr>
              <w:t>В Приложении 1 удален атрибут «Субъект_учета»</w:t>
            </w:r>
          </w:p>
        </w:tc>
      </w:tr>
      <w:tr w:rsidR="00556298" w:rsidRPr="00744203" w14:paraId="3695FB5A" w14:textId="77777777" w:rsidTr="001603C3">
        <w:trPr>
          <w:trHeight w:val="20"/>
        </w:trPr>
        <w:tc>
          <w:tcPr>
            <w:tcW w:w="447" w:type="pct"/>
            <w:vMerge/>
          </w:tcPr>
          <w:p w14:paraId="6FEB4D64" w14:textId="77777777" w:rsidR="00556298" w:rsidRDefault="00556298" w:rsidP="0047582C">
            <w:pPr>
              <w:pStyle w:val="GOSTTablenorm"/>
            </w:pPr>
          </w:p>
        </w:tc>
        <w:tc>
          <w:tcPr>
            <w:tcW w:w="666" w:type="pct"/>
          </w:tcPr>
          <w:p w14:paraId="3104D816" w14:textId="47B13DE6" w:rsidR="00556298" w:rsidRDefault="00556298" w:rsidP="0047582C">
            <w:pPr>
              <w:pStyle w:val="GOSTTablenorm"/>
            </w:pPr>
            <w:r>
              <w:t>11.09.2024</w:t>
            </w:r>
          </w:p>
        </w:tc>
        <w:tc>
          <w:tcPr>
            <w:tcW w:w="951" w:type="pct"/>
          </w:tcPr>
          <w:p w14:paraId="21E2870E" w14:textId="304BC57B" w:rsidR="00556298" w:rsidRDefault="00556298" w:rsidP="0047582C">
            <w:pPr>
              <w:pStyle w:val="GOSTTablenorm"/>
            </w:pPr>
            <w:r>
              <w:t>Гисматова А.Ф.</w:t>
            </w:r>
          </w:p>
        </w:tc>
        <w:tc>
          <w:tcPr>
            <w:tcW w:w="2936" w:type="pct"/>
          </w:tcPr>
          <w:p w14:paraId="0A63ED5F" w14:textId="4EFD9F68" w:rsidR="00556298" w:rsidRPr="0047582C" w:rsidRDefault="00556298" w:rsidP="0047582C">
            <w:pPr>
              <w:pStyle w:val="GOSTTablenorm"/>
            </w:pPr>
            <w:r w:rsidRPr="0047582C">
              <w:t>В разделе 2.1 для документа «Акт приемки-передачи показателей лицевого счета администратора доходов бюджета» (D_028)</w:t>
            </w:r>
            <w:r>
              <w:t xml:space="preserve"> д</w:t>
            </w:r>
            <w:r w:rsidRPr="0047582C">
              <w:t>ля параметра «</w:t>
            </w:r>
            <w:commentRangeStart w:id="999"/>
            <w:r w:rsidRPr="0047582C">
              <w:t>Признак заключительных оборотов</w:t>
            </w:r>
            <w:commentRangeEnd w:id="999"/>
            <w:r w:rsidRPr="0047582C">
              <w:commentReference w:id="999"/>
            </w:r>
            <w:r w:rsidRPr="0047582C">
              <w:t>» уточнено условие заполнения</w:t>
            </w:r>
          </w:p>
        </w:tc>
      </w:tr>
      <w:tr w:rsidR="00556298" w:rsidRPr="00744203" w14:paraId="4761E523" w14:textId="77777777" w:rsidTr="001603C3">
        <w:trPr>
          <w:trHeight w:val="20"/>
        </w:trPr>
        <w:tc>
          <w:tcPr>
            <w:tcW w:w="447" w:type="pct"/>
            <w:vMerge/>
          </w:tcPr>
          <w:p w14:paraId="491F16A8" w14:textId="77777777" w:rsidR="00556298" w:rsidRDefault="00556298" w:rsidP="0047582C">
            <w:pPr>
              <w:pStyle w:val="GOSTTablenorm"/>
            </w:pPr>
          </w:p>
        </w:tc>
        <w:tc>
          <w:tcPr>
            <w:tcW w:w="666" w:type="pct"/>
          </w:tcPr>
          <w:p w14:paraId="48B51A00" w14:textId="27CDB156" w:rsidR="00556298" w:rsidRDefault="00556298" w:rsidP="0047582C">
            <w:pPr>
              <w:pStyle w:val="GOSTTablenorm"/>
            </w:pPr>
            <w:r>
              <w:t>17.09.2024</w:t>
            </w:r>
          </w:p>
        </w:tc>
        <w:tc>
          <w:tcPr>
            <w:tcW w:w="951" w:type="pct"/>
          </w:tcPr>
          <w:p w14:paraId="66B34C36" w14:textId="7E7A1A1C" w:rsidR="00556298" w:rsidRDefault="00556298" w:rsidP="0047582C">
            <w:pPr>
              <w:pStyle w:val="GOSTTablenorm"/>
            </w:pPr>
            <w:r>
              <w:t>Опаева Л.А.</w:t>
            </w:r>
          </w:p>
        </w:tc>
        <w:tc>
          <w:tcPr>
            <w:tcW w:w="2936" w:type="pct"/>
          </w:tcPr>
          <w:p w14:paraId="27138743" w14:textId="60CB2B3F" w:rsidR="00556298" w:rsidRDefault="00916533" w:rsidP="0047582C">
            <w:pPr>
              <w:pStyle w:val="GOSTTablenorm"/>
              <w:rPr>
                <w:rFonts w:ascii="-apple-system" w:hAnsi="-apple-system"/>
                <w:color w:val="172B4D"/>
                <w:sz w:val="21"/>
                <w:szCs w:val="21"/>
              </w:rPr>
            </w:pPr>
            <w:hyperlink r:id="rId30" w:history="1">
              <w:r w:rsidR="00556298">
                <w:rPr>
                  <w:rStyle w:val="ad"/>
                  <w:rFonts w:ascii="-apple-system" w:hAnsi="-apple-system"/>
                  <w:color w:val="0052CC"/>
                  <w:sz w:val="21"/>
                  <w:szCs w:val="21"/>
                </w:rPr>
                <w:t>ACT-32104</w:t>
              </w:r>
            </w:hyperlink>
          </w:p>
          <w:p w14:paraId="077FA822" w14:textId="497730C7" w:rsidR="00556298" w:rsidRPr="007B14BA" w:rsidRDefault="00556298" w:rsidP="0047582C">
            <w:pPr>
              <w:pStyle w:val="GOSTTablenorm"/>
              <w:rPr>
                <w:szCs w:val="22"/>
              </w:rPr>
            </w:pPr>
            <w:r>
              <w:rPr>
                <w:szCs w:val="22"/>
              </w:rPr>
              <w:t>В разделе 2.1. добавлены параметры документа «Бухгалтерская справка» (</w:t>
            </w:r>
            <w:r w:rsidRPr="007B14BA">
              <w:rPr>
                <w:szCs w:val="22"/>
              </w:rPr>
              <w:t xml:space="preserve">ф. 0504833) </w:t>
            </w:r>
            <w:r w:rsidRPr="00F22CF7">
              <w:rPr>
                <w:szCs w:val="22"/>
              </w:rPr>
              <w:t>ARP_SVAP_</w:t>
            </w:r>
            <w:r w:rsidRPr="00F22CF7">
              <w:rPr>
                <w:szCs w:val="22"/>
                <w:lang w:val="en-US"/>
              </w:rPr>
              <w:t>Z</w:t>
            </w:r>
            <w:r w:rsidRPr="00F22CF7">
              <w:rPr>
                <w:szCs w:val="22"/>
              </w:rPr>
              <w:t>G_</w:t>
            </w:r>
            <w:r w:rsidRPr="00F22CF7">
              <w:rPr>
                <w:szCs w:val="22"/>
                <w:lang w:val="en-US"/>
              </w:rPr>
              <w:t>RMS</w:t>
            </w:r>
            <w:r w:rsidRPr="00F22CF7">
              <w:rPr>
                <w:szCs w:val="22"/>
              </w:rPr>
              <w:t>, ARP_SVAP_</w:t>
            </w:r>
            <w:r w:rsidRPr="00F22CF7">
              <w:rPr>
                <w:szCs w:val="22"/>
                <w:lang w:val="en-US"/>
              </w:rPr>
              <w:t>N</w:t>
            </w:r>
            <w:r w:rsidRPr="00F22CF7">
              <w:rPr>
                <w:szCs w:val="22"/>
              </w:rPr>
              <w:t>G_</w:t>
            </w:r>
            <w:r w:rsidRPr="00F22CF7">
              <w:rPr>
                <w:szCs w:val="22"/>
                <w:lang w:val="en-US"/>
              </w:rPr>
              <w:t>RMS</w:t>
            </w:r>
            <w:r w:rsidRPr="00F22CF7">
              <w:rPr>
                <w:szCs w:val="22"/>
              </w:rPr>
              <w:t>, в приложении 1 добавлен из атрибуты</w:t>
            </w:r>
          </w:p>
        </w:tc>
      </w:tr>
      <w:tr w:rsidR="00556298" w:rsidRPr="00744203" w14:paraId="70E124B1" w14:textId="77777777" w:rsidTr="001603C3">
        <w:trPr>
          <w:trHeight w:val="20"/>
        </w:trPr>
        <w:tc>
          <w:tcPr>
            <w:tcW w:w="447" w:type="pct"/>
            <w:vMerge/>
          </w:tcPr>
          <w:p w14:paraId="41053E42" w14:textId="77777777" w:rsidR="00556298" w:rsidRDefault="00556298" w:rsidP="0047582C">
            <w:pPr>
              <w:pStyle w:val="GOSTTablenorm"/>
            </w:pPr>
          </w:p>
        </w:tc>
        <w:tc>
          <w:tcPr>
            <w:tcW w:w="666" w:type="pct"/>
          </w:tcPr>
          <w:p w14:paraId="013238E1" w14:textId="3A32FB75" w:rsidR="00556298" w:rsidRDefault="00556298" w:rsidP="0047582C">
            <w:pPr>
              <w:pStyle w:val="GOSTTablenorm"/>
            </w:pPr>
            <w:r>
              <w:t>20.09.2024</w:t>
            </w:r>
          </w:p>
        </w:tc>
        <w:tc>
          <w:tcPr>
            <w:tcW w:w="951" w:type="pct"/>
          </w:tcPr>
          <w:p w14:paraId="7EBCCD7A" w14:textId="0C4A4DDB" w:rsidR="00556298" w:rsidRDefault="00556298" w:rsidP="0047582C">
            <w:pPr>
              <w:pStyle w:val="GOSTTablenorm"/>
            </w:pPr>
            <w:r>
              <w:t>Гисматова А.Ф.</w:t>
            </w:r>
          </w:p>
        </w:tc>
        <w:tc>
          <w:tcPr>
            <w:tcW w:w="2936" w:type="pct"/>
          </w:tcPr>
          <w:p w14:paraId="3653B880" w14:textId="6640D02F" w:rsidR="00556298" w:rsidRPr="0047582C" w:rsidRDefault="00556298" w:rsidP="0047582C">
            <w:pPr>
              <w:pStyle w:val="GOSTTablenorm"/>
            </w:pPr>
            <w:r w:rsidRPr="0047582C">
              <w:rPr>
                <w:rFonts w:hint="eastAsia"/>
              </w:rPr>
              <w:t>В</w:t>
            </w:r>
            <w:r w:rsidRPr="0047582C">
              <w:t xml:space="preserve"> </w:t>
            </w:r>
            <w:r w:rsidRPr="0047582C">
              <w:rPr>
                <w:rFonts w:hint="eastAsia"/>
              </w:rPr>
              <w:t>разделе</w:t>
            </w:r>
            <w:r w:rsidRPr="0047582C">
              <w:t xml:space="preserve"> 2.1 </w:t>
            </w:r>
            <w:r w:rsidRPr="0047582C">
              <w:rPr>
                <w:rFonts w:hint="eastAsia"/>
              </w:rPr>
              <w:t>для</w:t>
            </w:r>
            <w:r w:rsidRPr="0047582C">
              <w:t xml:space="preserve"> D_028 </w:t>
            </w:r>
            <w:r w:rsidRPr="0047582C">
              <w:rPr>
                <w:rFonts w:hint="eastAsia"/>
              </w:rPr>
              <w:t>Акт</w:t>
            </w:r>
            <w:r w:rsidRPr="0047582C">
              <w:t xml:space="preserve"> </w:t>
            </w:r>
            <w:r w:rsidRPr="0047582C">
              <w:rPr>
                <w:rFonts w:hint="eastAsia"/>
              </w:rPr>
              <w:t>изменено</w:t>
            </w:r>
            <w:r w:rsidRPr="0047582C">
              <w:t xml:space="preserve"> </w:t>
            </w:r>
            <w:r w:rsidRPr="0047582C">
              <w:rPr>
                <w:rFonts w:hint="eastAsia"/>
              </w:rPr>
              <w:t>наименование</w:t>
            </w:r>
            <w:r w:rsidRPr="0047582C">
              <w:t xml:space="preserve"> </w:t>
            </w:r>
            <w:r w:rsidRPr="0047582C">
              <w:rPr>
                <w:rFonts w:hint="eastAsia"/>
              </w:rPr>
              <w:t>параметра</w:t>
            </w:r>
            <w:r w:rsidRPr="0047582C">
              <w:t xml:space="preserve"> </w:t>
            </w:r>
            <w:r w:rsidRPr="0047582C">
              <w:rPr>
                <w:rFonts w:hint="eastAsia"/>
              </w:rPr>
              <w:t>с</w:t>
            </w:r>
            <w:r w:rsidRPr="0047582C">
              <w:t xml:space="preserve"> </w:t>
            </w:r>
            <w:r>
              <w:t>«</w:t>
            </w:r>
            <w:r w:rsidRPr="0047582C">
              <w:rPr>
                <w:rFonts w:hint="eastAsia"/>
              </w:rPr>
              <w:t>ЛС</w:t>
            </w:r>
            <w:r w:rsidRPr="0047582C">
              <w:t xml:space="preserve"> </w:t>
            </w:r>
            <w:r w:rsidRPr="0047582C">
              <w:rPr>
                <w:rFonts w:hint="eastAsia"/>
              </w:rPr>
              <w:t>дополнительный</w:t>
            </w:r>
            <w:r>
              <w:t>»</w:t>
            </w:r>
            <w:r w:rsidRPr="0047582C">
              <w:t xml:space="preserve"> </w:t>
            </w:r>
            <w:r w:rsidRPr="0047582C">
              <w:rPr>
                <w:rFonts w:hint="eastAsia"/>
              </w:rPr>
              <w:t>на</w:t>
            </w:r>
            <w:r w:rsidRPr="0047582C">
              <w:t xml:space="preserve"> </w:t>
            </w:r>
            <w:r>
              <w:t>«</w:t>
            </w:r>
            <w:r w:rsidRPr="0047582C">
              <w:t>entries:account_additional_sender</w:t>
            </w:r>
            <w:r>
              <w:t>»</w:t>
            </w:r>
            <w:r w:rsidRPr="0047582C">
              <w:t xml:space="preserve"> </w:t>
            </w:r>
            <w:r w:rsidRPr="0047582C">
              <w:rPr>
                <w:rFonts w:hint="eastAsia"/>
              </w:rPr>
              <w:t>и</w:t>
            </w:r>
            <w:r w:rsidRPr="0047582C">
              <w:t xml:space="preserve"> </w:t>
            </w:r>
            <w:r w:rsidRPr="0047582C">
              <w:rPr>
                <w:rFonts w:hint="eastAsia"/>
              </w:rPr>
              <w:t>его</w:t>
            </w:r>
            <w:r w:rsidRPr="0047582C">
              <w:t xml:space="preserve"> </w:t>
            </w:r>
            <w:r w:rsidRPr="0047582C">
              <w:rPr>
                <w:rFonts w:hint="eastAsia"/>
              </w:rPr>
              <w:t>тэг</w:t>
            </w:r>
            <w:r w:rsidRPr="0047582C">
              <w:t xml:space="preserve">, </w:t>
            </w:r>
            <w:r w:rsidRPr="0047582C">
              <w:rPr>
                <w:rFonts w:hint="eastAsia"/>
              </w:rPr>
              <w:t>добавлен</w:t>
            </w:r>
            <w:r w:rsidRPr="0047582C">
              <w:t xml:space="preserve"> </w:t>
            </w:r>
            <w:r w:rsidRPr="0047582C">
              <w:rPr>
                <w:rFonts w:hint="eastAsia"/>
              </w:rPr>
              <w:t>параметр</w:t>
            </w:r>
            <w:r w:rsidRPr="0047582C">
              <w:t xml:space="preserve"> </w:t>
            </w:r>
            <w:r>
              <w:t>«</w:t>
            </w:r>
            <w:r w:rsidRPr="0047582C">
              <w:rPr>
                <w:rFonts w:hint="eastAsia"/>
              </w:rPr>
              <w:t>ЛС</w:t>
            </w:r>
            <w:r w:rsidRPr="0047582C">
              <w:t xml:space="preserve"> </w:t>
            </w:r>
            <w:r w:rsidRPr="0047582C">
              <w:rPr>
                <w:rFonts w:hint="eastAsia"/>
              </w:rPr>
              <w:t>дополнительный</w:t>
            </w:r>
            <w:r w:rsidRPr="0047582C">
              <w:t xml:space="preserve"> </w:t>
            </w:r>
            <w:r w:rsidRPr="0047582C">
              <w:rPr>
                <w:rFonts w:hint="eastAsia"/>
              </w:rPr>
              <w:t>принимающего</w:t>
            </w:r>
            <w:r>
              <w:t>»</w:t>
            </w:r>
            <w:r w:rsidRPr="0047582C">
              <w:t>.</w:t>
            </w:r>
          </w:p>
          <w:p w14:paraId="2C23B4F0" w14:textId="08779B56" w:rsidR="00556298" w:rsidRDefault="00556298" w:rsidP="0047582C">
            <w:pPr>
              <w:pStyle w:val="GOSTTablenorm"/>
              <w:rPr>
                <w:rFonts w:ascii="-apple-system" w:hAnsi="-apple-system"/>
              </w:rPr>
            </w:pPr>
            <w:r w:rsidRPr="0047582C">
              <w:rPr>
                <w:rFonts w:hint="eastAsia"/>
              </w:rPr>
              <w:t>В</w:t>
            </w:r>
            <w:r w:rsidRPr="0047582C">
              <w:t xml:space="preserve"> </w:t>
            </w:r>
            <w:r w:rsidRPr="0047582C">
              <w:rPr>
                <w:rFonts w:hint="eastAsia"/>
              </w:rPr>
              <w:t>Приложении</w:t>
            </w:r>
            <w:r w:rsidRPr="0047582C">
              <w:t xml:space="preserve"> 1 </w:t>
            </w:r>
            <w:r w:rsidRPr="0047582C">
              <w:rPr>
                <w:rFonts w:hint="eastAsia"/>
              </w:rPr>
              <w:t>для</w:t>
            </w:r>
            <w:r w:rsidRPr="0047582C">
              <w:t xml:space="preserve"> D_028 </w:t>
            </w:r>
            <w:r w:rsidRPr="0047582C">
              <w:rPr>
                <w:rFonts w:hint="eastAsia"/>
              </w:rPr>
              <w:t>Акт</w:t>
            </w:r>
            <w:r w:rsidRPr="0047582C">
              <w:t xml:space="preserve"> </w:t>
            </w:r>
            <w:r w:rsidRPr="0047582C">
              <w:rPr>
                <w:rFonts w:hint="eastAsia"/>
              </w:rPr>
              <w:t>изменен</w:t>
            </w:r>
            <w:r w:rsidRPr="0047582C">
              <w:t xml:space="preserve"> </w:t>
            </w:r>
            <w:r w:rsidRPr="0047582C">
              <w:rPr>
                <w:rFonts w:hint="eastAsia"/>
              </w:rPr>
              <w:t>тег</w:t>
            </w:r>
            <w:r w:rsidRPr="0047582C">
              <w:t xml:space="preserve"> </w:t>
            </w:r>
            <w:r w:rsidRPr="0047582C">
              <w:rPr>
                <w:rFonts w:hint="eastAsia"/>
              </w:rPr>
              <w:t>и</w:t>
            </w:r>
            <w:r w:rsidRPr="0047582C">
              <w:t xml:space="preserve"> </w:t>
            </w:r>
            <w:r w:rsidRPr="0047582C">
              <w:rPr>
                <w:rFonts w:hint="eastAsia"/>
              </w:rPr>
              <w:t>описание</w:t>
            </w:r>
            <w:r w:rsidRPr="0047582C">
              <w:t xml:space="preserve"> </w:t>
            </w:r>
            <w:r w:rsidRPr="0047582C">
              <w:rPr>
                <w:rFonts w:hint="eastAsia"/>
              </w:rPr>
              <w:t>атрибута</w:t>
            </w:r>
            <w:r w:rsidRPr="0047582C">
              <w:t xml:space="preserve"> </w:t>
            </w:r>
            <w:r w:rsidRPr="0047582C">
              <w:rPr>
                <w:rFonts w:hint="eastAsia"/>
              </w:rPr>
              <w:t>для</w:t>
            </w:r>
            <w:r w:rsidRPr="0047582C">
              <w:t xml:space="preserve"> </w:t>
            </w:r>
            <w:r w:rsidRPr="0047582C">
              <w:rPr>
                <w:rFonts w:hint="eastAsia"/>
              </w:rPr>
              <w:t>атрибута</w:t>
            </w:r>
            <w:r w:rsidRPr="0047582C">
              <w:t xml:space="preserve"> </w:t>
            </w:r>
            <w:r>
              <w:t>«</w:t>
            </w:r>
            <w:r w:rsidRPr="0047582C">
              <w:rPr>
                <w:rFonts w:hint="eastAsia"/>
              </w:rPr>
              <w:t>Доп</w:t>
            </w:r>
            <w:r w:rsidRPr="0047582C">
              <w:t>_</w:t>
            </w:r>
            <w:r w:rsidRPr="0047582C">
              <w:rPr>
                <w:rFonts w:hint="eastAsia"/>
              </w:rPr>
              <w:t>ЛС</w:t>
            </w:r>
            <w:r w:rsidRPr="0047582C">
              <w:t>_</w:t>
            </w:r>
            <w:r w:rsidRPr="0047582C">
              <w:rPr>
                <w:rFonts w:hint="eastAsia"/>
              </w:rPr>
              <w:t>плательщика</w:t>
            </w:r>
            <w:r>
              <w:t>»</w:t>
            </w:r>
            <w:r w:rsidRPr="0047582C">
              <w:t xml:space="preserve">, </w:t>
            </w:r>
            <w:r w:rsidRPr="0047582C">
              <w:rPr>
                <w:rFonts w:hint="eastAsia"/>
              </w:rPr>
              <w:t>добавлен</w:t>
            </w:r>
            <w:r w:rsidRPr="0047582C">
              <w:t xml:space="preserve"> </w:t>
            </w:r>
            <w:r w:rsidRPr="0047582C">
              <w:rPr>
                <w:rFonts w:hint="eastAsia"/>
              </w:rPr>
              <w:t>атрибут</w:t>
            </w:r>
            <w:r w:rsidRPr="0047582C">
              <w:t xml:space="preserve"> </w:t>
            </w:r>
            <w:r>
              <w:t>«</w:t>
            </w:r>
            <w:r w:rsidRPr="0047582C">
              <w:rPr>
                <w:rFonts w:hint="eastAsia"/>
              </w:rPr>
              <w:t>Доп</w:t>
            </w:r>
            <w:r w:rsidRPr="0047582C">
              <w:t>_</w:t>
            </w:r>
            <w:r w:rsidRPr="0047582C">
              <w:rPr>
                <w:rFonts w:hint="eastAsia"/>
              </w:rPr>
              <w:t>ЛС</w:t>
            </w:r>
            <w:r w:rsidRPr="0047582C">
              <w:t>_</w:t>
            </w:r>
            <w:r w:rsidRPr="0047582C">
              <w:rPr>
                <w:rFonts w:hint="eastAsia"/>
              </w:rPr>
              <w:t>получателя</w:t>
            </w:r>
            <w:r>
              <w:t>»</w:t>
            </w:r>
            <w:r w:rsidRPr="0047582C">
              <w:t xml:space="preserve">. </w:t>
            </w:r>
            <w:r w:rsidRPr="0047582C">
              <w:rPr>
                <w:rFonts w:hint="eastAsia"/>
              </w:rPr>
              <w:t>Изменила</w:t>
            </w:r>
            <w:r w:rsidRPr="0047582C">
              <w:t xml:space="preserve"> </w:t>
            </w:r>
            <w:r w:rsidRPr="0047582C">
              <w:rPr>
                <w:rFonts w:hint="eastAsia"/>
              </w:rPr>
              <w:t>месторасположение</w:t>
            </w:r>
            <w:r w:rsidRPr="0047582C">
              <w:t xml:space="preserve"> </w:t>
            </w:r>
            <w:r w:rsidRPr="0047582C">
              <w:rPr>
                <w:rFonts w:hint="eastAsia"/>
              </w:rPr>
              <w:t>атрибутов</w:t>
            </w:r>
            <w:r w:rsidRPr="0047582C">
              <w:t xml:space="preserve"> </w:t>
            </w:r>
            <w:r>
              <w:t>«</w:t>
            </w:r>
            <w:r w:rsidRPr="0047582C">
              <w:rPr>
                <w:rFonts w:hint="eastAsia"/>
              </w:rPr>
              <w:t>Контур</w:t>
            </w:r>
            <w:r w:rsidRPr="0047582C">
              <w:t>_</w:t>
            </w:r>
            <w:r w:rsidRPr="0047582C">
              <w:rPr>
                <w:rFonts w:hint="eastAsia"/>
              </w:rPr>
              <w:t>передающий</w:t>
            </w:r>
            <w:r>
              <w:t>»</w:t>
            </w:r>
            <w:r w:rsidRPr="0047582C">
              <w:t xml:space="preserve">, </w:t>
            </w:r>
            <w:r>
              <w:t>«</w:t>
            </w:r>
            <w:r w:rsidRPr="0047582C">
              <w:rPr>
                <w:rFonts w:hint="eastAsia"/>
              </w:rPr>
              <w:t>Уровень</w:t>
            </w:r>
            <w:r w:rsidRPr="0047582C">
              <w:t>_</w:t>
            </w:r>
            <w:r w:rsidRPr="0047582C">
              <w:rPr>
                <w:rFonts w:hint="eastAsia"/>
              </w:rPr>
              <w:t>конфиденциальности</w:t>
            </w:r>
            <w:r>
              <w:t>»</w:t>
            </w:r>
            <w:r w:rsidRPr="0047582C">
              <w:t xml:space="preserve">, </w:t>
            </w:r>
            <w:r>
              <w:t>«</w:t>
            </w:r>
            <w:r w:rsidRPr="0047582C">
              <w:rPr>
                <w:rFonts w:hint="eastAsia"/>
              </w:rPr>
              <w:t>Наименование</w:t>
            </w:r>
            <w:r w:rsidRPr="0047582C">
              <w:t>_</w:t>
            </w:r>
            <w:r w:rsidRPr="0047582C">
              <w:rPr>
                <w:rFonts w:hint="eastAsia"/>
              </w:rPr>
              <w:t>документа</w:t>
            </w:r>
            <w:r>
              <w:t>»</w:t>
            </w:r>
            <w:r w:rsidRPr="0047582C">
              <w:t xml:space="preserve">, </w:t>
            </w:r>
            <w:r>
              <w:t>«</w:t>
            </w:r>
            <w:r w:rsidRPr="0047582C">
              <w:rPr>
                <w:rFonts w:hint="eastAsia"/>
              </w:rPr>
              <w:t>Код</w:t>
            </w:r>
            <w:r w:rsidRPr="0047582C">
              <w:t>_</w:t>
            </w:r>
            <w:r w:rsidRPr="0047582C">
              <w:rPr>
                <w:rFonts w:hint="eastAsia"/>
              </w:rPr>
              <w:t>валюты</w:t>
            </w:r>
            <w:r>
              <w:t>»</w:t>
            </w:r>
            <w:r w:rsidRPr="0047582C">
              <w:t xml:space="preserve">, </w:t>
            </w:r>
            <w:r>
              <w:t>«</w:t>
            </w:r>
            <w:r w:rsidRPr="0047582C">
              <w:rPr>
                <w:rFonts w:hint="eastAsia"/>
              </w:rPr>
              <w:t>ТОФК</w:t>
            </w:r>
            <w:r w:rsidRPr="0047582C">
              <w:t>_</w:t>
            </w:r>
            <w:r w:rsidRPr="0047582C">
              <w:rPr>
                <w:rFonts w:hint="eastAsia"/>
              </w:rPr>
              <w:t>КС</w:t>
            </w:r>
            <w:r w:rsidRPr="0047582C">
              <w:t>_</w:t>
            </w:r>
            <w:r w:rsidRPr="0047582C">
              <w:rPr>
                <w:rFonts w:hint="eastAsia"/>
              </w:rPr>
              <w:t>плательщика</w:t>
            </w:r>
            <w:r>
              <w:t>»</w:t>
            </w:r>
            <w:r w:rsidRPr="0047582C">
              <w:t xml:space="preserve">, </w:t>
            </w:r>
            <w:r>
              <w:t>«</w:t>
            </w:r>
            <w:r w:rsidRPr="0047582C">
              <w:rPr>
                <w:rFonts w:hint="eastAsia"/>
              </w:rPr>
              <w:t>Порядк</w:t>
            </w:r>
            <w:r w:rsidRPr="0047582C">
              <w:t>_</w:t>
            </w:r>
            <w:r w:rsidRPr="0047582C">
              <w:rPr>
                <w:rFonts w:hint="eastAsia"/>
              </w:rPr>
              <w:t>номер</w:t>
            </w:r>
            <w:r w:rsidRPr="0047582C">
              <w:t>_</w:t>
            </w:r>
            <w:r w:rsidRPr="0047582C">
              <w:rPr>
                <w:rFonts w:hint="eastAsia"/>
              </w:rPr>
              <w:t>КС</w:t>
            </w:r>
            <w:r w:rsidRPr="0047582C">
              <w:t>_</w:t>
            </w:r>
            <w:r w:rsidRPr="0047582C">
              <w:rPr>
                <w:rFonts w:hint="eastAsia"/>
              </w:rPr>
              <w:t>плательщика</w:t>
            </w:r>
            <w:r>
              <w:t>»</w:t>
            </w:r>
            <w:r w:rsidRPr="0047582C">
              <w:t xml:space="preserve"> (</w:t>
            </w:r>
            <w:r w:rsidRPr="0047582C">
              <w:rPr>
                <w:rFonts w:hint="eastAsia"/>
              </w:rPr>
              <w:t>вставила</w:t>
            </w:r>
            <w:r w:rsidRPr="0047582C">
              <w:t xml:space="preserve"> </w:t>
            </w:r>
            <w:r w:rsidRPr="0047582C">
              <w:rPr>
                <w:rFonts w:hint="eastAsia"/>
              </w:rPr>
              <w:t>после</w:t>
            </w:r>
            <w:r w:rsidRPr="0047582C">
              <w:t xml:space="preserve"> </w:t>
            </w:r>
            <w:r w:rsidRPr="0047582C">
              <w:rPr>
                <w:rFonts w:hint="eastAsia"/>
              </w:rPr>
              <w:t>атрибута</w:t>
            </w:r>
            <w:r w:rsidRPr="0047582C">
              <w:t xml:space="preserve"> </w:t>
            </w:r>
            <w:r>
              <w:t>«</w:t>
            </w:r>
            <w:r w:rsidRPr="0047582C">
              <w:rPr>
                <w:rFonts w:hint="eastAsia"/>
              </w:rPr>
              <w:t>Вид</w:t>
            </w:r>
            <w:r w:rsidRPr="0047582C">
              <w:t>_</w:t>
            </w:r>
            <w:r w:rsidRPr="0047582C">
              <w:rPr>
                <w:rFonts w:hint="eastAsia"/>
              </w:rPr>
              <w:t>документа</w:t>
            </w:r>
            <w:r>
              <w:t>»</w:t>
            </w:r>
            <w:r w:rsidRPr="0047582C">
              <w:t>)</w:t>
            </w:r>
          </w:p>
        </w:tc>
      </w:tr>
      <w:tr w:rsidR="00556298" w:rsidRPr="00744203" w14:paraId="4E6F60E1" w14:textId="77777777" w:rsidTr="001603C3">
        <w:trPr>
          <w:trHeight w:val="20"/>
        </w:trPr>
        <w:tc>
          <w:tcPr>
            <w:tcW w:w="447" w:type="pct"/>
            <w:vMerge/>
          </w:tcPr>
          <w:p w14:paraId="0633478B" w14:textId="77777777" w:rsidR="00556298" w:rsidRDefault="00556298" w:rsidP="0047582C">
            <w:pPr>
              <w:pStyle w:val="GOSTTablenorm"/>
            </w:pPr>
          </w:p>
        </w:tc>
        <w:tc>
          <w:tcPr>
            <w:tcW w:w="666" w:type="pct"/>
          </w:tcPr>
          <w:p w14:paraId="784C5E35" w14:textId="21E46C56" w:rsidR="00556298" w:rsidRDefault="00556298" w:rsidP="0047582C">
            <w:pPr>
              <w:pStyle w:val="GOSTTablenorm"/>
            </w:pPr>
            <w:r>
              <w:t>24.10.2024</w:t>
            </w:r>
          </w:p>
        </w:tc>
        <w:tc>
          <w:tcPr>
            <w:tcW w:w="951" w:type="pct"/>
          </w:tcPr>
          <w:p w14:paraId="24C718BB" w14:textId="6179CA97" w:rsidR="00556298" w:rsidRDefault="00556298" w:rsidP="0047582C">
            <w:pPr>
              <w:pStyle w:val="GOSTTablenorm"/>
            </w:pPr>
            <w:r>
              <w:t>Опаева Л.А.</w:t>
            </w:r>
          </w:p>
        </w:tc>
        <w:tc>
          <w:tcPr>
            <w:tcW w:w="2936" w:type="pct"/>
          </w:tcPr>
          <w:p w14:paraId="5A187974" w14:textId="6D46F7E2" w:rsidR="00556298" w:rsidRPr="006170D8" w:rsidRDefault="00916533" w:rsidP="0047582C">
            <w:pPr>
              <w:pStyle w:val="GOSTTablenorm"/>
              <w:rPr>
                <w:color w:val="172B4D"/>
                <w:sz w:val="21"/>
                <w:szCs w:val="21"/>
              </w:rPr>
            </w:pPr>
            <w:hyperlink r:id="rId31" w:history="1">
              <w:r w:rsidR="00556298" w:rsidRPr="006170D8">
                <w:rPr>
                  <w:rStyle w:val="ad"/>
                  <w:color w:val="0052CC"/>
                  <w:sz w:val="21"/>
                  <w:szCs w:val="21"/>
                </w:rPr>
                <w:t>ACT-31891</w:t>
              </w:r>
            </w:hyperlink>
          </w:p>
          <w:p w14:paraId="050C92FB" w14:textId="7E1E2CCE" w:rsidR="00556298" w:rsidRPr="006170D8" w:rsidRDefault="00556298" w:rsidP="0047582C">
            <w:pPr>
              <w:pStyle w:val="GOSTTablenorm"/>
              <w:rPr>
                <w:color w:val="172B4D"/>
                <w:sz w:val="21"/>
                <w:szCs w:val="21"/>
              </w:rPr>
            </w:pPr>
            <w:r w:rsidRPr="006170D8">
              <w:rPr>
                <w:rFonts w:hint="eastAsia"/>
                <w:sz w:val="21"/>
                <w:szCs w:val="21"/>
              </w:rPr>
              <w:t>В</w:t>
            </w:r>
            <w:r w:rsidRPr="006170D8">
              <w:rPr>
                <w:sz w:val="21"/>
                <w:szCs w:val="21"/>
              </w:rPr>
              <w:t xml:space="preserve"> </w:t>
            </w:r>
            <w:r w:rsidRPr="006170D8">
              <w:rPr>
                <w:rFonts w:hint="eastAsia"/>
                <w:sz w:val="21"/>
                <w:szCs w:val="21"/>
              </w:rPr>
              <w:t>Приложении</w:t>
            </w:r>
            <w:r w:rsidRPr="006170D8">
              <w:rPr>
                <w:sz w:val="21"/>
                <w:szCs w:val="21"/>
              </w:rPr>
              <w:t xml:space="preserve"> 1 </w:t>
            </w:r>
            <w:r w:rsidRPr="006170D8">
              <w:rPr>
                <w:rFonts w:hint="eastAsia"/>
                <w:sz w:val="21"/>
                <w:szCs w:val="21"/>
              </w:rPr>
              <w:t>внесены</w:t>
            </w:r>
            <w:r w:rsidRPr="006170D8">
              <w:rPr>
                <w:sz w:val="21"/>
                <w:szCs w:val="21"/>
              </w:rPr>
              <w:t xml:space="preserve"> </w:t>
            </w:r>
            <w:r w:rsidRPr="006170D8">
              <w:rPr>
                <w:rFonts w:hint="eastAsia"/>
                <w:sz w:val="21"/>
                <w:szCs w:val="21"/>
              </w:rPr>
              <w:t>изменения</w:t>
            </w:r>
            <w:r w:rsidRPr="006170D8">
              <w:rPr>
                <w:sz w:val="21"/>
                <w:szCs w:val="21"/>
              </w:rPr>
              <w:t xml:space="preserve"> </w:t>
            </w:r>
            <w:r w:rsidRPr="006170D8">
              <w:rPr>
                <w:rFonts w:hint="eastAsia"/>
                <w:sz w:val="21"/>
                <w:szCs w:val="21"/>
              </w:rPr>
              <w:t>в</w:t>
            </w:r>
            <w:r w:rsidRPr="006170D8">
              <w:rPr>
                <w:sz w:val="21"/>
                <w:szCs w:val="21"/>
              </w:rPr>
              <w:t xml:space="preserve"> </w:t>
            </w:r>
            <w:r w:rsidRPr="006170D8">
              <w:rPr>
                <w:rFonts w:hint="eastAsia"/>
                <w:sz w:val="21"/>
                <w:szCs w:val="21"/>
              </w:rPr>
              <w:t>алгоритм</w:t>
            </w:r>
            <w:r w:rsidRPr="006170D8">
              <w:rPr>
                <w:sz w:val="21"/>
                <w:szCs w:val="21"/>
              </w:rPr>
              <w:t xml:space="preserve"> </w:t>
            </w:r>
            <w:r w:rsidRPr="006170D8">
              <w:rPr>
                <w:rFonts w:hint="eastAsia"/>
                <w:sz w:val="21"/>
                <w:szCs w:val="21"/>
              </w:rPr>
              <w:t>вычисления</w:t>
            </w:r>
            <w:r w:rsidRPr="006170D8">
              <w:rPr>
                <w:sz w:val="21"/>
                <w:szCs w:val="21"/>
              </w:rPr>
              <w:t xml:space="preserve"> </w:t>
            </w:r>
            <w:r w:rsidRPr="006170D8">
              <w:rPr>
                <w:rFonts w:hint="eastAsia"/>
                <w:sz w:val="21"/>
                <w:szCs w:val="21"/>
              </w:rPr>
              <w:t>атрибута</w:t>
            </w:r>
            <w:r w:rsidRPr="006170D8">
              <w:rPr>
                <w:sz w:val="21"/>
                <w:szCs w:val="21"/>
              </w:rPr>
              <w:t xml:space="preserve"> </w:t>
            </w:r>
            <w:r w:rsidRPr="006170D8">
              <w:rPr>
                <w:rFonts w:hint="eastAsia"/>
                <w:sz w:val="21"/>
                <w:szCs w:val="21"/>
              </w:rPr>
              <w:t>«Код</w:t>
            </w:r>
            <w:r w:rsidRPr="006170D8">
              <w:rPr>
                <w:sz w:val="21"/>
                <w:szCs w:val="21"/>
              </w:rPr>
              <w:t>_</w:t>
            </w:r>
            <w:r w:rsidRPr="006170D8">
              <w:rPr>
                <w:rFonts w:hint="eastAsia"/>
                <w:sz w:val="21"/>
                <w:szCs w:val="21"/>
              </w:rPr>
              <w:t>системы»</w:t>
            </w:r>
            <w:r w:rsidRPr="006170D8">
              <w:rPr>
                <w:sz w:val="21"/>
                <w:szCs w:val="21"/>
              </w:rPr>
              <w:t xml:space="preserve"> </w:t>
            </w:r>
            <w:r w:rsidRPr="006170D8">
              <w:rPr>
                <w:rFonts w:hint="eastAsia"/>
                <w:sz w:val="21"/>
                <w:szCs w:val="21"/>
              </w:rPr>
              <w:t>документа</w:t>
            </w:r>
            <w:r w:rsidRPr="006170D8">
              <w:rPr>
                <w:sz w:val="21"/>
                <w:szCs w:val="21"/>
              </w:rPr>
              <w:t xml:space="preserve"> </w:t>
            </w:r>
            <w:r w:rsidRPr="006170D8">
              <w:rPr>
                <w:rFonts w:hint="eastAsia"/>
                <w:sz w:val="21"/>
                <w:szCs w:val="21"/>
              </w:rPr>
              <w:t>«Бухгалтерская</w:t>
            </w:r>
            <w:r w:rsidRPr="006170D8">
              <w:rPr>
                <w:sz w:val="21"/>
                <w:szCs w:val="21"/>
              </w:rPr>
              <w:t xml:space="preserve"> </w:t>
            </w:r>
            <w:r w:rsidRPr="006170D8">
              <w:rPr>
                <w:rFonts w:hint="eastAsia"/>
                <w:sz w:val="21"/>
                <w:szCs w:val="21"/>
              </w:rPr>
              <w:t>справка</w:t>
            </w:r>
            <w:r w:rsidRPr="006170D8">
              <w:rPr>
                <w:sz w:val="21"/>
                <w:szCs w:val="21"/>
              </w:rPr>
              <w:t xml:space="preserve"> (</w:t>
            </w:r>
            <w:r w:rsidRPr="006170D8">
              <w:rPr>
                <w:rFonts w:hint="eastAsia"/>
                <w:sz w:val="21"/>
                <w:szCs w:val="21"/>
              </w:rPr>
              <w:t>ф</w:t>
            </w:r>
            <w:r w:rsidRPr="006170D8">
              <w:rPr>
                <w:sz w:val="21"/>
                <w:szCs w:val="21"/>
              </w:rPr>
              <w:t>. 0504833) ARP_NPS_0504833</w:t>
            </w:r>
            <w:r w:rsidRPr="006170D8">
              <w:rPr>
                <w:rFonts w:hint="eastAsia"/>
                <w:sz w:val="21"/>
                <w:szCs w:val="21"/>
              </w:rPr>
              <w:t>»</w:t>
            </w:r>
          </w:p>
        </w:tc>
      </w:tr>
      <w:tr w:rsidR="00556298" w:rsidRPr="00744203" w14:paraId="6143C522" w14:textId="77777777" w:rsidTr="001603C3">
        <w:trPr>
          <w:trHeight w:val="20"/>
        </w:trPr>
        <w:tc>
          <w:tcPr>
            <w:tcW w:w="447" w:type="pct"/>
            <w:vMerge/>
          </w:tcPr>
          <w:p w14:paraId="4A37ECB5" w14:textId="77777777" w:rsidR="00556298" w:rsidRDefault="00556298" w:rsidP="0047582C">
            <w:pPr>
              <w:pStyle w:val="GOSTTablenorm"/>
            </w:pPr>
          </w:p>
        </w:tc>
        <w:tc>
          <w:tcPr>
            <w:tcW w:w="666" w:type="pct"/>
          </w:tcPr>
          <w:p w14:paraId="5E80B4B1" w14:textId="7FEE9F5C" w:rsidR="00556298" w:rsidRPr="00002EC5" w:rsidRDefault="00556298" w:rsidP="0047582C">
            <w:pPr>
              <w:pStyle w:val="GOSTTablenorm"/>
              <w:rPr>
                <w:lang w:val="en-US"/>
              </w:rPr>
            </w:pPr>
            <w:r>
              <w:rPr>
                <w:lang w:val="en-US"/>
              </w:rPr>
              <w:t>01.11.2024</w:t>
            </w:r>
          </w:p>
        </w:tc>
        <w:tc>
          <w:tcPr>
            <w:tcW w:w="951" w:type="pct"/>
          </w:tcPr>
          <w:p w14:paraId="0AA0DB72" w14:textId="3B43273D" w:rsidR="00556298" w:rsidRPr="0059717B" w:rsidRDefault="00556298" w:rsidP="0047582C">
            <w:pPr>
              <w:pStyle w:val="GOSTTablenorm"/>
            </w:pPr>
            <w:r>
              <w:t>Опаева Л.А.</w:t>
            </w:r>
          </w:p>
        </w:tc>
        <w:tc>
          <w:tcPr>
            <w:tcW w:w="2936" w:type="pct"/>
          </w:tcPr>
          <w:p w14:paraId="425B4446" w14:textId="56A09DCC" w:rsidR="00556298" w:rsidRPr="006170D8" w:rsidRDefault="00916533" w:rsidP="0047582C">
            <w:pPr>
              <w:pStyle w:val="GOSTTablenorm"/>
              <w:rPr>
                <w:color w:val="172B4D"/>
                <w:sz w:val="21"/>
                <w:szCs w:val="21"/>
              </w:rPr>
            </w:pPr>
            <w:hyperlink r:id="rId32" w:history="1">
              <w:r w:rsidR="00556298" w:rsidRPr="006170D8">
                <w:rPr>
                  <w:rStyle w:val="ad"/>
                  <w:color w:val="0052CC"/>
                  <w:sz w:val="21"/>
                  <w:szCs w:val="21"/>
                </w:rPr>
                <w:t>ACT-32964</w:t>
              </w:r>
            </w:hyperlink>
          </w:p>
          <w:p w14:paraId="74D70877" w14:textId="6F8EE724" w:rsidR="00556298" w:rsidRPr="006170D8" w:rsidRDefault="00556298" w:rsidP="0047582C">
            <w:pPr>
              <w:pStyle w:val="GOSTTablenorm"/>
              <w:rPr>
                <w:sz w:val="21"/>
                <w:szCs w:val="21"/>
              </w:rPr>
            </w:pPr>
            <w:r w:rsidRPr="006170D8">
              <w:rPr>
                <w:rFonts w:hint="eastAsia"/>
                <w:sz w:val="21"/>
                <w:szCs w:val="21"/>
              </w:rPr>
              <w:t>В</w:t>
            </w:r>
            <w:r w:rsidRPr="006170D8">
              <w:rPr>
                <w:sz w:val="21"/>
                <w:szCs w:val="21"/>
              </w:rPr>
              <w:t xml:space="preserve"> </w:t>
            </w:r>
            <w:r w:rsidRPr="006170D8">
              <w:rPr>
                <w:rFonts w:hint="eastAsia"/>
                <w:sz w:val="21"/>
                <w:szCs w:val="21"/>
              </w:rPr>
              <w:t>приложение</w:t>
            </w:r>
            <w:r w:rsidRPr="006170D8">
              <w:rPr>
                <w:sz w:val="21"/>
                <w:szCs w:val="21"/>
              </w:rPr>
              <w:t xml:space="preserve"> 1 </w:t>
            </w:r>
            <w:r w:rsidRPr="006170D8">
              <w:rPr>
                <w:rFonts w:hint="eastAsia"/>
                <w:sz w:val="21"/>
                <w:szCs w:val="21"/>
              </w:rPr>
              <w:t>внесены</w:t>
            </w:r>
            <w:r w:rsidRPr="006170D8">
              <w:rPr>
                <w:sz w:val="21"/>
                <w:szCs w:val="21"/>
              </w:rPr>
              <w:t xml:space="preserve"> </w:t>
            </w:r>
            <w:r w:rsidRPr="006170D8">
              <w:rPr>
                <w:rFonts w:hint="eastAsia"/>
                <w:sz w:val="21"/>
                <w:szCs w:val="21"/>
              </w:rPr>
              <w:t>изменения</w:t>
            </w:r>
            <w:r w:rsidRPr="006170D8">
              <w:rPr>
                <w:sz w:val="21"/>
                <w:szCs w:val="21"/>
              </w:rPr>
              <w:t xml:space="preserve"> </w:t>
            </w:r>
            <w:r w:rsidRPr="006170D8">
              <w:rPr>
                <w:rFonts w:hint="eastAsia"/>
                <w:sz w:val="21"/>
                <w:szCs w:val="21"/>
              </w:rPr>
              <w:t>в</w:t>
            </w:r>
            <w:r w:rsidRPr="006170D8">
              <w:rPr>
                <w:sz w:val="21"/>
                <w:szCs w:val="21"/>
              </w:rPr>
              <w:t xml:space="preserve"> </w:t>
            </w:r>
            <w:r w:rsidRPr="006170D8">
              <w:rPr>
                <w:rFonts w:hint="eastAsia"/>
                <w:sz w:val="21"/>
                <w:szCs w:val="21"/>
              </w:rPr>
              <w:t>части</w:t>
            </w:r>
            <w:r w:rsidRPr="006170D8">
              <w:rPr>
                <w:sz w:val="21"/>
                <w:szCs w:val="21"/>
              </w:rPr>
              <w:t xml:space="preserve"> </w:t>
            </w:r>
            <w:r w:rsidRPr="006170D8">
              <w:rPr>
                <w:rFonts w:hint="eastAsia"/>
                <w:sz w:val="21"/>
                <w:szCs w:val="21"/>
              </w:rPr>
              <w:t>добавления</w:t>
            </w:r>
            <w:r w:rsidRPr="006170D8">
              <w:rPr>
                <w:sz w:val="21"/>
                <w:szCs w:val="21"/>
              </w:rPr>
              <w:t xml:space="preserve"> </w:t>
            </w:r>
            <w:r w:rsidRPr="006170D8">
              <w:rPr>
                <w:rFonts w:hint="eastAsia"/>
                <w:sz w:val="21"/>
                <w:szCs w:val="21"/>
              </w:rPr>
              <w:t>атрибутов</w:t>
            </w:r>
            <w:r w:rsidRPr="006170D8">
              <w:rPr>
                <w:sz w:val="21"/>
                <w:szCs w:val="21"/>
              </w:rPr>
              <w:t xml:space="preserve"> </w:t>
            </w:r>
            <w:r w:rsidRPr="006170D8">
              <w:rPr>
                <w:rFonts w:hint="eastAsia"/>
                <w:sz w:val="21"/>
                <w:szCs w:val="21"/>
              </w:rPr>
              <w:t>для</w:t>
            </w:r>
            <w:r w:rsidRPr="006170D8">
              <w:rPr>
                <w:sz w:val="21"/>
                <w:szCs w:val="21"/>
              </w:rPr>
              <w:t xml:space="preserve"> </w:t>
            </w:r>
            <w:r w:rsidRPr="006170D8">
              <w:rPr>
                <w:rFonts w:hint="eastAsia"/>
                <w:sz w:val="21"/>
                <w:szCs w:val="21"/>
              </w:rPr>
              <w:t>документов</w:t>
            </w:r>
            <w:r w:rsidRPr="006170D8">
              <w:rPr>
                <w:sz w:val="21"/>
                <w:szCs w:val="21"/>
              </w:rPr>
              <w:t xml:space="preserve"> </w:t>
            </w:r>
            <w:r w:rsidRPr="006170D8">
              <w:rPr>
                <w:rFonts w:hint="eastAsia"/>
                <w:sz w:val="21"/>
                <w:szCs w:val="21"/>
              </w:rPr>
              <w:t>«Бухгалтерская</w:t>
            </w:r>
            <w:r w:rsidRPr="006170D8">
              <w:rPr>
                <w:sz w:val="21"/>
                <w:szCs w:val="21"/>
              </w:rPr>
              <w:t xml:space="preserve"> </w:t>
            </w:r>
            <w:r w:rsidRPr="006170D8">
              <w:rPr>
                <w:rFonts w:hint="eastAsia"/>
                <w:sz w:val="21"/>
                <w:szCs w:val="21"/>
              </w:rPr>
              <w:t>справка</w:t>
            </w:r>
            <w:r w:rsidRPr="006170D8">
              <w:rPr>
                <w:sz w:val="21"/>
                <w:szCs w:val="21"/>
              </w:rPr>
              <w:t xml:space="preserve"> (</w:t>
            </w:r>
            <w:r w:rsidRPr="006170D8">
              <w:rPr>
                <w:rFonts w:hint="eastAsia"/>
                <w:sz w:val="21"/>
                <w:szCs w:val="21"/>
              </w:rPr>
              <w:t>ф</w:t>
            </w:r>
            <w:r w:rsidRPr="006170D8">
              <w:rPr>
                <w:sz w:val="21"/>
                <w:szCs w:val="21"/>
              </w:rPr>
              <w:t>. 0504833) ARP_NPS_0504833</w:t>
            </w:r>
            <w:r w:rsidRPr="006170D8">
              <w:rPr>
                <w:rFonts w:hint="eastAsia"/>
                <w:sz w:val="21"/>
                <w:szCs w:val="21"/>
              </w:rPr>
              <w:t>»</w:t>
            </w:r>
            <w:r w:rsidRPr="006170D8">
              <w:rPr>
                <w:sz w:val="21"/>
                <w:szCs w:val="21"/>
              </w:rPr>
              <w:t xml:space="preserve">, </w:t>
            </w:r>
            <w:r w:rsidRPr="002A7542">
              <w:rPr>
                <w:szCs w:val="22"/>
              </w:rPr>
              <w:t>Бухгалтерская справка (ф. 0504833) ARP_SVAP_</w:t>
            </w:r>
            <w:r w:rsidRPr="002A7542">
              <w:rPr>
                <w:szCs w:val="22"/>
                <w:lang w:val="en-US"/>
              </w:rPr>
              <w:t>Z</w:t>
            </w:r>
            <w:r w:rsidRPr="002A7542">
              <w:rPr>
                <w:szCs w:val="22"/>
              </w:rPr>
              <w:t>G_</w:t>
            </w:r>
            <w:r w:rsidRPr="002A7542">
              <w:rPr>
                <w:szCs w:val="22"/>
                <w:lang w:val="en-US"/>
              </w:rPr>
              <w:t>RMS</w:t>
            </w:r>
            <w:r w:rsidRPr="002A7542">
              <w:rPr>
                <w:szCs w:val="22"/>
              </w:rPr>
              <w:t>, Бухгалтерская справка (ф. 0504833) ARP_SVAP_</w:t>
            </w:r>
            <w:r w:rsidRPr="002A7542">
              <w:rPr>
                <w:szCs w:val="22"/>
                <w:lang w:val="en-US"/>
              </w:rPr>
              <w:t>N</w:t>
            </w:r>
            <w:r w:rsidRPr="002A7542">
              <w:rPr>
                <w:szCs w:val="22"/>
              </w:rPr>
              <w:t>G_</w:t>
            </w:r>
            <w:r w:rsidRPr="002A7542">
              <w:rPr>
                <w:szCs w:val="22"/>
                <w:lang w:val="en-US"/>
              </w:rPr>
              <w:t>RMS</w:t>
            </w:r>
          </w:p>
          <w:p w14:paraId="58F70FBC" w14:textId="743B1F3C" w:rsidR="00556298" w:rsidRPr="006170D8" w:rsidRDefault="00556298" w:rsidP="0047582C">
            <w:pPr>
              <w:pStyle w:val="GOSTTableListMark1"/>
            </w:pPr>
            <w:r w:rsidRPr="006170D8">
              <w:rPr>
                <w:rFonts w:hint="eastAsia"/>
              </w:rPr>
              <w:t>Код</w:t>
            </w:r>
            <w:r w:rsidRPr="006170D8">
              <w:t>_</w:t>
            </w:r>
            <w:r w:rsidRPr="006170D8">
              <w:rPr>
                <w:rFonts w:hint="eastAsia"/>
              </w:rPr>
              <w:t>валюты</w:t>
            </w:r>
            <w:r w:rsidRPr="006170D8">
              <w:t>_</w:t>
            </w:r>
            <w:r w:rsidRPr="006170D8">
              <w:rPr>
                <w:rFonts w:hint="eastAsia"/>
              </w:rPr>
              <w:t>Дт</w:t>
            </w:r>
            <w:r w:rsidRPr="006170D8">
              <w:t xml:space="preserve"> T0504833:DT_VALCODE</w:t>
            </w:r>
          </w:p>
          <w:p w14:paraId="192396F6" w14:textId="18219E58" w:rsidR="00556298" w:rsidRPr="006170D8" w:rsidRDefault="00556298" w:rsidP="0047582C">
            <w:pPr>
              <w:pStyle w:val="GOSTTableListMark1"/>
            </w:pPr>
            <w:r w:rsidRPr="006170D8">
              <w:rPr>
                <w:rFonts w:hint="eastAsia"/>
              </w:rPr>
              <w:t>ТОФК</w:t>
            </w:r>
            <w:r w:rsidRPr="006170D8">
              <w:t>_</w:t>
            </w:r>
            <w:r w:rsidRPr="006170D8">
              <w:rPr>
                <w:rFonts w:hint="eastAsia"/>
              </w:rPr>
              <w:t>Дт</w:t>
            </w:r>
            <w:r w:rsidRPr="006170D8">
              <w:t xml:space="preserve"> T0504833:DT_TOFK</w:t>
            </w:r>
          </w:p>
          <w:p w14:paraId="056311EB" w14:textId="4822A5B0" w:rsidR="00556298" w:rsidRPr="006170D8" w:rsidRDefault="00556298" w:rsidP="0047582C">
            <w:pPr>
              <w:pStyle w:val="GOSTTableListMark1"/>
            </w:pPr>
            <w:r w:rsidRPr="006170D8">
              <w:rPr>
                <w:rFonts w:hint="eastAsia"/>
              </w:rPr>
              <w:t>Код</w:t>
            </w:r>
            <w:r w:rsidRPr="006170D8">
              <w:t>_</w:t>
            </w:r>
            <w:r w:rsidRPr="006170D8">
              <w:rPr>
                <w:rFonts w:hint="eastAsia"/>
              </w:rPr>
              <w:t>валюты</w:t>
            </w:r>
            <w:r w:rsidRPr="006170D8">
              <w:t>_</w:t>
            </w:r>
            <w:r w:rsidRPr="006170D8">
              <w:rPr>
                <w:rFonts w:hint="eastAsia"/>
              </w:rPr>
              <w:t>Кт</w:t>
            </w:r>
            <w:r w:rsidRPr="006170D8">
              <w:t xml:space="preserve"> T0504833:CT_VALCODE</w:t>
            </w:r>
          </w:p>
          <w:p w14:paraId="580F6287" w14:textId="4D3011AB" w:rsidR="00556298" w:rsidRPr="006170D8" w:rsidRDefault="00556298" w:rsidP="0047582C">
            <w:pPr>
              <w:pStyle w:val="GOSTTableListMark1"/>
            </w:pPr>
            <w:r w:rsidRPr="006170D8">
              <w:rPr>
                <w:rFonts w:hint="eastAsia"/>
              </w:rPr>
              <w:t>ТОФК</w:t>
            </w:r>
            <w:r w:rsidRPr="006170D8">
              <w:t>_</w:t>
            </w:r>
            <w:r w:rsidRPr="006170D8">
              <w:rPr>
                <w:rFonts w:hint="eastAsia"/>
              </w:rPr>
              <w:t>Кт</w:t>
            </w:r>
            <w:r w:rsidRPr="006170D8">
              <w:t xml:space="preserve"> T0504833:CT_TOFK</w:t>
            </w:r>
          </w:p>
        </w:tc>
      </w:tr>
      <w:tr w:rsidR="00556298" w:rsidRPr="00744203" w14:paraId="7D47C063" w14:textId="77777777" w:rsidTr="001603C3">
        <w:trPr>
          <w:trHeight w:val="20"/>
        </w:trPr>
        <w:tc>
          <w:tcPr>
            <w:tcW w:w="447" w:type="pct"/>
            <w:vMerge/>
          </w:tcPr>
          <w:p w14:paraId="1F7958DD" w14:textId="77777777" w:rsidR="00556298" w:rsidRDefault="00556298" w:rsidP="0047582C">
            <w:pPr>
              <w:pStyle w:val="GOSTTablenorm"/>
            </w:pPr>
          </w:p>
        </w:tc>
        <w:tc>
          <w:tcPr>
            <w:tcW w:w="666" w:type="pct"/>
          </w:tcPr>
          <w:p w14:paraId="0D52D41B" w14:textId="6B620BBE" w:rsidR="00556298" w:rsidRPr="004E20EE" w:rsidRDefault="00556298" w:rsidP="0047582C">
            <w:pPr>
              <w:pStyle w:val="GOSTTablenorm"/>
            </w:pPr>
            <w:r>
              <w:t>06.11.2024</w:t>
            </w:r>
          </w:p>
        </w:tc>
        <w:tc>
          <w:tcPr>
            <w:tcW w:w="951" w:type="pct"/>
          </w:tcPr>
          <w:p w14:paraId="3D9FBDAA" w14:textId="40E2DD2F" w:rsidR="00556298" w:rsidRDefault="00556298" w:rsidP="0047582C">
            <w:pPr>
              <w:pStyle w:val="GOSTTablenorm"/>
            </w:pPr>
            <w:r>
              <w:t>Винокурова Т.В.</w:t>
            </w:r>
          </w:p>
        </w:tc>
        <w:tc>
          <w:tcPr>
            <w:tcW w:w="2936" w:type="pct"/>
          </w:tcPr>
          <w:p w14:paraId="343C02E4" w14:textId="72885A75" w:rsidR="00556298" w:rsidRPr="006170D8" w:rsidRDefault="00556298" w:rsidP="0047582C">
            <w:pPr>
              <w:pStyle w:val="GOSTTablenorm"/>
              <w:rPr>
                <w:color w:val="172B4D"/>
                <w:sz w:val="21"/>
                <w:szCs w:val="21"/>
              </w:rPr>
            </w:pPr>
            <w:r w:rsidRPr="006170D8">
              <w:rPr>
                <w:rFonts w:hint="eastAsia"/>
                <w:sz w:val="21"/>
                <w:szCs w:val="21"/>
              </w:rPr>
              <w:t>Внесены</w:t>
            </w:r>
            <w:r w:rsidRPr="006170D8">
              <w:rPr>
                <w:sz w:val="21"/>
                <w:szCs w:val="21"/>
              </w:rPr>
              <w:t xml:space="preserve"> </w:t>
            </w:r>
            <w:r w:rsidRPr="006170D8">
              <w:rPr>
                <w:rFonts w:hint="eastAsia"/>
                <w:sz w:val="21"/>
                <w:szCs w:val="21"/>
              </w:rPr>
              <w:t>изменения</w:t>
            </w:r>
            <w:r w:rsidRPr="006170D8">
              <w:rPr>
                <w:sz w:val="21"/>
                <w:szCs w:val="21"/>
              </w:rPr>
              <w:t xml:space="preserve"> </w:t>
            </w:r>
            <w:r w:rsidRPr="006170D8">
              <w:rPr>
                <w:rFonts w:hint="eastAsia"/>
                <w:sz w:val="21"/>
                <w:szCs w:val="21"/>
              </w:rPr>
              <w:t>в</w:t>
            </w:r>
            <w:r w:rsidRPr="006170D8">
              <w:rPr>
                <w:sz w:val="21"/>
                <w:szCs w:val="21"/>
              </w:rPr>
              <w:t xml:space="preserve"> </w:t>
            </w:r>
            <w:r w:rsidRPr="006170D8">
              <w:rPr>
                <w:rFonts w:hint="eastAsia"/>
                <w:sz w:val="21"/>
                <w:szCs w:val="21"/>
              </w:rPr>
              <w:t>раздел</w:t>
            </w:r>
            <w:r w:rsidRPr="006170D8">
              <w:rPr>
                <w:sz w:val="21"/>
                <w:szCs w:val="21"/>
              </w:rPr>
              <w:t xml:space="preserve"> 2.1 </w:t>
            </w:r>
            <w:r w:rsidRPr="006170D8">
              <w:rPr>
                <w:rFonts w:hint="eastAsia"/>
                <w:sz w:val="21"/>
                <w:szCs w:val="21"/>
              </w:rPr>
              <w:t>документ</w:t>
            </w:r>
            <w:r w:rsidRPr="006170D8">
              <w:rPr>
                <w:sz w:val="21"/>
                <w:szCs w:val="21"/>
              </w:rPr>
              <w:t xml:space="preserve"> </w:t>
            </w:r>
            <w:r w:rsidRPr="006170D8">
              <w:rPr>
                <w:rFonts w:hint="eastAsia"/>
                <w:sz w:val="21"/>
                <w:szCs w:val="21"/>
              </w:rPr>
              <w:t>Казначейская</w:t>
            </w:r>
            <w:r w:rsidRPr="006170D8">
              <w:rPr>
                <w:sz w:val="21"/>
                <w:szCs w:val="21"/>
              </w:rPr>
              <w:t xml:space="preserve"> </w:t>
            </w:r>
            <w:r w:rsidRPr="006170D8">
              <w:rPr>
                <w:rFonts w:hint="eastAsia"/>
                <w:sz w:val="21"/>
                <w:szCs w:val="21"/>
              </w:rPr>
              <w:t>справка</w:t>
            </w:r>
            <w:r w:rsidRPr="006170D8">
              <w:rPr>
                <w:sz w:val="21"/>
                <w:szCs w:val="21"/>
              </w:rPr>
              <w:t xml:space="preserve"> </w:t>
            </w:r>
            <w:r w:rsidRPr="006170D8">
              <w:rPr>
                <w:rFonts w:hint="eastAsia"/>
                <w:sz w:val="21"/>
                <w:szCs w:val="21"/>
              </w:rPr>
              <w:t>по</w:t>
            </w:r>
            <w:r w:rsidRPr="006170D8">
              <w:rPr>
                <w:sz w:val="21"/>
                <w:szCs w:val="21"/>
              </w:rPr>
              <w:t xml:space="preserve"> </w:t>
            </w:r>
            <w:r w:rsidRPr="006170D8">
              <w:rPr>
                <w:rFonts w:hint="eastAsia"/>
                <w:sz w:val="21"/>
                <w:szCs w:val="21"/>
              </w:rPr>
              <w:t>доработке</w:t>
            </w:r>
            <w:r w:rsidRPr="006170D8">
              <w:rPr>
                <w:sz w:val="21"/>
                <w:szCs w:val="21"/>
              </w:rPr>
              <w:t xml:space="preserve"> REV-28085, </w:t>
            </w:r>
            <w:r w:rsidRPr="006170D8">
              <w:rPr>
                <w:rFonts w:hint="eastAsia"/>
                <w:sz w:val="21"/>
                <w:szCs w:val="21"/>
              </w:rPr>
              <w:t>а</w:t>
            </w:r>
            <w:r w:rsidRPr="006170D8">
              <w:rPr>
                <w:sz w:val="21"/>
                <w:szCs w:val="21"/>
              </w:rPr>
              <w:t xml:space="preserve"> </w:t>
            </w:r>
            <w:r w:rsidRPr="006170D8">
              <w:rPr>
                <w:rFonts w:hint="eastAsia"/>
                <w:sz w:val="21"/>
                <w:szCs w:val="21"/>
              </w:rPr>
              <w:t>также</w:t>
            </w:r>
            <w:r w:rsidRPr="006170D8">
              <w:rPr>
                <w:sz w:val="21"/>
                <w:szCs w:val="21"/>
              </w:rPr>
              <w:t xml:space="preserve"> </w:t>
            </w:r>
            <w:r w:rsidRPr="006170D8">
              <w:rPr>
                <w:rFonts w:hint="eastAsia"/>
                <w:sz w:val="21"/>
                <w:szCs w:val="21"/>
              </w:rPr>
              <w:t>пример</w:t>
            </w:r>
            <w:r w:rsidRPr="006170D8">
              <w:rPr>
                <w:sz w:val="21"/>
                <w:szCs w:val="21"/>
              </w:rPr>
              <w:t xml:space="preserve"> </w:t>
            </w:r>
            <w:r w:rsidRPr="006170D8">
              <w:rPr>
                <w:rFonts w:hint="eastAsia"/>
                <w:sz w:val="21"/>
                <w:szCs w:val="21"/>
              </w:rPr>
              <w:t>файла</w:t>
            </w:r>
            <w:r w:rsidRPr="006170D8">
              <w:rPr>
                <w:sz w:val="21"/>
                <w:szCs w:val="21"/>
              </w:rPr>
              <w:t xml:space="preserve">, </w:t>
            </w:r>
            <w:r w:rsidRPr="006170D8">
              <w:rPr>
                <w:rFonts w:hint="eastAsia"/>
                <w:sz w:val="21"/>
                <w:szCs w:val="21"/>
              </w:rPr>
              <w:t>приложение</w:t>
            </w:r>
            <w:r w:rsidRPr="006170D8">
              <w:rPr>
                <w:sz w:val="21"/>
                <w:szCs w:val="21"/>
              </w:rPr>
              <w:t xml:space="preserve"> 1</w:t>
            </w:r>
          </w:p>
        </w:tc>
      </w:tr>
      <w:tr w:rsidR="00556298" w:rsidRPr="00744203" w14:paraId="70E036D9" w14:textId="77777777" w:rsidTr="001603C3">
        <w:trPr>
          <w:trHeight w:val="20"/>
        </w:trPr>
        <w:tc>
          <w:tcPr>
            <w:tcW w:w="447" w:type="pct"/>
            <w:vMerge/>
          </w:tcPr>
          <w:p w14:paraId="0FCCFFBA" w14:textId="77777777" w:rsidR="00556298" w:rsidRDefault="00556298" w:rsidP="0047582C">
            <w:pPr>
              <w:pStyle w:val="GOSTTablenorm"/>
            </w:pPr>
          </w:p>
        </w:tc>
        <w:tc>
          <w:tcPr>
            <w:tcW w:w="666" w:type="pct"/>
          </w:tcPr>
          <w:p w14:paraId="467B46AE" w14:textId="533F0352" w:rsidR="00556298" w:rsidRDefault="00556298" w:rsidP="0047582C">
            <w:pPr>
              <w:pStyle w:val="GOSTTablenorm"/>
            </w:pPr>
            <w:r>
              <w:t>04.12.2024</w:t>
            </w:r>
          </w:p>
        </w:tc>
        <w:tc>
          <w:tcPr>
            <w:tcW w:w="951" w:type="pct"/>
          </w:tcPr>
          <w:p w14:paraId="02535F53" w14:textId="6B9E0D0D" w:rsidR="00556298" w:rsidRDefault="00556298" w:rsidP="0047582C">
            <w:pPr>
              <w:pStyle w:val="GOSTTablenorm"/>
            </w:pPr>
            <w:r>
              <w:t>Винокурова Т.В.</w:t>
            </w:r>
          </w:p>
        </w:tc>
        <w:tc>
          <w:tcPr>
            <w:tcW w:w="2936" w:type="pct"/>
          </w:tcPr>
          <w:p w14:paraId="537CAC06" w14:textId="0CC499DC" w:rsidR="00556298" w:rsidRPr="006170D8" w:rsidRDefault="00556298" w:rsidP="0047582C">
            <w:pPr>
              <w:pStyle w:val="GOSTTablenorm"/>
              <w:rPr>
                <w:sz w:val="21"/>
                <w:szCs w:val="21"/>
              </w:rPr>
            </w:pPr>
            <w:r w:rsidRPr="006170D8">
              <w:rPr>
                <w:rFonts w:hint="eastAsia"/>
                <w:sz w:val="21"/>
                <w:szCs w:val="21"/>
              </w:rPr>
              <w:t>Внесены</w:t>
            </w:r>
            <w:r w:rsidRPr="006170D8">
              <w:rPr>
                <w:sz w:val="21"/>
                <w:szCs w:val="21"/>
              </w:rPr>
              <w:t xml:space="preserve"> </w:t>
            </w:r>
            <w:r w:rsidRPr="006170D8">
              <w:rPr>
                <w:rFonts w:hint="eastAsia"/>
                <w:sz w:val="21"/>
                <w:szCs w:val="21"/>
              </w:rPr>
              <w:t>изменения</w:t>
            </w:r>
            <w:r w:rsidRPr="006170D8">
              <w:rPr>
                <w:sz w:val="21"/>
                <w:szCs w:val="21"/>
              </w:rPr>
              <w:t xml:space="preserve"> </w:t>
            </w:r>
            <w:r w:rsidRPr="006170D8">
              <w:rPr>
                <w:rFonts w:hint="eastAsia"/>
                <w:sz w:val="21"/>
                <w:szCs w:val="21"/>
              </w:rPr>
              <w:t>в</w:t>
            </w:r>
            <w:r w:rsidRPr="006170D8">
              <w:rPr>
                <w:sz w:val="21"/>
                <w:szCs w:val="21"/>
              </w:rPr>
              <w:t xml:space="preserve"> </w:t>
            </w:r>
            <w:r w:rsidRPr="006170D8">
              <w:rPr>
                <w:rFonts w:hint="eastAsia"/>
                <w:sz w:val="21"/>
                <w:szCs w:val="21"/>
              </w:rPr>
              <w:t>раздел</w:t>
            </w:r>
            <w:r w:rsidRPr="006170D8">
              <w:rPr>
                <w:sz w:val="21"/>
                <w:szCs w:val="21"/>
              </w:rPr>
              <w:t xml:space="preserve"> 2.1 </w:t>
            </w:r>
            <w:r w:rsidRPr="006170D8">
              <w:rPr>
                <w:rFonts w:hint="eastAsia"/>
                <w:sz w:val="21"/>
                <w:szCs w:val="21"/>
              </w:rPr>
              <w:t>документ</w:t>
            </w:r>
            <w:r w:rsidRPr="006170D8">
              <w:rPr>
                <w:sz w:val="21"/>
                <w:szCs w:val="21"/>
              </w:rPr>
              <w:t xml:space="preserve"> </w:t>
            </w:r>
            <w:r w:rsidRPr="006170D8">
              <w:rPr>
                <w:rFonts w:hint="eastAsia"/>
                <w:sz w:val="21"/>
                <w:szCs w:val="21"/>
              </w:rPr>
              <w:t>Казначейская</w:t>
            </w:r>
            <w:r w:rsidRPr="006170D8">
              <w:rPr>
                <w:sz w:val="21"/>
                <w:szCs w:val="21"/>
              </w:rPr>
              <w:t xml:space="preserve"> </w:t>
            </w:r>
            <w:r w:rsidRPr="006170D8">
              <w:rPr>
                <w:rFonts w:hint="eastAsia"/>
                <w:sz w:val="21"/>
                <w:szCs w:val="21"/>
              </w:rPr>
              <w:t>справка</w:t>
            </w:r>
            <w:r w:rsidRPr="006170D8">
              <w:rPr>
                <w:sz w:val="21"/>
                <w:szCs w:val="21"/>
              </w:rPr>
              <w:t xml:space="preserve"> </w:t>
            </w:r>
            <w:r w:rsidRPr="006170D8">
              <w:rPr>
                <w:rFonts w:hint="eastAsia"/>
                <w:sz w:val="21"/>
                <w:szCs w:val="21"/>
              </w:rPr>
              <w:t>по</w:t>
            </w:r>
            <w:r w:rsidRPr="006170D8">
              <w:rPr>
                <w:sz w:val="21"/>
                <w:szCs w:val="21"/>
              </w:rPr>
              <w:t xml:space="preserve"> REV-31399</w:t>
            </w:r>
            <w:r w:rsidRPr="006170D8" w:rsidDel="00E15084">
              <w:rPr>
                <w:sz w:val="21"/>
                <w:szCs w:val="21"/>
              </w:rPr>
              <w:t xml:space="preserve"> </w:t>
            </w:r>
            <w:r w:rsidRPr="006170D8">
              <w:rPr>
                <w:sz w:val="21"/>
                <w:szCs w:val="21"/>
              </w:rPr>
              <w:t>(</w:t>
            </w:r>
            <w:r w:rsidRPr="006170D8">
              <w:rPr>
                <w:rFonts w:hint="eastAsia"/>
                <w:sz w:val="21"/>
                <w:szCs w:val="21"/>
              </w:rPr>
              <w:t>блок</w:t>
            </w:r>
            <w:r w:rsidRPr="006170D8">
              <w:rPr>
                <w:sz w:val="21"/>
                <w:szCs w:val="21"/>
              </w:rPr>
              <w:t xml:space="preserve"> specified_entries:updated_entries </w:t>
            </w:r>
            <w:r w:rsidRPr="006170D8">
              <w:rPr>
                <w:rFonts w:hint="eastAsia"/>
                <w:sz w:val="21"/>
                <w:szCs w:val="21"/>
              </w:rPr>
              <w:t>заменен</w:t>
            </w:r>
            <w:r w:rsidRPr="006170D8">
              <w:rPr>
                <w:sz w:val="21"/>
                <w:szCs w:val="21"/>
              </w:rPr>
              <w:t xml:space="preserve"> </w:t>
            </w:r>
            <w:r w:rsidRPr="006170D8">
              <w:rPr>
                <w:rFonts w:hint="eastAsia"/>
                <w:sz w:val="21"/>
                <w:szCs w:val="21"/>
              </w:rPr>
              <w:t>на</w:t>
            </w:r>
            <w:r w:rsidRPr="006170D8">
              <w:rPr>
                <w:sz w:val="21"/>
                <w:szCs w:val="21"/>
              </w:rPr>
              <w:t xml:space="preserve"> </w:t>
            </w:r>
            <w:r w:rsidRPr="006170D8">
              <w:rPr>
                <w:rFonts w:hint="eastAsia"/>
                <w:sz w:val="21"/>
                <w:szCs w:val="21"/>
              </w:rPr>
              <w:t>Объект</w:t>
            </w:r>
            <w:r w:rsidRPr="006170D8">
              <w:rPr>
                <w:sz w:val="21"/>
                <w:szCs w:val="21"/>
              </w:rPr>
              <w:t>)</w:t>
            </w:r>
          </w:p>
        </w:tc>
      </w:tr>
      <w:tr w:rsidR="00556298" w:rsidRPr="00744203" w14:paraId="26CE3F94" w14:textId="77777777" w:rsidTr="001603C3">
        <w:trPr>
          <w:trHeight w:val="20"/>
        </w:trPr>
        <w:tc>
          <w:tcPr>
            <w:tcW w:w="447" w:type="pct"/>
            <w:vMerge/>
          </w:tcPr>
          <w:p w14:paraId="53FBBFE0" w14:textId="77777777" w:rsidR="00556298" w:rsidRDefault="00556298" w:rsidP="0047582C">
            <w:pPr>
              <w:pStyle w:val="GOSTTablenorm"/>
            </w:pPr>
          </w:p>
        </w:tc>
        <w:tc>
          <w:tcPr>
            <w:tcW w:w="666" w:type="pct"/>
          </w:tcPr>
          <w:p w14:paraId="7BFCDBD9" w14:textId="19BCC509" w:rsidR="00556298" w:rsidRDefault="00556298" w:rsidP="0047582C">
            <w:pPr>
              <w:pStyle w:val="GOSTTablenorm"/>
            </w:pPr>
            <w:r>
              <w:t>23.12.2024</w:t>
            </w:r>
          </w:p>
        </w:tc>
        <w:tc>
          <w:tcPr>
            <w:tcW w:w="951" w:type="pct"/>
          </w:tcPr>
          <w:p w14:paraId="2E8B0E1E" w14:textId="305D8230" w:rsidR="00556298" w:rsidRDefault="00556298" w:rsidP="0047582C">
            <w:pPr>
              <w:pStyle w:val="GOSTTablenorm"/>
            </w:pPr>
            <w:r>
              <w:t>Гисматова А.Ф.</w:t>
            </w:r>
          </w:p>
        </w:tc>
        <w:tc>
          <w:tcPr>
            <w:tcW w:w="2936" w:type="pct"/>
          </w:tcPr>
          <w:p w14:paraId="3DC7EEA1" w14:textId="77777777" w:rsidR="00556298" w:rsidRDefault="00556298" w:rsidP="0047582C">
            <w:pPr>
              <w:pStyle w:val="GOSTTablenorm"/>
              <w:rPr>
                <w:sz w:val="21"/>
                <w:szCs w:val="21"/>
              </w:rPr>
            </w:pPr>
            <w:r w:rsidRPr="00BC624A">
              <w:rPr>
                <w:sz w:val="21"/>
                <w:szCs w:val="21"/>
              </w:rPr>
              <w:t>REV-20985</w:t>
            </w:r>
          </w:p>
          <w:p w14:paraId="4228C5CD" w14:textId="2AD1326E" w:rsidR="00556298" w:rsidRPr="006170D8" w:rsidRDefault="00556298" w:rsidP="0047582C">
            <w:pPr>
              <w:pStyle w:val="GOSTTablenorm"/>
              <w:rPr>
                <w:sz w:val="21"/>
                <w:szCs w:val="21"/>
              </w:rPr>
            </w:pPr>
            <w:r w:rsidRPr="006170D8">
              <w:rPr>
                <w:rFonts w:hint="eastAsia"/>
                <w:sz w:val="21"/>
                <w:szCs w:val="21"/>
              </w:rPr>
              <w:t>В</w:t>
            </w:r>
            <w:r w:rsidRPr="006170D8">
              <w:rPr>
                <w:sz w:val="21"/>
                <w:szCs w:val="21"/>
              </w:rPr>
              <w:t xml:space="preserve"> </w:t>
            </w:r>
            <w:r w:rsidRPr="006170D8">
              <w:rPr>
                <w:rFonts w:hint="eastAsia"/>
                <w:sz w:val="21"/>
                <w:szCs w:val="21"/>
              </w:rPr>
              <w:t>разделе</w:t>
            </w:r>
            <w:r w:rsidRPr="006170D8">
              <w:rPr>
                <w:sz w:val="21"/>
                <w:szCs w:val="21"/>
              </w:rPr>
              <w:t xml:space="preserve"> </w:t>
            </w:r>
            <w:r w:rsidRPr="006170D8">
              <w:rPr>
                <w:sz w:val="21"/>
                <w:szCs w:val="21"/>
              </w:rPr>
              <w:fldChar w:fldCharType="begin"/>
            </w:r>
            <w:r w:rsidRPr="006170D8">
              <w:rPr>
                <w:sz w:val="21"/>
                <w:szCs w:val="21"/>
              </w:rPr>
              <w:instrText xml:space="preserve"> REF _Ref185930485 \n \h  \* MERGEFORMAT </w:instrText>
            </w:r>
            <w:r w:rsidRPr="006170D8">
              <w:rPr>
                <w:sz w:val="21"/>
                <w:szCs w:val="21"/>
              </w:rPr>
            </w:r>
            <w:r w:rsidRPr="006170D8">
              <w:rPr>
                <w:sz w:val="21"/>
                <w:szCs w:val="21"/>
              </w:rPr>
              <w:fldChar w:fldCharType="separate"/>
            </w:r>
            <w:r w:rsidR="001C3732">
              <w:rPr>
                <w:sz w:val="21"/>
                <w:szCs w:val="21"/>
              </w:rPr>
              <w:t>1</w:t>
            </w:r>
            <w:r w:rsidRPr="006170D8">
              <w:rPr>
                <w:sz w:val="21"/>
                <w:szCs w:val="21"/>
              </w:rPr>
              <w:fldChar w:fldCharType="end"/>
            </w:r>
            <w:r w:rsidRPr="006170D8">
              <w:rPr>
                <w:sz w:val="21"/>
                <w:szCs w:val="21"/>
              </w:rPr>
              <w:t xml:space="preserve"> </w:t>
            </w:r>
            <w:r w:rsidRPr="006170D8">
              <w:rPr>
                <w:rFonts w:hint="eastAsia"/>
                <w:sz w:val="21"/>
                <w:szCs w:val="21"/>
              </w:rPr>
              <w:t>добавлен</w:t>
            </w:r>
            <w:r w:rsidRPr="006170D8">
              <w:rPr>
                <w:sz w:val="21"/>
                <w:szCs w:val="21"/>
              </w:rPr>
              <w:t xml:space="preserve"> </w:t>
            </w:r>
            <w:r w:rsidRPr="006170D8">
              <w:rPr>
                <w:rFonts w:hint="eastAsia"/>
                <w:sz w:val="21"/>
                <w:szCs w:val="21"/>
              </w:rPr>
              <w:t>тип</w:t>
            </w:r>
            <w:r w:rsidRPr="006170D8">
              <w:rPr>
                <w:sz w:val="21"/>
                <w:szCs w:val="21"/>
              </w:rPr>
              <w:t xml:space="preserve"> </w:t>
            </w:r>
            <w:r w:rsidRPr="006170D8">
              <w:rPr>
                <w:rFonts w:hint="eastAsia"/>
                <w:sz w:val="21"/>
                <w:szCs w:val="21"/>
              </w:rPr>
              <w:t>документа</w:t>
            </w:r>
            <w:r w:rsidRPr="006170D8">
              <w:rPr>
                <w:sz w:val="21"/>
                <w:szCs w:val="21"/>
              </w:rPr>
              <w:t xml:space="preserve"> </w:t>
            </w:r>
            <w:r w:rsidRPr="006170D8">
              <w:rPr>
                <w:rFonts w:hint="eastAsia"/>
                <w:sz w:val="21"/>
                <w:szCs w:val="21"/>
              </w:rPr>
              <w:t>«</w:t>
            </w:r>
            <w:r w:rsidRPr="006170D8">
              <w:rPr>
                <w:sz w:val="21"/>
                <w:szCs w:val="21"/>
              </w:rPr>
              <w:t>RCA_DOC_D_015</w:t>
            </w:r>
            <w:r w:rsidRPr="006170D8">
              <w:rPr>
                <w:sz w:val="21"/>
                <w:szCs w:val="21"/>
                <w:highlight w:val="yellow"/>
              </w:rPr>
              <w:t>_</w:t>
            </w:r>
            <w:r w:rsidRPr="006170D8">
              <w:rPr>
                <w:sz w:val="21"/>
                <w:szCs w:val="21"/>
                <w:highlight w:val="yellow"/>
                <w:lang w:val="en-US"/>
              </w:rPr>
              <w:t>SPS</w:t>
            </w:r>
            <w:r w:rsidRPr="006170D8">
              <w:rPr>
                <w:rFonts w:hint="eastAsia"/>
                <w:sz w:val="21"/>
                <w:szCs w:val="21"/>
              </w:rPr>
              <w:t>»</w:t>
            </w:r>
            <w:r w:rsidRPr="006170D8">
              <w:rPr>
                <w:sz w:val="21"/>
                <w:szCs w:val="21"/>
              </w:rPr>
              <w:t>.</w:t>
            </w:r>
          </w:p>
          <w:p w14:paraId="13EAE79F" w14:textId="28E46377" w:rsidR="00556298" w:rsidRDefault="00556298" w:rsidP="0047582C">
            <w:pPr>
              <w:pStyle w:val="GOSTTablenorm"/>
              <w:rPr>
                <w:sz w:val="21"/>
                <w:szCs w:val="21"/>
              </w:rPr>
            </w:pPr>
            <w:r w:rsidRPr="006170D8">
              <w:rPr>
                <w:rFonts w:hint="eastAsia"/>
                <w:sz w:val="21"/>
                <w:szCs w:val="21"/>
              </w:rPr>
              <w:t>Параметры</w:t>
            </w:r>
            <w:r w:rsidRPr="006170D8">
              <w:rPr>
                <w:sz w:val="21"/>
                <w:szCs w:val="21"/>
              </w:rPr>
              <w:t xml:space="preserve"> </w:t>
            </w:r>
            <w:r w:rsidRPr="006170D8">
              <w:rPr>
                <w:rFonts w:hint="eastAsia"/>
                <w:sz w:val="21"/>
                <w:szCs w:val="21"/>
              </w:rPr>
              <w:t>заголовка</w:t>
            </w:r>
            <w:r w:rsidRPr="006170D8">
              <w:rPr>
                <w:sz w:val="21"/>
                <w:szCs w:val="21"/>
              </w:rPr>
              <w:t xml:space="preserve"> </w:t>
            </w:r>
            <w:r w:rsidRPr="006170D8">
              <w:rPr>
                <w:rFonts w:hint="eastAsia"/>
                <w:sz w:val="21"/>
                <w:szCs w:val="21"/>
              </w:rPr>
              <w:t>вынесены</w:t>
            </w:r>
            <w:r w:rsidRPr="006170D8">
              <w:rPr>
                <w:sz w:val="21"/>
                <w:szCs w:val="21"/>
              </w:rPr>
              <w:t xml:space="preserve"> </w:t>
            </w:r>
            <w:r w:rsidRPr="006170D8">
              <w:rPr>
                <w:rFonts w:hint="eastAsia"/>
                <w:sz w:val="21"/>
                <w:szCs w:val="21"/>
              </w:rPr>
              <w:t>в</w:t>
            </w:r>
            <w:r w:rsidRPr="006170D8">
              <w:rPr>
                <w:sz w:val="21"/>
                <w:szCs w:val="21"/>
              </w:rPr>
              <w:t xml:space="preserve"> </w:t>
            </w:r>
            <w:r w:rsidRPr="006170D8">
              <w:rPr>
                <w:rFonts w:hint="eastAsia"/>
                <w:sz w:val="21"/>
                <w:szCs w:val="21"/>
              </w:rPr>
              <w:t>отдельный</w:t>
            </w:r>
            <w:r w:rsidRPr="006170D8">
              <w:rPr>
                <w:sz w:val="21"/>
                <w:szCs w:val="21"/>
              </w:rPr>
              <w:t xml:space="preserve"> </w:t>
            </w:r>
            <w:r w:rsidRPr="006170D8">
              <w:rPr>
                <w:rFonts w:hint="eastAsia"/>
                <w:sz w:val="21"/>
                <w:szCs w:val="21"/>
              </w:rPr>
              <w:t>раздел</w:t>
            </w:r>
            <w:r w:rsidRPr="006170D8">
              <w:rPr>
                <w:sz w:val="21"/>
                <w:szCs w:val="21"/>
              </w:rPr>
              <w:t xml:space="preserve"> </w:t>
            </w:r>
            <w:r w:rsidRPr="006170D8">
              <w:rPr>
                <w:sz w:val="21"/>
                <w:szCs w:val="21"/>
              </w:rPr>
              <w:fldChar w:fldCharType="begin"/>
            </w:r>
            <w:r w:rsidRPr="006170D8">
              <w:rPr>
                <w:sz w:val="21"/>
                <w:szCs w:val="21"/>
              </w:rPr>
              <w:instrText xml:space="preserve"> REF _Ref185930303 \n \h </w:instrText>
            </w:r>
            <w:r>
              <w:rPr>
                <w:sz w:val="21"/>
                <w:szCs w:val="21"/>
              </w:rPr>
              <w:instrText xml:space="preserve"> \* MERGEFORMAT </w:instrText>
            </w:r>
            <w:r w:rsidRPr="006170D8">
              <w:rPr>
                <w:sz w:val="21"/>
                <w:szCs w:val="21"/>
              </w:rPr>
            </w:r>
            <w:r w:rsidRPr="006170D8">
              <w:rPr>
                <w:sz w:val="21"/>
                <w:szCs w:val="21"/>
              </w:rPr>
              <w:fldChar w:fldCharType="separate"/>
            </w:r>
            <w:r w:rsidR="001C3732">
              <w:rPr>
                <w:sz w:val="21"/>
                <w:szCs w:val="21"/>
              </w:rPr>
              <w:t>2.1.1</w:t>
            </w:r>
            <w:r w:rsidRPr="006170D8">
              <w:rPr>
                <w:sz w:val="21"/>
                <w:szCs w:val="21"/>
              </w:rPr>
              <w:fldChar w:fldCharType="end"/>
            </w:r>
            <w:r w:rsidRPr="006170D8">
              <w:rPr>
                <w:sz w:val="21"/>
                <w:szCs w:val="21"/>
              </w:rPr>
              <w:t>.</w:t>
            </w:r>
          </w:p>
          <w:p w14:paraId="09DF9F17" w14:textId="13734D72" w:rsidR="00556298" w:rsidRPr="006170D8" w:rsidRDefault="00556298" w:rsidP="0047582C">
            <w:pPr>
              <w:pStyle w:val="GOSTTablenorm"/>
              <w:rPr>
                <w:sz w:val="21"/>
                <w:szCs w:val="21"/>
              </w:rPr>
            </w:pPr>
            <w:r>
              <w:rPr>
                <w:sz w:val="21"/>
                <w:szCs w:val="21"/>
              </w:rPr>
              <w:lastRenderedPageBreak/>
              <w:t xml:space="preserve">Предыдущее описание параметров тела документа и примеры запросов вынесены в раздел </w:t>
            </w:r>
            <w:r>
              <w:rPr>
                <w:sz w:val="21"/>
                <w:szCs w:val="21"/>
              </w:rPr>
              <w:fldChar w:fldCharType="begin"/>
            </w:r>
            <w:r>
              <w:rPr>
                <w:sz w:val="21"/>
                <w:szCs w:val="21"/>
              </w:rPr>
              <w:instrText xml:space="preserve"> REF _Ref185932293 \r \h  \* MERGEFORMAT </w:instrText>
            </w:r>
            <w:r>
              <w:rPr>
                <w:sz w:val="21"/>
                <w:szCs w:val="21"/>
              </w:rPr>
            </w:r>
            <w:r>
              <w:rPr>
                <w:sz w:val="21"/>
                <w:szCs w:val="21"/>
              </w:rPr>
              <w:fldChar w:fldCharType="separate"/>
            </w:r>
            <w:r w:rsidR="001C3732">
              <w:rPr>
                <w:sz w:val="21"/>
                <w:szCs w:val="21"/>
              </w:rPr>
              <w:t>2.1.2</w:t>
            </w:r>
            <w:r>
              <w:rPr>
                <w:sz w:val="21"/>
                <w:szCs w:val="21"/>
              </w:rPr>
              <w:fldChar w:fldCharType="end"/>
            </w:r>
            <w:r>
              <w:rPr>
                <w:sz w:val="21"/>
                <w:szCs w:val="21"/>
              </w:rPr>
              <w:t xml:space="preserve"> «</w:t>
            </w:r>
            <w:r w:rsidRPr="006170D8">
              <w:rPr>
                <w:sz w:val="21"/>
                <w:szCs w:val="21"/>
              </w:rPr>
              <w:t xml:space="preserve">Перечень параметров тела запроса (Document) в </w:t>
            </w:r>
            <w:r w:rsidRPr="006170D8">
              <w:rPr>
                <w:sz w:val="21"/>
                <w:szCs w:val="21"/>
                <w:lang w:val="en-US"/>
              </w:rPr>
              <w:t>SVAP</w:t>
            </w:r>
            <w:r w:rsidRPr="006170D8">
              <w:rPr>
                <w:sz w:val="21"/>
                <w:szCs w:val="21"/>
              </w:rPr>
              <w:t xml:space="preserve"> НПС по документам</w:t>
            </w:r>
            <w:r w:rsidRPr="00BC624A">
              <w:rPr>
                <w:sz w:val="21"/>
                <w:szCs w:val="21"/>
              </w:rPr>
              <w:t>»</w:t>
            </w:r>
            <w:r>
              <w:rPr>
                <w:sz w:val="21"/>
                <w:szCs w:val="21"/>
              </w:rPr>
              <w:t>.</w:t>
            </w:r>
          </w:p>
          <w:p w14:paraId="4D831990" w14:textId="6D4F3E4C" w:rsidR="00556298" w:rsidRPr="006170D8" w:rsidRDefault="00556298" w:rsidP="0047582C">
            <w:pPr>
              <w:pStyle w:val="GOSTTablenorm"/>
              <w:rPr>
                <w:sz w:val="21"/>
                <w:szCs w:val="21"/>
              </w:rPr>
            </w:pPr>
            <w:r w:rsidRPr="006170D8">
              <w:rPr>
                <w:rFonts w:hint="eastAsia"/>
                <w:sz w:val="21"/>
                <w:szCs w:val="21"/>
              </w:rPr>
              <w:t>Добавлен</w:t>
            </w:r>
            <w:r w:rsidRPr="006170D8">
              <w:rPr>
                <w:sz w:val="21"/>
                <w:szCs w:val="21"/>
              </w:rPr>
              <w:t xml:space="preserve"> </w:t>
            </w:r>
            <w:r w:rsidRPr="006170D8">
              <w:rPr>
                <w:rFonts w:hint="eastAsia"/>
                <w:sz w:val="21"/>
                <w:szCs w:val="21"/>
              </w:rPr>
              <w:t>раздел</w:t>
            </w:r>
            <w:r w:rsidRPr="006170D8">
              <w:rPr>
                <w:sz w:val="21"/>
                <w:szCs w:val="21"/>
              </w:rPr>
              <w:t xml:space="preserve"> </w:t>
            </w:r>
            <w:r>
              <w:rPr>
                <w:sz w:val="21"/>
                <w:szCs w:val="21"/>
              </w:rPr>
              <w:fldChar w:fldCharType="begin"/>
            </w:r>
            <w:r>
              <w:rPr>
                <w:sz w:val="21"/>
                <w:szCs w:val="21"/>
              </w:rPr>
              <w:instrText xml:space="preserve"> REF _Ref185932365 \r \h  \* MERGEFORMAT </w:instrText>
            </w:r>
            <w:r>
              <w:rPr>
                <w:sz w:val="21"/>
                <w:szCs w:val="21"/>
              </w:rPr>
            </w:r>
            <w:r>
              <w:rPr>
                <w:sz w:val="21"/>
                <w:szCs w:val="21"/>
              </w:rPr>
              <w:fldChar w:fldCharType="separate"/>
            </w:r>
            <w:r w:rsidR="001C3732">
              <w:rPr>
                <w:sz w:val="21"/>
                <w:szCs w:val="21"/>
              </w:rPr>
              <w:t>2.1.3</w:t>
            </w:r>
            <w:r>
              <w:rPr>
                <w:sz w:val="21"/>
                <w:szCs w:val="21"/>
              </w:rPr>
              <w:fldChar w:fldCharType="end"/>
            </w:r>
            <w:r w:rsidRPr="006170D8">
              <w:rPr>
                <w:sz w:val="21"/>
                <w:szCs w:val="21"/>
              </w:rPr>
              <w:t xml:space="preserve"> </w:t>
            </w:r>
            <w:r w:rsidRPr="006170D8">
              <w:rPr>
                <w:rFonts w:hint="eastAsia"/>
                <w:sz w:val="21"/>
                <w:szCs w:val="21"/>
              </w:rPr>
              <w:t>«Параметры</w:t>
            </w:r>
            <w:r w:rsidRPr="006170D8">
              <w:rPr>
                <w:sz w:val="21"/>
                <w:szCs w:val="21"/>
              </w:rPr>
              <w:t xml:space="preserve"> </w:t>
            </w:r>
            <w:r w:rsidRPr="006170D8">
              <w:rPr>
                <w:rFonts w:hint="eastAsia"/>
                <w:sz w:val="21"/>
                <w:szCs w:val="21"/>
              </w:rPr>
              <w:t>запроса</w:t>
            </w:r>
            <w:r w:rsidRPr="006170D8">
              <w:rPr>
                <w:sz w:val="21"/>
                <w:szCs w:val="21"/>
              </w:rPr>
              <w:t xml:space="preserve"> </w:t>
            </w:r>
            <w:r w:rsidRPr="006170D8">
              <w:rPr>
                <w:rFonts w:hint="eastAsia"/>
                <w:sz w:val="21"/>
                <w:szCs w:val="21"/>
              </w:rPr>
              <w:t>в</w:t>
            </w:r>
            <w:r w:rsidRPr="006170D8">
              <w:rPr>
                <w:sz w:val="21"/>
                <w:szCs w:val="21"/>
              </w:rPr>
              <w:t xml:space="preserve"> SVAP </w:t>
            </w:r>
            <w:r w:rsidRPr="006170D8">
              <w:rPr>
                <w:rFonts w:hint="eastAsia"/>
                <w:sz w:val="21"/>
                <w:szCs w:val="21"/>
              </w:rPr>
              <w:t>ФБ»</w:t>
            </w:r>
            <w:r>
              <w:rPr>
                <w:sz w:val="21"/>
                <w:szCs w:val="21"/>
              </w:rPr>
              <w:t>, в котором представлено описание формирования параметров по типу документа «</w:t>
            </w:r>
            <w:r w:rsidRPr="00595327">
              <w:rPr>
                <w:sz w:val="21"/>
                <w:szCs w:val="21"/>
              </w:rPr>
              <w:t>RCA_DOC_D_015</w:t>
            </w:r>
            <w:r w:rsidRPr="00595327">
              <w:rPr>
                <w:sz w:val="21"/>
                <w:szCs w:val="21"/>
                <w:highlight w:val="yellow"/>
              </w:rPr>
              <w:t>_</w:t>
            </w:r>
            <w:r w:rsidRPr="00595327">
              <w:rPr>
                <w:sz w:val="21"/>
                <w:szCs w:val="21"/>
                <w:highlight w:val="yellow"/>
                <w:lang w:val="en-US"/>
              </w:rPr>
              <w:t>SPS</w:t>
            </w:r>
            <w:r>
              <w:rPr>
                <w:sz w:val="21"/>
                <w:szCs w:val="21"/>
              </w:rPr>
              <w:t>».</w:t>
            </w:r>
          </w:p>
          <w:p w14:paraId="27A95929" w14:textId="1415DE5A" w:rsidR="00556298" w:rsidRPr="006170D8" w:rsidRDefault="00556298" w:rsidP="00B9735F">
            <w:pPr>
              <w:pStyle w:val="GOSTTablenorm"/>
              <w:rPr>
                <w:sz w:val="21"/>
                <w:szCs w:val="21"/>
              </w:rPr>
            </w:pPr>
            <w:r w:rsidRPr="006170D8">
              <w:rPr>
                <w:rFonts w:hint="eastAsia"/>
                <w:sz w:val="21"/>
                <w:szCs w:val="21"/>
              </w:rPr>
              <w:t>В</w:t>
            </w:r>
            <w:r w:rsidRPr="006170D8">
              <w:rPr>
                <w:sz w:val="21"/>
                <w:szCs w:val="21"/>
              </w:rPr>
              <w:t xml:space="preserve"> </w:t>
            </w:r>
            <w:r w:rsidRPr="006170D8">
              <w:rPr>
                <w:rFonts w:hint="eastAsia"/>
                <w:sz w:val="21"/>
                <w:szCs w:val="21"/>
              </w:rPr>
              <w:t>Приложении</w:t>
            </w:r>
            <w:r w:rsidRPr="006170D8">
              <w:rPr>
                <w:sz w:val="21"/>
                <w:szCs w:val="21"/>
              </w:rPr>
              <w:t xml:space="preserve"> 1 </w:t>
            </w:r>
            <w:r w:rsidRPr="006170D8">
              <w:rPr>
                <w:rFonts w:hint="eastAsia"/>
                <w:sz w:val="21"/>
                <w:szCs w:val="21"/>
              </w:rPr>
              <w:t>добавлен</w:t>
            </w:r>
            <w:r>
              <w:rPr>
                <w:rFonts w:hint="eastAsia"/>
                <w:sz w:val="21"/>
                <w:szCs w:val="21"/>
              </w:rPr>
              <w:t>а</w:t>
            </w:r>
            <w:r w:rsidRPr="006170D8">
              <w:rPr>
                <w:sz w:val="21"/>
                <w:szCs w:val="21"/>
              </w:rPr>
              <w:t xml:space="preserve"> </w:t>
            </w:r>
            <w:r>
              <w:rPr>
                <w:sz w:val="21"/>
                <w:szCs w:val="21"/>
              </w:rPr>
              <w:t xml:space="preserve">таблица </w:t>
            </w:r>
            <w:r>
              <w:rPr>
                <w:sz w:val="21"/>
                <w:szCs w:val="21"/>
              </w:rPr>
              <w:fldChar w:fldCharType="begin"/>
            </w:r>
            <w:r>
              <w:rPr>
                <w:sz w:val="21"/>
                <w:szCs w:val="21"/>
              </w:rPr>
              <w:instrText xml:space="preserve"> REF _Ref195715416 \h </w:instrText>
            </w:r>
            <w:r>
              <w:rPr>
                <w:sz w:val="21"/>
                <w:szCs w:val="21"/>
              </w:rPr>
            </w:r>
            <w:r>
              <w:rPr>
                <w:sz w:val="21"/>
                <w:szCs w:val="21"/>
              </w:rPr>
              <w:fldChar w:fldCharType="separate"/>
            </w:r>
            <w:r w:rsidR="001C3732">
              <w:rPr>
                <w:noProof/>
              </w:rPr>
              <w:t>42</w:t>
            </w:r>
            <w:r>
              <w:rPr>
                <w:sz w:val="21"/>
                <w:szCs w:val="21"/>
              </w:rPr>
              <w:fldChar w:fldCharType="end"/>
            </w:r>
            <w:r>
              <w:rPr>
                <w:sz w:val="21"/>
                <w:szCs w:val="21"/>
              </w:rPr>
              <w:t xml:space="preserve"> </w:t>
            </w:r>
            <w:r w:rsidRPr="006170D8">
              <w:rPr>
                <w:rFonts w:hint="eastAsia"/>
                <w:sz w:val="21"/>
                <w:szCs w:val="21"/>
              </w:rPr>
              <w:t>«</w:t>
            </w:r>
            <w:r w:rsidRPr="006170D8">
              <w:rPr>
                <w:sz w:val="21"/>
                <w:szCs w:val="21"/>
              </w:rPr>
              <w:t>Перечень атрибутов, соответствующих типу документа в SVAP ФБ»</w:t>
            </w:r>
            <w:r>
              <w:rPr>
                <w:sz w:val="21"/>
                <w:szCs w:val="21"/>
              </w:rPr>
              <w:t>, в котором представлено описание формирования атрибутов по типу документа «</w:t>
            </w:r>
            <w:r w:rsidRPr="00595327">
              <w:rPr>
                <w:sz w:val="21"/>
                <w:szCs w:val="21"/>
              </w:rPr>
              <w:t>RCA_DOC_D_015</w:t>
            </w:r>
            <w:r w:rsidRPr="00595327">
              <w:rPr>
                <w:sz w:val="21"/>
                <w:szCs w:val="21"/>
                <w:highlight w:val="yellow"/>
              </w:rPr>
              <w:t>_</w:t>
            </w:r>
            <w:r w:rsidRPr="00595327">
              <w:rPr>
                <w:sz w:val="21"/>
                <w:szCs w:val="21"/>
                <w:highlight w:val="yellow"/>
                <w:lang w:val="en-US"/>
              </w:rPr>
              <w:t>SPS</w:t>
            </w:r>
            <w:r>
              <w:rPr>
                <w:sz w:val="21"/>
                <w:szCs w:val="21"/>
              </w:rPr>
              <w:t>»</w:t>
            </w:r>
          </w:p>
        </w:tc>
      </w:tr>
      <w:tr w:rsidR="00556298" w:rsidRPr="00744203" w14:paraId="4E9DDB45" w14:textId="77777777" w:rsidTr="001603C3">
        <w:trPr>
          <w:trHeight w:val="20"/>
        </w:trPr>
        <w:tc>
          <w:tcPr>
            <w:tcW w:w="447" w:type="pct"/>
            <w:vMerge/>
          </w:tcPr>
          <w:p w14:paraId="714DD22F" w14:textId="77777777" w:rsidR="00556298" w:rsidRDefault="00556298" w:rsidP="0047582C">
            <w:pPr>
              <w:pStyle w:val="GOSTTablenorm"/>
            </w:pPr>
          </w:p>
        </w:tc>
        <w:tc>
          <w:tcPr>
            <w:tcW w:w="666" w:type="pct"/>
          </w:tcPr>
          <w:p w14:paraId="518544CB" w14:textId="18F1C530" w:rsidR="00556298" w:rsidRPr="00CE70A0" w:rsidRDefault="00556298" w:rsidP="0047582C">
            <w:pPr>
              <w:pStyle w:val="GOSTTablenorm"/>
              <w:rPr>
                <w:highlight w:val="magenta"/>
              </w:rPr>
            </w:pPr>
            <w:r w:rsidRPr="00CE70A0">
              <w:rPr>
                <w:highlight w:val="magenta"/>
              </w:rPr>
              <w:t>12.03.2025</w:t>
            </w:r>
          </w:p>
        </w:tc>
        <w:tc>
          <w:tcPr>
            <w:tcW w:w="951" w:type="pct"/>
          </w:tcPr>
          <w:p w14:paraId="00ACF2FF" w14:textId="6D4F4394" w:rsidR="00556298" w:rsidRPr="00CE70A0" w:rsidRDefault="00556298" w:rsidP="0047582C">
            <w:pPr>
              <w:pStyle w:val="GOSTTablenorm"/>
              <w:rPr>
                <w:highlight w:val="magenta"/>
              </w:rPr>
            </w:pPr>
            <w:r w:rsidRPr="00CE70A0">
              <w:rPr>
                <w:highlight w:val="magenta"/>
              </w:rPr>
              <w:t>Щанов А.В.</w:t>
            </w:r>
          </w:p>
        </w:tc>
        <w:tc>
          <w:tcPr>
            <w:tcW w:w="2936" w:type="pct"/>
          </w:tcPr>
          <w:p w14:paraId="5508037E" w14:textId="0299FC1B" w:rsidR="00556298" w:rsidRPr="00CE70A0" w:rsidRDefault="00916533" w:rsidP="0047582C">
            <w:pPr>
              <w:pStyle w:val="GOSTTablenorm"/>
              <w:rPr>
                <w:rFonts w:ascii="-apple-system" w:hAnsi="-apple-system"/>
                <w:color w:val="172B4D"/>
                <w:szCs w:val="22"/>
                <w:highlight w:val="magenta"/>
              </w:rPr>
            </w:pPr>
            <w:hyperlink r:id="rId33" w:history="1">
              <w:r w:rsidR="00556298" w:rsidRPr="00CE70A0">
                <w:rPr>
                  <w:rStyle w:val="ad"/>
                  <w:rFonts w:ascii="-apple-system" w:hAnsi="-apple-system"/>
                  <w:color w:val="0052CC"/>
                  <w:szCs w:val="22"/>
                  <w:highlight w:val="magenta"/>
                </w:rPr>
                <w:t>ACT-34702</w:t>
              </w:r>
            </w:hyperlink>
          </w:p>
          <w:p w14:paraId="55EF891B" w14:textId="3DFB5AF5" w:rsidR="00556298" w:rsidRPr="00CE70A0" w:rsidRDefault="00556298" w:rsidP="0047582C">
            <w:pPr>
              <w:pStyle w:val="GOSTTablenorm"/>
              <w:rPr>
                <w:szCs w:val="22"/>
                <w:highlight w:val="magenta"/>
              </w:rPr>
            </w:pPr>
            <w:r w:rsidRPr="00CE70A0">
              <w:rPr>
                <w:szCs w:val="22"/>
                <w:highlight w:val="magenta"/>
              </w:rPr>
              <w:t xml:space="preserve"> В разделе 2.1 добавлены параметры для документа «Бухгалтерская справка (ф. 0504833) ARP_NPS_0504833 добавлены параметры по модели учета ПУР КС, в приложении 1 добавлены атрибуты</w:t>
            </w:r>
            <w:r>
              <w:rPr>
                <w:szCs w:val="22"/>
                <w:highlight w:val="magenta"/>
              </w:rPr>
              <w:t>;</w:t>
            </w:r>
          </w:p>
          <w:p w14:paraId="614AC037" w14:textId="25FFD62C" w:rsidR="00556298" w:rsidRPr="00CE70A0" w:rsidRDefault="00556298" w:rsidP="0047582C">
            <w:pPr>
              <w:pStyle w:val="GOSTTableListMark1"/>
              <w:rPr>
                <w:highlight w:val="magenta"/>
              </w:rPr>
            </w:pPr>
            <w:r>
              <w:rPr>
                <w:color w:val="000000"/>
                <w:highlight w:val="magenta"/>
              </w:rPr>
              <w:t>АКР_ЛС_</w:t>
            </w:r>
            <w:r w:rsidRPr="00CE70A0">
              <w:rPr>
                <w:rFonts w:hint="eastAsia"/>
                <w:highlight w:val="magenta"/>
              </w:rPr>
              <w:t>Дт</w:t>
            </w:r>
            <w:r>
              <w:rPr>
                <w:highlight w:val="magenta"/>
              </w:rPr>
              <w:t xml:space="preserve"> </w:t>
            </w:r>
            <w:r w:rsidRPr="00CE70A0">
              <w:rPr>
                <w:highlight w:val="magenta"/>
              </w:rPr>
              <w:t>T0504833:</w:t>
            </w:r>
            <w:r w:rsidRPr="00CE70A0">
              <w:rPr>
                <w:bCs/>
                <w:highlight w:val="magenta"/>
                <w:lang w:val="en-US"/>
              </w:rPr>
              <w:t>D</w:t>
            </w:r>
            <w:r w:rsidRPr="00CE70A0">
              <w:rPr>
                <w:bCs/>
                <w:highlight w:val="magenta"/>
              </w:rPr>
              <w:t>T_</w:t>
            </w:r>
            <w:r w:rsidRPr="00CE70A0">
              <w:rPr>
                <w:bCs/>
                <w:highlight w:val="magenta"/>
                <w:lang w:val="en-US"/>
              </w:rPr>
              <w:t>AKR</w:t>
            </w:r>
          </w:p>
          <w:p w14:paraId="0BBCE0D0" w14:textId="33A6316C" w:rsidR="00556298" w:rsidRPr="00CE70A0" w:rsidRDefault="00556298" w:rsidP="0047582C">
            <w:pPr>
              <w:pStyle w:val="GOSTTableListMark1"/>
              <w:rPr>
                <w:highlight w:val="magenta"/>
              </w:rPr>
            </w:pPr>
            <w:r w:rsidRPr="00CE70A0">
              <w:rPr>
                <w:highlight w:val="magenta"/>
              </w:rPr>
              <w:t>Номер КОО_</w:t>
            </w:r>
            <w:r w:rsidRPr="00CE70A0">
              <w:rPr>
                <w:rFonts w:hint="eastAsia"/>
                <w:highlight w:val="magenta"/>
              </w:rPr>
              <w:t>Дт</w:t>
            </w:r>
            <w:r w:rsidRPr="00CE70A0">
              <w:rPr>
                <w:highlight w:val="magenta"/>
              </w:rPr>
              <w:t xml:space="preserve"> T</w:t>
            </w:r>
            <w:r w:rsidRPr="00CE70A0">
              <w:rPr>
                <w:bCs/>
                <w:highlight w:val="magenta"/>
              </w:rPr>
              <w:t>0504833:</w:t>
            </w:r>
            <w:r w:rsidRPr="00CE70A0">
              <w:rPr>
                <w:bCs/>
                <w:highlight w:val="magenta"/>
                <w:lang w:val="en-US"/>
              </w:rPr>
              <w:t>D</w:t>
            </w:r>
            <w:r w:rsidRPr="00CE70A0">
              <w:rPr>
                <w:bCs/>
                <w:highlight w:val="magenta"/>
              </w:rPr>
              <w:t>T_</w:t>
            </w:r>
            <w:r w:rsidRPr="00CE70A0">
              <w:rPr>
                <w:bCs/>
                <w:highlight w:val="magenta"/>
                <w:lang w:val="en-US"/>
              </w:rPr>
              <w:t>KOO</w:t>
            </w:r>
          </w:p>
          <w:p w14:paraId="2451DF4A" w14:textId="09C2CA77" w:rsidR="00556298" w:rsidRPr="00CE70A0" w:rsidRDefault="00556298" w:rsidP="0047582C">
            <w:pPr>
              <w:pStyle w:val="GOSTTableListMark1"/>
              <w:rPr>
                <w:highlight w:val="magenta"/>
              </w:rPr>
            </w:pPr>
            <w:r>
              <w:rPr>
                <w:color w:val="000000"/>
                <w:highlight w:val="magenta"/>
              </w:rPr>
              <w:t>АКР_ЛС</w:t>
            </w:r>
            <w:r w:rsidRPr="00CE70A0">
              <w:rPr>
                <w:highlight w:val="magenta"/>
              </w:rPr>
              <w:t>_</w:t>
            </w:r>
            <w:r w:rsidRPr="00CE70A0">
              <w:rPr>
                <w:rFonts w:hint="eastAsia"/>
                <w:highlight w:val="magenta"/>
              </w:rPr>
              <w:t>Кт</w:t>
            </w:r>
            <w:r w:rsidRPr="00CE70A0">
              <w:rPr>
                <w:highlight w:val="magenta"/>
              </w:rPr>
              <w:t xml:space="preserve"> T</w:t>
            </w:r>
            <w:r w:rsidRPr="00CE70A0">
              <w:rPr>
                <w:bCs/>
                <w:highlight w:val="magenta"/>
              </w:rPr>
              <w:t>0504833:</w:t>
            </w:r>
            <w:r w:rsidRPr="00CE70A0">
              <w:rPr>
                <w:bCs/>
                <w:highlight w:val="magenta"/>
                <w:lang w:val="en-US"/>
              </w:rPr>
              <w:t>C</w:t>
            </w:r>
            <w:r w:rsidRPr="00CE70A0">
              <w:rPr>
                <w:bCs/>
                <w:highlight w:val="magenta"/>
              </w:rPr>
              <w:t>T_</w:t>
            </w:r>
            <w:r w:rsidRPr="00CE70A0">
              <w:rPr>
                <w:bCs/>
                <w:highlight w:val="magenta"/>
                <w:lang w:val="en-US"/>
              </w:rPr>
              <w:t>AKR</w:t>
            </w:r>
          </w:p>
          <w:p w14:paraId="05F2CC8C" w14:textId="2A658BBE" w:rsidR="00556298" w:rsidRPr="00CE70A0" w:rsidRDefault="00556298" w:rsidP="0047582C">
            <w:pPr>
              <w:pStyle w:val="GOSTTableListMark1"/>
              <w:rPr>
                <w:sz w:val="21"/>
                <w:szCs w:val="21"/>
                <w:highlight w:val="magenta"/>
              </w:rPr>
            </w:pPr>
            <w:r w:rsidRPr="00CE70A0">
              <w:rPr>
                <w:highlight w:val="magenta"/>
              </w:rPr>
              <w:t>Номер КОО</w:t>
            </w:r>
            <w:r>
              <w:rPr>
                <w:highlight w:val="magenta"/>
              </w:rPr>
              <w:t>_</w:t>
            </w:r>
            <w:r w:rsidRPr="00CE70A0">
              <w:rPr>
                <w:highlight w:val="magenta"/>
              </w:rPr>
              <w:t xml:space="preserve">Кт </w:t>
            </w:r>
            <w:r w:rsidRPr="00CE70A0">
              <w:rPr>
                <w:bCs/>
                <w:highlight w:val="magenta"/>
              </w:rPr>
              <w:t>T0504833:</w:t>
            </w:r>
            <w:r w:rsidRPr="00CE70A0">
              <w:rPr>
                <w:bCs/>
                <w:highlight w:val="magenta"/>
                <w:lang w:val="en-US"/>
              </w:rPr>
              <w:t>C</w:t>
            </w:r>
            <w:r w:rsidRPr="00CE70A0">
              <w:rPr>
                <w:bCs/>
                <w:highlight w:val="magenta"/>
              </w:rPr>
              <w:t>T_</w:t>
            </w:r>
            <w:r w:rsidRPr="00CE70A0">
              <w:rPr>
                <w:bCs/>
                <w:highlight w:val="magenta"/>
                <w:lang w:val="en-US"/>
              </w:rPr>
              <w:t>KOO</w:t>
            </w:r>
          </w:p>
        </w:tc>
      </w:tr>
      <w:tr w:rsidR="00556298" w:rsidRPr="00744203" w14:paraId="085E3247" w14:textId="77777777" w:rsidTr="001603C3">
        <w:trPr>
          <w:trHeight w:val="20"/>
        </w:trPr>
        <w:tc>
          <w:tcPr>
            <w:tcW w:w="447" w:type="pct"/>
            <w:vMerge/>
          </w:tcPr>
          <w:p w14:paraId="31FE6D92" w14:textId="77777777" w:rsidR="00556298" w:rsidRDefault="00556298" w:rsidP="0047582C">
            <w:pPr>
              <w:pStyle w:val="GOSTTablenorm"/>
            </w:pPr>
          </w:p>
        </w:tc>
        <w:tc>
          <w:tcPr>
            <w:tcW w:w="666" w:type="pct"/>
          </w:tcPr>
          <w:p w14:paraId="08BE4067" w14:textId="5FC6A168" w:rsidR="00556298" w:rsidRPr="003E2B41" w:rsidRDefault="00556298" w:rsidP="0047582C">
            <w:pPr>
              <w:pStyle w:val="GOSTTablenorm"/>
            </w:pPr>
            <w:r w:rsidRPr="003E2B41">
              <w:t>21.03.2025</w:t>
            </w:r>
          </w:p>
        </w:tc>
        <w:tc>
          <w:tcPr>
            <w:tcW w:w="951" w:type="pct"/>
          </w:tcPr>
          <w:p w14:paraId="05B9520A" w14:textId="05FE3F16" w:rsidR="00556298" w:rsidRPr="003E2B41" w:rsidRDefault="00556298" w:rsidP="0047582C">
            <w:pPr>
              <w:pStyle w:val="GOSTTablenorm"/>
            </w:pPr>
            <w:r>
              <w:t>Гисматова А.Ф.</w:t>
            </w:r>
          </w:p>
        </w:tc>
        <w:tc>
          <w:tcPr>
            <w:tcW w:w="2936" w:type="pct"/>
          </w:tcPr>
          <w:p w14:paraId="309668EA" w14:textId="4AA33E9A" w:rsidR="00556298" w:rsidRPr="0047582C" w:rsidRDefault="00556298" w:rsidP="0047582C">
            <w:pPr>
              <w:pStyle w:val="GOSTTablenorm"/>
            </w:pPr>
            <w:r w:rsidRPr="0047582C">
              <w:t>REV-20981</w:t>
            </w:r>
          </w:p>
          <w:p w14:paraId="73A56AB8" w14:textId="0F723BC4" w:rsidR="00556298" w:rsidRPr="0047582C" w:rsidRDefault="00556298" w:rsidP="0047582C">
            <w:pPr>
              <w:pStyle w:val="GOSTTablenorm"/>
            </w:pPr>
            <w:r w:rsidRPr="0047582C">
              <w:t>В разделе 2.1.3.1, 2.1.3.1, Приложении 2 удален блок реквизитов по родительскому документу для документа RCA_DOC_D_014_SPS.</w:t>
            </w:r>
          </w:p>
          <w:p w14:paraId="23B1AC69" w14:textId="77777777" w:rsidR="00556298" w:rsidRDefault="00556298" w:rsidP="0047582C">
            <w:pPr>
              <w:pStyle w:val="GOSTTablenorm"/>
            </w:pPr>
          </w:p>
          <w:p w14:paraId="5D28EEC1" w14:textId="77777777" w:rsidR="00556298" w:rsidRPr="0047582C" w:rsidRDefault="00556298" w:rsidP="0047582C">
            <w:pPr>
              <w:pStyle w:val="GOSTTablenorm"/>
            </w:pPr>
            <w:r w:rsidRPr="0047582C">
              <w:t>REV-20985</w:t>
            </w:r>
          </w:p>
          <w:p w14:paraId="4121416B" w14:textId="099CD4E9" w:rsidR="00556298" w:rsidRPr="0047582C" w:rsidRDefault="00556298" w:rsidP="0047582C">
            <w:pPr>
              <w:pStyle w:val="GOSTTablenorm"/>
            </w:pPr>
            <w:r w:rsidRPr="0047582C">
              <w:t>В разделе 2.1.3.2, Приложении 2 удален блок реквизитов по родительскому документу для документа RCA_DOC_D_015_SPS.</w:t>
            </w:r>
          </w:p>
          <w:p w14:paraId="318CF9F6" w14:textId="0D2D736C" w:rsidR="00556298" w:rsidRPr="003E2B41" w:rsidRDefault="00556298" w:rsidP="0047582C">
            <w:pPr>
              <w:pStyle w:val="GOSTTablenorm"/>
            </w:pPr>
            <w:r w:rsidRPr="0047582C">
              <w:t xml:space="preserve">Изменения внесены под пользователем </w:t>
            </w:r>
            <w:r>
              <w:t>«</w:t>
            </w:r>
            <w:r w:rsidRPr="0047582C">
              <w:t>Гисматова А.Ф. REV-20981</w:t>
            </w:r>
            <w:r>
              <w:t>»</w:t>
            </w:r>
          </w:p>
        </w:tc>
      </w:tr>
      <w:tr w:rsidR="00556298" w:rsidRPr="00744203" w14:paraId="55B30EC6" w14:textId="77777777" w:rsidTr="001603C3">
        <w:trPr>
          <w:trHeight w:val="20"/>
        </w:trPr>
        <w:tc>
          <w:tcPr>
            <w:tcW w:w="447" w:type="pct"/>
            <w:vMerge/>
          </w:tcPr>
          <w:p w14:paraId="545696BF" w14:textId="77777777" w:rsidR="00556298" w:rsidRDefault="00556298" w:rsidP="0047582C">
            <w:pPr>
              <w:pStyle w:val="GOSTTablenorm"/>
            </w:pPr>
          </w:p>
        </w:tc>
        <w:tc>
          <w:tcPr>
            <w:tcW w:w="666" w:type="pct"/>
          </w:tcPr>
          <w:p w14:paraId="18E2089D" w14:textId="29462083" w:rsidR="00556298" w:rsidRPr="003E2B41" w:rsidRDefault="00556298" w:rsidP="0047582C">
            <w:pPr>
              <w:pStyle w:val="GOSTTablenorm"/>
            </w:pPr>
            <w:r w:rsidRPr="003E2B41">
              <w:t>21.03.2025</w:t>
            </w:r>
          </w:p>
        </w:tc>
        <w:tc>
          <w:tcPr>
            <w:tcW w:w="951" w:type="pct"/>
          </w:tcPr>
          <w:p w14:paraId="32711FBD" w14:textId="025A0601" w:rsidR="00556298" w:rsidRDefault="00556298" w:rsidP="0047582C">
            <w:pPr>
              <w:pStyle w:val="GOSTTablenorm"/>
            </w:pPr>
            <w:r>
              <w:t>Гисматова А.Ф.</w:t>
            </w:r>
          </w:p>
        </w:tc>
        <w:tc>
          <w:tcPr>
            <w:tcW w:w="2936" w:type="pct"/>
          </w:tcPr>
          <w:p w14:paraId="314ADFDF" w14:textId="16DE019B" w:rsidR="00556298" w:rsidRPr="0047582C" w:rsidRDefault="00556298" w:rsidP="0047582C">
            <w:pPr>
              <w:pStyle w:val="GOSTTablenorm"/>
            </w:pPr>
            <w:r w:rsidRPr="0047582C">
              <w:t>REV-20987</w:t>
            </w:r>
          </w:p>
          <w:p w14:paraId="6ED55008" w14:textId="34CD78F3" w:rsidR="00556298" w:rsidRPr="0047582C" w:rsidRDefault="00556298" w:rsidP="0047582C">
            <w:pPr>
              <w:pStyle w:val="GOSTTablenorm"/>
            </w:pPr>
            <w:r w:rsidRPr="0047582C">
              <w:t>В разделе 2.1.3.3.1 и Приложении 2 параметр Аналитический код перемещен в массив строк для документа BSP_DOC_D_019_SPS.</w:t>
            </w:r>
          </w:p>
          <w:p w14:paraId="38DB720C" w14:textId="07B4A384" w:rsidR="00556298" w:rsidRPr="00C80DF0" w:rsidRDefault="00556298" w:rsidP="0047582C">
            <w:pPr>
              <w:pStyle w:val="GOSTTablenorm"/>
            </w:pPr>
            <w:r w:rsidRPr="0047582C">
              <w:t>Изменения внесены под пользователем «Гисматова А.Ф.REV-20987»</w:t>
            </w:r>
          </w:p>
        </w:tc>
      </w:tr>
      <w:tr w:rsidR="00556298" w:rsidRPr="00744203" w14:paraId="1CE7C176" w14:textId="77777777" w:rsidTr="001603C3">
        <w:trPr>
          <w:trHeight w:val="20"/>
        </w:trPr>
        <w:tc>
          <w:tcPr>
            <w:tcW w:w="447" w:type="pct"/>
            <w:vMerge/>
          </w:tcPr>
          <w:p w14:paraId="45F51E6C" w14:textId="77777777" w:rsidR="00556298" w:rsidRDefault="00556298" w:rsidP="0047582C">
            <w:pPr>
              <w:pStyle w:val="GOSTTablenorm"/>
            </w:pPr>
          </w:p>
        </w:tc>
        <w:tc>
          <w:tcPr>
            <w:tcW w:w="666" w:type="pct"/>
          </w:tcPr>
          <w:p w14:paraId="679D01BA" w14:textId="1F23F10D" w:rsidR="00556298" w:rsidRPr="003E2B41" w:rsidRDefault="00556298" w:rsidP="0047582C">
            <w:pPr>
              <w:pStyle w:val="GOSTTablenorm"/>
            </w:pPr>
            <w:r>
              <w:t>23.07.2025</w:t>
            </w:r>
          </w:p>
        </w:tc>
        <w:tc>
          <w:tcPr>
            <w:tcW w:w="951" w:type="pct"/>
          </w:tcPr>
          <w:p w14:paraId="0D583D60" w14:textId="23DFB9D8" w:rsidR="00556298" w:rsidRDefault="00556298" w:rsidP="00556298">
            <w:pPr>
              <w:pStyle w:val="GOSTTablenorm"/>
            </w:pPr>
            <w:r>
              <w:t>Сатлер М.В.</w:t>
            </w:r>
          </w:p>
        </w:tc>
        <w:tc>
          <w:tcPr>
            <w:tcW w:w="2936" w:type="pct"/>
          </w:tcPr>
          <w:p w14:paraId="24B93FC1" w14:textId="0500079A" w:rsidR="003272C2" w:rsidRDefault="003272C2" w:rsidP="0099735E">
            <w:pPr>
              <w:pStyle w:val="GOSTTablenorm"/>
            </w:pPr>
            <w:r w:rsidRPr="001C2C8D">
              <w:t>ACT-35710</w:t>
            </w:r>
          </w:p>
          <w:p w14:paraId="32A6AC31" w14:textId="638A9ECD" w:rsidR="00556298" w:rsidRDefault="00556298" w:rsidP="0099735E">
            <w:pPr>
              <w:pStyle w:val="GOSTTablenorm"/>
            </w:pPr>
            <w:r>
              <w:t>В связи с добавлением в том 6 Альбома</w:t>
            </w:r>
            <w:r w:rsidRPr="00556298">
              <w:rPr>
                <w:szCs w:val="22"/>
              </w:rPr>
              <w:t xml:space="preserve"> документа «Бухгалтерская справка (ф. 0504833)</w:t>
            </w:r>
            <w:r>
              <w:rPr>
                <w:szCs w:val="22"/>
              </w:rPr>
              <w:t xml:space="preserve"> </w:t>
            </w:r>
            <w:r w:rsidRPr="00131313">
              <w:t>ARP_NPS_0504833_TSE</w:t>
            </w:r>
            <w:r w:rsidR="009503E2">
              <w:t>,</w:t>
            </w:r>
          </w:p>
          <w:p w14:paraId="02147E75" w14:textId="29BC49BB" w:rsidR="00556298" w:rsidRDefault="00556298" w:rsidP="0099735E">
            <w:pPr>
              <w:pStyle w:val="GOSTTablenorm"/>
              <w:rPr>
                <w:szCs w:val="22"/>
              </w:rPr>
            </w:pPr>
            <w:r>
              <w:t>в</w:t>
            </w:r>
            <w:r w:rsidRPr="00556298">
              <w:rPr>
                <w:szCs w:val="22"/>
              </w:rPr>
              <w:t xml:space="preserve"> разделе </w:t>
            </w:r>
            <w:r>
              <w:rPr>
                <w:szCs w:val="22"/>
              </w:rPr>
              <w:fldChar w:fldCharType="begin"/>
            </w:r>
            <w:r>
              <w:rPr>
                <w:szCs w:val="22"/>
              </w:rPr>
              <w:instrText xml:space="preserve"> REF _Ref195713150 \r \h </w:instrText>
            </w:r>
            <w:r>
              <w:rPr>
                <w:szCs w:val="22"/>
              </w:rPr>
            </w:r>
            <w:r>
              <w:rPr>
                <w:szCs w:val="22"/>
              </w:rPr>
              <w:fldChar w:fldCharType="separate"/>
            </w:r>
            <w:r w:rsidR="001C3732">
              <w:rPr>
                <w:szCs w:val="22"/>
              </w:rPr>
              <w:t>2.1.2.13</w:t>
            </w:r>
            <w:r>
              <w:rPr>
                <w:szCs w:val="22"/>
              </w:rPr>
              <w:fldChar w:fldCharType="end"/>
            </w:r>
            <w:r>
              <w:rPr>
                <w:szCs w:val="22"/>
              </w:rPr>
              <w:t xml:space="preserve"> </w:t>
            </w:r>
            <w:r w:rsidRPr="00556298">
              <w:rPr>
                <w:szCs w:val="22"/>
              </w:rPr>
              <w:t>для документа «Бухгалтерская справ</w:t>
            </w:r>
            <w:r w:rsidR="009503E2">
              <w:rPr>
                <w:szCs w:val="22"/>
              </w:rPr>
              <w:t>ка (ф. 0504833) ARP_NPS_0504833:</w:t>
            </w:r>
          </w:p>
          <w:p w14:paraId="30E6B6F1" w14:textId="77777777" w:rsidR="00556298" w:rsidRDefault="00556298" w:rsidP="00097345">
            <w:pPr>
              <w:pStyle w:val="GOSTTableListMark1"/>
            </w:pPr>
            <w:r>
              <w:t xml:space="preserve">исключены </w:t>
            </w:r>
            <w:r w:rsidRPr="00556298">
              <w:t xml:space="preserve"> параметры по модели учета ПУР КС</w:t>
            </w:r>
            <w:r>
              <w:t>;</w:t>
            </w:r>
          </w:p>
          <w:p w14:paraId="7EDDBB8B" w14:textId="0C677018" w:rsidR="00556298" w:rsidRPr="00556298" w:rsidRDefault="00556298" w:rsidP="00097345">
            <w:pPr>
              <w:pStyle w:val="GOSTTableListMark1"/>
            </w:pPr>
            <w:r w:rsidRPr="00556298">
              <w:t xml:space="preserve">в приложении 1 </w:t>
            </w:r>
            <w:r>
              <w:t>исключены</w:t>
            </w:r>
            <w:r w:rsidRPr="00556298">
              <w:t xml:space="preserve"> атрибуты</w:t>
            </w:r>
            <w:r>
              <w:t xml:space="preserve"> </w:t>
            </w:r>
            <w:r w:rsidRPr="00556298">
              <w:t>по модели учета ПУР КС</w:t>
            </w:r>
            <w:r>
              <w:t>:</w:t>
            </w:r>
          </w:p>
          <w:p w14:paraId="1B70C43A" w14:textId="77777777" w:rsidR="00556298" w:rsidRPr="00556298" w:rsidRDefault="00556298" w:rsidP="00097345">
            <w:pPr>
              <w:pStyle w:val="GOSTTableListMark2"/>
            </w:pPr>
            <w:r w:rsidRPr="00556298">
              <w:rPr>
                <w:color w:val="000000"/>
              </w:rPr>
              <w:t>АКР_ЛС_</w:t>
            </w:r>
            <w:r w:rsidRPr="00556298">
              <w:rPr>
                <w:rFonts w:hint="eastAsia"/>
              </w:rPr>
              <w:t>Дт</w:t>
            </w:r>
            <w:r w:rsidRPr="00556298">
              <w:t xml:space="preserve"> T0504833:</w:t>
            </w:r>
            <w:r w:rsidRPr="00556298">
              <w:rPr>
                <w:bCs/>
                <w:lang w:val="en-US"/>
              </w:rPr>
              <w:t>D</w:t>
            </w:r>
            <w:r w:rsidRPr="00556298">
              <w:rPr>
                <w:bCs/>
              </w:rPr>
              <w:t>T_</w:t>
            </w:r>
            <w:r w:rsidRPr="00556298">
              <w:rPr>
                <w:bCs/>
                <w:lang w:val="en-US"/>
              </w:rPr>
              <w:t>AKR</w:t>
            </w:r>
          </w:p>
          <w:p w14:paraId="50249AF1" w14:textId="77777777" w:rsidR="00556298" w:rsidRPr="00556298" w:rsidRDefault="00556298" w:rsidP="00097345">
            <w:pPr>
              <w:pStyle w:val="GOSTTableListMark2"/>
            </w:pPr>
            <w:r w:rsidRPr="00556298">
              <w:t>Номер КОО_</w:t>
            </w:r>
            <w:r w:rsidRPr="00556298">
              <w:rPr>
                <w:rFonts w:hint="eastAsia"/>
              </w:rPr>
              <w:t>Дт</w:t>
            </w:r>
            <w:r w:rsidRPr="00556298">
              <w:t xml:space="preserve"> T</w:t>
            </w:r>
            <w:r w:rsidRPr="00556298">
              <w:rPr>
                <w:bCs/>
              </w:rPr>
              <w:t>0504833:</w:t>
            </w:r>
            <w:r w:rsidRPr="00556298">
              <w:rPr>
                <w:bCs/>
                <w:lang w:val="en-US"/>
              </w:rPr>
              <w:t>D</w:t>
            </w:r>
            <w:r w:rsidRPr="00556298">
              <w:rPr>
                <w:bCs/>
              </w:rPr>
              <w:t>T_</w:t>
            </w:r>
            <w:r w:rsidRPr="00556298">
              <w:rPr>
                <w:bCs/>
                <w:lang w:val="en-US"/>
              </w:rPr>
              <w:t>KOO</w:t>
            </w:r>
          </w:p>
          <w:p w14:paraId="27590065" w14:textId="77777777" w:rsidR="00556298" w:rsidRPr="00556298" w:rsidRDefault="00556298" w:rsidP="00097345">
            <w:pPr>
              <w:pStyle w:val="GOSTTableListMark2"/>
            </w:pPr>
            <w:r w:rsidRPr="00556298">
              <w:rPr>
                <w:color w:val="000000"/>
              </w:rPr>
              <w:lastRenderedPageBreak/>
              <w:t>АКР_ЛС</w:t>
            </w:r>
            <w:r w:rsidRPr="00556298">
              <w:t>_</w:t>
            </w:r>
            <w:r w:rsidRPr="00556298">
              <w:rPr>
                <w:rFonts w:hint="eastAsia"/>
              </w:rPr>
              <w:t>Кт</w:t>
            </w:r>
            <w:r w:rsidRPr="00556298">
              <w:t xml:space="preserve"> T</w:t>
            </w:r>
            <w:r w:rsidRPr="00556298">
              <w:rPr>
                <w:bCs/>
              </w:rPr>
              <w:t>0504833:</w:t>
            </w:r>
            <w:r w:rsidRPr="00556298">
              <w:rPr>
                <w:bCs/>
                <w:lang w:val="en-US"/>
              </w:rPr>
              <w:t>C</w:t>
            </w:r>
            <w:r w:rsidRPr="00556298">
              <w:rPr>
                <w:bCs/>
              </w:rPr>
              <w:t>T_</w:t>
            </w:r>
            <w:r w:rsidRPr="00556298">
              <w:rPr>
                <w:bCs/>
                <w:lang w:val="en-US"/>
              </w:rPr>
              <w:t>AKR</w:t>
            </w:r>
          </w:p>
          <w:p w14:paraId="0D374892" w14:textId="1C70EB4D" w:rsidR="00556298" w:rsidRPr="0047582C" w:rsidRDefault="00556298" w:rsidP="00097345">
            <w:pPr>
              <w:pStyle w:val="GOSTTableListMark2"/>
            </w:pPr>
            <w:r w:rsidRPr="00556298">
              <w:t xml:space="preserve">Номер КОО_Кт </w:t>
            </w:r>
            <w:r w:rsidRPr="00556298">
              <w:rPr>
                <w:bCs/>
              </w:rPr>
              <w:t>T0504833:</w:t>
            </w:r>
            <w:r w:rsidRPr="00556298">
              <w:rPr>
                <w:bCs/>
                <w:lang w:val="en-US"/>
              </w:rPr>
              <w:t>C</w:t>
            </w:r>
            <w:r w:rsidRPr="00556298">
              <w:rPr>
                <w:bCs/>
              </w:rPr>
              <w:t>T_</w:t>
            </w:r>
            <w:r w:rsidRPr="00556298">
              <w:rPr>
                <w:bCs/>
                <w:lang w:val="en-US"/>
              </w:rPr>
              <w:t>KOO</w:t>
            </w:r>
          </w:p>
        </w:tc>
      </w:tr>
      <w:tr w:rsidR="00357B54" w:rsidRPr="00744203" w14:paraId="74E03C0C" w14:textId="77777777" w:rsidTr="001603C3">
        <w:trPr>
          <w:trHeight w:val="20"/>
        </w:trPr>
        <w:tc>
          <w:tcPr>
            <w:tcW w:w="447" w:type="pct"/>
          </w:tcPr>
          <w:p w14:paraId="6CE764C2" w14:textId="77777777" w:rsidR="00357B54" w:rsidRDefault="00357B54" w:rsidP="0047582C">
            <w:pPr>
              <w:pStyle w:val="GOSTTablenorm"/>
            </w:pPr>
          </w:p>
        </w:tc>
        <w:tc>
          <w:tcPr>
            <w:tcW w:w="666" w:type="pct"/>
          </w:tcPr>
          <w:p w14:paraId="0411451D" w14:textId="709A01F6" w:rsidR="00357B54" w:rsidRDefault="00357B54" w:rsidP="0047582C">
            <w:pPr>
              <w:pStyle w:val="GOSTTablenorm"/>
            </w:pPr>
            <w:r>
              <w:t>27.08.2025</w:t>
            </w:r>
          </w:p>
        </w:tc>
        <w:tc>
          <w:tcPr>
            <w:tcW w:w="951" w:type="pct"/>
          </w:tcPr>
          <w:p w14:paraId="25952CE6" w14:textId="099768DB" w:rsidR="00357B54" w:rsidRDefault="00357B54" w:rsidP="00556298">
            <w:pPr>
              <w:pStyle w:val="GOSTTablenorm"/>
            </w:pPr>
            <w:r>
              <w:t>Сарафанова Н.С.</w:t>
            </w:r>
          </w:p>
        </w:tc>
        <w:tc>
          <w:tcPr>
            <w:tcW w:w="2936" w:type="pct"/>
          </w:tcPr>
          <w:p w14:paraId="66E83258" w14:textId="65232F82" w:rsidR="00357B54" w:rsidRPr="001C2C8D" w:rsidRDefault="00357B54" w:rsidP="00357B54">
            <w:pPr>
              <w:pStyle w:val="GOSTTablenorm"/>
            </w:pPr>
            <w:r w:rsidRPr="00357B54">
              <w:t>ACT-36575</w:t>
            </w:r>
            <w:r>
              <w:t xml:space="preserve"> - внесла изменение в приложение 1. По документу </w:t>
            </w:r>
            <w:r w:rsidRPr="00357B54">
              <w:t>ARP_NPS_0504833</w:t>
            </w:r>
            <w:r>
              <w:t xml:space="preserve"> скорректировала описание заполнения атрибута «Наименование операции»</w:t>
            </w:r>
          </w:p>
        </w:tc>
      </w:tr>
      <w:tr w:rsidR="004D74F8" w:rsidRPr="00744203" w14:paraId="2365195E" w14:textId="77777777" w:rsidTr="001603C3">
        <w:trPr>
          <w:trHeight w:val="20"/>
        </w:trPr>
        <w:tc>
          <w:tcPr>
            <w:tcW w:w="447" w:type="pct"/>
          </w:tcPr>
          <w:p w14:paraId="209FD140" w14:textId="77777777" w:rsidR="004D74F8" w:rsidRDefault="004D74F8" w:rsidP="0047582C">
            <w:pPr>
              <w:pStyle w:val="GOSTTablenorm"/>
            </w:pPr>
          </w:p>
        </w:tc>
        <w:tc>
          <w:tcPr>
            <w:tcW w:w="666" w:type="pct"/>
          </w:tcPr>
          <w:p w14:paraId="2E2B4630" w14:textId="7B7BFD1E" w:rsidR="004D74F8" w:rsidRDefault="004D74F8" w:rsidP="0047582C">
            <w:pPr>
              <w:pStyle w:val="GOSTTablenorm"/>
            </w:pPr>
            <w:r>
              <w:t>28.08.2025</w:t>
            </w:r>
          </w:p>
        </w:tc>
        <w:tc>
          <w:tcPr>
            <w:tcW w:w="951" w:type="pct"/>
          </w:tcPr>
          <w:p w14:paraId="4D307348" w14:textId="592AF9BE" w:rsidR="004D74F8" w:rsidRDefault="004D74F8" w:rsidP="00556298">
            <w:pPr>
              <w:pStyle w:val="GOSTTablenorm"/>
            </w:pPr>
            <w:r>
              <w:t>Гилязова Е.В.</w:t>
            </w:r>
          </w:p>
        </w:tc>
        <w:tc>
          <w:tcPr>
            <w:tcW w:w="2936" w:type="pct"/>
          </w:tcPr>
          <w:p w14:paraId="1093B9CB" w14:textId="77777777" w:rsidR="004D74F8" w:rsidRDefault="004D74F8" w:rsidP="00357B54">
            <w:pPr>
              <w:pStyle w:val="GOSTTablenorm"/>
            </w:pPr>
            <w:r>
              <w:t>Для документов:</w:t>
            </w:r>
          </w:p>
          <w:p w14:paraId="4BE3E4CB" w14:textId="77777777" w:rsidR="004D74F8" w:rsidRDefault="004D74F8" w:rsidP="00357B54">
            <w:pPr>
              <w:pStyle w:val="GOSTTablenorm"/>
              <w:rPr>
                <w:szCs w:val="24"/>
              </w:rPr>
            </w:pPr>
            <w:r w:rsidRPr="00667777">
              <w:t>«</w:t>
            </w:r>
            <w:r w:rsidRPr="00E11792">
              <w:rPr>
                <w:szCs w:val="24"/>
              </w:rPr>
              <w:t>Реестр передаваемых (принимаемых) платежей (ф. 0533002)</w:t>
            </w:r>
            <w:r w:rsidRPr="009C5445">
              <w:rPr>
                <w:szCs w:val="24"/>
              </w:rPr>
              <w:t xml:space="preserve">» </w:t>
            </w:r>
            <w:r w:rsidRPr="00E11792">
              <w:rPr>
                <w:szCs w:val="24"/>
              </w:rPr>
              <w:t>BSP_DOC_D_019</w:t>
            </w:r>
            <w:r w:rsidRPr="006170D8">
              <w:rPr>
                <w:szCs w:val="24"/>
              </w:rPr>
              <w:t>_SPS</w:t>
            </w:r>
          </w:p>
          <w:p w14:paraId="090758FC" w14:textId="77777777" w:rsidR="004D74F8" w:rsidRPr="00097345" w:rsidRDefault="004D74F8" w:rsidP="00357B54">
            <w:pPr>
              <w:pStyle w:val="GOSTTablenorm"/>
              <w:rPr>
                <w:szCs w:val="22"/>
              </w:rPr>
            </w:pPr>
            <w:r>
              <w:t xml:space="preserve"> </w:t>
            </w:r>
            <w:r w:rsidRPr="00667777">
              <w:t>«</w:t>
            </w:r>
            <w:r w:rsidRPr="00B94120">
              <w:t xml:space="preserve">Уведомление о поступлениях в иностранной валюте (ф. 0531452)»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p>
          <w:p w14:paraId="46873308" w14:textId="77777777" w:rsidR="004D74F8" w:rsidRPr="00097345" w:rsidRDefault="004D74F8" w:rsidP="00357B54">
            <w:pPr>
              <w:pStyle w:val="GOSTTablenorm"/>
              <w:rPr>
                <w:szCs w:val="22"/>
              </w:rPr>
            </w:pPr>
            <w:r w:rsidRPr="00667777">
              <w:t>«</w:t>
            </w:r>
            <w:r>
              <w:t>З</w:t>
            </w:r>
            <w:r w:rsidRPr="00942712">
              <w:t>аявление на проведение операций с иностранной валютой</w:t>
            </w:r>
            <w:r w:rsidRPr="00B94120">
              <w:t xml:space="preserve">»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w:t>
            </w:r>
            <w:r>
              <w:rPr>
                <w:szCs w:val="22"/>
              </w:rPr>
              <w:t>39</w:t>
            </w:r>
            <w:r w:rsidRPr="00B94120">
              <w:rPr>
                <w:szCs w:val="22"/>
              </w:rPr>
              <w:t>_</w:t>
            </w:r>
            <w:r w:rsidRPr="00B94120">
              <w:rPr>
                <w:szCs w:val="22"/>
                <w:lang w:val="en-US"/>
              </w:rPr>
              <w:t>SPS</w:t>
            </w:r>
          </w:p>
          <w:p w14:paraId="56C374CF" w14:textId="4F7350AE" w:rsidR="004D74F8" w:rsidRPr="004D74F8" w:rsidRDefault="004D74F8" w:rsidP="00357B54">
            <w:pPr>
              <w:pStyle w:val="GOSTTablenorm"/>
            </w:pPr>
            <w:r>
              <w:rPr>
                <w:szCs w:val="22"/>
              </w:rPr>
              <w:t>Заполнены примеры.</w:t>
            </w:r>
          </w:p>
        </w:tc>
      </w:tr>
      <w:tr w:rsidR="00722D48" w:rsidRPr="00744203" w14:paraId="7D6C5308" w14:textId="77777777" w:rsidTr="001603C3">
        <w:trPr>
          <w:trHeight w:val="20"/>
        </w:trPr>
        <w:tc>
          <w:tcPr>
            <w:tcW w:w="447" w:type="pct"/>
          </w:tcPr>
          <w:p w14:paraId="52D3B007" w14:textId="77777777" w:rsidR="00722D48" w:rsidRDefault="00722D48" w:rsidP="00722D48">
            <w:pPr>
              <w:pStyle w:val="GOSTTablenorm"/>
            </w:pPr>
          </w:p>
        </w:tc>
        <w:tc>
          <w:tcPr>
            <w:tcW w:w="666" w:type="pct"/>
          </w:tcPr>
          <w:p w14:paraId="1E14DF13" w14:textId="1178F6A8" w:rsidR="00722D48" w:rsidRDefault="00722D48" w:rsidP="00722D48">
            <w:pPr>
              <w:pStyle w:val="GOSTTablenorm"/>
            </w:pPr>
            <w:r>
              <w:t>09.10.2025</w:t>
            </w:r>
          </w:p>
        </w:tc>
        <w:tc>
          <w:tcPr>
            <w:tcW w:w="951" w:type="pct"/>
          </w:tcPr>
          <w:p w14:paraId="21BEB046" w14:textId="689B3297" w:rsidR="00722D48" w:rsidRDefault="00722D48" w:rsidP="00722D48">
            <w:pPr>
              <w:pStyle w:val="GOSTTablenorm"/>
            </w:pPr>
            <w:r>
              <w:t>Сатлер М.В.</w:t>
            </w:r>
          </w:p>
        </w:tc>
        <w:tc>
          <w:tcPr>
            <w:tcW w:w="2936" w:type="pct"/>
          </w:tcPr>
          <w:p w14:paraId="60B17355" w14:textId="77777777" w:rsidR="006067AA" w:rsidRDefault="006067AA">
            <w:pPr>
              <w:pStyle w:val="GOSTTablenorm"/>
            </w:pPr>
            <w:r w:rsidRPr="006067AA">
              <w:t>SUP-1658110/OTR-997</w:t>
            </w:r>
          </w:p>
          <w:p w14:paraId="2B7D3523" w14:textId="12A278D8" w:rsidR="00722D48" w:rsidRDefault="00722D48">
            <w:pPr>
              <w:pStyle w:val="GOSTTablenorm"/>
            </w:pPr>
            <w:r>
              <w:t>В п</w:t>
            </w:r>
            <w:r w:rsidRPr="00950796">
              <w:t xml:space="preserve">еречень параметров заголовка запроса </w:t>
            </w:r>
            <w:r w:rsidRPr="00742D66">
              <w:t>(header)</w:t>
            </w:r>
            <w:r>
              <w:t xml:space="preserve"> </w:t>
            </w:r>
            <w:r w:rsidR="00E9656A">
              <w:t>2.1.1</w:t>
            </w:r>
            <w:r>
              <w:t xml:space="preserve"> добавлен новый необязательный параметр «</w:t>
            </w:r>
            <w:r w:rsidRPr="00950796">
              <w:t>Проверка доступного остатка</w:t>
            </w:r>
            <w:r>
              <w:t>» (</w:t>
            </w:r>
            <w:r w:rsidRPr="00950796">
              <w:t>CheckFunds</w:t>
            </w:r>
            <w:r>
              <w:t>), внесены уточнения в условия заполнения параметров «</w:t>
            </w:r>
            <w:r w:rsidRPr="00950796">
              <w:t>Уровень контроля</w:t>
            </w:r>
            <w:r>
              <w:t>» (</w:t>
            </w:r>
            <w:r w:rsidRPr="00950796">
              <w:t>BalLevContrl</w:t>
            </w:r>
            <w:r>
              <w:t>) и «</w:t>
            </w:r>
            <w:r w:rsidRPr="00950796">
              <w:t>Признак переобработки</w:t>
            </w:r>
            <w:r>
              <w:t>» (</w:t>
            </w:r>
            <w:r w:rsidRPr="00950796">
              <w:t>Reprocessing</w:t>
            </w:r>
            <w:r>
              <w:t>)</w:t>
            </w:r>
          </w:p>
        </w:tc>
      </w:tr>
      <w:tr w:rsidR="009F5FFA" w:rsidRPr="00744203" w14:paraId="59F1990C" w14:textId="77777777" w:rsidTr="001603C3">
        <w:trPr>
          <w:trHeight w:val="20"/>
        </w:trPr>
        <w:tc>
          <w:tcPr>
            <w:tcW w:w="447" w:type="pct"/>
          </w:tcPr>
          <w:p w14:paraId="7C990351" w14:textId="77777777" w:rsidR="009F5FFA" w:rsidRDefault="009F5FFA" w:rsidP="009F5FFA">
            <w:pPr>
              <w:pStyle w:val="GOSTTablenorm"/>
            </w:pPr>
          </w:p>
        </w:tc>
        <w:tc>
          <w:tcPr>
            <w:tcW w:w="666" w:type="pct"/>
          </w:tcPr>
          <w:p w14:paraId="1521255A" w14:textId="5624B8A8" w:rsidR="009F5FFA" w:rsidRDefault="009F5FFA" w:rsidP="009F5FFA">
            <w:pPr>
              <w:pStyle w:val="GOSTTablenorm"/>
            </w:pPr>
            <w:r>
              <w:t>29.</w:t>
            </w:r>
            <w:r>
              <w:rPr>
                <w:lang w:val="en-US"/>
              </w:rPr>
              <w:t>10</w:t>
            </w:r>
            <w:r>
              <w:t>.2025</w:t>
            </w:r>
          </w:p>
        </w:tc>
        <w:tc>
          <w:tcPr>
            <w:tcW w:w="951" w:type="pct"/>
          </w:tcPr>
          <w:p w14:paraId="33A2A8F7" w14:textId="21540109" w:rsidR="009F5FFA" w:rsidRDefault="009F5FFA" w:rsidP="009F5FFA">
            <w:pPr>
              <w:pStyle w:val="GOSTTablenorm"/>
            </w:pPr>
            <w:r>
              <w:t>Гилязова Е.В.</w:t>
            </w:r>
          </w:p>
        </w:tc>
        <w:tc>
          <w:tcPr>
            <w:tcW w:w="2936" w:type="pct"/>
          </w:tcPr>
          <w:p w14:paraId="0238D936" w14:textId="4D1A0065" w:rsidR="009F5FFA" w:rsidRPr="006067AA" w:rsidRDefault="009F5FFA" w:rsidP="009F5FFA">
            <w:pPr>
              <w:pStyle w:val="GOSTTablenorm"/>
            </w:pPr>
            <w:r>
              <w:t xml:space="preserve">Для документа </w:t>
            </w:r>
            <w:r w:rsidRPr="00667777">
              <w:t>«</w:t>
            </w:r>
            <w:r w:rsidRPr="00B94120">
              <w:t xml:space="preserve">Уведомление о поступлениях в иностранной валюте (ф. 0531452)» </w:t>
            </w:r>
            <w:r>
              <w:t xml:space="preserve">исправлено </w:t>
            </w:r>
            <w:r w:rsidRPr="00B94120">
              <w:rPr>
                <w:szCs w:val="22"/>
                <w:lang w:val="en-US"/>
              </w:rPr>
              <w:t>BRA</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r>
              <w:rPr>
                <w:szCs w:val="22"/>
              </w:rPr>
              <w:t xml:space="preserve"> на </w:t>
            </w:r>
            <w:r>
              <w:rPr>
                <w:szCs w:val="22"/>
                <w:lang w:val="en-US"/>
              </w:rPr>
              <w:t>BSP</w:t>
            </w:r>
            <w:r w:rsidRPr="00B94120">
              <w:rPr>
                <w:szCs w:val="22"/>
              </w:rPr>
              <w:t>_</w:t>
            </w:r>
            <w:r w:rsidRPr="00B94120">
              <w:rPr>
                <w:szCs w:val="22"/>
                <w:lang w:val="en-US"/>
              </w:rPr>
              <w:t>DOC</w:t>
            </w:r>
            <w:r w:rsidRPr="00B94120">
              <w:rPr>
                <w:szCs w:val="22"/>
              </w:rPr>
              <w:t>_</w:t>
            </w:r>
            <w:r w:rsidRPr="00B94120">
              <w:rPr>
                <w:szCs w:val="22"/>
                <w:lang w:val="en-US"/>
              </w:rPr>
              <w:t>D</w:t>
            </w:r>
            <w:r w:rsidRPr="00B94120">
              <w:rPr>
                <w:szCs w:val="22"/>
              </w:rPr>
              <w:t>_022_</w:t>
            </w:r>
            <w:r w:rsidRPr="00B94120">
              <w:rPr>
                <w:szCs w:val="22"/>
                <w:lang w:val="en-US"/>
              </w:rPr>
              <w:t>SPS</w:t>
            </w:r>
          </w:p>
        </w:tc>
      </w:tr>
      <w:tr w:rsidR="001C3732" w:rsidRPr="00744203" w14:paraId="05CB6E62" w14:textId="77777777" w:rsidTr="001603C3">
        <w:trPr>
          <w:trHeight w:val="20"/>
          <w:ins w:id="1000" w:author="Сатлер Марина Викторовна" w:date="2026-04-09T11:10:00Z"/>
        </w:trPr>
        <w:tc>
          <w:tcPr>
            <w:tcW w:w="447" w:type="pct"/>
          </w:tcPr>
          <w:p w14:paraId="673051EE" w14:textId="77777777" w:rsidR="001C3732" w:rsidRDefault="001C3732" w:rsidP="001C3732">
            <w:pPr>
              <w:pStyle w:val="GOSTTablenorm"/>
              <w:rPr>
                <w:ins w:id="1001" w:author="Сатлер Марина Викторовна" w:date="2026-04-09T11:10:00Z"/>
              </w:rPr>
            </w:pPr>
          </w:p>
        </w:tc>
        <w:tc>
          <w:tcPr>
            <w:tcW w:w="666" w:type="pct"/>
          </w:tcPr>
          <w:p w14:paraId="43C3F8CB" w14:textId="07AD141E" w:rsidR="001C3732" w:rsidRDefault="001C3732">
            <w:pPr>
              <w:pStyle w:val="GOSTTablenorm"/>
              <w:rPr>
                <w:ins w:id="1002" w:author="Сатлер Марина Викторовна" w:date="2026-04-09T11:10:00Z"/>
              </w:rPr>
            </w:pPr>
            <w:ins w:id="1003" w:author="Сатлер Марина Викторовна" w:date="2026-04-09T11:11:00Z">
              <w:r>
                <w:t>09.04.2026</w:t>
              </w:r>
            </w:ins>
          </w:p>
        </w:tc>
        <w:tc>
          <w:tcPr>
            <w:tcW w:w="951" w:type="pct"/>
          </w:tcPr>
          <w:p w14:paraId="502C5BB6" w14:textId="3473781E" w:rsidR="001C3732" w:rsidRDefault="001C3732" w:rsidP="001C3732">
            <w:pPr>
              <w:pStyle w:val="GOSTTablenorm"/>
              <w:rPr>
                <w:ins w:id="1004" w:author="Сатлер Марина Викторовна" w:date="2026-04-09T11:10:00Z"/>
              </w:rPr>
            </w:pPr>
            <w:ins w:id="1005" w:author="Сатлер Марина Викторовна" w:date="2026-04-09T11:11:00Z">
              <w:r>
                <w:t>Сатлер М.В.</w:t>
              </w:r>
            </w:ins>
          </w:p>
        </w:tc>
        <w:tc>
          <w:tcPr>
            <w:tcW w:w="2936" w:type="pct"/>
          </w:tcPr>
          <w:p w14:paraId="4CD3E460" w14:textId="77777777" w:rsidR="001C3732" w:rsidRDefault="001C3732" w:rsidP="001C3732">
            <w:pPr>
              <w:pStyle w:val="GOSTTablenorm"/>
              <w:rPr>
                <w:ins w:id="1006" w:author="Сатлер Марина Викторовна" w:date="2026-04-09T11:11:00Z"/>
              </w:rPr>
            </w:pPr>
            <w:ins w:id="1007" w:author="Сатлер Марина Викторовна" w:date="2026-04-09T11:11:00Z">
              <w:r>
                <w:rPr>
                  <w:rStyle w:val="ad"/>
                  <w:rFonts w:ascii="-apple-system" w:hAnsi="-apple-system"/>
                  <w:color w:val="0052CC"/>
                  <w:sz w:val="21"/>
                  <w:szCs w:val="21"/>
                  <w:shd w:val="clear" w:color="auto" w:fill="FFFFFF"/>
                </w:rPr>
                <w:fldChar w:fldCharType="begin"/>
              </w:r>
              <w:r>
                <w:rPr>
                  <w:rStyle w:val="ad"/>
                  <w:rFonts w:ascii="-apple-system" w:hAnsi="-apple-system"/>
                  <w:color w:val="0052CC"/>
                  <w:sz w:val="21"/>
                  <w:szCs w:val="21"/>
                  <w:shd w:val="clear" w:color="auto" w:fill="FFFFFF"/>
                </w:rPr>
                <w:instrText xml:space="preserve"> HYPERLINK "https://jira.bpcbt.com/browse/OTR-1101" \t "_blank" </w:instrText>
              </w:r>
              <w:r>
                <w:rPr>
                  <w:rStyle w:val="ad"/>
                  <w:rFonts w:ascii="-apple-system" w:hAnsi="-apple-system"/>
                  <w:color w:val="0052CC"/>
                  <w:sz w:val="21"/>
                  <w:szCs w:val="21"/>
                  <w:shd w:val="clear" w:color="auto" w:fill="FFFFFF"/>
                </w:rPr>
                <w:fldChar w:fldCharType="separate"/>
              </w:r>
              <w:r>
                <w:rPr>
                  <w:rStyle w:val="ad"/>
                  <w:rFonts w:ascii="-apple-system" w:hAnsi="-apple-system"/>
                  <w:color w:val="0052CC"/>
                  <w:sz w:val="21"/>
                  <w:szCs w:val="21"/>
                  <w:shd w:val="clear" w:color="auto" w:fill="FFFFFF"/>
                </w:rPr>
                <w:t>OTR-1101</w:t>
              </w:r>
              <w:r>
                <w:rPr>
                  <w:rStyle w:val="ad"/>
                  <w:rFonts w:ascii="-apple-system" w:hAnsi="-apple-system"/>
                  <w:color w:val="0052CC"/>
                  <w:sz w:val="21"/>
                  <w:szCs w:val="21"/>
                  <w:shd w:val="clear" w:color="auto" w:fill="FFFFFF"/>
                </w:rPr>
                <w:fldChar w:fldCharType="end"/>
              </w:r>
            </w:ins>
          </w:p>
          <w:p w14:paraId="77ED09AB" w14:textId="6B4A7C74" w:rsidR="001C3732" w:rsidRDefault="001C3732" w:rsidP="001C3732">
            <w:pPr>
              <w:pStyle w:val="GOSTTablenorm"/>
              <w:rPr>
                <w:ins w:id="1008" w:author="Сатлер Марина Викторовна" w:date="2026-04-09T11:11:00Z"/>
              </w:rPr>
            </w:pPr>
            <w:ins w:id="1009" w:author="Сатлер Марина Викторовна" w:date="2026-04-09T11:11:00Z">
              <w:r>
                <w:t xml:space="preserve">В </w:t>
              </w:r>
              <w:r w:rsidRPr="00AD0A38">
                <w:t>Перечень параметров заголовка запроса (header)</w:t>
              </w:r>
              <w:r>
                <w:t xml:space="preserve"> (таблица </w:t>
              </w:r>
              <w:r>
                <w:fldChar w:fldCharType="begin"/>
              </w:r>
              <w:r>
                <w:instrText xml:space="preserve"> REF _Ref226625647 \h </w:instrText>
              </w:r>
            </w:ins>
            <w:r>
              <w:fldChar w:fldCharType="separate"/>
            </w:r>
            <w:ins w:id="1010" w:author="Сатлер Марина Викторовна" w:date="2026-04-09T11:11:00Z">
              <w:r>
                <w:rPr>
                  <w:noProof/>
                </w:rPr>
                <w:t>3</w:t>
              </w:r>
              <w:r>
                <w:fldChar w:fldCharType="end"/>
              </w:r>
              <w:r>
                <w:t xml:space="preserve">) внесены изменения в наименование параметра </w:t>
              </w:r>
              <w:r w:rsidRPr="00484FFD">
                <w:t>Subject</w:t>
              </w:r>
              <w:r>
                <w:t xml:space="preserve"> («Субъект учета» заменен на «Инициатор события учета»), внесены уточнения в описание параметра.</w:t>
              </w:r>
            </w:ins>
          </w:p>
          <w:p w14:paraId="50C73865" w14:textId="1A06CD99" w:rsidR="001C3732" w:rsidRDefault="001C3732">
            <w:pPr>
              <w:pStyle w:val="GOSTTablenorm"/>
              <w:rPr>
                <w:ins w:id="1011" w:author="Сатлер Марина Викторовна" w:date="2026-04-09T11:10:00Z"/>
              </w:rPr>
            </w:pPr>
            <w:ins w:id="1012" w:author="Сатлер Марина Викторовна" w:date="2026-04-09T11:11:00Z">
              <w:r>
                <w:t xml:space="preserve">В </w:t>
              </w:r>
              <w:r w:rsidRPr="002045D1">
                <w:t xml:space="preserve">Перечень атрибутов, общих для всех типов документов </w:t>
              </w:r>
              <w:r>
                <w:t xml:space="preserve">(таблицы </w:t>
              </w:r>
            </w:ins>
            <w:ins w:id="1013" w:author="Сатлер Марина Викторовна" w:date="2026-04-09T11:12:00Z">
              <w:r>
                <w:fldChar w:fldCharType="begin"/>
              </w:r>
              <w:r>
                <w:instrText xml:space="preserve"> REF _Ref195540696 \h </w:instrText>
              </w:r>
            </w:ins>
            <w:r>
              <w:fldChar w:fldCharType="separate"/>
            </w:r>
            <w:ins w:id="1014" w:author="Сатлер Марина Викторовна" w:date="2026-04-09T11:12:00Z">
              <w:r>
                <w:rPr>
                  <w:noProof/>
                </w:rPr>
                <w:t>24</w:t>
              </w:r>
              <w:r>
                <w:fldChar w:fldCharType="end"/>
              </w:r>
            </w:ins>
            <w:ins w:id="1015" w:author="Сатлер Марина Викторовна" w:date="2026-04-09T11:11:00Z">
              <w:r>
                <w:t xml:space="preserve">, </w:t>
              </w:r>
            </w:ins>
            <w:ins w:id="1016" w:author="Сатлер Марина Викторовна" w:date="2026-04-09T11:12:00Z">
              <w:r>
                <w:fldChar w:fldCharType="begin"/>
              </w:r>
              <w:r>
                <w:instrText xml:space="preserve"> REF _Ref195540998 \h </w:instrText>
              </w:r>
            </w:ins>
            <w:r>
              <w:fldChar w:fldCharType="separate"/>
            </w:r>
            <w:ins w:id="1017" w:author="Сатлер Марина Викторовна" w:date="2026-04-09T11:12:00Z">
              <w:r>
                <w:rPr>
                  <w:noProof/>
                </w:rPr>
                <w:t>40</w:t>
              </w:r>
              <w:r>
                <w:fldChar w:fldCharType="end"/>
              </w:r>
              <w:r>
                <w:t xml:space="preserve"> </w:t>
              </w:r>
            </w:ins>
            <w:ins w:id="1018" w:author="Сатлер Марина Викторовна" w:date="2026-04-09T11:11:00Z">
              <w:r>
                <w:t xml:space="preserve">Приложений) добавлен новый </w:t>
              </w:r>
              <w:r w:rsidRPr="00AD0A38">
                <w:t>атрибут</w:t>
              </w:r>
              <w:r>
                <w:t xml:space="preserve"> «</w:t>
              </w:r>
              <w:r w:rsidRPr="00AD0A38">
                <w:t>Инициатор_события_учета</w:t>
              </w:r>
              <w:r>
                <w:t>»</w:t>
              </w:r>
            </w:ins>
          </w:p>
        </w:tc>
      </w:tr>
      <w:tr w:rsidR="00BD250E" w:rsidRPr="00744203" w14:paraId="6C6A5045" w14:textId="77777777" w:rsidTr="001603C3">
        <w:trPr>
          <w:trHeight w:val="20"/>
          <w:ins w:id="1019" w:author="Гилязова Екатерина Викторовна" w:date="2026-04-09T18:11:00Z"/>
        </w:trPr>
        <w:tc>
          <w:tcPr>
            <w:tcW w:w="447" w:type="pct"/>
          </w:tcPr>
          <w:p w14:paraId="5666B599" w14:textId="77777777" w:rsidR="00BD250E" w:rsidRDefault="00BD250E" w:rsidP="00BD250E">
            <w:pPr>
              <w:pStyle w:val="GOSTTablenorm"/>
              <w:rPr>
                <w:ins w:id="1020" w:author="Гилязова Екатерина Викторовна" w:date="2026-04-09T18:11:00Z"/>
              </w:rPr>
            </w:pPr>
          </w:p>
        </w:tc>
        <w:tc>
          <w:tcPr>
            <w:tcW w:w="666" w:type="pct"/>
          </w:tcPr>
          <w:p w14:paraId="3D51923D" w14:textId="260524FF" w:rsidR="00BD250E" w:rsidRPr="00BD250E" w:rsidRDefault="00BD250E" w:rsidP="00BD250E">
            <w:pPr>
              <w:pStyle w:val="GOSTTablenorm"/>
              <w:rPr>
                <w:ins w:id="1021" w:author="Гилязова Екатерина Викторовна" w:date="2026-04-09T18:11:00Z"/>
                <w:lang w:val="en-US"/>
                <w:rPrChange w:id="1022" w:author="Гилязова Екатерина Викторовна" w:date="2026-04-09T18:11:00Z">
                  <w:rPr>
                    <w:ins w:id="1023" w:author="Гилязова Екатерина Викторовна" w:date="2026-04-09T18:11:00Z"/>
                  </w:rPr>
                </w:rPrChange>
              </w:rPr>
            </w:pPr>
            <w:ins w:id="1024" w:author="Гилязова Екатерина Викторовна" w:date="2026-04-09T18:11:00Z">
              <w:r>
                <w:rPr>
                  <w:lang w:val="en-US"/>
                </w:rPr>
                <w:t>09</w:t>
              </w:r>
              <w:r>
                <w:t>.04.202</w:t>
              </w:r>
              <w:r>
                <w:rPr>
                  <w:lang w:val="en-US"/>
                </w:rPr>
                <w:t>6</w:t>
              </w:r>
            </w:ins>
          </w:p>
        </w:tc>
        <w:tc>
          <w:tcPr>
            <w:tcW w:w="951" w:type="pct"/>
          </w:tcPr>
          <w:p w14:paraId="7D63F7F6" w14:textId="4159B225" w:rsidR="00BD250E" w:rsidRDefault="00BD250E" w:rsidP="00BD250E">
            <w:pPr>
              <w:pStyle w:val="GOSTTablenorm"/>
              <w:rPr>
                <w:ins w:id="1025" w:author="Гилязова Екатерина Викторовна" w:date="2026-04-09T18:11:00Z"/>
              </w:rPr>
            </w:pPr>
            <w:ins w:id="1026" w:author="Гилязова Екатерина Викторовна" w:date="2026-04-09T18:11:00Z">
              <w:r>
                <w:t>Гилязова Е.В.</w:t>
              </w:r>
            </w:ins>
          </w:p>
        </w:tc>
        <w:tc>
          <w:tcPr>
            <w:tcW w:w="2936" w:type="pct"/>
          </w:tcPr>
          <w:p w14:paraId="594BFEAF" w14:textId="77777777" w:rsidR="00BD250E" w:rsidRDefault="00BD250E" w:rsidP="00BD250E">
            <w:pPr>
              <w:pStyle w:val="GOSTTablenorm"/>
              <w:rPr>
                <w:ins w:id="1027" w:author="Гилязова Екатерина Викторовна" w:date="2026-04-09T18:14:00Z"/>
              </w:rPr>
            </w:pPr>
            <w:ins w:id="1028" w:author="Гилязова Екатерина Викторовна" w:date="2026-04-09T18:12:00Z">
              <w:r>
                <w:t xml:space="preserve">Для </w:t>
              </w:r>
              <w:r w:rsidRPr="00601F01">
                <w:t>документ</w:t>
              </w:r>
              <w:r>
                <w:t xml:space="preserve">а </w:t>
              </w:r>
              <w:r w:rsidRPr="00ED204B">
                <w:t>«</w:t>
              </w:r>
              <w:r w:rsidRPr="002339AB">
                <w:t xml:space="preserve">Распоряжение </w:t>
              </w:r>
              <w:r>
                <w:t>налогового органа</w:t>
              </w:r>
              <w:r w:rsidRPr="002339AB">
                <w:t xml:space="preserve"> (</w:t>
              </w:r>
              <w:r>
                <w:t>зачет</w:t>
              </w:r>
              <w:r w:rsidRPr="002339AB">
                <w:t>)» BRA_DOC_D_00</w:t>
              </w:r>
              <w:r>
                <w:t>6 в таблице 6 для поля «</w:t>
              </w:r>
            </w:ins>
            <w:ins w:id="1029" w:author="Гилязова Екатерина Викторовна" w:date="2026-04-09T18:13:00Z">
              <w:r>
                <w:t>Номер документа</w:t>
              </w:r>
            </w:ins>
            <w:ins w:id="1030" w:author="Гилязова Екатерина Викторовна" w:date="2026-04-09T18:12:00Z">
              <w:r>
                <w:t xml:space="preserve">» скорректирован размерность </w:t>
              </w:r>
            </w:ins>
            <w:ins w:id="1031" w:author="Гилязова Екатерина Викторовна" w:date="2026-04-09T18:13:00Z">
              <w:r w:rsidR="00372327">
                <w:t xml:space="preserve">с </w:t>
              </w:r>
              <w:r w:rsidR="00372327" w:rsidRPr="00372327">
                <w:rPr>
                  <w:rPrChange w:id="1032" w:author="Гилязова Екатерина Викторовна" w:date="2026-04-09T18:13:00Z">
                    <w:rPr>
                      <w:lang w:val="en-US"/>
                    </w:rPr>
                  </w:rPrChange>
                </w:rPr>
                <w:t xml:space="preserve">&lt;=15 </w:t>
              </w:r>
              <w:r w:rsidR="00372327">
                <w:t xml:space="preserve">на </w:t>
              </w:r>
              <w:r w:rsidR="00372327" w:rsidRPr="00372327">
                <w:rPr>
                  <w:rPrChange w:id="1033" w:author="Гилязова Екатерина Викторовна" w:date="2026-04-09T18:13:00Z">
                    <w:rPr>
                      <w:lang w:val="en-US"/>
                    </w:rPr>
                  </w:rPrChange>
                </w:rPr>
                <w:t>&lt;=8</w:t>
              </w:r>
            </w:ins>
            <w:ins w:id="1034" w:author="Гилязова Екатерина Викторовна" w:date="2026-04-09T18:14:00Z">
              <w:r w:rsidR="00372327">
                <w:t>.</w:t>
              </w:r>
            </w:ins>
          </w:p>
          <w:p w14:paraId="35832C33" w14:textId="77777777" w:rsidR="00372327" w:rsidRDefault="00372327" w:rsidP="00BD250E">
            <w:pPr>
              <w:pStyle w:val="GOSTTablenorm"/>
              <w:rPr>
                <w:ins w:id="1035" w:author="Гилязова Екатерина Викторовна" w:date="2026-04-09T18:17:00Z"/>
              </w:rPr>
            </w:pPr>
            <w:ins w:id="1036" w:author="Гилязова Екатерина Викторовна" w:date="2026-04-09T18:14:00Z">
              <w:r w:rsidRPr="00372327">
                <w:rPr>
                  <w:rPrChange w:id="1037" w:author="Гилязова Екатерина Викторовна" w:date="2026-04-09T18:14:00Z">
                    <w:rPr>
                      <w:rStyle w:val="ad"/>
                      <w:rFonts w:asciiTheme="minorHAnsi" w:hAnsiTheme="minorHAnsi"/>
                      <w:color w:val="0052CC"/>
                      <w:sz w:val="21"/>
                      <w:szCs w:val="21"/>
                      <w:shd w:val="clear" w:color="auto" w:fill="FFFFFF"/>
                    </w:rPr>
                  </w:rPrChange>
                </w:rPr>
                <w:t>Для докумена</w:t>
              </w:r>
              <w:r>
                <w:t xml:space="preserve"> </w:t>
              </w:r>
              <w:r w:rsidRPr="00ED204B">
                <w:t>«</w:t>
              </w:r>
              <w:r w:rsidRPr="002339AB">
                <w:t xml:space="preserve">Распоряжение </w:t>
              </w:r>
              <w:r>
                <w:t>налогового органа</w:t>
              </w:r>
              <w:r w:rsidRPr="002339AB">
                <w:t xml:space="preserve"> (уточнение)» BRA_DOC_D_00</w:t>
              </w:r>
              <w:r>
                <w:t>7</w:t>
              </w:r>
            </w:ins>
            <w:ins w:id="1038" w:author="Гилязова Екатерина Викторовна" w:date="2026-04-09T18:15:00Z">
              <w:r>
                <w:t xml:space="preserve"> </w:t>
              </w:r>
            </w:ins>
            <w:ins w:id="1039" w:author="Гилязова Екатерина Викторовна" w:date="2026-04-09T18:16:00Z">
              <w:r>
                <w:t xml:space="preserve">в таблице 7 </w:t>
              </w:r>
            </w:ins>
            <w:ins w:id="1040" w:author="Гилязова Екатерина Викторовна" w:date="2026-04-09T18:15:00Z">
              <w:r>
                <w:t>скорректированы размерности для полей блока «</w:t>
              </w:r>
            </w:ins>
            <w:ins w:id="1041" w:author="Гилязова Екатерина Викторовна" w:date="2026-04-09T18:16:00Z">
              <w:r w:rsidRPr="009D4D05">
                <w:rPr>
                  <w:szCs w:val="22"/>
                </w:rPr>
                <w:t>Реквизиты родительского документа АДБ</w:t>
              </w:r>
            </w:ins>
            <w:ins w:id="1042" w:author="Гилязова Екатерина Викторовна" w:date="2026-04-09T18:15:00Z">
              <w:r>
                <w:t>»</w:t>
              </w:r>
            </w:ins>
            <w:ins w:id="1043" w:author="Гилязова Екатерина Викторовна" w:date="2026-04-09T18:17:00Z">
              <w:r>
                <w:t>.</w:t>
              </w:r>
            </w:ins>
          </w:p>
          <w:p w14:paraId="7F2C9558" w14:textId="3F37FD69" w:rsidR="00372327" w:rsidRPr="00372327" w:rsidRDefault="00372327" w:rsidP="00BD250E">
            <w:pPr>
              <w:pStyle w:val="GOSTTablenorm"/>
              <w:rPr>
                <w:ins w:id="1044" w:author="Гилязова Екатерина Викторовна" w:date="2026-04-09T18:11:00Z"/>
                <w:rPrChange w:id="1045" w:author="Гилязова Екатерина Викторовна" w:date="2026-04-09T18:14:00Z">
                  <w:rPr>
                    <w:ins w:id="1046" w:author="Гилязова Екатерина Викторовна" w:date="2026-04-09T18:11:00Z"/>
                    <w:rStyle w:val="ad"/>
                    <w:rFonts w:ascii="-apple-system" w:hAnsi="-apple-system"/>
                    <w:color w:val="0052CC"/>
                    <w:sz w:val="21"/>
                    <w:szCs w:val="21"/>
                    <w:shd w:val="clear" w:color="auto" w:fill="FFFFFF"/>
                  </w:rPr>
                </w:rPrChange>
              </w:rPr>
            </w:pPr>
            <w:ins w:id="1047" w:author="Гилязова Екатерина Викторовна" w:date="2026-04-09T18:17:00Z">
              <w:r>
                <w:t>В приложении 1</w:t>
              </w:r>
            </w:ins>
            <w:ins w:id="1048" w:author="Гилязова Екатерина Викторовна" w:date="2026-04-09T18:18:00Z">
              <w:r>
                <w:t xml:space="preserve"> для документа </w:t>
              </w:r>
              <w:r w:rsidRPr="00ED204B">
                <w:t>«</w:t>
              </w:r>
              <w:r w:rsidRPr="002339AB">
                <w:t xml:space="preserve">Распоряжение </w:t>
              </w:r>
              <w:r>
                <w:t>налогового органа</w:t>
              </w:r>
              <w:r w:rsidRPr="002339AB">
                <w:t xml:space="preserve"> (уточнение)» BRA_DOC_D_00</w:t>
              </w:r>
              <w:r>
                <w:t>7 в таблице 28 оставлены комментарии</w:t>
              </w:r>
            </w:ins>
            <w:ins w:id="1049" w:author="Гилязова Екатерина Викторовна" w:date="2026-04-09T18:19:00Z">
              <w:r>
                <w:t xml:space="preserve"> для БА</w:t>
              </w:r>
            </w:ins>
          </w:p>
        </w:tc>
      </w:tr>
    </w:tbl>
    <w:p w14:paraId="249A9AA8" w14:textId="0C65E769" w:rsidR="009E5FA1" w:rsidRPr="005E762F" w:rsidRDefault="00D10D29" w:rsidP="005E762F">
      <w:pPr>
        <w:pStyle w:val="GOSTNormal"/>
      </w:pPr>
      <w:r>
        <w:t xml:space="preserve"> </w:t>
      </w:r>
    </w:p>
    <w:sectPr w:rsidR="009E5FA1" w:rsidRPr="005E762F" w:rsidSect="00E516C7">
      <w:headerReference w:type="default" r:id="rId34"/>
      <w:pgSz w:w="11906" w:h="16838" w:code="9"/>
      <w:pgMar w:top="1134" w:right="851" w:bottom="1134" w:left="1701"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Сказецкая Наталья Камилевна" w:date="2023-09-07T18:16:00Z" w:initials="СНК">
    <w:p w14:paraId="7C1AE36A" w14:textId="32E37D67" w:rsidR="00916533" w:rsidRDefault="00916533">
      <w:pPr>
        <w:pStyle w:val="ab"/>
      </w:pPr>
      <w:r>
        <w:rPr>
          <w:rStyle w:val="affa"/>
        </w:rPr>
        <w:annotationRef/>
      </w:r>
      <w:r>
        <w:t>Предлагаю Бух справку ПУиО и ППС ПУДС (на подкрепление/подметание) указывать в таблице каждого тома с отсылкой на описание в томе 2. Так как эти документы используются по операциям всех ФП</w:t>
      </w:r>
    </w:p>
  </w:comment>
  <w:comment w:id="66" w:author="Сказецкая Наталья Камилевна" w:date="2026-04-14T14:01:00Z" w:initials="СНК">
    <w:p w14:paraId="431944B3" w14:textId="77777777" w:rsidR="00916533" w:rsidRPr="0018058F" w:rsidRDefault="00916533">
      <w:pPr>
        <w:pStyle w:val="ab"/>
        <w:rPr>
          <w:lang w:val="en-US"/>
        </w:rPr>
      </w:pPr>
      <w:r>
        <w:rPr>
          <w:rStyle w:val="affa"/>
        </w:rPr>
        <w:annotationRef/>
      </w:r>
      <w:r>
        <w:rPr>
          <w:lang w:val="en-US"/>
        </w:rPr>
        <w:t>OTR</w:t>
      </w:r>
      <w:r w:rsidRPr="0018058F">
        <w:rPr>
          <w:lang w:val="en-US"/>
        </w:rPr>
        <w:t>-936</w:t>
      </w:r>
    </w:p>
  </w:comment>
  <w:comment w:id="84" w:author="Сказецкая Наталья Камилевна" w:date="2026-04-14T14:02:00Z" w:initials="СНК">
    <w:p w14:paraId="124D2265" w14:textId="77777777" w:rsidR="00916533" w:rsidRPr="0018058F" w:rsidRDefault="00916533">
      <w:pPr>
        <w:pStyle w:val="ab"/>
        <w:rPr>
          <w:lang w:val="en-US"/>
        </w:rPr>
      </w:pPr>
      <w:r>
        <w:rPr>
          <w:rStyle w:val="affa"/>
        </w:rPr>
        <w:annotationRef/>
      </w:r>
      <w:r>
        <w:rPr>
          <w:lang w:val="en-US"/>
        </w:rPr>
        <w:t>OTR</w:t>
      </w:r>
      <w:r w:rsidRPr="0018058F">
        <w:rPr>
          <w:lang w:val="en-US"/>
        </w:rPr>
        <w:t>-936</w:t>
      </w:r>
    </w:p>
  </w:comment>
  <w:comment w:id="98" w:author="Сатлер Марина Викторовна" w:date="2026-04-08T17:13:00Z" w:initials="С.М.В">
    <w:p w14:paraId="0142CA5D" w14:textId="09822520" w:rsidR="00916533" w:rsidRPr="0018058F" w:rsidRDefault="00916533" w:rsidP="001C3732">
      <w:pPr>
        <w:pStyle w:val="ab"/>
        <w:rPr>
          <w:lang w:val="en-US"/>
        </w:rPr>
      </w:pPr>
      <w:r>
        <w:rPr>
          <w:rStyle w:val="affa"/>
        </w:rPr>
        <w:annotationRef/>
      </w:r>
      <w:hyperlink r:id="rId1" w:tgtFrame="_blank" w:history="1">
        <w:r w:rsidRPr="0018058F">
          <w:rPr>
            <w:rStyle w:val="ad"/>
            <w:rFonts w:ascii="-apple-system" w:hAnsi="-apple-system"/>
            <w:color w:val="0052CC"/>
            <w:sz w:val="21"/>
            <w:szCs w:val="21"/>
            <w:shd w:val="clear" w:color="auto" w:fill="FFFFFF"/>
            <w:lang w:val="en-US"/>
          </w:rPr>
          <w:t>OTR-1101</w:t>
        </w:r>
      </w:hyperlink>
    </w:p>
  </w:comment>
  <w:comment w:id="107" w:author="Сказецкая Наталья Камилевна" w:date="2026-04-16T16:30:00Z" w:initials="СНК">
    <w:p w14:paraId="4E9C36F3" w14:textId="0AA20779" w:rsidR="00916533" w:rsidRPr="0018058F" w:rsidRDefault="00916533">
      <w:pPr>
        <w:pStyle w:val="ab"/>
        <w:rPr>
          <w:lang w:val="en-US"/>
        </w:rPr>
      </w:pPr>
      <w:r>
        <w:rPr>
          <w:rStyle w:val="affa"/>
        </w:rPr>
        <w:annotationRef/>
      </w:r>
      <w:hyperlink r:id="rId2" w:tgtFrame="_blank" w:history="1">
        <w:r w:rsidRPr="0018058F">
          <w:rPr>
            <w:rStyle w:val="ad"/>
            <w:rFonts w:ascii="-apple-system" w:hAnsi="-apple-system"/>
            <w:color w:val="0052CC"/>
            <w:sz w:val="21"/>
            <w:szCs w:val="21"/>
            <w:shd w:val="clear" w:color="auto" w:fill="FFFFFF"/>
            <w:lang w:val="en-US"/>
          </w:rPr>
          <w:t>OTR-1101</w:t>
        </w:r>
      </w:hyperlink>
    </w:p>
  </w:comment>
  <w:comment w:id="115" w:author="Гилязова Екатерина Викторовна" w:date="2024-01-26T11:59:00Z" w:initials="ГЕВ">
    <w:p w14:paraId="73C132C1" w14:textId="77777777" w:rsidR="00916533" w:rsidRPr="0018058F" w:rsidRDefault="00916533" w:rsidP="00073E2D">
      <w:pPr>
        <w:pStyle w:val="ab"/>
        <w:rPr>
          <w:lang w:val="en-US"/>
        </w:rPr>
      </w:pPr>
      <w:r>
        <w:rPr>
          <w:rStyle w:val="affa"/>
        </w:rPr>
        <w:annotationRef/>
      </w:r>
      <w:r>
        <w:t>по</w:t>
      </w:r>
      <w:r w:rsidRPr="0018058F">
        <w:rPr>
          <w:lang w:val="en-US"/>
        </w:rPr>
        <w:t xml:space="preserve"> https://jira.bpcbt.com/browse/OTR-522</w:t>
      </w:r>
    </w:p>
  </w:comment>
  <w:comment w:id="116" w:author="Гилязова Екатерина Викторовна" w:date="2024-01-26T11:59:00Z" w:initials="ГЕВ">
    <w:p w14:paraId="55C51CFC" w14:textId="77777777" w:rsidR="00916533" w:rsidRDefault="00916533" w:rsidP="00073E2D">
      <w:pPr>
        <w:pStyle w:val="ab"/>
      </w:pPr>
      <w:r>
        <w:rPr>
          <w:rStyle w:val="affa"/>
        </w:rPr>
        <w:annotationRef/>
      </w:r>
      <w:r>
        <w:t>по https://jira.bpcbt.com/browse/OTR-522</w:t>
      </w:r>
    </w:p>
  </w:comment>
  <w:comment w:id="118" w:author="Сказецкая Наталья Камилевна" w:date="2026-04-14T14:06:00Z" w:initials="СНК">
    <w:p w14:paraId="4B6AAA27" w14:textId="77777777" w:rsidR="00916533" w:rsidRPr="00B24BD9" w:rsidRDefault="00916533" w:rsidP="00342CE1">
      <w:pPr>
        <w:pStyle w:val="ab"/>
      </w:pPr>
      <w:r>
        <w:rPr>
          <w:rStyle w:val="affa"/>
        </w:rPr>
        <w:annotationRef/>
      </w:r>
      <w:r>
        <w:rPr>
          <w:lang w:val="en-US"/>
        </w:rPr>
        <w:t>OTR-936</w:t>
      </w:r>
    </w:p>
  </w:comment>
  <w:comment w:id="131" w:author="Гисматова (Кашапова) Алия Фаатовна" w:date="2024-05-27T16:26:00Z" w:initials="Г(АФ">
    <w:p w14:paraId="617EB1A8" w14:textId="77777777" w:rsidR="00916533" w:rsidRDefault="00916533" w:rsidP="00464D31">
      <w:pPr>
        <w:numPr>
          <w:ilvl w:val="0"/>
          <w:numId w:val="41"/>
        </w:numPr>
        <w:shd w:val="clear" w:color="auto" w:fill="FFFFFF"/>
        <w:ind w:left="0"/>
        <w:jc w:val="left"/>
        <w:rPr>
          <w:rFonts w:ascii="-apple-system" w:hAnsi="-apple-system"/>
          <w:color w:val="172B4D"/>
          <w:sz w:val="21"/>
          <w:szCs w:val="21"/>
        </w:rPr>
      </w:pPr>
      <w:r>
        <w:rPr>
          <w:rStyle w:val="affa"/>
        </w:rPr>
        <w:annotationRef/>
      </w:r>
      <w:hyperlink r:id="rId3" w:history="1">
        <w:r>
          <w:rPr>
            <w:rStyle w:val="ad"/>
            <w:rFonts w:ascii="-apple-system" w:hAnsi="-apple-system"/>
            <w:color w:val="0052CC"/>
            <w:sz w:val="21"/>
            <w:szCs w:val="21"/>
          </w:rPr>
          <w:t>REV-16080</w:t>
        </w:r>
      </w:hyperlink>
    </w:p>
    <w:p w14:paraId="03115CC3" w14:textId="4C206341" w:rsidR="00916533" w:rsidRDefault="00916533">
      <w:pPr>
        <w:pStyle w:val="ab"/>
      </w:pPr>
    </w:p>
  </w:comment>
  <w:comment w:id="132" w:author="Винокурова Татьяна Васильевна" w:date="2024-04-11T17:31:00Z" w:initials="ВТВ">
    <w:p w14:paraId="38C651C8" w14:textId="5BC64FE1" w:rsidR="00916533" w:rsidRDefault="00916533">
      <w:pPr>
        <w:pStyle w:val="ab"/>
      </w:pPr>
      <w:r>
        <w:rPr>
          <w:rStyle w:val="affa"/>
        </w:rPr>
        <w:annotationRef/>
      </w:r>
      <w:r w:rsidRPr="00307F0C">
        <w:t>/REV-11652</w:t>
      </w:r>
    </w:p>
  </w:comment>
  <w:comment w:id="613" w:author="Винокурова Татьяна REV-31568" w:date="2024-12-04T18:53:00Z" w:initials="ВТВ">
    <w:p w14:paraId="252772C0" w14:textId="25658AD2" w:rsidR="00916533" w:rsidRDefault="00916533">
      <w:pPr>
        <w:pStyle w:val="ab"/>
      </w:pPr>
      <w:r>
        <w:rPr>
          <w:rStyle w:val="affa"/>
        </w:rPr>
        <w:annotationRef/>
      </w:r>
      <w:r w:rsidRPr="00E15084">
        <w:t>REV-31399</w:t>
      </w:r>
    </w:p>
  </w:comment>
  <w:comment w:id="619" w:author="Гисматова (Кашапова) Алия Фаатовна" w:date="2024-06-04T16:52:00Z" w:initials="Г(АФ">
    <w:p w14:paraId="47E16D32" w14:textId="77777777" w:rsidR="00916533" w:rsidRDefault="00916533" w:rsidP="006B7B62">
      <w:pPr>
        <w:pStyle w:val="ab"/>
      </w:pPr>
      <w:r>
        <w:rPr>
          <w:rStyle w:val="affa"/>
        </w:rPr>
        <w:annotationRef/>
      </w:r>
      <w:r>
        <w:t>REV-16652</w:t>
      </w:r>
    </w:p>
  </w:comment>
  <w:comment w:id="620" w:author="Гисматова (Кашапова) Алия Фаатовна" w:date="2024-06-04T16:52:00Z" w:initials="Г(АФ">
    <w:p w14:paraId="2E26E876" w14:textId="77777777" w:rsidR="00916533" w:rsidRDefault="00916533" w:rsidP="006B7B62">
      <w:pPr>
        <w:pStyle w:val="ab"/>
      </w:pPr>
      <w:r>
        <w:rPr>
          <w:rStyle w:val="affa"/>
        </w:rPr>
        <w:annotationRef/>
      </w:r>
      <w:r>
        <w:t>REV-16652</w:t>
      </w:r>
    </w:p>
  </w:comment>
  <w:comment w:id="626" w:author="Гисматова (Кашапова) Алия Фаатовна" w:date="2024-06-28T10:33:00Z" w:initials="Г(АФ">
    <w:p w14:paraId="3C563AA4" w14:textId="77777777" w:rsidR="00916533" w:rsidRDefault="00916533" w:rsidP="00B627AA">
      <w:pPr>
        <w:numPr>
          <w:ilvl w:val="0"/>
          <w:numId w:val="44"/>
        </w:numPr>
        <w:shd w:val="clear" w:color="auto" w:fill="FFFFFF"/>
        <w:ind w:left="0"/>
        <w:jc w:val="left"/>
        <w:rPr>
          <w:rFonts w:ascii="-apple-system" w:hAnsi="-apple-system"/>
          <w:color w:val="172B4D"/>
          <w:sz w:val="21"/>
          <w:szCs w:val="21"/>
        </w:rPr>
      </w:pPr>
      <w:r>
        <w:rPr>
          <w:rStyle w:val="affa"/>
        </w:rPr>
        <w:annotationRef/>
      </w:r>
      <w:hyperlink r:id="rId4" w:history="1">
        <w:r>
          <w:rPr>
            <w:rStyle w:val="ad"/>
            <w:rFonts w:ascii="-apple-system" w:hAnsi="-apple-system"/>
            <w:color w:val="0052CC"/>
            <w:sz w:val="21"/>
            <w:szCs w:val="21"/>
          </w:rPr>
          <w:t>REV-18196</w:t>
        </w:r>
      </w:hyperlink>
    </w:p>
    <w:p w14:paraId="53146D22" w14:textId="77777777" w:rsidR="00916533" w:rsidRDefault="00916533" w:rsidP="00B627AA">
      <w:pPr>
        <w:pStyle w:val="ab"/>
      </w:pPr>
    </w:p>
  </w:comment>
  <w:comment w:id="627" w:author="Гисматова (Кашапова) Алия Фаатовна" w:date="2024-06-04T17:31:00Z" w:initials="Г(АФ">
    <w:p w14:paraId="36827E4F" w14:textId="77777777" w:rsidR="00916533" w:rsidRDefault="00916533" w:rsidP="006B7B62">
      <w:pPr>
        <w:pStyle w:val="ab"/>
      </w:pPr>
      <w:r>
        <w:rPr>
          <w:rStyle w:val="affa"/>
        </w:rPr>
        <w:annotationRef/>
      </w:r>
      <w:r w:rsidRPr="00447E96">
        <w:t>REV-1665</w:t>
      </w:r>
      <w:r>
        <w:t>8</w:t>
      </w:r>
    </w:p>
  </w:comment>
  <w:comment w:id="628" w:author="Гисматова (Кашапова) Алия Фаатовна" w:date="2024-06-04T17:31:00Z" w:initials="Г(АФ">
    <w:p w14:paraId="473471D1" w14:textId="77777777" w:rsidR="00916533" w:rsidRDefault="00916533" w:rsidP="006B7B62">
      <w:pPr>
        <w:pStyle w:val="ab"/>
      </w:pPr>
      <w:r>
        <w:rPr>
          <w:rStyle w:val="affa"/>
        </w:rPr>
        <w:annotationRef/>
      </w:r>
      <w:r w:rsidRPr="00447E96">
        <w:t>REV-1665</w:t>
      </w:r>
      <w:r>
        <w:t>8</w:t>
      </w:r>
    </w:p>
  </w:comment>
  <w:comment w:id="629" w:author="Гисматова (Кашапова) Алия Фаатовна" w:date="2024-05-29T11:22:00Z" w:initials="Г(АФ">
    <w:p w14:paraId="593CD30A" w14:textId="77777777" w:rsidR="00916533" w:rsidRDefault="00916533" w:rsidP="00D20C69">
      <w:pPr>
        <w:numPr>
          <w:ilvl w:val="0"/>
          <w:numId w:val="43"/>
        </w:numPr>
        <w:shd w:val="clear" w:color="auto" w:fill="FFFFFF"/>
        <w:ind w:left="0"/>
        <w:jc w:val="left"/>
        <w:rPr>
          <w:rFonts w:ascii="-apple-system" w:hAnsi="-apple-system"/>
          <w:color w:val="172B4D"/>
          <w:sz w:val="21"/>
          <w:szCs w:val="21"/>
        </w:rPr>
      </w:pPr>
      <w:r>
        <w:rPr>
          <w:rStyle w:val="affa"/>
        </w:rPr>
        <w:annotationRef/>
      </w:r>
      <w:hyperlink r:id="rId5" w:history="1">
        <w:r>
          <w:rPr>
            <w:rStyle w:val="ad"/>
            <w:rFonts w:ascii="-apple-system" w:hAnsi="-apple-system"/>
            <w:color w:val="0052CC"/>
            <w:sz w:val="21"/>
            <w:szCs w:val="21"/>
          </w:rPr>
          <w:t>REV-15926</w:t>
        </w:r>
      </w:hyperlink>
    </w:p>
    <w:p w14:paraId="1A8330AB" w14:textId="35EEBFED" w:rsidR="00916533" w:rsidRDefault="00916533">
      <w:pPr>
        <w:pStyle w:val="ab"/>
      </w:pPr>
    </w:p>
  </w:comment>
  <w:comment w:id="630" w:author="Гисматова (Кашапова) Алия Фаатовна" w:date="2024-05-29T11:21:00Z" w:initials="Г(АФ">
    <w:p w14:paraId="7DF60839" w14:textId="77777777" w:rsidR="00916533" w:rsidRDefault="00916533" w:rsidP="00D20C69">
      <w:pPr>
        <w:numPr>
          <w:ilvl w:val="0"/>
          <w:numId w:val="42"/>
        </w:numPr>
        <w:shd w:val="clear" w:color="auto" w:fill="FFFFFF"/>
        <w:ind w:left="0"/>
        <w:jc w:val="left"/>
        <w:rPr>
          <w:rFonts w:ascii="-apple-system" w:hAnsi="-apple-system"/>
          <w:color w:val="172B4D"/>
          <w:sz w:val="21"/>
          <w:szCs w:val="21"/>
        </w:rPr>
      </w:pPr>
      <w:r>
        <w:rPr>
          <w:rStyle w:val="affa"/>
        </w:rPr>
        <w:annotationRef/>
      </w:r>
      <w:hyperlink r:id="rId6" w:history="1">
        <w:r>
          <w:rPr>
            <w:rStyle w:val="ad"/>
            <w:rFonts w:ascii="-apple-system" w:hAnsi="-apple-system"/>
            <w:color w:val="0052CC"/>
            <w:sz w:val="21"/>
            <w:szCs w:val="21"/>
          </w:rPr>
          <w:t>REV-15926</w:t>
        </w:r>
      </w:hyperlink>
    </w:p>
    <w:p w14:paraId="4DB9249A" w14:textId="52BDF68B" w:rsidR="00916533" w:rsidRDefault="00916533">
      <w:pPr>
        <w:pStyle w:val="ab"/>
      </w:pPr>
    </w:p>
  </w:comment>
  <w:comment w:id="639" w:author="Гисматова (Кашапова) Алия Фаатовна" w:date="2024-08-23T16:17:00Z" w:initials="Г(АФ">
    <w:p w14:paraId="028A7824" w14:textId="77777777" w:rsidR="00916533" w:rsidRDefault="00916533" w:rsidP="002339AB">
      <w:pPr>
        <w:pStyle w:val="ab"/>
      </w:pPr>
      <w:r>
        <w:rPr>
          <w:rStyle w:val="affa"/>
        </w:rPr>
        <w:annotationRef/>
      </w:r>
      <w:hyperlink r:id="rId7" w:history="1">
        <w:r>
          <w:rPr>
            <w:rStyle w:val="ad"/>
            <w:rFonts w:ascii="-apple-system" w:hAnsi="-apple-system"/>
            <w:color w:val="0052CC"/>
            <w:sz w:val="21"/>
            <w:szCs w:val="21"/>
          </w:rPr>
          <w:t>REV-14812</w:t>
        </w:r>
      </w:hyperlink>
    </w:p>
  </w:comment>
  <w:comment w:id="641" w:author="Гисматова (Кашапова) Алия Фаатовна" w:date="2024-08-23T16:17:00Z" w:initials="Г(АФ">
    <w:p w14:paraId="6051474F" w14:textId="77777777" w:rsidR="00916533" w:rsidRDefault="00916533" w:rsidP="002339AB">
      <w:pPr>
        <w:pStyle w:val="ab"/>
      </w:pPr>
      <w:r>
        <w:rPr>
          <w:rStyle w:val="affa"/>
        </w:rPr>
        <w:annotationRef/>
      </w:r>
      <w:hyperlink r:id="rId8" w:history="1">
        <w:r>
          <w:rPr>
            <w:rStyle w:val="ad"/>
            <w:rFonts w:ascii="-apple-system" w:hAnsi="-apple-system"/>
            <w:color w:val="0052CC"/>
            <w:sz w:val="21"/>
            <w:szCs w:val="21"/>
          </w:rPr>
          <w:t>REV-14812</w:t>
        </w:r>
      </w:hyperlink>
    </w:p>
  </w:comment>
  <w:comment w:id="643" w:author="Гисматова (Кашапова) Алия Фаатовна" w:date="2024-08-23T16:17:00Z" w:initials="Г(АФ">
    <w:p w14:paraId="4EC189C5" w14:textId="535B8212" w:rsidR="00916533" w:rsidRDefault="00916533">
      <w:pPr>
        <w:pStyle w:val="ab"/>
      </w:pPr>
      <w:r>
        <w:rPr>
          <w:rStyle w:val="affa"/>
        </w:rPr>
        <w:annotationRef/>
      </w:r>
      <w:hyperlink r:id="rId9" w:history="1">
        <w:r>
          <w:rPr>
            <w:rStyle w:val="ad"/>
            <w:rFonts w:ascii="-apple-system" w:hAnsi="-apple-system"/>
            <w:color w:val="0052CC"/>
            <w:sz w:val="21"/>
            <w:szCs w:val="21"/>
          </w:rPr>
          <w:t>REV-14812</w:t>
        </w:r>
      </w:hyperlink>
    </w:p>
  </w:comment>
  <w:comment w:id="644" w:author="Гисматова (Кашапова) Алия Фаатовна" w:date="2024-08-23T16:05:00Z" w:initials="Г(АФ">
    <w:p w14:paraId="7397F43B" w14:textId="77777777" w:rsidR="00916533" w:rsidRDefault="00916533" w:rsidP="00437AC9">
      <w:pPr>
        <w:pStyle w:val="ab"/>
      </w:pPr>
      <w:r>
        <w:rPr>
          <w:rStyle w:val="affa"/>
        </w:rPr>
        <w:annotationRef/>
      </w:r>
      <w:hyperlink r:id="rId10" w:history="1">
        <w:r>
          <w:rPr>
            <w:rStyle w:val="ad"/>
            <w:rFonts w:ascii="-apple-system" w:hAnsi="-apple-system"/>
            <w:color w:val="0052CC"/>
            <w:sz w:val="21"/>
            <w:szCs w:val="21"/>
          </w:rPr>
          <w:t>REV-14812</w:t>
        </w:r>
      </w:hyperlink>
    </w:p>
  </w:comment>
  <w:comment w:id="645" w:author="Гилязова Екатерина Викторовна" w:date="2024-08-26T10:37:00Z" w:initials="ГЕВ">
    <w:p w14:paraId="23548175" w14:textId="000286F1" w:rsidR="00916533" w:rsidRPr="002F5D48" w:rsidRDefault="00916533">
      <w:pPr>
        <w:pStyle w:val="ab"/>
      </w:pPr>
      <w:r>
        <w:rPr>
          <w:rStyle w:val="affa"/>
        </w:rPr>
        <w:annotationRef/>
      </w:r>
      <w:r>
        <w:t>Исправлено на 15, т.к. в реквизитном составе 15 стоит</w:t>
      </w:r>
    </w:p>
  </w:comment>
  <w:comment w:id="646" w:author="Гилязова Екатерина Викторовна" w:date="2024-08-26T12:28:00Z" w:initials="ГЕВ">
    <w:p w14:paraId="3FE3DF72" w14:textId="6661E2CA" w:rsidR="00916533" w:rsidRDefault="00916533">
      <w:pPr>
        <w:pStyle w:val="ab"/>
      </w:pPr>
      <w:r>
        <w:rPr>
          <w:rStyle w:val="affa"/>
        </w:rPr>
        <w:annotationRef/>
      </w:r>
      <w:r>
        <w:t>Т.к. массив не может быть пустым в запросе, то данное исправление не верно. Для номера строки добавить отдельное поле.</w:t>
      </w:r>
    </w:p>
  </w:comment>
  <w:comment w:id="647" w:author="Гисматова (Кашапова) Алия Фаатовна" w:date="2024-08-23T12:17:00Z" w:initials="Г(АФ">
    <w:p w14:paraId="1868A734" w14:textId="77777777" w:rsidR="00916533" w:rsidRPr="00514BE1" w:rsidRDefault="00916533" w:rsidP="00437AC9">
      <w:pPr>
        <w:pStyle w:val="ab"/>
      </w:pPr>
      <w:r>
        <w:rPr>
          <w:rStyle w:val="affa"/>
        </w:rPr>
        <w:annotationRef/>
      </w:r>
      <w:hyperlink r:id="rId11" w:history="1">
        <w:r w:rsidRPr="002F5D48">
          <w:rPr>
            <w:rStyle w:val="ad"/>
            <w:rFonts w:ascii="-apple-system" w:hAnsi="-apple-system"/>
            <w:color w:val="0052CC"/>
            <w:sz w:val="21"/>
            <w:szCs w:val="21"/>
            <w:lang w:val="en-US"/>
          </w:rPr>
          <w:t>REV</w:t>
        </w:r>
        <w:r w:rsidRPr="00514BE1">
          <w:rPr>
            <w:rStyle w:val="ad"/>
            <w:rFonts w:ascii="-apple-system" w:hAnsi="-apple-system"/>
            <w:color w:val="0052CC"/>
            <w:sz w:val="21"/>
            <w:szCs w:val="21"/>
          </w:rPr>
          <w:t>-14812</w:t>
        </w:r>
      </w:hyperlink>
    </w:p>
  </w:comment>
  <w:comment w:id="648" w:author="Гисматова (Кашапова) Алия Фаатовна" w:date="2024-08-23T16:27:00Z" w:initials="Г(АФ">
    <w:p w14:paraId="0B407649" w14:textId="77777777" w:rsidR="00916533" w:rsidRPr="00514BE1" w:rsidRDefault="00916533" w:rsidP="00F660AE">
      <w:pPr>
        <w:pStyle w:val="ab"/>
      </w:pPr>
      <w:r>
        <w:rPr>
          <w:rStyle w:val="affa"/>
        </w:rPr>
        <w:annotationRef/>
      </w:r>
      <w:r>
        <w:rPr>
          <w:rStyle w:val="affa"/>
        </w:rPr>
        <w:annotationRef/>
      </w:r>
      <w:hyperlink r:id="rId12" w:history="1">
        <w:r w:rsidRPr="002F5D48">
          <w:rPr>
            <w:rStyle w:val="ad"/>
            <w:rFonts w:ascii="-apple-system" w:hAnsi="-apple-system"/>
            <w:color w:val="0052CC"/>
            <w:sz w:val="21"/>
            <w:szCs w:val="21"/>
            <w:lang w:val="en-US"/>
          </w:rPr>
          <w:t>REV</w:t>
        </w:r>
        <w:r w:rsidRPr="00514BE1">
          <w:rPr>
            <w:rStyle w:val="ad"/>
            <w:rFonts w:ascii="-apple-system" w:hAnsi="-apple-system"/>
            <w:color w:val="0052CC"/>
            <w:sz w:val="21"/>
            <w:szCs w:val="21"/>
          </w:rPr>
          <w:t>-14812</w:t>
        </w:r>
      </w:hyperlink>
    </w:p>
    <w:p w14:paraId="4613805C" w14:textId="75301552" w:rsidR="00916533" w:rsidRPr="00514BE1" w:rsidRDefault="00916533">
      <w:pPr>
        <w:pStyle w:val="ab"/>
      </w:pPr>
    </w:p>
  </w:comment>
  <w:comment w:id="649" w:author="Гисматова (Кашапова) Алия Фаатовна" w:date="2024-08-23T12:17:00Z" w:initials="Г(АФ">
    <w:p w14:paraId="2A89BBBF" w14:textId="77777777" w:rsidR="00916533" w:rsidRPr="00136174" w:rsidRDefault="00916533" w:rsidP="00437AC9">
      <w:pPr>
        <w:pStyle w:val="ab"/>
      </w:pPr>
      <w:r>
        <w:rPr>
          <w:rStyle w:val="affa"/>
        </w:rPr>
        <w:annotationRef/>
      </w:r>
      <w:hyperlink r:id="rId13" w:history="1">
        <w:r w:rsidRPr="002F5D48">
          <w:rPr>
            <w:rStyle w:val="ad"/>
            <w:rFonts w:ascii="-apple-system" w:hAnsi="-apple-system"/>
            <w:color w:val="0052CC"/>
            <w:sz w:val="21"/>
            <w:szCs w:val="21"/>
            <w:lang w:val="en-US"/>
          </w:rPr>
          <w:t>REV</w:t>
        </w:r>
        <w:r w:rsidRPr="00136174">
          <w:rPr>
            <w:rStyle w:val="ad"/>
            <w:rFonts w:ascii="-apple-system" w:hAnsi="-apple-system"/>
            <w:color w:val="0052CC"/>
            <w:sz w:val="21"/>
            <w:szCs w:val="21"/>
          </w:rPr>
          <w:t>-14812</w:t>
        </w:r>
      </w:hyperlink>
    </w:p>
  </w:comment>
  <w:comment w:id="654" w:author="Гисматова (Кашапова) Алия Фаатовна" w:date="2024-08-16T16:18:00Z" w:initials="Г(АФ">
    <w:p w14:paraId="1EF8E088" w14:textId="77777777" w:rsidR="00916533" w:rsidRDefault="00916533" w:rsidP="002339AB">
      <w:pPr>
        <w:pStyle w:val="ab"/>
      </w:pPr>
      <w:r>
        <w:rPr>
          <w:rStyle w:val="affa"/>
        </w:rPr>
        <w:annotationRef/>
      </w:r>
      <w:r>
        <w:t xml:space="preserve">Блок параметров добавлен по доработке </w:t>
      </w:r>
      <w:hyperlink r:id="rId14" w:history="1">
        <w:r w:rsidRPr="00F10870">
          <w:rPr>
            <w:rStyle w:val="ad"/>
            <w:rFonts w:ascii="-apple-system" w:hAnsi="-apple-system"/>
            <w:color w:val="0052CC"/>
            <w:sz w:val="21"/>
            <w:szCs w:val="21"/>
            <w:lang w:val="en-US"/>
          </w:rPr>
          <w:t>REV</w:t>
        </w:r>
        <w:r w:rsidRPr="003C74E8">
          <w:rPr>
            <w:rStyle w:val="ad"/>
            <w:rFonts w:ascii="-apple-system" w:hAnsi="-apple-system"/>
            <w:color w:val="0052CC"/>
            <w:sz w:val="21"/>
            <w:szCs w:val="21"/>
          </w:rPr>
          <w:t>-18796</w:t>
        </w:r>
      </w:hyperlink>
    </w:p>
  </w:comment>
  <w:comment w:id="657" w:author="Гисматова (Кашапова) Алия Фаатовна" w:date="2024-08-16T16:18:00Z" w:initials="Г(АФ">
    <w:p w14:paraId="1EA7CD64" w14:textId="77777777" w:rsidR="00916533" w:rsidRDefault="00916533" w:rsidP="002339AB">
      <w:pPr>
        <w:pStyle w:val="ab"/>
      </w:pPr>
      <w:r>
        <w:rPr>
          <w:rStyle w:val="affa"/>
        </w:rPr>
        <w:annotationRef/>
      </w:r>
      <w:r>
        <w:t xml:space="preserve">Блок параметров добавлен по доработке </w:t>
      </w:r>
      <w:hyperlink r:id="rId15" w:history="1">
        <w:r w:rsidRPr="00F10870">
          <w:rPr>
            <w:rStyle w:val="ad"/>
            <w:rFonts w:ascii="-apple-system" w:hAnsi="-apple-system"/>
            <w:color w:val="0052CC"/>
            <w:sz w:val="21"/>
            <w:szCs w:val="21"/>
            <w:lang w:val="en-US"/>
          </w:rPr>
          <w:t>REV</w:t>
        </w:r>
        <w:r w:rsidRPr="003C74E8">
          <w:rPr>
            <w:rStyle w:val="ad"/>
            <w:rFonts w:ascii="-apple-system" w:hAnsi="-apple-system"/>
            <w:color w:val="0052CC"/>
            <w:sz w:val="21"/>
            <w:szCs w:val="21"/>
          </w:rPr>
          <w:t>-18796</w:t>
        </w:r>
      </w:hyperlink>
    </w:p>
  </w:comment>
  <w:comment w:id="661" w:author="Гисматова (Кашапова) Алия Фаатовна" w:date="2024-08-16T16:18:00Z" w:initials="Г(АФ">
    <w:p w14:paraId="3E036B93" w14:textId="3ECF2693" w:rsidR="00916533" w:rsidRDefault="00916533">
      <w:pPr>
        <w:pStyle w:val="ab"/>
      </w:pPr>
      <w:r>
        <w:rPr>
          <w:rStyle w:val="affa"/>
        </w:rPr>
        <w:annotationRef/>
      </w:r>
      <w:r>
        <w:t xml:space="preserve">Блок параметров добавлен по доработке </w:t>
      </w:r>
      <w:hyperlink r:id="rId16" w:history="1">
        <w:r w:rsidRPr="00F10870">
          <w:rPr>
            <w:rStyle w:val="ad"/>
            <w:rFonts w:ascii="-apple-system" w:hAnsi="-apple-system"/>
            <w:color w:val="0052CC"/>
            <w:sz w:val="21"/>
            <w:szCs w:val="21"/>
            <w:lang w:val="en-US"/>
          </w:rPr>
          <w:t>REV</w:t>
        </w:r>
        <w:r w:rsidRPr="003C74E8">
          <w:rPr>
            <w:rStyle w:val="ad"/>
            <w:rFonts w:ascii="-apple-system" w:hAnsi="-apple-system"/>
            <w:color w:val="0052CC"/>
            <w:sz w:val="21"/>
            <w:szCs w:val="21"/>
          </w:rPr>
          <w:t>-18796</w:t>
        </w:r>
      </w:hyperlink>
    </w:p>
  </w:comment>
  <w:comment w:id="662" w:author="Гилязова Екатерина Викторовна" w:date="2024-08-27T11:41:00Z" w:initials="ГЕВ">
    <w:p w14:paraId="7BB90CBD" w14:textId="291CA5F6" w:rsidR="00916533" w:rsidRDefault="00916533" w:rsidP="00A57119">
      <w:pPr>
        <w:pStyle w:val="ab"/>
      </w:pPr>
      <w:r>
        <w:rPr>
          <w:rStyle w:val="affa"/>
        </w:rPr>
        <w:annotationRef/>
      </w:r>
      <w:r>
        <w:rPr>
          <w:rStyle w:val="affa"/>
        </w:rPr>
        <w:annotationRef/>
      </w:r>
      <w:r>
        <w:t>Исправлено на 15, т.к. в реквизитном составе 15 стоит</w:t>
      </w:r>
    </w:p>
  </w:comment>
  <w:comment w:id="665" w:author="Гисматова (Кашапова) Алия Фаатовна" w:date="2024-08-16T04:52:00Z" w:initials="Г(АФ">
    <w:p w14:paraId="4C6D53C2" w14:textId="77777777" w:rsidR="00916533" w:rsidRPr="00B67CB4" w:rsidRDefault="00916533">
      <w:pPr>
        <w:pStyle w:val="ab"/>
        <w:rPr>
          <w:lang w:val="en-US"/>
        </w:rPr>
      </w:pPr>
      <w:r>
        <w:rPr>
          <w:rStyle w:val="affa"/>
        </w:rPr>
        <w:annotationRef/>
      </w:r>
      <w:hyperlink r:id="rId17" w:history="1">
        <w:r w:rsidRPr="00F10870">
          <w:rPr>
            <w:rStyle w:val="ad"/>
            <w:rFonts w:ascii="-apple-system" w:hAnsi="-apple-system"/>
            <w:color w:val="0052CC"/>
            <w:sz w:val="21"/>
            <w:szCs w:val="21"/>
            <w:lang w:val="en-US"/>
          </w:rPr>
          <w:t>REV-18796</w:t>
        </w:r>
      </w:hyperlink>
    </w:p>
  </w:comment>
  <w:comment w:id="666" w:author="Гисматова (Кашапова) Алия Фаатовна" w:date="2024-08-23T12:16:00Z" w:initials="Г(АФ">
    <w:p w14:paraId="60BF9260" w14:textId="77777777" w:rsidR="00916533" w:rsidRPr="005F7634" w:rsidRDefault="00916533">
      <w:pPr>
        <w:pStyle w:val="ab"/>
        <w:rPr>
          <w:lang w:val="en-US"/>
        </w:rPr>
      </w:pPr>
      <w:r>
        <w:rPr>
          <w:rStyle w:val="affa"/>
        </w:rPr>
        <w:annotationRef/>
      </w:r>
      <w:hyperlink r:id="rId18" w:history="1">
        <w:r w:rsidRPr="002F5D48">
          <w:rPr>
            <w:rStyle w:val="ad"/>
            <w:rFonts w:ascii="-apple-system" w:hAnsi="-apple-system"/>
            <w:color w:val="0052CC"/>
            <w:sz w:val="21"/>
            <w:szCs w:val="21"/>
            <w:lang w:val="en-US"/>
          </w:rPr>
          <w:t>REV</w:t>
        </w:r>
        <w:r w:rsidRPr="005F7634">
          <w:rPr>
            <w:rStyle w:val="ad"/>
            <w:rFonts w:ascii="-apple-system" w:hAnsi="-apple-system"/>
            <w:color w:val="0052CC"/>
            <w:sz w:val="21"/>
            <w:szCs w:val="21"/>
            <w:lang w:val="en-US"/>
          </w:rPr>
          <w:t>-14812</w:t>
        </w:r>
      </w:hyperlink>
    </w:p>
  </w:comment>
  <w:comment w:id="667" w:author="Гисматова (Кашапова) Алия Фаатовна" w:date="2024-08-23T16:18:00Z" w:initials="Г(АФ">
    <w:p w14:paraId="305F619D" w14:textId="77777777" w:rsidR="00916533" w:rsidRPr="005F7634" w:rsidRDefault="00916533">
      <w:pPr>
        <w:pStyle w:val="ab"/>
        <w:rPr>
          <w:lang w:val="en-US"/>
        </w:rPr>
      </w:pPr>
      <w:r>
        <w:rPr>
          <w:rStyle w:val="affa"/>
        </w:rPr>
        <w:annotationRef/>
      </w:r>
      <w:hyperlink r:id="rId19" w:history="1">
        <w:r w:rsidRPr="002F5D48">
          <w:rPr>
            <w:rStyle w:val="ad"/>
            <w:rFonts w:ascii="-apple-system" w:hAnsi="-apple-system"/>
            <w:color w:val="0052CC"/>
            <w:sz w:val="21"/>
            <w:szCs w:val="21"/>
            <w:lang w:val="en-US"/>
          </w:rPr>
          <w:t>REV</w:t>
        </w:r>
        <w:r w:rsidRPr="005F7634">
          <w:rPr>
            <w:rStyle w:val="ad"/>
            <w:rFonts w:ascii="-apple-system" w:hAnsi="-apple-system"/>
            <w:color w:val="0052CC"/>
            <w:sz w:val="21"/>
            <w:szCs w:val="21"/>
            <w:lang w:val="en-US"/>
          </w:rPr>
          <w:t>-14812</w:t>
        </w:r>
      </w:hyperlink>
    </w:p>
  </w:comment>
  <w:comment w:id="670" w:author="Гисматова (Кашапова) Алия Фаатовна" w:date="2024-08-16T04:52:00Z" w:initials="Г(АФ">
    <w:p w14:paraId="3F1F2768" w14:textId="77777777" w:rsidR="00916533" w:rsidRPr="00B67CB4" w:rsidRDefault="00916533">
      <w:pPr>
        <w:pStyle w:val="ab"/>
        <w:rPr>
          <w:lang w:val="en-US"/>
        </w:rPr>
      </w:pPr>
      <w:r>
        <w:rPr>
          <w:rStyle w:val="affa"/>
        </w:rPr>
        <w:annotationRef/>
      </w:r>
      <w:hyperlink r:id="rId20" w:history="1">
        <w:r w:rsidRPr="00F10870">
          <w:rPr>
            <w:rStyle w:val="ad"/>
            <w:rFonts w:ascii="-apple-system" w:hAnsi="-apple-system"/>
            <w:color w:val="0052CC"/>
            <w:sz w:val="21"/>
            <w:szCs w:val="21"/>
            <w:lang w:val="en-US"/>
          </w:rPr>
          <w:t>REV-18796</w:t>
        </w:r>
      </w:hyperlink>
    </w:p>
  </w:comment>
  <w:comment w:id="671" w:author="Гисматова (Кашапова) Алия Фаатовна" w:date="2024-08-16T04:51:00Z" w:initials="Г(АФ">
    <w:p w14:paraId="539889ED" w14:textId="77777777" w:rsidR="00916533" w:rsidRPr="00DF04AA" w:rsidRDefault="00916533" w:rsidP="00437AC9">
      <w:pPr>
        <w:pStyle w:val="ab"/>
        <w:rPr>
          <w:lang w:val="en-US"/>
        </w:rPr>
      </w:pPr>
      <w:r>
        <w:rPr>
          <w:rStyle w:val="affa"/>
        </w:rPr>
        <w:annotationRef/>
      </w:r>
      <w:hyperlink r:id="rId21" w:history="1">
        <w:r w:rsidRPr="00F10870">
          <w:rPr>
            <w:rStyle w:val="ad"/>
            <w:rFonts w:ascii="-apple-system" w:hAnsi="-apple-system"/>
            <w:color w:val="0052CC"/>
            <w:sz w:val="21"/>
            <w:szCs w:val="21"/>
            <w:lang w:val="en-US"/>
          </w:rPr>
          <w:t>REV-18796</w:t>
        </w:r>
      </w:hyperlink>
    </w:p>
  </w:comment>
  <w:comment w:id="672" w:author="Гисматова (Кашапова) Алия Фаатовна" w:date="2024-08-16T04:52:00Z" w:initials="Г(АФ">
    <w:p w14:paraId="1DF0305A" w14:textId="77777777" w:rsidR="00916533" w:rsidRPr="005F7634" w:rsidRDefault="00916533">
      <w:pPr>
        <w:pStyle w:val="ab"/>
      </w:pPr>
      <w:r>
        <w:rPr>
          <w:rStyle w:val="affa"/>
        </w:rPr>
        <w:annotationRef/>
      </w:r>
      <w:hyperlink r:id="rId22" w:history="1">
        <w:r w:rsidRPr="00F10870">
          <w:rPr>
            <w:rStyle w:val="ad"/>
            <w:rFonts w:ascii="-apple-system" w:hAnsi="-apple-system"/>
            <w:color w:val="0052CC"/>
            <w:sz w:val="21"/>
            <w:szCs w:val="21"/>
            <w:lang w:val="en-US"/>
          </w:rPr>
          <w:t>REV</w:t>
        </w:r>
        <w:r w:rsidRPr="005F7634">
          <w:rPr>
            <w:rStyle w:val="ad"/>
            <w:rFonts w:ascii="-apple-system" w:hAnsi="-apple-system"/>
            <w:color w:val="0052CC"/>
            <w:sz w:val="21"/>
            <w:szCs w:val="21"/>
          </w:rPr>
          <w:t>-18796</w:t>
        </w:r>
      </w:hyperlink>
    </w:p>
  </w:comment>
  <w:comment w:id="674" w:author="Гисматова (Кашапова) Алия Фаатовна" w:date="2024-08-16T04:51:00Z" w:initials="Г(АФ">
    <w:p w14:paraId="7D7735BD" w14:textId="77777777" w:rsidR="00916533" w:rsidRPr="005F7634" w:rsidRDefault="00916533">
      <w:pPr>
        <w:pStyle w:val="ab"/>
      </w:pPr>
      <w:r>
        <w:rPr>
          <w:rStyle w:val="affa"/>
        </w:rPr>
        <w:annotationRef/>
      </w:r>
      <w:hyperlink r:id="rId23" w:history="1">
        <w:r w:rsidRPr="00F10870">
          <w:rPr>
            <w:rStyle w:val="ad"/>
            <w:rFonts w:ascii="-apple-system" w:hAnsi="-apple-system"/>
            <w:color w:val="0052CC"/>
            <w:sz w:val="21"/>
            <w:szCs w:val="21"/>
            <w:lang w:val="en-US"/>
          </w:rPr>
          <w:t>REV</w:t>
        </w:r>
        <w:r w:rsidRPr="005F7634">
          <w:rPr>
            <w:rStyle w:val="ad"/>
            <w:rFonts w:ascii="-apple-system" w:hAnsi="-apple-system"/>
            <w:color w:val="0052CC"/>
            <w:sz w:val="21"/>
            <w:szCs w:val="21"/>
          </w:rPr>
          <w:t>-18796</w:t>
        </w:r>
      </w:hyperlink>
    </w:p>
  </w:comment>
  <w:comment w:id="675" w:author="Гисматова (Кашапова) Алия Фаатовна" w:date="2024-08-16T04:52:00Z" w:initials="Г(АФ">
    <w:p w14:paraId="27E5FBC3" w14:textId="77777777" w:rsidR="00916533" w:rsidRDefault="00916533">
      <w:pPr>
        <w:pStyle w:val="ab"/>
      </w:pPr>
      <w:r>
        <w:rPr>
          <w:rStyle w:val="affa"/>
        </w:rPr>
        <w:annotationRef/>
      </w:r>
      <w:hyperlink r:id="rId24" w:history="1">
        <w:r w:rsidRPr="00F10870">
          <w:rPr>
            <w:rStyle w:val="ad"/>
            <w:rFonts w:ascii="-apple-system" w:hAnsi="-apple-system"/>
            <w:color w:val="0052CC"/>
            <w:sz w:val="21"/>
            <w:szCs w:val="21"/>
            <w:lang w:val="en-US"/>
          </w:rPr>
          <w:t>REV</w:t>
        </w:r>
        <w:r w:rsidRPr="00B67CB4">
          <w:rPr>
            <w:rStyle w:val="ad"/>
            <w:rFonts w:ascii="-apple-system" w:hAnsi="-apple-system"/>
            <w:color w:val="0052CC"/>
            <w:sz w:val="21"/>
            <w:szCs w:val="21"/>
          </w:rPr>
          <w:t>-18796</w:t>
        </w:r>
      </w:hyperlink>
    </w:p>
  </w:comment>
  <w:comment w:id="676" w:author="Гилязова Екатерина Викторовна" w:date="2024-08-26T12:28:00Z" w:initials="ГЕВ">
    <w:p w14:paraId="3FB898FD" w14:textId="77777777" w:rsidR="00916533" w:rsidRDefault="00916533">
      <w:pPr>
        <w:pStyle w:val="ab"/>
      </w:pPr>
      <w:r>
        <w:rPr>
          <w:rStyle w:val="affa"/>
        </w:rPr>
        <w:annotationRef/>
      </w:r>
      <w:r>
        <w:t>Т.к. массив не может быть пустым в запросе, то данное исправление не верно. Для номера строки добавить отдельное поле.</w:t>
      </w:r>
    </w:p>
  </w:comment>
  <w:comment w:id="677" w:author="Димидова Ирина Васильевна" w:date="2024-05-04T15:55:00Z" w:initials="ДИВ">
    <w:p w14:paraId="60841FDE" w14:textId="77777777" w:rsidR="00916533" w:rsidRPr="00B67CB4" w:rsidRDefault="00916533">
      <w:pPr>
        <w:pStyle w:val="ab"/>
      </w:pPr>
      <w:r>
        <w:rPr>
          <w:rStyle w:val="affa"/>
        </w:rPr>
        <w:annotationRef/>
      </w:r>
      <w:hyperlink r:id="rId25" w:tooltip="Пройти по ссылке" w:history="1">
        <w:r w:rsidRPr="00B71D86">
          <w:rPr>
            <w:rStyle w:val="ad"/>
            <w:rFonts w:ascii="-apple-system" w:hAnsi="-apple-system"/>
            <w:color w:val="0052CC"/>
            <w:sz w:val="21"/>
            <w:szCs w:val="21"/>
            <w:shd w:val="clear" w:color="auto" w:fill="FFFFFF"/>
            <w:lang w:val="en-US"/>
          </w:rPr>
          <w:t>REV</w:t>
        </w:r>
        <w:r w:rsidRPr="00B67CB4">
          <w:rPr>
            <w:rStyle w:val="ad"/>
            <w:rFonts w:ascii="-apple-system" w:hAnsi="-apple-system"/>
            <w:color w:val="0052CC"/>
            <w:sz w:val="21"/>
            <w:szCs w:val="21"/>
            <w:shd w:val="clear" w:color="auto" w:fill="FFFFFF"/>
          </w:rPr>
          <w:t>-14362</w:t>
        </w:r>
      </w:hyperlink>
    </w:p>
  </w:comment>
  <w:comment w:id="679" w:author="Гисматова (Кашапова) Алия Фаатовна" w:date="2024-08-16T04:52:00Z" w:initials="Г(АФ">
    <w:p w14:paraId="4A77CE5E" w14:textId="77777777" w:rsidR="00916533" w:rsidRDefault="00916533">
      <w:pPr>
        <w:pStyle w:val="ab"/>
      </w:pPr>
      <w:r>
        <w:rPr>
          <w:rStyle w:val="affa"/>
        </w:rPr>
        <w:annotationRef/>
      </w:r>
      <w:hyperlink r:id="rId26" w:history="1">
        <w:r w:rsidRPr="00F10870">
          <w:rPr>
            <w:rStyle w:val="ad"/>
            <w:rFonts w:ascii="-apple-system" w:hAnsi="-apple-system"/>
            <w:color w:val="0052CC"/>
            <w:sz w:val="21"/>
            <w:szCs w:val="21"/>
            <w:lang w:val="en-US"/>
          </w:rPr>
          <w:t>REV</w:t>
        </w:r>
        <w:r w:rsidRPr="00B67CB4">
          <w:rPr>
            <w:rStyle w:val="ad"/>
            <w:rFonts w:ascii="-apple-system" w:hAnsi="-apple-system"/>
            <w:color w:val="0052CC"/>
            <w:sz w:val="21"/>
            <w:szCs w:val="21"/>
          </w:rPr>
          <w:t>-18796</w:t>
        </w:r>
      </w:hyperlink>
    </w:p>
  </w:comment>
  <w:comment w:id="689" w:author="Гилязова Екатерина Викторовна" w:date="2024-01-11T20:16:00Z" w:initials="ГЕВ">
    <w:p w14:paraId="09AEFB7F" w14:textId="77777777" w:rsidR="00916533" w:rsidRDefault="00916533" w:rsidP="002339AB">
      <w:pPr>
        <w:pStyle w:val="ab"/>
      </w:pPr>
      <w:r>
        <w:rPr>
          <w:rStyle w:val="affa"/>
        </w:rPr>
        <w:annotationRef/>
      </w:r>
      <w:r>
        <w:t>Актуализировать структуру</w:t>
      </w:r>
    </w:p>
  </w:comment>
  <w:comment w:id="692" w:author="Гилязова Екатерина Викторовна" w:date="2024-01-11T20:16:00Z" w:initials="ГЕВ">
    <w:p w14:paraId="7FA479BF" w14:textId="75FA40BA" w:rsidR="00916533" w:rsidRDefault="00916533">
      <w:pPr>
        <w:pStyle w:val="ab"/>
      </w:pPr>
      <w:r>
        <w:rPr>
          <w:rStyle w:val="affa"/>
        </w:rPr>
        <w:annotationRef/>
      </w:r>
      <w:r>
        <w:t>Актуализировать структуру</w:t>
      </w:r>
    </w:p>
  </w:comment>
  <w:comment w:id="694" w:author="Гилязова Екатерина Викторовна" w:date="2024-01-15T13:40:00Z" w:initials="ГЕВ">
    <w:p w14:paraId="65EE01A7" w14:textId="77777777" w:rsidR="00916533" w:rsidRDefault="00916533" w:rsidP="00551E7D">
      <w:pPr>
        <w:pStyle w:val="ab"/>
      </w:pPr>
      <w:r>
        <w:rPr>
          <w:rStyle w:val="affa"/>
        </w:rPr>
        <w:annotationRef/>
      </w:r>
      <w:r>
        <w:t>Для незаполненных необязательных полей не передаем пустые значения</w:t>
      </w:r>
    </w:p>
  </w:comment>
  <w:comment w:id="704" w:author="Сатлер Марина Викторовна" w:date="2025-04-15T14:59:00Z" w:initials="С.М.В">
    <w:p w14:paraId="2B221FDA" w14:textId="1B750614" w:rsidR="00916533" w:rsidRDefault="00916533">
      <w:pPr>
        <w:pStyle w:val="ab"/>
      </w:pPr>
      <w:r>
        <w:rPr>
          <w:rStyle w:val="affa"/>
        </w:rPr>
        <w:annotationRef/>
      </w:r>
      <w:r>
        <w:t>Здесь и ниже: В Томе 1 тим данных "Сумма» с размерностью 20.2 отсутсвует</w:t>
      </w:r>
    </w:p>
  </w:comment>
  <w:comment w:id="713" w:author="Сказецкая Наталья Камилевна" w:date="2023-09-07T18:32:00Z" w:initials="СНК">
    <w:p w14:paraId="271A8EC0" w14:textId="669875E8" w:rsidR="00916533" w:rsidRDefault="00916533">
      <w:pPr>
        <w:pStyle w:val="ab"/>
      </w:pPr>
      <w:r>
        <w:rPr>
          <w:rStyle w:val="affa"/>
        </w:rPr>
        <w:annotationRef/>
      </w:r>
      <w:r>
        <w:t>Приводится описание реквизитов по типам документов данного тома (Бух справку ПУИО и ППС ПУДС не надо, они в томе 2)</w:t>
      </w:r>
    </w:p>
  </w:comment>
  <w:comment w:id="714" w:author="Чиркова Наталия Сергеевна" w:date="2023-12-12T12:08:00Z" w:initials="ЧНС">
    <w:p w14:paraId="2CF7EDE1" w14:textId="2F48DDF1" w:rsidR="00916533" w:rsidRDefault="00916533">
      <w:pPr>
        <w:pStyle w:val="ab"/>
      </w:pPr>
      <w:r>
        <w:rPr>
          <w:rStyle w:val="affa"/>
        </w:rPr>
        <w:annotationRef/>
      </w:r>
      <w:r>
        <w:t>Так как справка по НПС это отдельый формуляр, то пример в этом томе указан</w:t>
      </w:r>
    </w:p>
  </w:comment>
  <w:comment w:id="815" w:author="Сатлер Марина Викторовна" w:date="2026-04-08T17:29:00Z" w:initials="С.М.В">
    <w:p w14:paraId="2EC4159F" w14:textId="79148AF3" w:rsidR="00916533" w:rsidRDefault="00916533">
      <w:pPr>
        <w:pStyle w:val="ab"/>
      </w:pPr>
      <w:r>
        <w:rPr>
          <w:rStyle w:val="affa"/>
        </w:rPr>
        <w:annotationRef/>
      </w:r>
      <w:hyperlink r:id="rId27" w:tgtFrame="_blank" w:history="1">
        <w:r>
          <w:rPr>
            <w:rStyle w:val="ad"/>
            <w:rFonts w:ascii="-apple-system" w:hAnsi="-apple-system"/>
            <w:color w:val="0052CC"/>
            <w:sz w:val="21"/>
            <w:szCs w:val="21"/>
            <w:shd w:val="clear" w:color="auto" w:fill="FFFFFF"/>
          </w:rPr>
          <w:t>OTR-1101</w:t>
        </w:r>
      </w:hyperlink>
    </w:p>
  </w:comment>
  <w:comment w:id="901" w:author="Гилязова Екатерина Викторовна" w:date="2026-04-09T18:06:00Z" w:initials="ГЕВ">
    <w:p w14:paraId="30BE8100" w14:textId="26921C19" w:rsidR="00916533" w:rsidRDefault="00916533">
      <w:pPr>
        <w:pStyle w:val="ab"/>
      </w:pPr>
      <w:r>
        <w:rPr>
          <w:rStyle w:val="affa"/>
        </w:rPr>
        <w:annotationRef/>
      </w:r>
      <w:r>
        <w:t>Нет такого реквизита в табл 7</w:t>
      </w:r>
    </w:p>
  </w:comment>
  <w:comment w:id="954" w:author="Гисматова (Кашапова) Алия Фаатовна" w:date="2024-08-16T16:08:00Z" w:initials="Г(АФ">
    <w:p w14:paraId="0E4A6AEF" w14:textId="74E892FF" w:rsidR="00916533" w:rsidRDefault="00916533" w:rsidP="003B45D8">
      <w:pPr>
        <w:numPr>
          <w:ilvl w:val="0"/>
          <w:numId w:val="45"/>
        </w:numPr>
        <w:shd w:val="clear" w:color="auto" w:fill="FFFFFF"/>
        <w:ind w:left="0"/>
        <w:jc w:val="left"/>
        <w:rPr>
          <w:rFonts w:ascii="-apple-system" w:hAnsi="-apple-system"/>
          <w:color w:val="172B4D"/>
          <w:sz w:val="21"/>
          <w:szCs w:val="21"/>
        </w:rPr>
      </w:pPr>
      <w:r>
        <w:rPr>
          <w:rStyle w:val="affa"/>
        </w:rPr>
        <w:annotationRef/>
      </w:r>
      <w:r>
        <w:t xml:space="preserve">Блок атрибутов добавлен по доработке </w:t>
      </w:r>
      <w:hyperlink r:id="rId28" w:history="1">
        <w:r>
          <w:rPr>
            <w:rStyle w:val="ad"/>
            <w:rFonts w:ascii="-apple-system" w:hAnsi="-apple-system"/>
            <w:color w:val="0052CC"/>
            <w:sz w:val="21"/>
            <w:szCs w:val="21"/>
          </w:rPr>
          <w:t>REV-18796</w:t>
        </w:r>
      </w:hyperlink>
    </w:p>
    <w:p w14:paraId="37C0A0B3" w14:textId="67BC66BE" w:rsidR="00916533" w:rsidRDefault="00916533">
      <w:pPr>
        <w:pStyle w:val="ab"/>
      </w:pPr>
    </w:p>
  </w:comment>
  <w:comment w:id="955" w:author="Гисматова (Кашапова) Алия Фаатовна" w:date="2024-08-23T16:26:00Z" w:initials="Г(АФ">
    <w:p w14:paraId="44F0214F" w14:textId="77777777" w:rsidR="00916533" w:rsidRDefault="00916533" w:rsidP="00F660AE">
      <w:pPr>
        <w:pStyle w:val="ab"/>
      </w:pPr>
      <w:r>
        <w:rPr>
          <w:rStyle w:val="affa"/>
        </w:rPr>
        <w:annotationRef/>
      </w:r>
      <w:r>
        <w:rPr>
          <w:rStyle w:val="affa"/>
        </w:rPr>
        <w:annotationRef/>
      </w:r>
      <w:hyperlink r:id="rId29" w:history="1">
        <w:r>
          <w:rPr>
            <w:rStyle w:val="ad"/>
            <w:rFonts w:ascii="-apple-system" w:hAnsi="-apple-system"/>
            <w:color w:val="0052CC"/>
            <w:sz w:val="21"/>
            <w:szCs w:val="21"/>
          </w:rPr>
          <w:t>REV-14812</w:t>
        </w:r>
      </w:hyperlink>
    </w:p>
    <w:p w14:paraId="4B3AAC7D" w14:textId="77777777" w:rsidR="00916533" w:rsidRDefault="00916533">
      <w:pPr>
        <w:pStyle w:val="ab"/>
      </w:pPr>
    </w:p>
  </w:comment>
  <w:comment w:id="959" w:author="Чиркова Наталия Сергеевна" w:date="2023-12-12T13:24:00Z" w:initials="ЧНС">
    <w:p w14:paraId="204BF43D" w14:textId="0A224B2F" w:rsidR="00916533" w:rsidRDefault="00916533">
      <w:pPr>
        <w:pStyle w:val="ab"/>
      </w:pPr>
      <w:r>
        <w:rPr>
          <w:rStyle w:val="affa"/>
        </w:rPr>
        <w:annotationRef/>
      </w:r>
      <w:r>
        <w:t>Новый атрибут</w:t>
      </w:r>
    </w:p>
  </w:comment>
  <w:comment w:id="960" w:author="Чиркова Наталия Сергеевна" w:date="2023-12-12T13:55:00Z" w:initials="ЧНС">
    <w:p w14:paraId="78884487" w14:textId="5BBB0738" w:rsidR="00916533" w:rsidRDefault="00916533">
      <w:pPr>
        <w:pStyle w:val="ab"/>
      </w:pPr>
      <w:r>
        <w:rPr>
          <w:rStyle w:val="affa"/>
        </w:rPr>
        <w:annotationRef/>
      </w:r>
      <w:r>
        <w:t>Новый атрибут</w:t>
      </w:r>
    </w:p>
  </w:comment>
  <w:comment w:id="961" w:author="Чиркова Наталия Сергеевна" w:date="2023-12-12T14:00:00Z" w:initials="ЧНС">
    <w:p w14:paraId="58277C98" w14:textId="47390C48" w:rsidR="00916533" w:rsidRDefault="00916533">
      <w:pPr>
        <w:pStyle w:val="ab"/>
      </w:pPr>
      <w:r>
        <w:rPr>
          <w:rStyle w:val="affa"/>
        </w:rPr>
        <w:annotationRef/>
      </w:r>
      <w:r>
        <w:t>Новый атрибут</w:t>
      </w:r>
    </w:p>
  </w:comment>
  <w:comment w:id="982" w:author="Сатлер Марина Викторовна" w:date="2026-04-08T17:29:00Z" w:initials="С.М.В">
    <w:p w14:paraId="6D25C121" w14:textId="2EF49FBA" w:rsidR="00916533" w:rsidRDefault="00916533">
      <w:pPr>
        <w:pStyle w:val="ab"/>
      </w:pPr>
      <w:r>
        <w:rPr>
          <w:rStyle w:val="affa"/>
        </w:rPr>
        <w:annotationRef/>
      </w:r>
      <w:hyperlink r:id="rId30" w:tgtFrame="_blank" w:history="1">
        <w:r>
          <w:rPr>
            <w:rStyle w:val="ad"/>
            <w:rFonts w:ascii="-apple-system" w:hAnsi="-apple-system"/>
            <w:color w:val="0052CC"/>
            <w:sz w:val="21"/>
            <w:szCs w:val="21"/>
            <w:shd w:val="clear" w:color="auto" w:fill="FFFFFF"/>
          </w:rPr>
          <w:t>OTR-1101</w:t>
        </w:r>
      </w:hyperlink>
    </w:p>
  </w:comment>
  <w:comment w:id="999" w:author="Гисматова (Кашапова) Алия Фаатовна" w:date="2024-08-23T12:16:00Z" w:initials="Г(АФ">
    <w:p w14:paraId="431D87FE" w14:textId="77777777" w:rsidR="00916533" w:rsidRPr="00514BE1" w:rsidRDefault="00916533" w:rsidP="000121D1">
      <w:pPr>
        <w:pStyle w:val="ab"/>
      </w:pPr>
      <w:r>
        <w:rPr>
          <w:rStyle w:val="affa"/>
        </w:rPr>
        <w:annotationRef/>
      </w:r>
      <w:hyperlink r:id="rId31" w:history="1">
        <w:r w:rsidRPr="002F5D48">
          <w:rPr>
            <w:rStyle w:val="ad"/>
            <w:rFonts w:ascii="-apple-system" w:hAnsi="-apple-system"/>
            <w:color w:val="0052CC"/>
            <w:sz w:val="21"/>
            <w:szCs w:val="21"/>
            <w:lang w:val="en-US"/>
          </w:rPr>
          <w:t>REV</w:t>
        </w:r>
        <w:r w:rsidRPr="00514BE1">
          <w:rPr>
            <w:rStyle w:val="ad"/>
            <w:rFonts w:ascii="-apple-system" w:hAnsi="-apple-system"/>
            <w:color w:val="0052CC"/>
            <w:sz w:val="21"/>
            <w:szCs w:val="21"/>
          </w:rPr>
          <w:t>-14812</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1AE36A" w15:done="0"/>
  <w15:commentEx w15:paraId="431944B3" w15:done="0"/>
  <w15:commentEx w15:paraId="124D2265" w15:done="0"/>
  <w15:commentEx w15:paraId="0142CA5D" w15:done="0"/>
  <w15:commentEx w15:paraId="4E9C36F3" w15:done="0"/>
  <w15:commentEx w15:paraId="73C132C1" w15:done="0"/>
  <w15:commentEx w15:paraId="55C51CFC" w15:done="0"/>
  <w15:commentEx w15:paraId="4B6AAA27" w15:done="0"/>
  <w15:commentEx w15:paraId="03115CC3" w15:done="0"/>
  <w15:commentEx w15:paraId="38C651C8" w15:done="0"/>
  <w15:commentEx w15:paraId="252772C0" w15:done="0"/>
  <w15:commentEx w15:paraId="47E16D32" w15:done="0"/>
  <w15:commentEx w15:paraId="2E26E876" w15:done="0"/>
  <w15:commentEx w15:paraId="53146D22" w15:done="0"/>
  <w15:commentEx w15:paraId="36827E4F" w15:done="0"/>
  <w15:commentEx w15:paraId="473471D1" w15:done="0"/>
  <w15:commentEx w15:paraId="1A8330AB" w15:done="0"/>
  <w15:commentEx w15:paraId="4DB9249A" w15:done="0"/>
  <w15:commentEx w15:paraId="028A7824" w15:done="0"/>
  <w15:commentEx w15:paraId="6051474F" w15:done="0"/>
  <w15:commentEx w15:paraId="4EC189C5" w15:done="0"/>
  <w15:commentEx w15:paraId="7397F43B" w15:done="0"/>
  <w15:commentEx w15:paraId="23548175" w15:done="0"/>
  <w15:commentEx w15:paraId="3FE3DF72" w15:done="0"/>
  <w15:commentEx w15:paraId="1868A734" w15:done="0"/>
  <w15:commentEx w15:paraId="4613805C" w15:done="0"/>
  <w15:commentEx w15:paraId="2A89BBBF" w15:done="0"/>
  <w15:commentEx w15:paraId="1EF8E088" w15:done="0"/>
  <w15:commentEx w15:paraId="1EA7CD64" w15:done="0"/>
  <w15:commentEx w15:paraId="3E036B93" w15:done="0"/>
  <w15:commentEx w15:paraId="7BB90CBD" w15:done="0"/>
  <w15:commentEx w15:paraId="4C6D53C2" w15:done="0"/>
  <w15:commentEx w15:paraId="60BF9260" w15:done="0"/>
  <w15:commentEx w15:paraId="305F619D" w15:done="0"/>
  <w15:commentEx w15:paraId="3F1F2768" w15:done="0"/>
  <w15:commentEx w15:paraId="539889ED" w15:done="0"/>
  <w15:commentEx w15:paraId="1DF0305A" w15:done="0"/>
  <w15:commentEx w15:paraId="7D7735BD" w15:done="0"/>
  <w15:commentEx w15:paraId="27E5FBC3" w15:done="0"/>
  <w15:commentEx w15:paraId="3FB898FD" w15:done="0"/>
  <w15:commentEx w15:paraId="60841FDE" w15:done="0"/>
  <w15:commentEx w15:paraId="4A77CE5E" w15:done="0"/>
  <w15:commentEx w15:paraId="09AEFB7F" w15:done="0"/>
  <w15:commentEx w15:paraId="7FA479BF" w15:done="0"/>
  <w15:commentEx w15:paraId="65EE01A7" w15:done="0"/>
  <w15:commentEx w15:paraId="2B221FDA" w15:done="0"/>
  <w15:commentEx w15:paraId="271A8EC0" w15:done="0"/>
  <w15:commentEx w15:paraId="2CF7EDE1" w15:paraIdParent="271A8EC0" w15:done="0"/>
  <w15:commentEx w15:paraId="2EC4159F" w15:done="0"/>
  <w15:commentEx w15:paraId="30BE8100" w15:done="0"/>
  <w15:commentEx w15:paraId="37C0A0B3" w15:done="0"/>
  <w15:commentEx w15:paraId="4B3AAC7D" w15:done="0"/>
  <w15:commentEx w15:paraId="204BF43D" w15:done="0"/>
  <w15:commentEx w15:paraId="78884487" w15:done="0"/>
  <w15:commentEx w15:paraId="58277C98" w15:done="0"/>
  <w15:commentEx w15:paraId="6D25C121" w15:done="0"/>
  <w15:commentEx w15:paraId="431D87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357D68" w16cex:dateUtc="2026-04-14T09:01:00Z"/>
  <w16cex:commentExtensible w16cex:durableId="6E9BAC93" w16cex:dateUtc="2026-04-14T09:02:00Z"/>
  <w16cex:commentExtensible w16cex:durableId="63C487B4" w16cex:dateUtc="2026-04-16T11:30:00Z"/>
  <w16cex:commentExtensible w16cex:durableId="32B78F31" w16cex:dateUtc="2026-04-14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AE36A" w16cid:durableId="28DD51FC"/>
  <w16cid:commentId w16cid:paraId="431944B3" w16cid:durableId="02357D68"/>
  <w16cid:commentId w16cid:paraId="124D2265" w16cid:durableId="6E9BAC93"/>
  <w16cid:commentId w16cid:paraId="0142CA5D" w16cid:durableId="2D823BAF"/>
  <w16cid:commentId w16cid:paraId="4E9C36F3" w16cid:durableId="63C487B4"/>
  <w16cid:commentId w16cid:paraId="73C132C1" w16cid:durableId="2CFD48D1"/>
  <w16cid:commentId w16cid:paraId="55C51CFC" w16cid:durableId="2CFD48D2"/>
  <w16cid:commentId w16cid:paraId="4B6AAA27" w16cid:durableId="32B78F31"/>
  <w16cid:commentId w16cid:paraId="03115CC3" w16cid:durableId="2CFD48D7"/>
  <w16cid:commentId w16cid:paraId="38C651C8" w16cid:durableId="2CFD48D8"/>
  <w16cid:commentId w16cid:paraId="252772C0" w16cid:durableId="2CFD48D9"/>
  <w16cid:commentId w16cid:paraId="47E16D32" w16cid:durableId="2E72AE94"/>
  <w16cid:commentId w16cid:paraId="2E26E876" w16cid:durableId="6BC8A6BF"/>
  <w16cid:commentId w16cid:paraId="53146D22" w16cid:durableId="2CFD48DA"/>
  <w16cid:commentId w16cid:paraId="36827E4F" w16cid:durableId="2CFD48DB"/>
  <w16cid:commentId w16cid:paraId="473471D1" w16cid:durableId="2CFD48DC"/>
  <w16cid:commentId w16cid:paraId="1A8330AB" w16cid:durableId="2CFD48DD"/>
  <w16cid:commentId w16cid:paraId="4DB9249A" w16cid:durableId="2CFD48DE"/>
  <w16cid:commentId w16cid:paraId="028A7824" w16cid:durableId="4099217E"/>
  <w16cid:commentId w16cid:paraId="6051474F" w16cid:durableId="25DCE495"/>
  <w16cid:commentId w16cid:paraId="4EC189C5" w16cid:durableId="68B88FAD"/>
  <w16cid:commentId w16cid:paraId="7397F43B" w16cid:durableId="658E169A"/>
  <w16cid:commentId w16cid:paraId="23548175" w16cid:durableId="2CFD48E2"/>
  <w16cid:commentId w16cid:paraId="3FE3DF72" w16cid:durableId="2CFD48E7"/>
  <w16cid:commentId w16cid:paraId="1868A734" w16cid:durableId="2CFD48E8"/>
  <w16cid:commentId w16cid:paraId="4613805C" w16cid:durableId="2CFD48E9"/>
  <w16cid:commentId w16cid:paraId="2A89BBBF" w16cid:durableId="2CFD48EA"/>
  <w16cid:commentId w16cid:paraId="1EF8E088" w16cid:durableId="549DD94D"/>
  <w16cid:commentId w16cid:paraId="1EA7CD64" w16cid:durableId="32EBD315"/>
  <w16cid:commentId w16cid:paraId="3E036B93" w16cid:durableId="39099A7A"/>
  <w16cid:commentId w16cid:paraId="7BB90CBD" w16cid:durableId="2CFD48EB"/>
  <w16cid:commentId w16cid:paraId="4C6D53C2" w16cid:durableId="72FC6098"/>
  <w16cid:commentId w16cid:paraId="60BF9260" w16cid:durableId="2CFD48EC"/>
  <w16cid:commentId w16cid:paraId="305F619D" w16cid:durableId="2CFD48ED"/>
  <w16cid:commentId w16cid:paraId="3F1F2768" w16cid:durableId="62BE8464"/>
  <w16cid:commentId w16cid:paraId="539889ED" w16cid:durableId="0C3A3D11"/>
  <w16cid:commentId w16cid:paraId="1DF0305A" w16cid:durableId="1D91B82A"/>
  <w16cid:commentId w16cid:paraId="7D7735BD" w16cid:durableId="0D70C0C2"/>
  <w16cid:commentId w16cid:paraId="27E5FBC3" w16cid:durableId="0DDFA241"/>
  <w16cid:commentId w16cid:paraId="3FB898FD" w16cid:durableId="2CFD48EE"/>
  <w16cid:commentId w16cid:paraId="60841FDE" w16cid:durableId="00CF2B0A"/>
  <w16cid:commentId w16cid:paraId="4A77CE5E" w16cid:durableId="21789D6E"/>
  <w16cid:commentId w16cid:paraId="09AEFB7F" w16cid:durableId="2CFD48EF"/>
  <w16cid:commentId w16cid:paraId="7FA479BF" w16cid:durableId="2CFD48F0"/>
  <w16cid:commentId w16cid:paraId="65EE01A7" w16cid:durableId="2CFD48F6"/>
  <w16cid:commentId w16cid:paraId="2B221FDA" w16cid:durableId="2CFD48F7"/>
  <w16cid:commentId w16cid:paraId="271A8EC0" w16cid:durableId="28DD51FF"/>
  <w16cid:commentId w16cid:paraId="2CF7EDE1" w16cid:durableId="2CFD48F9"/>
  <w16cid:commentId w16cid:paraId="2EC4159F" w16cid:durableId="2EB48332"/>
  <w16cid:commentId w16cid:paraId="102A51BD" w16cid:durableId="2D826771"/>
  <w16cid:commentId w16cid:paraId="40DCEE87" w16cid:durableId="2D826782"/>
  <w16cid:commentId w16cid:paraId="30BE8100" w16cid:durableId="2D826927"/>
  <w16cid:commentId w16cid:paraId="37C0A0B3" w16cid:durableId="2CFD48FB"/>
  <w16cid:commentId w16cid:paraId="4B3AAC7D" w16cid:durableId="2CFD48FC"/>
  <w16cid:commentId w16cid:paraId="204BF43D" w16cid:durableId="2CFD4900"/>
  <w16cid:commentId w16cid:paraId="78884487" w16cid:durableId="2CFD4901"/>
  <w16cid:commentId w16cid:paraId="58277C98" w16cid:durableId="2CFD4902"/>
  <w16cid:commentId w16cid:paraId="6D25C121" w16cid:durableId="24D5657C"/>
  <w16cid:commentId w16cid:paraId="431D87FE" w16cid:durableId="2CFD49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F4B41F" w14:textId="77777777" w:rsidR="00684EFE" w:rsidRDefault="00684EFE">
      <w:r>
        <w:separator/>
      </w:r>
    </w:p>
  </w:endnote>
  <w:endnote w:type="continuationSeparator" w:id="0">
    <w:p w14:paraId="243FDA25" w14:textId="77777777" w:rsidR="00684EFE" w:rsidRDefault="00684EFE">
      <w:r>
        <w:continuationSeparator/>
      </w:r>
    </w:p>
  </w:endnote>
  <w:endnote w:type="continuationNotice" w:id="1">
    <w:p w14:paraId="6BB8D840" w14:textId="77777777" w:rsidR="00684EFE" w:rsidRDefault="00684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ple-system">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790CF" w14:textId="14AEB28C" w:rsidR="00916533" w:rsidRDefault="00916533">
    <w:pPr>
      <w:pStyle w:val="GOSTTitul0"/>
    </w:pPr>
    <w:r>
      <w:t>202</w:t>
    </w:r>
    <w:r>
      <w:rPr>
        <w:lang w:val="en-US"/>
      </w:rPr>
      <w:t>5</w:t>
    </w:r>
    <w: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BD509" w14:textId="77777777" w:rsidR="00916533" w:rsidRDefault="00916533">
    <w:pPr>
      <w:pStyle w:val="GOSTTitul0"/>
    </w:pPr>
    <w:r>
      <w:t>2018 г.</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5C7E3" w14:textId="52E202CA" w:rsidR="00916533" w:rsidRDefault="00916533">
    <w:pPr>
      <w:pStyle w:val="afff4"/>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5BE1E" w14:textId="797558ED" w:rsidR="00916533" w:rsidRDefault="00916533">
    <w:pPr>
      <w:pStyle w:val="afff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BF8A5A" w14:textId="77777777" w:rsidR="00684EFE" w:rsidRDefault="00684EFE">
      <w:r>
        <w:separator/>
      </w:r>
    </w:p>
  </w:footnote>
  <w:footnote w:type="continuationSeparator" w:id="0">
    <w:p w14:paraId="5A4F0D60" w14:textId="77777777" w:rsidR="00684EFE" w:rsidRDefault="00684EFE">
      <w:r>
        <w:continuationSeparator/>
      </w:r>
    </w:p>
  </w:footnote>
  <w:footnote w:type="continuationNotice" w:id="1">
    <w:p w14:paraId="77B8F27A" w14:textId="77777777" w:rsidR="00684EFE" w:rsidRDefault="00684EFE"/>
  </w:footnote>
  <w:footnote w:id="2">
    <w:p w14:paraId="7E57CE85" w14:textId="74BFD29E" w:rsidR="00916533" w:rsidRDefault="00916533" w:rsidP="003C3653">
      <w:pPr>
        <w:pStyle w:val="af5"/>
      </w:pPr>
      <w:r>
        <w:rPr>
          <w:rStyle w:val="af4"/>
        </w:rPr>
        <w:footnoteRef/>
      </w:r>
      <w:r>
        <w:t xml:space="preserve"> </w:t>
      </w:r>
      <w:r w:rsidRPr="0092689E">
        <w:t>Операция подбора записей учета</w:t>
      </w:r>
      <w:r>
        <w:t>, аналогичных ранее сформированным записям,</w:t>
      </w:r>
      <w:r w:rsidRPr="0092689E">
        <w:t xml:space="preserve"> </w:t>
      </w:r>
      <w:r>
        <w:t xml:space="preserve">но </w:t>
      </w:r>
      <w:r w:rsidRPr="0092689E">
        <w:t xml:space="preserve">с </w:t>
      </w:r>
      <w:r>
        <w:t>обратным знаком суммы.</w:t>
      </w:r>
      <w:r w:rsidRPr="00DE6835">
        <w:t xml:space="preserve"> </w:t>
      </w:r>
      <w:r>
        <w:t xml:space="preserve">Применительно к данному типу запроса речь идет о сторнировании через этап обработки документа по настроенным через пользовательский интерфейс </w:t>
      </w:r>
      <w:r>
        <w:rPr>
          <w:lang w:val="en-US"/>
        </w:rPr>
        <w:t>SVAP</w:t>
      </w:r>
      <w:r>
        <w:t xml:space="preserve"> правилам</w:t>
      </w:r>
      <w:r w:rsidRPr="00E50CD6">
        <w:t>.</w:t>
      </w:r>
    </w:p>
  </w:footnote>
  <w:footnote w:id="3">
    <w:p w14:paraId="0C65ED15" w14:textId="56E94AFC" w:rsidR="00916533" w:rsidRPr="00DE6835" w:rsidRDefault="00916533" w:rsidP="003C3653">
      <w:pPr>
        <w:pStyle w:val="af5"/>
      </w:pPr>
      <w:r>
        <w:rPr>
          <w:rStyle w:val="af4"/>
        </w:rPr>
        <w:footnoteRef/>
      </w:r>
      <w:r>
        <w:t xml:space="preserve"> Операция отмены ранее подобранных записей учета, обновления данных документа (при необходимости) и повторного подбора новых записей учета. Отмененные записи учета не влияют на остаток и обороты по счетам.</w:t>
      </w:r>
    </w:p>
  </w:footnote>
  <w:footnote w:id="4">
    <w:p w14:paraId="754F57AD" w14:textId="088AC3E1" w:rsidR="00916533" w:rsidRPr="0036171A" w:rsidRDefault="00916533">
      <w:pPr>
        <w:pStyle w:val="af5"/>
      </w:pPr>
      <w:r>
        <w:rPr>
          <w:rStyle w:val="af4"/>
        </w:rPr>
        <w:footnoteRef/>
      </w:r>
      <w:r>
        <w:t xml:space="preserve"> </w:t>
      </w:r>
      <w:r w:rsidRPr="00802772">
        <w:t xml:space="preserve">В случае если значение атрибута документа вычислить невозможно (например, в справочнике отсутствует соответствующая запись), </w:t>
      </w:r>
      <w:r>
        <w:t>обработка запроса будет завершена с</w:t>
      </w:r>
      <w:r w:rsidRPr="00465CF9">
        <w:t xml:space="preserve"> ошибк</w:t>
      </w:r>
      <w:r>
        <w:t>ой</w:t>
      </w:r>
      <w:r w:rsidRPr="00465CF9">
        <w:t xml:space="preserve"> (E – ERROR – Не успешное завершение)</w:t>
      </w:r>
      <w:r>
        <w:t xml:space="preserve"> с соответствующим ошибке сообщением.</w:t>
      </w:r>
    </w:p>
  </w:footnote>
  <w:footnote w:id="5">
    <w:p w14:paraId="6A2A855B" w14:textId="77777777" w:rsidR="00916533" w:rsidRDefault="00916533" w:rsidP="001C3732">
      <w:pPr>
        <w:pStyle w:val="af5"/>
        <w:rPr>
          <w:ins w:id="112" w:author="Сатлер Марина Викторовна" w:date="2026-04-09T11:09:00Z"/>
        </w:rPr>
      </w:pPr>
      <w:ins w:id="113" w:author="Сатлер Марина Викторовна" w:date="2026-04-09T11:09:00Z">
        <w:r>
          <w:rPr>
            <w:rStyle w:val="af4"/>
          </w:rPr>
          <w:footnoteRef/>
        </w:r>
        <w:r>
          <w:t xml:space="preserve"> </w:t>
        </w:r>
        <w:r w:rsidRPr="00B6211B">
          <w:rPr>
            <w:highlight w:val="green"/>
          </w:rPr>
          <w:t>По значению системного свойства записи учета «Субъект учета» в SVAP осуществляется контроль статуса операционного дня</w:t>
        </w:r>
        <w:r>
          <w:t>.</w:t>
        </w:r>
      </w:ins>
    </w:p>
  </w:footnote>
  <w:footnote w:id="6">
    <w:p w14:paraId="099AC99E" w14:textId="62963562" w:rsidR="00916533" w:rsidRPr="0005643E" w:rsidRDefault="00916533" w:rsidP="00512B7E">
      <w:pPr>
        <w:pStyle w:val="af5"/>
      </w:pPr>
      <w:r>
        <w:rPr>
          <w:rStyle w:val="af4"/>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w:t>
      </w:r>
      <w:ins w:id="804" w:author="Сказецкая Наталья Камилевна" w:date="2026-04-16T16:33:00Z">
        <w:r>
          <w:t>Наименование атрибута не должно превышать 30 символов, в качестве разделителя между словами используется символ «_» (нижнее подчеркивание).</w:t>
        </w:r>
        <w:r w:rsidRPr="007B4D5B">
          <w:t xml:space="preserve"> </w:t>
        </w:r>
      </w:ins>
      <w:r>
        <w:t xml:space="preserve">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ins w:id="805" w:author="Сказецкая Наталья Камилевна" w:date="2026-04-16T16:32:00Z">
        <w:r w:rsidRPr="007B4D5B">
          <w:t xml:space="preserve"> </w:t>
        </w:r>
        <w:r>
          <w:t xml:space="preserve">и настраивать процессы в </w:t>
        </w:r>
        <w:r>
          <w:rPr>
            <w:lang w:val="en-US"/>
          </w:rPr>
          <w:t>SVIP</w:t>
        </w:r>
      </w:ins>
      <w:r>
        <w:t>, системные атрибуты доступны по умолчанию.</w:t>
      </w:r>
    </w:p>
  </w:footnote>
  <w:footnote w:id="7">
    <w:p w14:paraId="695B0C24" w14:textId="51C04D94" w:rsidR="00916533" w:rsidRPr="0005643E" w:rsidRDefault="00916533" w:rsidP="00C80DF0">
      <w:pPr>
        <w:pStyle w:val="af5"/>
      </w:pPr>
      <w:r>
        <w:rPr>
          <w:rStyle w:val="af4"/>
        </w:rPr>
        <w:footnoteRef/>
      </w:r>
      <w:r>
        <w:t xml:space="preserve"> В графе «Наименование атрибута» приведено наименование атрибута документа в виде, строго в котором оно должно указываться в</w:t>
      </w:r>
      <w:r w:rsidRPr="005C4E8A">
        <w:t xml:space="preserve"> справочник</w:t>
      </w:r>
      <w:r>
        <w:t>е</w:t>
      </w:r>
      <w:r w:rsidRPr="005C4E8A">
        <w:t xml:space="preserve"> </w:t>
      </w:r>
      <w:r>
        <w:t>«</w:t>
      </w:r>
      <w:r w:rsidRPr="005C4E8A">
        <w:t>Атрибуты документов</w:t>
      </w:r>
      <w:r>
        <w:t xml:space="preserve">» в </w:t>
      </w:r>
      <w:r>
        <w:rPr>
          <w:lang w:val="en-US"/>
        </w:rPr>
        <w:t>SVAP</w:t>
      </w:r>
      <w:r>
        <w:t xml:space="preserve">. </w:t>
      </w:r>
      <w:ins w:id="970" w:author="Сказецкая Наталья Камилевна" w:date="2026-04-16T16:33:00Z">
        <w:r>
          <w:t>Наименование атрибута не должно превышать 30 символов, в качестве разделителя между словами используется символ «_» (нижнее подчеркивание).</w:t>
        </w:r>
      </w:ins>
      <w:ins w:id="971" w:author="Сказецкая Наталья Камилевна" w:date="2026-04-16T16:34:00Z">
        <w:r w:rsidRPr="007B4D5B">
          <w:t xml:space="preserve"> </w:t>
        </w:r>
      </w:ins>
      <w:r>
        <w:t xml:space="preserve">Символом * отмечены системные атрибуты, </w:t>
      </w:r>
      <w:r w:rsidRPr="00550F9C">
        <w:t>записи по которым</w:t>
      </w:r>
      <w:r>
        <w:t xml:space="preserve"> не </w:t>
      </w:r>
      <w:r w:rsidRPr="00550F9C">
        <w:t>требуется</w:t>
      </w:r>
      <w:r>
        <w:t xml:space="preserve">  заводить в справочник «</w:t>
      </w:r>
      <w:r w:rsidRPr="005C4E8A">
        <w:t>Атрибуты документов</w:t>
      </w:r>
      <w:r>
        <w:t xml:space="preserve">» в </w:t>
      </w:r>
      <w:r>
        <w:rPr>
          <w:lang w:val="en-US"/>
        </w:rPr>
        <w:t>SVAP</w:t>
      </w:r>
      <w:ins w:id="972" w:author="Сказецкая Наталья Камилевна" w:date="2026-04-16T16:34:00Z">
        <w:r w:rsidRPr="007B4D5B">
          <w:t xml:space="preserve"> </w:t>
        </w:r>
        <w:r>
          <w:t xml:space="preserve">и настраивать процессы в </w:t>
        </w:r>
        <w:r>
          <w:rPr>
            <w:lang w:val="en-US"/>
          </w:rPr>
          <w:t>SVIP</w:t>
        </w:r>
      </w:ins>
      <w:r>
        <w:t>, системные атрибуты доступны по умолчанию.</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C3A01" w14:textId="77777777" w:rsidR="00916533" w:rsidRPr="00EC1BAE" w:rsidRDefault="00916533" w:rsidP="00127F40">
    <w:pPr>
      <w:pStyle w:val="GOSTTitulhead"/>
      <w:ind w:firstLine="0"/>
      <w:rPr>
        <w:rFonts w:ascii="Times New Roman" w:hAnsi="Times New Roman"/>
      </w:rPr>
    </w:pPr>
    <w:r w:rsidRPr="00EC1BAE">
      <w:rPr>
        <w:rFonts w:ascii="Times New Roman" w:hAnsi="Times New Roman"/>
      </w:rPr>
      <w:t>ФЕДЕРАЛЬНОЕ КАЗНАЧЕЙСТВО (КАЗНАЧЕЙСТВО РОССИИ)</w:t>
    </w:r>
  </w:p>
  <w:p w14:paraId="73F9F773" w14:textId="77777777" w:rsidR="00916533" w:rsidRDefault="00916533">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A2A4F" w14:textId="77777777" w:rsidR="00916533" w:rsidRPr="00127F40" w:rsidRDefault="00916533" w:rsidP="00127F40">
    <w:pPr>
      <w:pStyle w:val="GOSTTitulhead"/>
      <w:ind w:firstLine="0"/>
    </w:pPr>
    <w:r w:rsidRPr="00127F40">
      <w:t>ФЕДЕРАЛЬНОЕ КАЗНАЧЕЙСТВО (КАЗНАЧЕЙСТВО РОССИИ)</w:t>
    </w:r>
  </w:p>
  <w:p w14:paraId="014601C1" w14:textId="77777777" w:rsidR="00916533" w:rsidRPr="002F5B7D" w:rsidRDefault="00916533" w:rsidP="002F5B7D">
    <w:pPr>
      <w:pStyle w:val="a8"/>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00" w:type="pct"/>
      <w:tblLook w:val="0000" w:firstRow="0" w:lastRow="0" w:firstColumn="0" w:lastColumn="0" w:noHBand="0" w:noVBand="0"/>
    </w:tblPr>
    <w:tblGrid>
      <w:gridCol w:w="2377"/>
      <w:gridCol w:w="5815"/>
      <w:gridCol w:w="1436"/>
    </w:tblGrid>
    <w:tr w:rsidR="00916533" w:rsidRPr="00EC1BAE" w14:paraId="03F23C8F"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091952BA" w14:textId="77777777" w:rsidR="00916533" w:rsidRPr="00EC1BAE" w:rsidRDefault="00916533" w:rsidP="00EC1BAE">
          <w:pPr>
            <w:pStyle w:val="GOSTheader"/>
          </w:pPr>
          <w:r w:rsidRPr="00EC1BAE">
            <w:t>Наименование ИС:</w:t>
          </w:r>
        </w:p>
      </w:tc>
      <w:tc>
        <w:tcPr>
          <w:tcW w:w="3766" w:type="pct"/>
          <w:gridSpan w:val="2"/>
        </w:tcPr>
        <w:p w14:paraId="2B87631E" w14:textId="77777777" w:rsidR="00916533" w:rsidRPr="00EC1BAE" w:rsidRDefault="00916533" w:rsidP="00EC1BAE">
          <w:pPr>
            <w:pStyle w:val="GOSTheader"/>
          </w:pPr>
          <w:r w:rsidRPr="00EC1BAE">
            <w:t>Государственная интегрированная информационная система управления общественными финансами «Электронный бюджет»</w:t>
          </w:r>
        </w:p>
      </w:tc>
    </w:tr>
    <w:tr w:rsidR="00916533" w:rsidRPr="00EC1BAE" w14:paraId="00AB3E76"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7F09F870" w14:textId="77777777" w:rsidR="00916533" w:rsidRPr="00EC1BAE" w:rsidRDefault="00916533" w:rsidP="00EC1BAE">
          <w:pPr>
            <w:pStyle w:val="GOSTheader"/>
          </w:pPr>
          <w:r w:rsidRPr="00EC1BAE">
            <w:t>Название документа:</w:t>
          </w:r>
        </w:p>
      </w:tc>
      <w:tc>
        <w:tcPr>
          <w:tcW w:w="3766" w:type="pct"/>
          <w:gridSpan w:val="2"/>
        </w:tcPr>
        <w:p w14:paraId="3C8CCD42" w14:textId="181FFC23"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0F97C22E" w14:textId="77777777" w:rsidTr="00CE0AEB">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4487F468" w14:textId="77777777" w:rsidR="00916533" w:rsidRPr="00EC1BAE" w:rsidRDefault="00916533" w:rsidP="00EC1BAE">
          <w:pPr>
            <w:pStyle w:val="GOSTheader"/>
          </w:pPr>
          <w:r w:rsidRPr="00EC1BAE">
            <w:t>Код документа:</w:t>
          </w:r>
        </w:p>
      </w:tc>
      <w:tc>
        <w:tcPr>
          <w:tcW w:w="3020" w:type="pct"/>
        </w:tcPr>
        <w:p w14:paraId="2EB814D2" w14:textId="22E6F91A" w:rsidR="00916533" w:rsidRPr="00EC1BAE" w:rsidRDefault="00916533" w:rsidP="00EC1BAE">
          <w:pPr>
            <w:pStyle w:val="GOSTheader"/>
          </w:pPr>
          <w:fldSimple w:instr=" DOCPROPERTY  DocCode  \* MERGEFORMAT ">
            <w:r>
              <w:t>89603636.43.01,00.ДР.001-01.00 1(4,8)</w:t>
            </w:r>
          </w:fldSimple>
        </w:p>
      </w:tc>
      <w:tc>
        <w:tcPr>
          <w:tcW w:w="746" w:type="pct"/>
        </w:tcPr>
        <w:p w14:paraId="670395D4" w14:textId="00A4E1E5"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14</w:t>
          </w:r>
          <w:r w:rsidRPr="00EC1BAE">
            <w:fldChar w:fldCharType="end"/>
          </w:r>
        </w:p>
      </w:tc>
    </w:tr>
  </w:tbl>
  <w:p w14:paraId="7EF6DCBC" w14:textId="77777777" w:rsidR="00916533" w:rsidRDefault="00916533" w:rsidP="00726940">
    <w:pPr>
      <w:pStyle w:val="a8"/>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12" w:type="pct"/>
      <w:tblLook w:val="0000" w:firstRow="0" w:lastRow="0" w:firstColumn="0" w:lastColumn="0" w:noHBand="0" w:noVBand="0"/>
    </w:tblPr>
    <w:tblGrid>
      <w:gridCol w:w="2331"/>
      <w:gridCol w:w="5843"/>
      <w:gridCol w:w="1477"/>
    </w:tblGrid>
    <w:tr w:rsidR="00916533" w:rsidRPr="00EC1BAE" w14:paraId="1757FA95" w14:textId="77777777" w:rsidTr="00000BB8">
      <w:trPr>
        <w:cnfStyle w:val="000000100000" w:firstRow="0" w:lastRow="0" w:firstColumn="0" w:lastColumn="0" w:oddVBand="0" w:evenVBand="0" w:oddHBand="1" w:evenHBand="0" w:firstRowFirstColumn="0" w:firstRowLastColumn="0" w:lastRowFirstColumn="0" w:lastRowLastColumn="0"/>
      </w:trPr>
      <w:tc>
        <w:tcPr>
          <w:tcW w:w="1208" w:type="pct"/>
        </w:tcPr>
        <w:p w14:paraId="68885C95" w14:textId="77777777" w:rsidR="00916533" w:rsidRPr="00EC1BAE" w:rsidRDefault="00916533" w:rsidP="00EC1BAE">
          <w:pPr>
            <w:pStyle w:val="GOSTheader"/>
          </w:pPr>
          <w:r w:rsidRPr="00EC1BAE">
            <w:t>Наименование ИС:</w:t>
          </w:r>
        </w:p>
      </w:tc>
      <w:tc>
        <w:tcPr>
          <w:tcW w:w="3792" w:type="pct"/>
          <w:gridSpan w:val="2"/>
        </w:tcPr>
        <w:p w14:paraId="5254B95D" w14:textId="77777777" w:rsidR="00916533" w:rsidRPr="00EC1BAE" w:rsidRDefault="00916533" w:rsidP="00EC1BAE">
          <w:pPr>
            <w:pStyle w:val="GOSTheader"/>
          </w:pPr>
          <w:r w:rsidRPr="00EC1BAE">
            <w:t>Государственная интегрированная информационная система управления общественными финансами «Электронный бюджет»</w:t>
          </w:r>
        </w:p>
      </w:tc>
    </w:tr>
    <w:tr w:rsidR="00916533" w:rsidRPr="00EC1BAE" w14:paraId="359949C7" w14:textId="77777777" w:rsidTr="00000BB8">
      <w:trPr>
        <w:cnfStyle w:val="000000010000" w:firstRow="0" w:lastRow="0" w:firstColumn="0" w:lastColumn="0" w:oddVBand="0" w:evenVBand="0" w:oddHBand="0" w:evenHBand="1" w:firstRowFirstColumn="0" w:firstRowLastColumn="0" w:lastRowFirstColumn="0" w:lastRowLastColumn="0"/>
      </w:trPr>
      <w:tc>
        <w:tcPr>
          <w:tcW w:w="1208" w:type="pct"/>
        </w:tcPr>
        <w:p w14:paraId="2534D8C8" w14:textId="77777777" w:rsidR="00916533" w:rsidRPr="00EC1BAE" w:rsidRDefault="00916533" w:rsidP="00EC1BAE">
          <w:pPr>
            <w:pStyle w:val="GOSTheader"/>
          </w:pPr>
          <w:r w:rsidRPr="00EC1BAE">
            <w:t>Название документа:</w:t>
          </w:r>
        </w:p>
      </w:tc>
      <w:tc>
        <w:tcPr>
          <w:tcW w:w="3792" w:type="pct"/>
          <w:gridSpan w:val="2"/>
        </w:tcPr>
        <w:p w14:paraId="776D4266" w14:textId="1B217199"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0D059718" w14:textId="77777777" w:rsidTr="00000BB8">
      <w:trPr>
        <w:cnfStyle w:val="000000100000" w:firstRow="0" w:lastRow="0" w:firstColumn="0" w:lastColumn="0" w:oddVBand="0" w:evenVBand="0" w:oddHBand="1" w:evenHBand="0" w:firstRowFirstColumn="0" w:firstRowLastColumn="0" w:lastRowFirstColumn="0" w:lastRowLastColumn="0"/>
        <w:trHeight w:val="143"/>
      </w:trPr>
      <w:tc>
        <w:tcPr>
          <w:tcW w:w="1208" w:type="pct"/>
        </w:tcPr>
        <w:p w14:paraId="54B0218C" w14:textId="77777777" w:rsidR="00916533" w:rsidRPr="00EC1BAE" w:rsidRDefault="00916533" w:rsidP="00EC1BAE">
          <w:pPr>
            <w:pStyle w:val="GOSTheader"/>
          </w:pPr>
          <w:r w:rsidRPr="00EC1BAE">
            <w:t>Код документа:</w:t>
          </w:r>
        </w:p>
      </w:tc>
      <w:tc>
        <w:tcPr>
          <w:tcW w:w="3027" w:type="pct"/>
        </w:tcPr>
        <w:p w14:paraId="0403D1ED" w14:textId="559F8E5F" w:rsidR="00916533" w:rsidRPr="00EC1BAE" w:rsidRDefault="00916533" w:rsidP="00EC1BAE">
          <w:pPr>
            <w:pStyle w:val="GOSTheader"/>
          </w:pPr>
          <w:fldSimple w:instr=" DOCPROPERTY  DocCode  \* MERGEFORMAT ">
            <w:r>
              <w:t>89603636.43.01,00.ДР.001-01.00 1(4,8)</w:t>
            </w:r>
          </w:fldSimple>
        </w:p>
      </w:tc>
      <w:tc>
        <w:tcPr>
          <w:tcW w:w="765" w:type="pct"/>
        </w:tcPr>
        <w:p w14:paraId="21993150" w14:textId="3B9406B2"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3</w:t>
          </w:r>
          <w:r w:rsidRPr="00EC1BAE">
            <w:fldChar w:fldCharType="end"/>
          </w:r>
        </w:p>
      </w:tc>
    </w:tr>
  </w:tbl>
  <w:p w14:paraId="45EDCDAA" w14:textId="77777777" w:rsidR="00916533" w:rsidRPr="002F5B7D" w:rsidRDefault="00916533" w:rsidP="002F5B7D">
    <w:pPr>
      <w:pStyle w:val="a8"/>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00" w:type="pct"/>
      <w:tblLook w:val="0000" w:firstRow="0" w:lastRow="0" w:firstColumn="0" w:lastColumn="0" w:noHBand="0" w:noVBand="0"/>
    </w:tblPr>
    <w:tblGrid>
      <w:gridCol w:w="3873"/>
      <w:gridCol w:w="10330"/>
      <w:gridCol w:w="1491"/>
    </w:tblGrid>
    <w:tr w:rsidR="00916533" w:rsidRPr="00EC1BAE" w14:paraId="37EB41A3" w14:textId="77777777" w:rsidTr="00CE0AEB">
      <w:trPr>
        <w:cnfStyle w:val="000000100000" w:firstRow="0" w:lastRow="0" w:firstColumn="0" w:lastColumn="0" w:oddVBand="0" w:evenVBand="0" w:oddHBand="1" w:evenHBand="0" w:firstRowFirstColumn="0" w:firstRowLastColumn="0" w:lastRowFirstColumn="0" w:lastRowLastColumn="0"/>
      </w:trPr>
      <w:tc>
        <w:tcPr>
          <w:tcW w:w="1234" w:type="pct"/>
        </w:tcPr>
        <w:p w14:paraId="2B021E4B" w14:textId="77777777" w:rsidR="00916533" w:rsidRPr="00EC1BAE" w:rsidRDefault="00916533" w:rsidP="00EC1BAE">
          <w:pPr>
            <w:pStyle w:val="GOSTheader"/>
          </w:pPr>
          <w:r w:rsidRPr="00EC1BAE">
            <w:t>Наименование ИС:</w:t>
          </w:r>
        </w:p>
      </w:tc>
      <w:tc>
        <w:tcPr>
          <w:tcW w:w="3766" w:type="pct"/>
          <w:gridSpan w:val="2"/>
        </w:tcPr>
        <w:p w14:paraId="0B50DAEC" w14:textId="77777777" w:rsidR="00916533" w:rsidRPr="00EC1BAE" w:rsidRDefault="00916533" w:rsidP="00EC1BAE">
          <w:pPr>
            <w:pStyle w:val="GOSTheader"/>
          </w:pPr>
          <w:r w:rsidRPr="00EC1BAE">
            <w:t>Государственная интегрированная информационная система управления общественными финансами «Электронный бюджет»</w:t>
          </w:r>
        </w:p>
      </w:tc>
    </w:tr>
    <w:tr w:rsidR="00916533" w:rsidRPr="00EC1BAE" w14:paraId="62872765" w14:textId="77777777" w:rsidTr="00CE0AEB">
      <w:trPr>
        <w:cnfStyle w:val="000000010000" w:firstRow="0" w:lastRow="0" w:firstColumn="0" w:lastColumn="0" w:oddVBand="0" w:evenVBand="0" w:oddHBand="0" w:evenHBand="1" w:firstRowFirstColumn="0" w:firstRowLastColumn="0" w:lastRowFirstColumn="0" w:lastRowLastColumn="0"/>
      </w:trPr>
      <w:tc>
        <w:tcPr>
          <w:tcW w:w="1234" w:type="pct"/>
        </w:tcPr>
        <w:p w14:paraId="5741E301" w14:textId="77777777" w:rsidR="00916533" w:rsidRPr="00EC1BAE" w:rsidRDefault="00916533" w:rsidP="00EC1BAE">
          <w:pPr>
            <w:pStyle w:val="GOSTheader"/>
          </w:pPr>
          <w:r w:rsidRPr="00EC1BAE">
            <w:t>Название документа:</w:t>
          </w:r>
        </w:p>
      </w:tc>
      <w:tc>
        <w:tcPr>
          <w:tcW w:w="3766" w:type="pct"/>
          <w:gridSpan w:val="2"/>
        </w:tcPr>
        <w:p w14:paraId="15AE8092" w14:textId="77777777"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22B40B53"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34" w:type="pct"/>
        </w:tcPr>
        <w:p w14:paraId="75FF3D08" w14:textId="77777777" w:rsidR="00916533" w:rsidRPr="00EC1BAE" w:rsidRDefault="00916533" w:rsidP="00EC1BAE">
          <w:pPr>
            <w:pStyle w:val="GOSTheader"/>
          </w:pPr>
          <w:r w:rsidRPr="00EC1BAE">
            <w:t>Код документа:</w:t>
          </w:r>
        </w:p>
      </w:tc>
      <w:tc>
        <w:tcPr>
          <w:tcW w:w="3291" w:type="pct"/>
        </w:tcPr>
        <w:p w14:paraId="5BD558F6" w14:textId="5AEB4DDB" w:rsidR="00916533" w:rsidRPr="00EC1BAE" w:rsidRDefault="00916533" w:rsidP="00EC1BAE">
          <w:pPr>
            <w:pStyle w:val="GOSTheader"/>
          </w:pPr>
          <w:fldSimple w:instr=" DOCPROPERTY  DocCode  \* MERGEFORMAT ">
            <w:r>
              <w:t>89603636.43.01,00.ДР.001-01.00 1(4,8)</w:t>
            </w:r>
          </w:fldSimple>
        </w:p>
      </w:tc>
      <w:tc>
        <w:tcPr>
          <w:tcW w:w="475" w:type="pct"/>
        </w:tcPr>
        <w:p w14:paraId="22C2B55A" w14:textId="2AF105DA"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16</w:t>
          </w:r>
          <w:r w:rsidRPr="00EC1BAE">
            <w:fldChar w:fldCharType="end"/>
          </w:r>
        </w:p>
      </w:tc>
    </w:tr>
  </w:tbl>
  <w:p w14:paraId="70232985" w14:textId="77777777" w:rsidR="00916533" w:rsidRDefault="00916533" w:rsidP="00726940">
    <w:pPr>
      <w:pStyle w:val="a8"/>
      <w:jc w:val="righ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12" w:type="pct"/>
      <w:tblLook w:val="0000" w:firstRow="0" w:lastRow="0" w:firstColumn="0" w:lastColumn="0" w:noHBand="0" w:noVBand="0"/>
    </w:tblPr>
    <w:tblGrid>
      <w:gridCol w:w="2523"/>
      <w:gridCol w:w="11834"/>
      <w:gridCol w:w="1375"/>
    </w:tblGrid>
    <w:tr w:rsidR="00916533" w:rsidRPr="00EC1BAE" w14:paraId="5AD32B84" w14:textId="77777777" w:rsidTr="001200F0">
      <w:trPr>
        <w:cnfStyle w:val="000000100000" w:firstRow="0" w:lastRow="0" w:firstColumn="0" w:lastColumn="0" w:oddVBand="0" w:evenVBand="0" w:oddHBand="1" w:evenHBand="0" w:firstRowFirstColumn="0" w:firstRowLastColumn="0" w:lastRowFirstColumn="0" w:lastRowLastColumn="0"/>
      </w:trPr>
      <w:tc>
        <w:tcPr>
          <w:tcW w:w="802" w:type="pct"/>
        </w:tcPr>
        <w:p w14:paraId="755B77CA" w14:textId="77777777" w:rsidR="00916533" w:rsidRPr="00EC1BAE" w:rsidRDefault="00916533" w:rsidP="00EC1BAE">
          <w:pPr>
            <w:pStyle w:val="GOSTheader"/>
          </w:pPr>
          <w:r w:rsidRPr="00EC1BAE">
            <w:t>Наименование ИС:</w:t>
          </w:r>
        </w:p>
      </w:tc>
      <w:tc>
        <w:tcPr>
          <w:tcW w:w="4198" w:type="pct"/>
          <w:gridSpan w:val="2"/>
        </w:tcPr>
        <w:p w14:paraId="510F80F6" w14:textId="77777777" w:rsidR="00916533" w:rsidRPr="00EC1BAE" w:rsidRDefault="00916533" w:rsidP="00EC1BAE">
          <w:pPr>
            <w:pStyle w:val="GOSTheader"/>
          </w:pPr>
          <w:r w:rsidRPr="00EC1BAE">
            <w:t>Государственная интегрированная информационная система управления общественными финансами «Электронный бюджет»</w:t>
          </w:r>
        </w:p>
      </w:tc>
    </w:tr>
    <w:tr w:rsidR="00916533" w:rsidRPr="00EC1BAE" w14:paraId="199CD815" w14:textId="77777777" w:rsidTr="001200F0">
      <w:trPr>
        <w:cnfStyle w:val="000000010000" w:firstRow="0" w:lastRow="0" w:firstColumn="0" w:lastColumn="0" w:oddVBand="0" w:evenVBand="0" w:oddHBand="0" w:evenHBand="1" w:firstRowFirstColumn="0" w:firstRowLastColumn="0" w:lastRowFirstColumn="0" w:lastRowLastColumn="0"/>
      </w:trPr>
      <w:tc>
        <w:tcPr>
          <w:tcW w:w="802" w:type="pct"/>
        </w:tcPr>
        <w:p w14:paraId="72395219" w14:textId="77777777" w:rsidR="00916533" w:rsidRPr="00EC1BAE" w:rsidRDefault="00916533" w:rsidP="00EC1BAE">
          <w:pPr>
            <w:pStyle w:val="GOSTheader"/>
          </w:pPr>
          <w:r w:rsidRPr="00EC1BAE">
            <w:t>Название документа:</w:t>
          </w:r>
        </w:p>
      </w:tc>
      <w:tc>
        <w:tcPr>
          <w:tcW w:w="4198" w:type="pct"/>
          <w:gridSpan w:val="2"/>
        </w:tcPr>
        <w:p w14:paraId="1C0F7F8C" w14:textId="77777777"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5BE0871E" w14:textId="77777777" w:rsidTr="001200F0">
      <w:trPr>
        <w:cnfStyle w:val="000000100000" w:firstRow="0" w:lastRow="0" w:firstColumn="0" w:lastColumn="0" w:oddVBand="0" w:evenVBand="0" w:oddHBand="1" w:evenHBand="0" w:firstRowFirstColumn="0" w:firstRowLastColumn="0" w:lastRowFirstColumn="0" w:lastRowLastColumn="0"/>
        <w:trHeight w:val="143"/>
      </w:trPr>
      <w:tc>
        <w:tcPr>
          <w:tcW w:w="802" w:type="pct"/>
        </w:tcPr>
        <w:p w14:paraId="311A5647" w14:textId="77777777" w:rsidR="00916533" w:rsidRPr="00EC1BAE" w:rsidRDefault="00916533" w:rsidP="00EC1BAE">
          <w:pPr>
            <w:pStyle w:val="GOSTheader"/>
          </w:pPr>
          <w:r w:rsidRPr="00EC1BAE">
            <w:t>Код документа:</w:t>
          </w:r>
        </w:p>
      </w:tc>
      <w:tc>
        <w:tcPr>
          <w:tcW w:w="3761" w:type="pct"/>
        </w:tcPr>
        <w:p w14:paraId="5A6CA18E" w14:textId="1F347786" w:rsidR="00916533" w:rsidRPr="00EC1BAE" w:rsidRDefault="00916533" w:rsidP="00EC1BAE">
          <w:pPr>
            <w:pStyle w:val="GOSTheader"/>
          </w:pPr>
          <w:fldSimple w:instr=" DOCPROPERTY  DocCode  \* MERGEFORMAT ">
            <w:r>
              <w:t>89603636.43.01,00.ДР.001-01.00 1(4,8)</w:t>
            </w:r>
          </w:fldSimple>
        </w:p>
      </w:tc>
      <w:tc>
        <w:tcPr>
          <w:tcW w:w="437" w:type="pct"/>
        </w:tcPr>
        <w:p w14:paraId="147EB488" w14:textId="5FDEDF36"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15</w:t>
          </w:r>
          <w:r w:rsidRPr="00EC1BAE">
            <w:fldChar w:fldCharType="end"/>
          </w:r>
        </w:p>
      </w:tc>
    </w:tr>
  </w:tbl>
  <w:p w14:paraId="4FAC6F33" w14:textId="77777777" w:rsidR="00916533" w:rsidRPr="002F5B7D" w:rsidRDefault="00916533" w:rsidP="002F5B7D">
    <w:pPr>
      <w:pStyle w:val="a8"/>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00" w:type="pct"/>
      <w:tblLook w:val="0000" w:firstRow="0" w:lastRow="0" w:firstColumn="0" w:lastColumn="0" w:noHBand="0" w:noVBand="0"/>
    </w:tblPr>
    <w:tblGrid>
      <w:gridCol w:w="3949"/>
      <w:gridCol w:w="9950"/>
      <w:gridCol w:w="1795"/>
    </w:tblGrid>
    <w:tr w:rsidR="00916533" w:rsidRPr="00EC1BAE" w14:paraId="2FD5D42C"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699BB861" w14:textId="77777777" w:rsidR="00916533" w:rsidRPr="00EC1BAE" w:rsidRDefault="00916533" w:rsidP="00EC1BAE">
          <w:pPr>
            <w:pStyle w:val="GOSTheader"/>
          </w:pPr>
          <w:r w:rsidRPr="00EC1BAE">
            <w:t>Наименование ИС:</w:t>
          </w:r>
        </w:p>
      </w:tc>
      <w:tc>
        <w:tcPr>
          <w:tcW w:w="3742" w:type="pct"/>
          <w:gridSpan w:val="2"/>
        </w:tcPr>
        <w:p w14:paraId="15FD41E6" w14:textId="77777777" w:rsidR="00916533" w:rsidRPr="00EC1BAE" w:rsidRDefault="00916533" w:rsidP="00EC1BAE">
          <w:pPr>
            <w:pStyle w:val="GOSTheader"/>
          </w:pPr>
          <w:r w:rsidRPr="00EC1BAE">
            <w:t>ГИИС «Электронный бюджет»</w:t>
          </w:r>
        </w:p>
      </w:tc>
    </w:tr>
    <w:tr w:rsidR="00916533" w:rsidRPr="00EC1BAE" w14:paraId="1E83249B"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393957A1" w14:textId="77777777" w:rsidR="00916533" w:rsidRPr="00EC1BAE" w:rsidRDefault="00916533" w:rsidP="00EC1BAE">
          <w:pPr>
            <w:pStyle w:val="GOSTheader"/>
          </w:pPr>
          <w:r w:rsidRPr="00EC1BAE">
            <w:t>Название документа:</w:t>
          </w:r>
        </w:p>
      </w:tc>
      <w:tc>
        <w:tcPr>
          <w:tcW w:w="3742" w:type="pct"/>
          <w:gridSpan w:val="2"/>
        </w:tcPr>
        <w:p w14:paraId="67E38571" w14:textId="77777777"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0B1F7BAF"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28201F02" w14:textId="77777777" w:rsidR="00916533" w:rsidRPr="00EC1BAE" w:rsidRDefault="00916533" w:rsidP="00EC1BAE">
          <w:pPr>
            <w:pStyle w:val="GOSTheader"/>
          </w:pPr>
          <w:r w:rsidRPr="00EC1BAE">
            <w:t>Код документа:</w:t>
          </w:r>
        </w:p>
      </w:tc>
      <w:tc>
        <w:tcPr>
          <w:tcW w:w="3170" w:type="pct"/>
        </w:tcPr>
        <w:p w14:paraId="73525B40" w14:textId="77777777" w:rsidR="00916533" w:rsidRPr="00EC1BAE" w:rsidRDefault="00916533" w:rsidP="00EC1BAE">
          <w:pPr>
            <w:pStyle w:val="GOSTheader"/>
          </w:pPr>
          <w:fldSimple w:instr=" DOCPROPERTY  DocCode  \* MERGEFORMAT ">
            <w:r>
              <w:t>89603636.43.01,00.ДР.001-01.00 1(4,8)</w:t>
            </w:r>
          </w:fldSimple>
        </w:p>
      </w:tc>
      <w:tc>
        <w:tcPr>
          <w:tcW w:w="572" w:type="pct"/>
        </w:tcPr>
        <w:p w14:paraId="3983AA0D" w14:textId="683ACA34"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61</w:t>
          </w:r>
          <w:r w:rsidRPr="00EC1BAE">
            <w:fldChar w:fldCharType="end"/>
          </w:r>
        </w:p>
      </w:tc>
    </w:tr>
  </w:tbl>
  <w:p w14:paraId="51D89C93" w14:textId="77777777" w:rsidR="00916533" w:rsidRDefault="00916533" w:rsidP="007F27CE">
    <w:pPr>
      <w:pStyle w:val="a8"/>
      <w:tabs>
        <w:tab w:val="clear" w:pos="4677"/>
        <w:tab w:val="clear" w:pos="9355"/>
        <w:tab w:val="left" w:pos="11350"/>
      </w:tabs>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00" w:type="pct"/>
      <w:tblLook w:val="0000" w:firstRow="0" w:lastRow="0" w:firstColumn="0" w:lastColumn="0" w:noHBand="0" w:noVBand="0"/>
    </w:tblPr>
    <w:tblGrid>
      <w:gridCol w:w="3949"/>
      <w:gridCol w:w="9950"/>
      <w:gridCol w:w="1795"/>
    </w:tblGrid>
    <w:tr w:rsidR="00916533" w:rsidRPr="00EC1BAE" w14:paraId="573A1774"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0C9AACFA" w14:textId="77777777" w:rsidR="00916533" w:rsidRPr="00EC1BAE" w:rsidRDefault="00916533" w:rsidP="00EC1BAE">
          <w:pPr>
            <w:pStyle w:val="GOSTheader"/>
          </w:pPr>
          <w:r w:rsidRPr="00EC1BAE">
            <w:t>Наименование ИС:</w:t>
          </w:r>
        </w:p>
      </w:tc>
      <w:tc>
        <w:tcPr>
          <w:tcW w:w="3742" w:type="pct"/>
          <w:gridSpan w:val="2"/>
        </w:tcPr>
        <w:p w14:paraId="24EA9A9C" w14:textId="2BB2FECD" w:rsidR="00916533" w:rsidRPr="00EC1BAE" w:rsidRDefault="00916533" w:rsidP="00EC1BAE">
          <w:pPr>
            <w:pStyle w:val="GOSTheader"/>
          </w:pPr>
          <w:r w:rsidRPr="00EC1BAE">
            <w:t>ГИИС «Электронный бюджет»</w:t>
          </w:r>
        </w:p>
      </w:tc>
    </w:tr>
    <w:tr w:rsidR="00916533" w:rsidRPr="00EC1BAE" w14:paraId="324B692F"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6AA2B39A" w14:textId="77777777" w:rsidR="00916533" w:rsidRPr="00EC1BAE" w:rsidRDefault="00916533" w:rsidP="00EC1BAE">
          <w:pPr>
            <w:pStyle w:val="GOSTheader"/>
          </w:pPr>
          <w:r w:rsidRPr="00EC1BAE">
            <w:t>Название документа:</w:t>
          </w:r>
        </w:p>
      </w:tc>
      <w:tc>
        <w:tcPr>
          <w:tcW w:w="3742" w:type="pct"/>
          <w:gridSpan w:val="2"/>
        </w:tcPr>
        <w:p w14:paraId="7ED0FB73" w14:textId="6652CE69"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5109C1F6" w14:textId="77777777" w:rsidTr="00A01A1C">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120EF40A" w14:textId="77777777" w:rsidR="00916533" w:rsidRPr="00EC1BAE" w:rsidRDefault="00916533" w:rsidP="00EC1BAE">
          <w:pPr>
            <w:pStyle w:val="GOSTheader"/>
          </w:pPr>
          <w:r w:rsidRPr="00EC1BAE">
            <w:t>Код документа:</w:t>
          </w:r>
        </w:p>
      </w:tc>
      <w:tc>
        <w:tcPr>
          <w:tcW w:w="3170" w:type="pct"/>
        </w:tcPr>
        <w:p w14:paraId="62B4CD71" w14:textId="4F4BF31F" w:rsidR="00916533" w:rsidRPr="00EC1BAE" w:rsidRDefault="00916533" w:rsidP="00EC1BAE">
          <w:pPr>
            <w:pStyle w:val="GOSTheader"/>
          </w:pPr>
          <w:fldSimple w:instr=" DOCPROPERTY  DocCode  \* MERGEFORMAT ">
            <w:r>
              <w:t>89603636.43.01,00.ДР.001-01.00 1(4,8)</w:t>
            </w:r>
          </w:fldSimple>
        </w:p>
      </w:tc>
      <w:tc>
        <w:tcPr>
          <w:tcW w:w="572" w:type="pct"/>
        </w:tcPr>
        <w:p w14:paraId="4D3A4F87" w14:textId="62C45D67"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182</w:t>
          </w:r>
          <w:r w:rsidRPr="00EC1BAE">
            <w:fldChar w:fldCharType="end"/>
          </w:r>
        </w:p>
      </w:tc>
    </w:tr>
  </w:tbl>
  <w:p w14:paraId="7E62E4FD" w14:textId="77777777" w:rsidR="00916533" w:rsidRDefault="00916533" w:rsidP="007F27CE">
    <w:pPr>
      <w:pStyle w:val="a8"/>
      <w:tabs>
        <w:tab w:val="clear" w:pos="4677"/>
        <w:tab w:val="clear" w:pos="9355"/>
        <w:tab w:val="left" w:pos="11350"/>
      </w:tabs>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OSTTable"/>
      <w:tblW w:w="5000" w:type="pct"/>
      <w:tblLook w:val="0000" w:firstRow="0" w:lastRow="0" w:firstColumn="0" w:lastColumn="0" w:noHBand="0" w:noVBand="0"/>
    </w:tblPr>
    <w:tblGrid>
      <w:gridCol w:w="2351"/>
      <w:gridCol w:w="5709"/>
      <w:gridCol w:w="1284"/>
    </w:tblGrid>
    <w:tr w:rsidR="00916533" w:rsidRPr="00EC1BAE" w14:paraId="776DB72B" w14:textId="77777777" w:rsidTr="001B05DF">
      <w:trPr>
        <w:cnfStyle w:val="000000100000" w:firstRow="0" w:lastRow="0" w:firstColumn="0" w:lastColumn="0" w:oddVBand="0" w:evenVBand="0" w:oddHBand="1" w:evenHBand="0" w:firstRowFirstColumn="0" w:firstRowLastColumn="0" w:lastRowFirstColumn="0" w:lastRowLastColumn="0"/>
      </w:trPr>
      <w:tc>
        <w:tcPr>
          <w:tcW w:w="1258" w:type="pct"/>
        </w:tcPr>
        <w:p w14:paraId="23E288A7" w14:textId="77777777" w:rsidR="00916533" w:rsidRPr="00EC1BAE" w:rsidRDefault="00916533" w:rsidP="00EC1BAE">
          <w:pPr>
            <w:pStyle w:val="GOSTheader"/>
          </w:pPr>
          <w:r w:rsidRPr="00EC1BAE">
            <w:t>Наименование ИС:</w:t>
          </w:r>
        </w:p>
      </w:tc>
      <w:tc>
        <w:tcPr>
          <w:tcW w:w="3742" w:type="pct"/>
          <w:gridSpan w:val="2"/>
        </w:tcPr>
        <w:p w14:paraId="44A134A7" w14:textId="77777777" w:rsidR="00916533" w:rsidRPr="00EC1BAE" w:rsidRDefault="00916533" w:rsidP="00EC1BAE">
          <w:pPr>
            <w:pStyle w:val="GOSTheader"/>
          </w:pPr>
          <w:r w:rsidRPr="00EC1BAE">
            <w:t>ГИИС «Электронный бюджет»</w:t>
          </w:r>
        </w:p>
      </w:tc>
    </w:tr>
    <w:tr w:rsidR="00916533" w:rsidRPr="00EC1BAE" w14:paraId="30EDDE0C" w14:textId="77777777" w:rsidTr="001B05DF">
      <w:trPr>
        <w:cnfStyle w:val="000000010000" w:firstRow="0" w:lastRow="0" w:firstColumn="0" w:lastColumn="0" w:oddVBand="0" w:evenVBand="0" w:oddHBand="0" w:evenHBand="1" w:firstRowFirstColumn="0" w:firstRowLastColumn="0" w:lastRowFirstColumn="0" w:lastRowLastColumn="0"/>
      </w:trPr>
      <w:tc>
        <w:tcPr>
          <w:tcW w:w="1258" w:type="pct"/>
        </w:tcPr>
        <w:p w14:paraId="4718D7EB" w14:textId="77777777" w:rsidR="00916533" w:rsidRPr="00EC1BAE" w:rsidRDefault="00916533" w:rsidP="00EC1BAE">
          <w:pPr>
            <w:pStyle w:val="GOSTheader"/>
          </w:pPr>
          <w:r w:rsidRPr="00EC1BAE">
            <w:t>Название документа:</w:t>
          </w:r>
        </w:p>
      </w:tc>
      <w:tc>
        <w:tcPr>
          <w:tcW w:w="3742" w:type="pct"/>
          <w:gridSpan w:val="2"/>
        </w:tcPr>
        <w:p w14:paraId="1F203069" w14:textId="52686D22" w:rsidR="00916533" w:rsidRPr="00EC1BAE" w:rsidRDefault="00916533" w:rsidP="00EC1BAE">
          <w:pPr>
            <w:pStyle w:val="GOSTheader"/>
          </w:pPr>
          <w:r w:rsidRPr="00EC1BAE">
            <w:t>Требования к взаимодействию расчетно-финансовой платформы SmartVista Accounting Platform с функциональными подсистемами</w:t>
          </w:r>
        </w:p>
      </w:tc>
    </w:tr>
    <w:tr w:rsidR="00916533" w:rsidRPr="00EC1BAE" w14:paraId="67AF2DC1" w14:textId="77777777" w:rsidTr="001B05DF">
      <w:trPr>
        <w:cnfStyle w:val="000000100000" w:firstRow="0" w:lastRow="0" w:firstColumn="0" w:lastColumn="0" w:oddVBand="0" w:evenVBand="0" w:oddHBand="1" w:evenHBand="0" w:firstRowFirstColumn="0" w:firstRowLastColumn="0" w:lastRowFirstColumn="0" w:lastRowLastColumn="0"/>
        <w:trHeight w:val="143"/>
      </w:trPr>
      <w:tc>
        <w:tcPr>
          <w:tcW w:w="1258" w:type="pct"/>
        </w:tcPr>
        <w:p w14:paraId="306C4B27" w14:textId="77777777" w:rsidR="00916533" w:rsidRPr="00EC1BAE" w:rsidRDefault="00916533" w:rsidP="00EC1BAE">
          <w:pPr>
            <w:pStyle w:val="GOSTheader"/>
          </w:pPr>
          <w:r w:rsidRPr="00EC1BAE">
            <w:t>Код документа:</w:t>
          </w:r>
        </w:p>
      </w:tc>
      <w:tc>
        <w:tcPr>
          <w:tcW w:w="3055" w:type="pct"/>
        </w:tcPr>
        <w:p w14:paraId="458BD402" w14:textId="2EFD7AB3" w:rsidR="00916533" w:rsidRPr="00EC1BAE" w:rsidRDefault="00916533" w:rsidP="00EC1BAE">
          <w:pPr>
            <w:pStyle w:val="GOSTheader"/>
          </w:pPr>
          <w:fldSimple w:instr=" DOCPROPERTY  DocCode  \* MERGEFORMAT ">
            <w:r>
              <w:t>89603636.43.01,00.ДР.001-01.00 1(4,8)</w:t>
            </w:r>
          </w:fldSimple>
        </w:p>
      </w:tc>
      <w:tc>
        <w:tcPr>
          <w:tcW w:w="687" w:type="pct"/>
        </w:tcPr>
        <w:p w14:paraId="20513D73" w14:textId="6ED2D9CF" w:rsidR="00916533" w:rsidRPr="00EC1BAE" w:rsidRDefault="00916533" w:rsidP="00EC1BAE">
          <w:pPr>
            <w:pStyle w:val="GOSTheader"/>
          </w:pPr>
          <w:r w:rsidRPr="00EC1BAE">
            <w:t xml:space="preserve">Стр. </w:t>
          </w:r>
          <w:r w:rsidRPr="00EC1BAE">
            <w:fldChar w:fldCharType="begin"/>
          </w:r>
          <w:r w:rsidRPr="00EC1BAE">
            <w:instrText xml:space="preserve"> PAGE </w:instrText>
          </w:r>
          <w:r w:rsidRPr="00EC1BAE">
            <w:fldChar w:fldCharType="separate"/>
          </w:r>
          <w:r w:rsidR="00453085">
            <w:rPr>
              <w:noProof/>
            </w:rPr>
            <w:t>191</w:t>
          </w:r>
          <w:r w:rsidRPr="00EC1BAE">
            <w:fldChar w:fldCharType="end"/>
          </w:r>
        </w:p>
      </w:tc>
    </w:tr>
  </w:tbl>
  <w:p w14:paraId="467B422B" w14:textId="77777777" w:rsidR="00916533" w:rsidRDefault="00916533" w:rsidP="007F27CE">
    <w:pPr>
      <w:pStyle w:val="a8"/>
      <w:tabs>
        <w:tab w:val="clear" w:pos="4677"/>
        <w:tab w:val="clear" w:pos="9355"/>
        <w:tab w:val="left" w:pos="1135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85A3E26"/>
    <w:lvl w:ilvl="0">
      <w:start w:val="1"/>
      <w:numFmt w:val="bullet"/>
      <w:pStyle w:val="30"/>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12EAF7A4"/>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33CCB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723290"/>
    <w:multiLevelType w:val="multilevel"/>
    <w:tmpl w:val="FD1E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960B96"/>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3" w15:restartNumberingAfterBreak="0">
    <w:nsid w:val="0F1D73E4"/>
    <w:multiLevelType w:val="singleLevel"/>
    <w:tmpl w:val="E6C2249C"/>
    <w:lvl w:ilvl="0">
      <w:start w:val="1"/>
      <w:numFmt w:val="decimal"/>
      <w:pStyle w:val="a1"/>
      <w:lvlText w:val="%1)"/>
      <w:lvlJc w:val="left"/>
      <w:pPr>
        <w:tabs>
          <w:tab w:val="num" w:pos="927"/>
        </w:tabs>
        <w:ind w:left="927" w:hanging="360"/>
      </w:pPr>
      <w:rPr>
        <w:rFonts w:hint="default"/>
      </w:rPr>
    </w:lvl>
  </w:abstractNum>
  <w:abstractNum w:abstractNumId="14" w15:restartNumberingAfterBreak="0">
    <w:nsid w:val="18303005"/>
    <w:multiLevelType w:val="multilevel"/>
    <w:tmpl w:val="EBF2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45C3E"/>
    <w:multiLevelType w:val="hybridMultilevel"/>
    <w:tmpl w:val="1D00CE68"/>
    <w:lvl w:ilvl="0" w:tplc="FB1E5E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pStyle w:val="GOSTTa6leListNum3"/>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92710A5"/>
    <w:multiLevelType w:val="multilevel"/>
    <w:tmpl w:val="9F70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F50F2A"/>
    <w:multiLevelType w:val="hybridMultilevel"/>
    <w:tmpl w:val="FD9E501E"/>
    <w:lvl w:ilvl="0" w:tplc="C270BA8C">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8" w15:restartNumberingAfterBreak="0">
    <w:nsid w:val="1D9A52BD"/>
    <w:multiLevelType w:val="multilevel"/>
    <w:tmpl w:val="04DAA02C"/>
    <w:lvl w:ilvl="0">
      <w:start w:val="1"/>
      <w:numFmt w:val="decimal"/>
      <w:pStyle w:val="GOSTListnum"/>
      <w:lvlText w:val="%1."/>
      <w:lvlJc w:val="left"/>
      <w:pPr>
        <w:tabs>
          <w:tab w:val="num" w:pos="1021"/>
        </w:tabs>
        <w:ind w:left="1021" w:hanging="45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GOSTListnum2"/>
      <w:isLgl/>
      <w:lvlText w:val="%1.%2."/>
      <w:lvlJc w:val="left"/>
      <w:pPr>
        <w:tabs>
          <w:tab w:val="num" w:pos="1588"/>
        </w:tabs>
        <w:ind w:left="1588" w:hanging="567"/>
      </w:pPr>
      <w:rPr>
        <w:rFonts w:ascii="Times New Roman" w:hAnsi="Times New Roman" w:cs="Times New Roman" w:hint="default"/>
        <w:b w:val="0"/>
        <w:i w:val="0"/>
        <w:sz w:val="24"/>
      </w:rPr>
    </w:lvl>
    <w:lvl w:ilvl="2">
      <w:start w:val="1"/>
      <w:numFmt w:val="decimal"/>
      <w:pStyle w:val="GOSTListnum3"/>
      <w:isLgl/>
      <w:lvlText w:val="%1.%2.%3."/>
      <w:lvlJc w:val="left"/>
      <w:pPr>
        <w:tabs>
          <w:tab w:val="num" w:pos="2421"/>
        </w:tabs>
        <w:ind w:left="2421" w:hanging="567"/>
      </w:pPr>
      <w:rPr>
        <w:rFonts w:ascii="Times New Roman" w:hAnsi="Times New Roman" w:cs="Times New Roman" w:hint="default"/>
        <w:b w:val="0"/>
        <w:i w:val="0"/>
        <w:sz w:val="24"/>
      </w:rPr>
    </w:lvl>
    <w:lvl w:ilvl="3">
      <w:start w:val="1"/>
      <w:numFmt w:val="decimal"/>
      <w:pStyle w:val="GOSTListnum4"/>
      <w:suff w:val="space"/>
      <w:lvlText w:val="%1.%2.%3.%4."/>
      <w:lvlJc w:val="left"/>
      <w:pPr>
        <w:ind w:left="2704" w:hanging="567"/>
      </w:pPr>
      <w:rPr>
        <w:rFonts w:ascii="Times New Roman" w:hAnsi="Times New Roman" w:cs="Times New Roman" w:hint="default"/>
        <w:b w:val="0"/>
        <w:i w:val="0"/>
        <w:sz w:val="24"/>
      </w:rPr>
    </w:lvl>
    <w:lvl w:ilvl="4">
      <w:start w:val="1"/>
      <w:numFmt w:val="decimal"/>
      <w:suff w:val="space"/>
      <w:lvlText w:val="%1.%2.%3.%4.%5"/>
      <w:lvlJc w:val="left"/>
      <w:pPr>
        <w:ind w:left="3271" w:hanging="567"/>
      </w:pPr>
      <w:rPr>
        <w:rFonts w:hint="default"/>
      </w:rPr>
    </w:lvl>
    <w:lvl w:ilvl="5">
      <w:start w:val="1"/>
      <w:numFmt w:val="decimal"/>
      <w:lvlText w:val="%1.%2.%3.%4.%5.%6"/>
      <w:lvlJc w:val="left"/>
      <w:pPr>
        <w:tabs>
          <w:tab w:val="num" w:pos="1588"/>
        </w:tabs>
        <w:ind w:left="1588" w:hanging="1152"/>
      </w:pPr>
      <w:rPr>
        <w:rFonts w:hint="default"/>
      </w:rPr>
    </w:lvl>
    <w:lvl w:ilvl="6">
      <w:start w:val="1"/>
      <w:numFmt w:val="decimal"/>
      <w:lvlText w:val="%1.%2.%3.%4.%5.%6.%7"/>
      <w:lvlJc w:val="left"/>
      <w:pPr>
        <w:tabs>
          <w:tab w:val="num" w:pos="1732"/>
        </w:tabs>
        <w:ind w:left="1732" w:hanging="1296"/>
      </w:pPr>
      <w:rPr>
        <w:rFonts w:hint="default"/>
      </w:rPr>
    </w:lvl>
    <w:lvl w:ilvl="7">
      <w:start w:val="1"/>
      <w:numFmt w:val="decimal"/>
      <w:lvlText w:val="%1.%2.%3.%4.%5.%6.%7.%8"/>
      <w:lvlJc w:val="left"/>
      <w:pPr>
        <w:tabs>
          <w:tab w:val="num" w:pos="1876"/>
        </w:tabs>
        <w:ind w:left="1876" w:hanging="1440"/>
      </w:pPr>
      <w:rPr>
        <w:rFonts w:hint="default"/>
      </w:rPr>
    </w:lvl>
    <w:lvl w:ilvl="8">
      <w:start w:val="1"/>
      <w:numFmt w:val="decimal"/>
      <w:lvlText w:val="%1.%2.%3.%4.%5.%6.%7.%8.%9"/>
      <w:lvlJc w:val="left"/>
      <w:pPr>
        <w:tabs>
          <w:tab w:val="num" w:pos="2020"/>
        </w:tabs>
        <w:ind w:left="2020" w:hanging="1584"/>
      </w:pPr>
      <w:rPr>
        <w:rFonts w:hint="default"/>
      </w:rPr>
    </w:lvl>
  </w:abstractNum>
  <w:abstractNum w:abstractNumId="19" w15:restartNumberingAfterBreak="0">
    <w:nsid w:val="1F26259F"/>
    <w:multiLevelType w:val="multilevel"/>
    <w:tmpl w:val="04190023"/>
    <w:styleLink w:val="a2"/>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0657E8C"/>
    <w:multiLevelType w:val="hybridMultilevel"/>
    <w:tmpl w:val="07FCC02A"/>
    <w:lvl w:ilvl="0" w:tplc="FB1E5E5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FF37F5"/>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5768F9"/>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8CA13D2"/>
    <w:multiLevelType w:val="hybridMultilevel"/>
    <w:tmpl w:val="8A8A4A54"/>
    <w:lvl w:ilvl="0" w:tplc="7A322C96">
      <w:start w:val="1"/>
      <w:numFmt w:val="bullet"/>
      <w:lvlText w:val=""/>
      <w:lvlJc w:val="left"/>
      <w:pPr>
        <w:ind w:left="750" w:hanging="360"/>
      </w:pPr>
      <w:rPr>
        <w:rFonts w:ascii="Symbol" w:hAnsi="Symbol" w:hint="default"/>
      </w:rPr>
    </w:lvl>
    <w:lvl w:ilvl="1" w:tplc="04190003" w:tentative="1">
      <w:start w:val="1"/>
      <w:numFmt w:val="bullet"/>
      <w:lvlText w:val="o"/>
      <w:lvlJc w:val="left"/>
      <w:pPr>
        <w:ind w:left="1470" w:hanging="360"/>
      </w:pPr>
      <w:rPr>
        <w:rFonts w:ascii="Courier New" w:hAnsi="Courier New" w:cs="Courier New" w:hint="default"/>
      </w:rPr>
    </w:lvl>
    <w:lvl w:ilvl="2" w:tplc="04190005" w:tentative="1">
      <w:start w:val="1"/>
      <w:numFmt w:val="bullet"/>
      <w:lvlText w:val=""/>
      <w:lvlJc w:val="left"/>
      <w:pPr>
        <w:ind w:left="2190" w:hanging="360"/>
      </w:pPr>
      <w:rPr>
        <w:rFonts w:ascii="Wingdings" w:hAnsi="Wingdings" w:hint="default"/>
      </w:rPr>
    </w:lvl>
    <w:lvl w:ilvl="3" w:tplc="04190001" w:tentative="1">
      <w:start w:val="1"/>
      <w:numFmt w:val="bullet"/>
      <w:lvlText w:val=""/>
      <w:lvlJc w:val="left"/>
      <w:pPr>
        <w:ind w:left="2910" w:hanging="360"/>
      </w:pPr>
      <w:rPr>
        <w:rFonts w:ascii="Symbol" w:hAnsi="Symbol" w:hint="default"/>
      </w:rPr>
    </w:lvl>
    <w:lvl w:ilvl="4" w:tplc="04190003" w:tentative="1">
      <w:start w:val="1"/>
      <w:numFmt w:val="bullet"/>
      <w:lvlText w:val="o"/>
      <w:lvlJc w:val="left"/>
      <w:pPr>
        <w:ind w:left="3630" w:hanging="360"/>
      </w:pPr>
      <w:rPr>
        <w:rFonts w:ascii="Courier New" w:hAnsi="Courier New" w:cs="Courier New" w:hint="default"/>
      </w:rPr>
    </w:lvl>
    <w:lvl w:ilvl="5" w:tplc="04190005" w:tentative="1">
      <w:start w:val="1"/>
      <w:numFmt w:val="bullet"/>
      <w:lvlText w:val=""/>
      <w:lvlJc w:val="left"/>
      <w:pPr>
        <w:ind w:left="4350" w:hanging="360"/>
      </w:pPr>
      <w:rPr>
        <w:rFonts w:ascii="Wingdings" w:hAnsi="Wingdings" w:hint="default"/>
      </w:rPr>
    </w:lvl>
    <w:lvl w:ilvl="6" w:tplc="04190001" w:tentative="1">
      <w:start w:val="1"/>
      <w:numFmt w:val="bullet"/>
      <w:lvlText w:val=""/>
      <w:lvlJc w:val="left"/>
      <w:pPr>
        <w:ind w:left="5070" w:hanging="360"/>
      </w:pPr>
      <w:rPr>
        <w:rFonts w:ascii="Symbol" w:hAnsi="Symbol" w:hint="default"/>
      </w:rPr>
    </w:lvl>
    <w:lvl w:ilvl="7" w:tplc="04190003" w:tentative="1">
      <w:start w:val="1"/>
      <w:numFmt w:val="bullet"/>
      <w:lvlText w:val="o"/>
      <w:lvlJc w:val="left"/>
      <w:pPr>
        <w:ind w:left="5790" w:hanging="360"/>
      </w:pPr>
      <w:rPr>
        <w:rFonts w:ascii="Courier New" w:hAnsi="Courier New" w:cs="Courier New" w:hint="default"/>
      </w:rPr>
    </w:lvl>
    <w:lvl w:ilvl="8" w:tplc="04190005" w:tentative="1">
      <w:start w:val="1"/>
      <w:numFmt w:val="bullet"/>
      <w:lvlText w:val=""/>
      <w:lvlJc w:val="left"/>
      <w:pPr>
        <w:ind w:left="6510" w:hanging="360"/>
      </w:pPr>
      <w:rPr>
        <w:rFonts w:ascii="Wingdings" w:hAnsi="Wingdings" w:hint="default"/>
      </w:rPr>
    </w:lvl>
  </w:abstractNum>
  <w:abstractNum w:abstractNumId="24" w15:restartNumberingAfterBreak="0">
    <w:nsid w:val="28E0597F"/>
    <w:multiLevelType w:val="multilevel"/>
    <w:tmpl w:val="3CB6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35803"/>
    <w:multiLevelType w:val="hybridMultilevel"/>
    <w:tmpl w:val="840E9918"/>
    <w:lvl w:ilvl="0" w:tplc="71765A42">
      <w:start w:val="1"/>
      <w:numFmt w:val="bullet"/>
      <w:lvlText w:val="–"/>
      <w:lvlJc w:val="left"/>
      <w:pPr>
        <w:tabs>
          <w:tab w:val="num" w:pos="227"/>
        </w:tabs>
        <w:ind w:left="227" w:hanging="227"/>
      </w:pPr>
      <w:rPr>
        <w:rFonts w:ascii="Times New Roman" w:hAnsi="Times New Roman" w:cs="Times New Roman" w:hint="default"/>
      </w:rPr>
    </w:lvl>
    <w:lvl w:ilvl="1" w:tplc="7EF60B7C">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26" w15:restartNumberingAfterBreak="0">
    <w:nsid w:val="2B853D5B"/>
    <w:multiLevelType w:val="hybridMultilevel"/>
    <w:tmpl w:val="B8DA3AB8"/>
    <w:lvl w:ilvl="0" w:tplc="3C12C996">
      <w:start w:val="1"/>
      <w:numFmt w:val="bullet"/>
      <w:pStyle w:val="GOSTListmark3"/>
      <w:lvlText w:val="–"/>
      <w:lvlJc w:val="left"/>
      <w:pPr>
        <w:tabs>
          <w:tab w:val="num" w:pos="1418"/>
        </w:tabs>
        <w:ind w:left="1418" w:hanging="284"/>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4A96D08"/>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B93A50"/>
    <w:multiLevelType w:val="multilevel"/>
    <w:tmpl w:val="15D04260"/>
    <w:lvl w:ilvl="0">
      <w:start w:val="1"/>
      <w:numFmt w:val="decimal"/>
      <w:lvlText w:val="%1."/>
      <w:lvlJc w:val="left"/>
      <w:pPr>
        <w:tabs>
          <w:tab w:val="num" w:pos="113"/>
        </w:tabs>
        <w:ind w:left="113" w:firstLine="0"/>
      </w:pPr>
      <w:rPr>
        <w:rFonts w:hint="default"/>
        <w:i w:val="0"/>
      </w:rPr>
    </w:lvl>
    <w:lvl w:ilvl="1">
      <w:start w:val="1"/>
      <w:numFmt w:val="decimal"/>
      <w:lvlText w:val="%1.%2."/>
      <w:lvlJc w:val="left"/>
      <w:pPr>
        <w:tabs>
          <w:tab w:val="num" w:pos="113"/>
        </w:tabs>
        <w:ind w:left="113" w:firstLine="0"/>
      </w:pPr>
      <w:rPr>
        <w:rFonts w:hint="default"/>
      </w:rPr>
    </w:lvl>
    <w:lvl w:ilvl="2">
      <w:start w:val="1"/>
      <w:numFmt w:val="decimal"/>
      <w:lvlText w:val="%1.%2.%3."/>
      <w:lvlJc w:val="left"/>
      <w:pPr>
        <w:tabs>
          <w:tab w:val="num" w:pos="113"/>
        </w:tabs>
        <w:ind w:left="113" w:firstLine="0"/>
      </w:pPr>
      <w:rPr>
        <w:rFonts w:hint="default"/>
      </w:rPr>
    </w:lvl>
    <w:lvl w:ilvl="3">
      <w:start w:val="1"/>
      <w:numFmt w:val="decimal"/>
      <w:lvlText w:val="%1.%2.%3.%4."/>
      <w:lvlJc w:val="left"/>
      <w:pPr>
        <w:tabs>
          <w:tab w:val="num" w:pos="113"/>
        </w:tabs>
        <w:ind w:left="113" w:firstLine="0"/>
      </w:pPr>
      <w:rPr>
        <w:rFonts w:hint="default"/>
      </w:rPr>
    </w:lvl>
    <w:lvl w:ilvl="4">
      <w:start w:val="1"/>
      <w:numFmt w:val="decimal"/>
      <w:lvlText w:val="%1.%2.%3.%4.%5."/>
      <w:lvlJc w:val="left"/>
      <w:pPr>
        <w:tabs>
          <w:tab w:val="num" w:pos="113"/>
        </w:tabs>
        <w:ind w:left="113" w:firstLine="0"/>
      </w:pPr>
      <w:rPr>
        <w:rFonts w:hint="default"/>
      </w:rPr>
    </w:lvl>
    <w:lvl w:ilvl="5">
      <w:start w:val="1"/>
      <w:numFmt w:val="decimal"/>
      <w:lvlText w:val="%1.%2.%3.%4.%5.%6."/>
      <w:lvlJc w:val="left"/>
      <w:pPr>
        <w:tabs>
          <w:tab w:val="num" w:pos="113"/>
        </w:tabs>
        <w:ind w:left="113" w:firstLine="0"/>
      </w:pPr>
      <w:rPr>
        <w:rFonts w:hint="default"/>
      </w:rPr>
    </w:lvl>
    <w:lvl w:ilvl="6">
      <w:start w:val="1"/>
      <w:numFmt w:val="decimal"/>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8B707CB"/>
    <w:multiLevelType w:val="multilevel"/>
    <w:tmpl w:val="6ABA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1A3D32"/>
    <w:multiLevelType w:val="hybridMultilevel"/>
    <w:tmpl w:val="E0465E82"/>
    <w:lvl w:ilvl="0" w:tplc="F2AA0BFE">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1" w15:restartNumberingAfterBreak="0">
    <w:nsid w:val="428F26E2"/>
    <w:multiLevelType w:val="multilevel"/>
    <w:tmpl w:val="92B0E6A0"/>
    <w:lvl w:ilvl="0">
      <w:start w:val="1"/>
      <w:numFmt w:val="decimal"/>
      <w:pStyle w:val="GOSTTableNum"/>
      <w:lvlText w:val="%1."/>
      <w:lvlJc w:val="left"/>
      <w:pPr>
        <w:tabs>
          <w:tab w:val="num" w:pos="113"/>
        </w:tabs>
        <w:ind w:left="113" w:firstLine="0"/>
      </w:pPr>
      <w:rPr>
        <w:rFonts w:hint="default"/>
      </w:rPr>
    </w:lvl>
    <w:lvl w:ilvl="1">
      <w:start w:val="1"/>
      <w:numFmt w:val="decimal"/>
      <w:pStyle w:val="GOSTTableNum2"/>
      <w:lvlText w:val="%1.%2."/>
      <w:lvlJc w:val="left"/>
      <w:pPr>
        <w:tabs>
          <w:tab w:val="num" w:pos="113"/>
        </w:tabs>
        <w:ind w:left="113" w:firstLine="0"/>
      </w:pPr>
      <w:rPr>
        <w:rFonts w:hint="default"/>
      </w:rPr>
    </w:lvl>
    <w:lvl w:ilvl="2">
      <w:start w:val="1"/>
      <w:numFmt w:val="decimal"/>
      <w:pStyle w:val="GOSTTableNum3"/>
      <w:lvlText w:val="%1.%2.%3."/>
      <w:lvlJc w:val="left"/>
      <w:pPr>
        <w:tabs>
          <w:tab w:val="num" w:pos="113"/>
        </w:tabs>
        <w:ind w:left="113" w:firstLine="0"/>
      </w:pPr>
      <w:rPr>
        <w:rFonts w:hint="default"/>
      </w:rPr>
    </w:lvl>
    <w:lvl w:ilvl="3">
      <w:start w:val="1"/>
      <w:numFmt w:val="decimal"/>
      <w:pStyle w:val="GOSTTableNum4"/>
      <w:lvlText w:val="%1.%2.%3.%4."/>
      <w:lvlJc w:val="left"/>
      <w:pPr>
        <w:tabs>
          <w:tab w:val="num" w:pos="113"/>
        </w:tabs>
        <w:ind w:left="113" w:firstLine="0"/>
      </w:pPr>
      <w:rPr>
        <w:rFonts w:hint="default"/>
      </w:rPr>
    </w:lvl>
    <w:lvl w:ilvl="4">
      <w:start w:val="1"/>
      <w:numFmt w:val="decimal"/>
      <w:pStyle w:val="GOSTTableNum5"/>
      <w:lvlText w:val="%1.%2.%3.%4.%5."/>
      <w:lvlJc w:val="left"/>
      <w:pPr>
        <w:tabs>
          <w:tab w:val="num" w:pos="113"/>
        </w:tabs>
        <w:ind w:left="113" w:firstLine="0"/>
      </w:pPr>
      <w:rPr>
        <w:rFonts w:hint="default"/>
      </w:rPr>
    </w:lvl>
    <w:lvl w:ilvl="5">
      <w:start w:val="1"/>
      <w:numFmt w:val="decimal"/>
      <w:pStyle w:val="GOSTTableNum6"/>
      <w:lvlText w:val="%1.%2.%3.%4.%5.%6."/>
      <w:lvlJc w:val="left"/>
      <w:pPr>
        <w:tabs>
          <w:tab w:val="num" w:pos="113"/>
        </w:tabs>
        <w:ind w:left="113" w:firstLine="0"/>
      </w:pPr>
      <w:rPr>
        <w:rFonts w:hint="default"/>
      </w:rPr>
    </w:lvl>
    <w:lvl w:ilvl="6">
      <w:start w:val="1"/>
      <w:numFmt w:val="decimal"/>
      <w:pStyle w:val="GOSTTableNum7"/>
      <w:lvlText w:val="%1.%2.%3.%4.%5.%6.%7."/>
      <w:lvlJc w:val="left"/>
      <w:pPr>
        <w:tabs>
          <w:tab w:val="num" w:pos="113"/>
        </w:tabs>
        <w:ind w:left="113" w:firstLine="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2B9702B"/>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D77423"/>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47332C0C"/>
    <w:multiLevelType w:val="multilevel"/>
    <w:tmpl w:val="A4D4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57318"/>
    <w:multiLevelType w:val="hybridMultilevel"/>
    <w:tmpl w:val="70585C2C"/>
    <w:lvl w:ilvl="0" w:tplc="552CD70A">
      <w:start w:val="1"/>
      <w:numFmt w:val="bullet"/>
      <w:pStyle w:val="GOSTListmark2"/>
      <w:lvlText w:val="–"/>
      <w:lvlJc w:val="left"/>
      <w:pPr>
        <w:tabs>
          <w:tab w:val="num" w:pos="1134"/>
        </w:tabs>
        <w:ind w:left="1134" w:hanging="283"/>
      </w:pPr>
      <w:rPr>
        <w:rFonts w:ascii="Times New Roman" w:hAnsi="Times New Roman" w:cs="Times New Roman" w:hint="default"/>
      </w:rPr>
    </w:lvl>
    <w:lvl w:ilvl="1" w:tplc="3416BD60" w:tentative="1">
      <w:start w:val="1"/>
      <w:numFmt w:val="bullet"/>
      <w:lvlText w:val="o"/>
      <w:lvlJc w:val="left"/>
      <w:pPr>
        <w:tabs>
          <w:tab w:val="num" w:pos="1440"/>
        </w:tabs>
        <w:ind w:left="1440" w:hanging="360"/>
      </w:pPr>
      <w:rPr>
        <w:rFonts w:ascii="Courier New" w:hAnsi="Courier New" w:cs="Courier New" w:hint="default"/>
      </w:rPr>
    </w:lvl>
    <w:lvl w:ilvl="2" w:tplc="A5206A9C" w:tentative="1">
      <w:start w:val="1"/>
      <w:numFmt w:val="bullet"/>
      <w:lvlText w:val=""/>
      <w:lvlJc w:val="left"/>
      <w:pPr>
        <w:tabs>
          <w:tab w:val="num" w:pos="2160"/>
        </w:tabs>
        <w:ind w:left="2160" w:hanging="360"/>
      </w:pPr>
      <w:rPr>
        <w:rFonts w:ascii="Wingdings" w:hAnsi="Wingdings" w:hint="default"/>
      </w:rPr>
    </w:lvl>
    <w:lvl w:ilvl="3" w:tplc="6074DFF8" w:tentative="1">
      <w:start w:val="1"/>
      <w:numFmt w:val="bullet"/>
      <w:lvlText w:val=""/>
      <w:lvlJc w:val="left"/>
      <w:pPr>
        <w:tabs>
          <w:tab w:val="num" w:pos="2880"/>
        </w:tabs>
        <w:ind w:left="2880" w:hanging="360"/>
      </w:pPr>
      <w:rPr>
        <w:rFonts w:ascii="Symbol" w:hAnsi="Symbol" w:hint="default"/>
      </w:rPr>
    </w:lvl>
    <w:lvl w:ilvl="4" w:tplc="E1923282" w:tentative="1">
      <w:start w:val="1"/>
      <w:numFmt w:val="bullet"/>
      <w:lvlText w:val="o"/>
      <w:lvlJc w:val="left"/>
      <w:pPr>
        <w:tabs>
          <w:tab w:val="num" w:pos="3600"/>
        </w:tabs>
        <w:ind w:left="3600" w:hanging="360"/>
      </w:pPr>
      <w:rPr>
        <w:rFonts w:ascii="Courier New" w:hAnsi="Courier New" w:cs="Courier New" w:hint="default"/>
      </w:rPr>
    </w:lvl>
    <w:lvl w:ilvl="5" w:tplc="218C666E" w:tentative="1">
      <w:start w:val="1"/>
      <w:numFmt w:val="bullet"/>
      <w:lvlText w:val=""/>
      <w:lvlJc w:val="left"/>
      <w:pPr>
        <w:tabs>
          <w:tab w:val="num" w:pos="4320"/>
        </w:tabs>
        <w:ind w:left="4320" w:hanging="360"/>
      </w:pPr>
      <w:rPr>
        <w:rFonts w:ascii="Wingdings" w:hAnsi="Wingdings" w:hint="default"/>
      </w:rPr>
    </w:lvl>
    <w:lvl w:ilvl="6" w:tplc="EDD47142" w:tentative="1">
      <w:start w:val="1"/>
      <w:numFmt w:val="bullet"/>
      <w:lvlText w:val=""/>
      <w:lvlJc w:val="left"/>
      <w:pPr>
        <w:tabs>
          <w:tab w:val="num" w:pos="5040"/>
        </w:tabs>
        <w:ind w:left="5040" w:hanging="360"/>
      </w:pPr>
      <w:rPr>
        <w:rFonts w:ascii="Symbol" w:hAnsi="Symbol" w:hint="default"/>
      </w:rPr>
    </w:lvl>
    <w:lvl w:ilvl="7" w:tplc="6B2011E6" w:tentative="1">
      <w:start w:val="1"/>
      <w:numFmt w:val="bullet"/>
      <w:lvlText w:val="o"/>
      <w:lvlJc w:val="left"/>
      <w:pPr>
        <w:tabs>
          <w:tab w:val="num" w:pos="5760"/>
        </w:tabs>
        <w:ind w:left="5760" w:hanging="360"/>
      </w:pPr>
      <w:rPr>
        <w:rFonts w:ascii="Courier New" w:hAnsi="Courier New" w:cs="Courier New" w:hint="default"/>
      </w:rPr>
    </w:lvl>
    <w:lvl w:ilvl="8" w:tplc="E15C3CD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9FF0F35"/>
    <w:multiLevelType w:val="hybridMultilevel"/>
    <w:tmpl w:val="5298E864"/>
    <w:lvl w:ilvl="0" w:tplc="70088504">
      <w:start w:val="1"/>
      <w:numFmt w:val="bullet"/>
      <w:pStyle w:val="GOSTListmark4"/>
      <w:lvlText w:val=""/>
      <w:lvlJc w:val="left"/>
      <w:pPr>
        <w:tabs>
          <w:tab w:val="num" w:pos="1701"/>
        </w:tabs>
        <w:ind w:left="1701" w:hanging="283"/>
      </w:pPr>
      <w:rPr>
        <w:rFonts w:ascii="Symbol" w:hAnsi="Symbol" w:hint="default"/>
      </w:rPr>
    </w:lvl>
    <w:lvl w:ilvl="1" w:tplc="678E22A4" w:tentative="1">
      <w:start w:val="1"/>
      <w:numFmt w:val="bullet"/>
      <w:lvlText w:val="o"/>
      <w:lvlJc w:val="left"/>
      <w:pPr>
        <w:tabs>
          <w:tab w:val="num" w:pos="1491"/>
        </w:tabs>
        <w:ind w:left="1491" w:hanging="360"/>
      </w:pPr>
      <w:rPr>
        <w:rFonts w:ascii="Courier New" w:hAnsi="Courier New" w:cs="Courier New" w:hint="default"/>
      </w:rPr>
    </w:lvl>
    <w:lvl w:ilvl="2" w:tplc="3412279C" w:tentative="1">
      <w:start w:val="1"/>
      <w:numFmt w:val="bullet"/>
      <w:lvlText w:val=""/>
      <w:lvlJc w:val="left"/>
      <w:pPr>
        <w:tabs>
          <w:tab w:val="num" w:pos="2211"/>
        </w:tabs>
        <w:ind w:left="2211" w:hanging="360"/>
      </w:pPr>
      <w:rPr>
        <w:rFonts w:ascii="Wingdings" w:hAnsi="Wingdings" w:hint="default"/>
      </w:rPr>
    </w:lvl>
    <w:lvl w:ilvl="3" w:tplc="08FC133E" w:tentative="1">
      <w:start w:val="1"/>
      <w:numFmt w:val="bullet"/>
      <w:lvlText w:val=""/>
      <w:lvlJc w:val="left"/>
      <w:pPr>
        <w:tabs>
          <w:tab w:val="num" w:pos="2931"/>
        </w:tabs>
        <w:ind w:left="2931" w:hanging="360"/>
      </w:pPr>
      <w:rPr>
        <w:rFonts w:ascii="Symbol" w:hAnsi="Symbol" w:hint="default"/>
      </w:rPr>
    </w:lvl>
    <w:lvl w:ilvl="4" w:tplc="7EA05DF4" w:tentative="1">
      <w:start w:val="1"/>
      <w:numFmt w:val="bullet"/>
      <w:lvlText w:val="o"/>
      <w:lvlJc w:val="left"/>
      <w:pPr>
        <w:tabs>
          <w:tab w:val="num" w:pos="3651"/>
        </w:tabs>
        <w:ind w:left="3651" w:hanging="360"/>
      </w:pPr>
      <w:rPr>
        <w:rFonts w:ascii="Courier New" w:hAnsi="Courier New" w:cs="Courier New" w:hint="default"/>
      </w:rPr>
    </w:lvl>
    <w:lvl w:ilvl="5" w:tplc="D88E6D5C" w:tentative="1">
      <w:start w:val="1"/>
      <w:numFmt w:val="bullet"/>
      <w:lvlText w:val=""/>
      <w:lvlJc w:val="left"/>
      <w:pPr>
        <w:tabs>
          <w:tab w:val="num" w:pos="4371"/>
        </w:tabs>
        <w:ind w:left="4371" w:hanging="360"/>
      </w:pPr>
      <w:rPr>
        <w:rFonts w:ascii="Wingdings" w:hAnsi="Wingdings" w:hint="default"/>
      </w:rPr>
    </w:lvl>
    <w:lvl w:ilvl="6" w:tplc="037E6B1E" w:tentative="1">
      <w:start w:val="1"/>
      <w:numFmt w:val="bullet"/>
      <w:lvlText w:val=""/>
      <w:lvlJc w:val="left"/>
      <w:pPr>
        <w:tabs>
          <w:tab w:val="num" w:pos="5091"/>
        </w:tabs>
        <w:ind w:left="5091" w:hanging="360"/>
      </w:pPr>
      <w:rPr>
        <w:rFonts w:ascii="Symbol" w:hAnsi="Symbol" w:hint="default"/>
      </w:rPr>
    </w:lvl>
    <w:lvl w:ilvl="7" w:tplc="B4F8051E" w:tentative="1">
      <w:start w:val="1"/>
      <w:numFmt w:val="bullet"/>
      <w:lvlText w:val="o"/>
      <w:lvlJc w:val="left"/>
      <w:pPr>
        <w:tabs>
          <w:tab w:val="num" w:pos="5811"/>
        </w:tabs>
        <w:ind w:left="5811" w:hanging="360"/>
      </w:pPr>
      <w:rPr>
        <w:rFonts w:ascii="Courier New" w:hAnsi="Courier New" w:cs="Courier New" w:hint="default"/>
      </w:rPr>
    </w:lvl>
    <w:lvl w:ilvl="8" w:tplc="C2C0FA30" w:tentative="1">
      <w:start w:val="1"/>
      <w:numFmt w:val="bullet"/>
      <w:lvlText w:val=""/>
      <w:lvlJc w:val="left"/>
      <w:pPr>
        <w:tabs>
          <w:tab w:val="num" w:pos="6531"/>
        </w:tabs>
        <w:ind w:left="6531" w:hanging="360"/>
      </w:pPr>
      <w:rPr>
        <w:rFonts w:ascii="Wingdings" w:hAnsi="Wingdings" w:hint="default"/>
      </w:rPr>
    </w:lvl>
  </w:abstractNum>
  <w:abstractNum w:abstractNumId="37" w15:restartNumberingAfterBreak="0">
    <w:nsid w:val="4D033693"/>
    <w:multiLevelType w:val="hybridMultilevel"/>
    <w:tmpl w:val="A6A4649C"/>
    <w:lvl w:ilvl="0" w:tplc="7A322C96">
      <w:start w:val="1"/>
      <w:numFmt w:val="bullet"/>
      <w:lvlText w:val=""/>
      <w:lvlJc w:val="left"/>
      <w:pPr>
        <w:ind w:left="1287" w:hanging="360"/>
      </w:pPr>
      <w:rPr>
        <w:rFonts w:ascii="Symbol" w:hAnsi="Symbol" w:hint="default"/>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8" w15:restartNumberingAfterBreak="0">
    <w:nsid w:val="4DB564FC"/>
    <w:multiLevelType w:val="hybridMultilevel"/>
    <w:tmpl w:val="0EC4DC70"/>
    <w:lvl w:ilvl="0" w:tplc="FAB48B6E">
      <w:start w:val="1"/>
      <w:numFmt w:val="none"/>
      <w:pStyle w:val="a3"/>
      <w:lvlText w:val="%1Приложение"/>
      <w:lvlJc w:val="left"/>
      <w:pPr>
        <w:tabs>
          <w:tab w:val="num" w:pos="0"/>
        </w:tabs>
        <w:ind w:left="0" w:firstLine="0"/>
      </w:pPr>
      <w:rPr>
        <w:rFonts w:hint="default"/>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39" w15:restartNumberingAfterBreak="0">
    <w:nsid w:val="4E044427"/>
    <w:multiLevelType w:val="hybridMultilevel"/>
    <w:tmpl w:val="7B34F26E"/>
    <w:lvl w:ilvl="0" w:tplc="E0F22250">
      <w:start w:val="1"/>
      <w:numFmt w:val="none"/>
      <w:pStyle w:val="GOSTNameTable"/>
      <w:lvlText w:val="Таблица "/>
      <w:lvlJc w:val="left"/>
      <w:pPr>
        <w:tabs>
          <w:tab w:val="num" w:pos="567"/>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D9C61146">
      <w:start w:val="1"/>
      <w:numFmt w:val="lowerLetter"/>
      <w:lvlText w:val="%2."/>
      <w:lvlJc w:val="left"/>
      <w:pPr>
        <w:tabs>
          <w:tab w:val="num" w:pos="1440"/>
        </w:tabs>
        <w:ind w:left="1440" w:hanging="360"/>
      </w:pPr>
    </w:lvl>
    <w:lvl w:ilvl="2" w:tplc="FC70E224">
      <w:start w:val="1"/>
      <w:numFmt w:val="lowerRoman"/>
      <w:lvlText w:val="%3."/>
      <w:lvlJc w:val="right"/>
      <w:pPr>
        <w:tabs>
          <w:tab w:val="num" w:pos="2160"/>
        </w:tabs>
        <w:ind w:left="2160" w:hanging="180"/>
      </w:pPr>
    </w:lvl>
    <w:lvl w:ilvl="3" w:tplc="200247C6">
      <w:start w:val="1"/>
      <w:numFmt w:val="decimal"/>
      <w:lvlText w:val="%4."/>
      <w:lvlJc w:val="left"/>
      <w:pPr>
        <w:tabs>
          <w:tab w:val="num" w:pos="2880"/>
        </w:tabs>
        <w:ind w:left="2880" w:hanging="360"/>
      </w:pPr>
    </w:lvl>
    <w:lvl w:ilvl="4" w:tplc="FB6E5D22" w:tentative="1">
      <w:start w:val="1"/>
      <w:numFmt w:val="lowerLetter"/>
      <w:lvlText w:val="%5."/>
      <w:lvlJc w:val="left"/>
      <w:pPr>
        <w:tabs>
          <w:tab w:val="num" w:pos="3600"/>
        </w:tabs>
        <w:ind w:left="3600" w:hanging="360"/>
      </w:pPr>
    </w:lvl>
    <w:lvl w:ilvl="5" w:tplc="6A98C90E" w:tentative="1">
      <w:start w:val="1"/>
      <w:numFmt w:val="lowerRoman"/>
      <w:lvlText w:val="%6."/>
      <w:lvlJc w:val="right"/>
      <w:pPr>
        <w:tabs>
          <w:tab w:val="num" w:pos="4320"/>
        </w:tabs>
        <w:ind w:left="4320" w:hanging="180"/>
      </w:pPr>
    </w:lvl>
    <w:lvl w:ilvl="6" w:tplc="AD52CEF2" w:tentative="1">
      <w:start w:val="1"/>
      <w:numFmt w:val="decimal"/>
      <w:lvlText w:val="%7."/>
      <w:lvlJc w:val="left"/>
      <w:pPr>
        <w:tabs>
          <w:tab w:val="num" w:pos="5040"/>
        </w:tabs>
        <w:ind w:left="5040" w:hanging="360"/>
      </w:pPr>
    </w:lvl>
    <w:lvl w:ilvl="7" w:tplc="A29A6662" w:tentative="1">
      <w:start w:val="1"/>
      <w:numFmt w:val="lowerLetter"/>
      <w:lvlText w:val="%8."/>
      <w:lvlJc w:val="left"/>
      <w:pPr>
        <w:tabs>
          <w:tab w:val="num" w:pos="5760"/>
        </w:tabs>
        <w:ind w:left="5760" w:hanging="360"/>
      </w:pPr>
    </w:lvl>
    <w:lvl w:ilvl="8" w:tplc="5D1C8C98" w:tentative="1">
      <w:start w:val="1"/>
      <w:numFmt w:val="lowerRoman"/>
      <w:lvlText w:val="%9."/>
      <w:lvlJc w:val="right"/>
      <w:pPr>
        <w:tabs>
          <w:tab w:val="num" w:pos="6480"/>
        </w:tabs>
        <w:ind w:left="6480" w:hanging="180"/>
      </w:pPr>
    </w:lvl>
  </w:abstractNum>
  <w:abstractNum w:abstractNumId="40" w15:restartNumberingAfterBreak="0">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41" w15:restartNumberingAfterBreak="0">
    <w:nsid w:val="4FEC52E2"/>
    <w:multiLevelType w:val="hybridMultilevel"/>
    <w:tmpl w:val="4FB69008"/>
    <w:lvl w:ilvl="0" w:tplc="E51CE30C">
      <w:start w:val="1"/>
      <w:numFmt w:val="bullet"/>
      <w:pStyle w:val="GOSTTableListMark1"/>
      <w:lvlText w:val=""/>
      <w:lvlJc w:val="left"/>
      <w:pPr>
        <w:tabs>
          <w:tab w:val="num" w:pos="340"/>
        </w:tabs>
        <w:ind w:left="340" w:hanging="227"/>
      </w:pPr>
      <w:rPr>
        <w:rFonts w:ascii="Symbol" w:hAnsi="Symbol" w:hint="default"/>
      </w:rPr>
    </w:lvl>
    <w:lvl w:ilvl="1" w:tplc="FFFFFFFF">
      <w:start w:val="1"/>
      <w:numFmt w:val="lowerLetter"/>
      <w:lvlText w:val="%2."/>
      <w:lvlJc w:val="left"/>
      <w:pPr>
        <w:tabs>
          <w:tab w:val="num" w:pos="1440"/>
        </w:tabs>
        <w:ind w:left="1440" w:hanging="360"/>
      </w:pPr>
    </w:lvl>
    <w:lvl w:ilvl="2" w:tplc="F99A1504">
      <w:start w:val="1"/>
      <w:numFmt w:val="lowerRoman"/>
      <w:lvlText w:val="%3."/>
      <w:lvlJc w:val="right"/>
      <w:pPr>
        <w:tabs>
          <w:tab w:val="num" w:pos="2160"/>
        </w:tabs>
        <w:ind w:left="2160" w:hanging="180"/>
      </w:pPr>
    </w:lvl>
    <w:lvl w:ilvl="3" w:tplc="93022242" w:tentative="1">
      <w:start w:val="1"/>
      <w:numFmt w:val="decimal"/>
      <w:lvlText w:val="%4."/>
      <w:lvlJc w:val="left"/>
      <w:pPr>
        <w:tabs>
          <w:tab w:val="num" w:pos="2880"/>
        </w:tabs>
        <w:ind w:left="2880" w:hanging="360"/>
      </w:pPr>
    </w:lvl>
    <w:lvl w:ilvl="4" w:tplc="BD445AC6" w:tentative="1">
      <w:start w:val="1"/>
      <w:numFmt w:val="lowerLetter"/>
      <w:lvlText w:val="%5."/>
      <w:lvlJc w:val="left"/>
      <w:pPr>
        <w:tabs>
          <w:tab w:val="num" w:pos="3600"/>
        </w:tabs>
        <w:ind w:left="3600" w:hanging="360"/>
      </w:pPr>
    </w:lvl>
    <w:lvl w:ilvl="5" w:tplc="D1926062" w:tentative="1">
      <w:start w:val="1"/>
      <w:numFmt w:val="lowerRoman"/>
      <w:lvlText w:val="%6."/>
      <w:lvlJc w:val="right"/>
      <w:pPr>
        <w:tabs>
          <w:tab w:val="num" w:pos="4320"/>
        </w:tabs>
        <w:ind w:left="4320" w:hanging="180"/>
      </w:pPr>
    </w:lvl>
    <w:lvl w:ilvl="6" w:tplc="F578860C" w:tentative="1">
      <w:start w:val="1"/>
      <w:numFmt w:val="decimal"/>
      <w:lvlText w:val="%7."/>
      <w:lvlJc w:val="left"/>
      <w:pPr>
        <w:tabs>
          <w:tab w:val="num" w:pos="5040"/>
        </w:tabs>
        <w:ind w:left="5040" w:hanging="360"/>
      </w:pPr>
    </w:lvl>
    <w:lvl w:ilvl="7" w:tplc="23B8A66C" w:tentative="1">
      <w:start w:val="1"/>
      <w:numFmt w:val="lowerLetter"/>
      <w:lvlText w:val="%8."/>
      <w:lvlJc w:val="left"/>
      <w:pPr>
        <w:tabs>
          <w:tab w:val="num" w:pos="5760"/>
        </w:tabs>
        <w:ind w:left="5760" w:hanging="360"/>
      </w:pPr>
    </w:lvl>
    <w:lvl w:ilvl="8" w:tplc="0AAA8B1E" w:tentative="1">
      <w:start w:val="1"/>
      <w:numFmt w:val="lowerRoman"/>
      <w:lvlText w:val="%9."/>
      <w:lvlJc w:val="right"/>
      <w:pPr>
        <w:tabs>
          <w:tab w:val="num" w:pos="6480"/>
        </w:tabs>
        <w:ind w:left="6480" w:hanging="180"/>
      </w:pPr>
    </w:lvl>
  </w:abstractNum>
  <w:abstractNum w:abstractNumId="42" w15:restartNumberingAfterBreak="0">
    <w:nsid w:val="51F45503"/>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6F0092"/>
    <w:multiLevelType w:val="hybridMultilevel"/>
    <w:tmpl w:val="513A87E6"/>
    <w:lvl w:ilvl="0" w:tplc="7A322C96">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4" w15:restartNumberingAfterBreak="0">
    <w:nsid w:val="5ACF70B6"/>
    <w:multiLevelType w:val="multilevel"/>
    <w:tmpl w:val="A4D4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586A71"/>
    <w:multiLevelType w:val="multilevel"/>
    <w:tmpl w:val="EF70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47" w15:restartNumberingAfterBreak="0">
    <w:nsid w:val="63E64B86"/>
    <w:multiLevelType w:val="multilevel"/>
    <w:tmpl w:val="F73C3B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8" w15:restartNumberingAfterBreak="0">
    <w:nsid w:val="650F43FD"/>
    <w:multiLevelType w:val="hybridMultilevel"/>
    <w:tmpl w:val="92A8C8EA"/>
    <w:lvl w:ilvl="0" w:tplc="723AA962">
      <w:start w:val="1"/>
      <w:numFmt w:val="none"/>
      <w:pStyle w:val="GOSTFigName"/>
      <w:lvlText w:val="Рисунок "/>
      <w:lvlJc w:val="left"/>
      <w:pPr>
        <w:tabs>
          <w:tab w:val="num"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vertAlign w:val="baseline"/>
        <w:em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68E56E24"/>
    <w:multiLevelType w:val="multilevel"/>
    <w:tmpl w:val="1C5AF38E"/>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1"/>
      <w:lvlText w:val="%1.%2.%3.%4."/>
      <w:lvlJc w:val="left"/>
      <w:pPr>
        <w:tabs>
          <w:tab w:val="num" w:pos="864"/>
        </w:tabs>
        <w:ind w:left="864" w:hanging="864"/>
      </w:pPr>
      <w:rPr>
        <w:rFonts w:hint="default"/>
      </w:rPr>
    </w:lvl>
    <w:lvl w:ilvl="4">
      <w:start w:val="1"/>
      <w:numFmt w:val="decimal"/>
      <w:pStyle w:val="51"/>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70901677"/>
    <w:multiLevelType w:val="hybridMultilevel"/>
    <w:tmpl w:val="FD9E501E"/>
    <w:lvl w:ilvl="0" w:tplc="C270BA8C">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51" w15:restartNumberingAfterBreak="0">
    <w:nsid w:val="742D30F7"/>
    <w:multiLevelType w:val="hybridMultilevel"/>
    <w:tmpl w:val="8B5A7D26"/>
    <w:lvl w:ilvl="0" w:tplc="71765A42">
      <w:start w:val="1"/>
      <w:numFmt w:val="bullet"/>
      <w:pStyle w:val="GOSTListmark1"/>
      <w:lvlText w:val="–"/>
      <w:lvlJc w:val="left"/>
      <w:pPr>
        <w:tabs>
          <w:tab w:val="num" w:pos="851"/>
        </w:tabs>
        <w:ind w:left="851" w:hanging="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4331B42"/>
    <w:multiLevelType w:val="multilevel"/>
    <w:tmpl w:val="E840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F07761"/>
    <w:multiLevelType w:val="multilevel"/>
    <w:tmpl w:val="3DC6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0050E1"/>
    <w:multiLevelType w:val="hybridMultilevel"/>
    <w:tmpl w:val="15EC73D8"/>
    <w:lvl w:ilvl="0" w:tplc="C0FABFE4">
      <w:start w:val="1"/>
      <w:numFmt w:val="decimal"/>
      <w:lvlText w:val="%1."/>
      <w:lvlJc w:val="left"/>
      <w:pPr>
        <w:tabs>
          <w:tab w:val="num" w:pos="114"/>
        </w:tabs>
        <w:ind w:left="57" w:firstLine="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15:restartNumberingAfterBreak="0">
    <w:nsid w:val="7EC358E1"/>
    <w:multiLevelType w:val="multilevel"/>
    <w:tmpl w:val="FA0A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6"/>
  </w:num>
  <w:num w:numId="3">
    <w:abstractNumId w:val="36"/>
  </w:num>
  <w:num w:numId="4">
    <w:abstractNumId w:val="39"/>
  </w:num>
  <w:num w:numId="5">
    <w:abstractNumId w:val="41"/>
  </w:num>
  <w:num w:numId="6">
    <w:abstractNumId w:val="40"/>
  </w:num>
  <w:num w:numId="7">
    <w:abstractNumId w:val="46"/>
  </w:num>
  <w:num w:numId="8">
    <w:abstractNumId w:val="12"/>
  </w:num>
  <w:num w:numId="9">
    <w:abstractNumId w:val="33"/>
  </w:num>
  <w:num w:numId="10">
    <w:abstractNumId w:val="22"/>
  </w:num>
  <w:num w:numId="11">
    <w:abstractNumId w:val="38"/>
  </w:num>
  <w:num w:numId="12">
    <w:abstractNumId w:val="49"/>
  </w:num>
  <w:num w:numId="13">
    <w:abstractNumId w:val="47"/>
  </w:num>
  <w:num w:numId="14">
    <w:abstractNumId w:val="9"/>
  </w:num>
  <w:num w:numId="15">
    <w:abstractNumId w:val="7"/>
  </w:num>
  <w:num w:numId="16">
    <w:abstractNumId w:val="6"/>
  </w:num>
  <w:num w:numId="17">
    <w:abstractNumId w:val="5"/>
  </w:num>
  <w:num w:numId="18">
    <w:abstractNumId w:val="4"/>
  </w:num>
  <w:num w:numId="19">
    <w:abstractNumId w:val="3"/>
  </w:num>
  <w:num w:numId="20">
    <w:abstractNumId w:val="2"/>
  </w:num>
  <w:num w:numId="21">
    <w:abstractNumId w:val="1"/>
  </w:num>
  <w:num w:numId="22">
    <w:abstractNumId w:val="0"/>
  </w:num>
  <w:num w:numId="23">
    <w:abstractNumId w:val="8"/>
  </w:num>
  <w:num w:numId="24">
    <w:abstractNumId w:val="19"/>
  </w:num>
  <w:num w:numId="25">
    <w:abstractNumId w:val="54"/>
    <w:lvlOverride w:ilvl="0">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23"/>
  </w:num>
  <w:num w:numId="29">
    <w:abstractNumId w:val="43"/>
  </w:num>
  <w:num w:numId="30">
    <w:abstractNumId w:val="25"/>
  </w:num>
  <w:num w:numId="31">
    <w:abstractNumId w:val="37"/>
  </w:num>
  <w:num w:numId="32">
    <w:abstractNumId w:val="20"/>
  </w:num>
  <w:num w:numId="33">
    <w:abstractNumId w:val="15"/>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50"/>
  </w:num>
  <w:num w:numId="37">
    <w:abstractNumId w:val="54"/>
    <w:lvlOverride w:ilvl="0">
      <w:startOverride w:val="1"/>
    </w:lvlOverride>
  </w:num>
  <w:num w:numId="38">
    <w:abstractNumId w:val="54"/>
    <w:lvlOverride w:ilvl="0">
      <w:startOverride w:val="1"/>
    </w:lvlOverride>
  </w:num>
  <w:num w:numId="39">
    <w:abstractNumId w:val="54"/>
    <w:lvlOverride w:ilvl="0">
      <w:startOverride w:val="1"/>
    </w:lvlOverride>
  </w:num>
  <w:num w:numId="40">
    <w:abstractNumId w:val="41"/>
  </w:num>
  <w:num w:numId="41">
    <w:abstractNumId w:val="53"/>
  </w:num>
  <w:num w:numId="42">
    <w:abstractNumId w:val="14"/>
  </w:num>
  <w:num w:numId="43">
    <w:abstractNumId w:val="29"/>
  </w:num>
  <w:num w:numId="44">
    <w:abstractNumId w:val="16"/>
  </w:num>
  <w:num w:numId="45">
    <w:abstractNumId w:val="52"/>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4"/>
  </w:num>
  <w:num w:numId="48">
    <w:abstractNumId w:val="34"/>
  </w:num>
  <w:num w:numId="49">
    <w:abstractNumId w:val="24"/>
  </w:num>
  <w:num w:numId="50">
    <w:abstractNumId w:val="55"/>
  </w:num>
  <w:num w:numId="51">
    <w:abstractNumId w:val="32"/>
  </w:num>
  <w:num w:numId="52">
    <w:abstractNumId w:val="21"/>
  </w:num>
  <w:num w:numId="53">
    <w:abstractNumId w:val="27"/>
  </w:num>
  <w:num w:numId="54">
    <w:abstractNumId w:val="11"/>
  </w:num>
  <w:num w:numId="55">
    <w:abstractNumId w:val="42"/>
  </w:num>
  <w:num w:numId="56">
    <w:abstractNumId w:val="41"/>
  </w:num>
  <w:num w:numId="57">
    <w:abstractNumId w:val="49"/>
  </w:num>
  <w:num w:numId="58">
    <w:abstractNumId w:val="49"/>
  </w:num>
  <w:num w:numId="59">
    <w:abstractNumId w:val="30"/>
  </w:num>
  <w:num w:numId="60">
    <w:abstractNumId w:val="28"/>
  </w:num>
  <w:num w:numId="61">
    <w:abstractNumId w:val="45"/>
  </w:num>
  <w:num w:numId="62">
    <w:abstractNumId w:val="10"/>
  </w:num>
  <w:num w:numId="63">
    <w:abstractNumId w:val="48"/>
  </w:num>
  <w:num w:numId="64">
    <w:abstractNumId w:val="51"/>
  </w:num>
  <w:num w:numId="65">
    <w:abstractNumId w:val="35"/>
  </w:num>
  <w:num w:numId="66">
    <w:abstractNumId w:val="26"/>
  </w:num>
  <w:num w:numId="67">
    <w:abstractNumId w:val="36"/>
  </w:num>
  <w:num w:numId="68">
    <w:abstractNumId w:val="36"/>
  </w:num>
  <w:num w:numId="69">
    <w:abstractNumId w:val="18"/>
  </w:num>
  <w:num w:numId="70">
    <w:abstractNumId w:val="18"/>
  </w:num>
  <w:num w:numId="71">
    <w:abstractNumId w:val="18"/>
  </w:num>
  <w:num w:numId="72">
    <w:abstractNumId w:val="18"/>
  </w:num>
  <w:num w:numId="73">
    <w:abstractNumId w:val="39"/>
  </w:num>
  <w:num w:numId="74">
    <w:abstractNumId w:val="12"/>
  </w:num>
  <w:num w:numId="75">
    <w:abstractNumId w:val="41"/>
  </w:num>
  <w:num w:numId="76">
    <w:abstractNumId w:val="41"/>
  </w:num>
  <w:num w:numId="77">
    <w:abstractNumId w:val="40"/>
  </w:num>
  <w:num w:numId="78">
    <w:abstractNumId w:val="46"/>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2"/>
  </w:num>
  <w:num w:numId="86">
    <w:abstractNumId w:val="31"/>
  </w:num>
  <w:num w:numId="87">
    <w:abstractNumId w:val="31"/>
  </w:num>
  <w:num w:numId="88">
    <w:abstractNumId w:val="31"/>
  </w:num>
  <w:num w:numId="89">
    <w:abstractNumId w:val="31"/>
  </w:num>
  <w:num w:numId="90">
    <w:abstractNumId w:val="31"/>
  </w:num>
  <w:num w:numId="91">
    <w:abstractNumId w:val="31"/>
  </w:num>
  <w:num w:numId="92">
    <w:abstractNumId w:val="31"/>
  </w:num>
  <w:num w:numId="93">
    <w:abstractNumId w:val="33"/>
  </w:num>
  <w:num w:numId="94">
    <w:abstractNumId w:val="22"/>
  </w:num>
  <w:num w:numId="95">
    <w:abstractNumId w:val="49"/>
  </w:num>
  <w:num w:numId="96">
    <w:abstractNumId w:val="38"/>
  </w:num>
  <w:num w:numId="97">
    <w:abstractNumId w:val="49"/>
  </w:num>
  <w:num w:numId="98">
    <w:abstractNumId w:val="49"/>
  </w:num>
  <w:num w:numId="99">
    <w:abstractNumId w:val="49"/>
  </w:num>
  <w:num w:numId="100">
    <w:abstractNumId w:val="49"/>
  </w:num>
  <w:num w:numId="101">
    <w:abstractNumId w:val="49"/>
  </w:num>
  <w:num w:numId="102">
    <w:abstractNumId w:val="49"/>
  </w:num>
  <w:num w:numId="103">
    <w:abstractNumId w:val="49"/>
  </w:num>
  <w:num w:numId="104">
    <w:abstractNumId w:val="47"/>
  </w:num>
  <w:num w:numId="105">
    <w:abstractNumId w:val="9"/>
  </w:num>
  <w:num w:numId="106">
    <w:abstractNumId w:val="7"/>
  </w:num>
  <w:num w:numId="107">
    <w:abstractNumId w:val="6"/>
  </w:num>
  <w:num w:numId="108">
    <w:abstractNumId w:val="5"/>
  </w:num>
  <w:num w:numId="109">
    <w:abstractNumId w:val="4"/>
  </w:num>
  <w:num w:numId="110">
    <w:abstractNumId w:val="3"/>
  </w:num>
  <w:num w:numId="111">
    <w:abstractNumId w:val="2"/>
  </w:num>
  <w:num w:numId="112">
    <w:abstractNumId w:val="1"/>
  </w:num>
  <w:num w:numId="113">
    <w:abstractNumId w:val="0"/>
  </w:num>
  <w:num w:numId="114">
    <w:abstractNumId w:val="8"/>
  </w:num>
  <w:num w:numId="115">
    <w:abstractNumId w:val="19"/>
  </w:num>
  <w:num w:numId="116">
    <w:abstractNumId w:val="49"/>
  </w:num>
  <w:num w:numId="117">
    <w:abstractNumId w:val="41"/>
  </w:num>
  <w:num w:numId="118">
    <w:abstractNumId w:val="41"/>
  </w:num>
  <w:numIdMacAtCleanup w:val="1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Сказецкая Наталья Камилевна">
    <w15:presenceInfo w15:providerId="AD" w15:userId="S-1-5-21-4202351508-1112556717-1749864139-31466"/>
  </w15:person>
  <w15:person w15:author="Винокурова Т.В. REV-59661">
    <w15:presenceInfo w15:providerId="None" w15:userId="Винокурова Т.В. REV-59661"/>
  </w15:person>
  <w15:person w15:author="Сатлер Марина Викторовна">
    <w15:presenceInfo w15:providerId="None" w15:userId="Сатлер Марина Викторовна"/>
  </w15:person>
  <w15:person w15:author="Гилязова Екатерина Викторовна">
    <w15:presenceInfo w15:providerId="AD" w15:userId="S-1-5-21-4202351508-1112556717-1749864139-31279"/>
  </w15:person>
  <w15:person w15:author="Гисматова (Кашапова) Алия Фаатовна">
    <w15:presenceInfo w15:providerId="AD" w15:userId="S-1-5-21-4202351508-1112556717-1749864139-24107"/>
  </w15:person>
  <w15:person w15:author="Винокурова Татьяна Васильевна">
    <w15:presenceInfo w15:providerId="AD" w15:userId="S-1-5-21-4202351508-1112556717-1749864139-2219"/>
  </w15:person>
  <w15:person w15:author="Винокурова Т.В. REV-62983">
    <w15:presenceInfo w15:providerId="None" w15:userId="Винокурова Т.В. REV-62983"/>
  </w15:person>
  <w15:person w15:author="Винокурова Т.В. REV-59675">
    <w15:presenceInfo w15:providerId="None" w15:userId="Винокурова Т.В. REV-59675"/>
  </w15:person>
  <w15:person w15:author="Винокурова Татьяна REV-31568">
    <w15:presenceInfo w15:providerId="None" w15:userId="Винокурова Татьяна REV-31568"/>
  </w15:person>
  <w15:person w15:author="Гисматова А.Ф. REV-59804">
    <w15:presenceInfo w15:providerId="None" w15:userId="Гисматова А.Ф. REV-59804"/>
  </w15:person>
  <w15:person w15:author="Димидова Ирина Васильевна">
    <w15:presenceInfo w15:providerId="AD" w15:userId="S-1-5-21-4202351508-1112556717-1749864139-85462"/>
  </w15:person>
  <w15:person w15:author="Чиркова Наталия Сергеевна">
    <w15:presenceInfo w15:providerId="None" w15:userId="Чиркова Наталия Сергеевна"/>
  </w15:person>
  <w15:person w15:author="Винокурова Т.В. REV-62892">
    <w15:presenceInfo w15:providerId="None" w15:userId="Винокурова Т.В. REV-62892"/>
  </w15:person>
  <w15:person w15:author="Винокурова Т.В. REV-63190">
    <w15:presenceInfo w15:providerId="None" w15:userId="Винокурова Т.В. REV-63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gutterAtTop/>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trackRevisions/>
  <w:documentProtection w:formatting="1" w:enforcement="0"/>
  <w:defaultTabStop w:val="113"/>
  <w:autoHyphenation/>
  <w:hyphenationZone w:val="357"/>
  <w:doNotHyphenateCaps/>
  <w:drawingGridHorizontalSpacing w:val="120"/>
  <w:drawingGridVerticalSpacing w:val="6"/>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F6"/>
    <w:rsid w:val="00000231"/>
    <w:rsid w:val="00000BB8"/>
    <w:rsid w:val="000016DA"/>
    <w:rsid w:val="0000259A"/>
    <w:rsid w:val="00002655"/>
    <w:rsid w:val="00002ABE"/>
    <w:rsid w:val="00002EC5"/>
    <w:rsid w:val="0000346A"/>
    <w:rsid w:val="0000436F"/>
    <w:rsid w:val="00004B35"/>
    <w:rsid w:val="00005119"/>
    <w:rsid w:val="00006269"/>
    <w:rsid w:val="00006BAC"/>
    <w:rsid w:val="00007D7D"/>
    <w:rsid w:val="00010812"/>
    <w:rsid w:val="0001129E"/>
    <w:rsid w:val="00011CFE"/>
    <w:rsid w:val="000121D1"/>
    <w:rsid w:val="00012921"/>
    <w:rsid w:val="00012B18"/>
    <w:rsid w:val="00012CDC"/>
    <w:rsid w:val="00013A21"/>
    <w:rsid w:val="00013BC2"/>
    <w:rsid w:val="00014F9D"/>
    <w:rsid w:val="000150AD"/>
    <w:rsid w:val="00015199"/>
    <w:rsid w:val="00016284"/>
    <w:rsid w:val="000164FC"/>
    <w:rsid w:val="000166BB"/>
    <w:rsid w:val="00017FA1"/>
    <w:rsid w:val="00020155"/>
    <w:rsid w:val="0002033F"/>
    <w:rsid w:val="0002083F"/>
    <w:rsid w:val="00020A91"/>
    <w:rsid w:val="00021384"/>
    <w:rsid w:val="00021606"/>
    <w:rsid w:val="00021D4C"/>
    <w:rsid w:val="00021EDC"/>
    <w:rsid w:val="0002319B"/>
    <w:rsid w:val="0002488D"/>
    <w:rsid w:val="000254EB"/>
    <w:rsid w:val="0002685E"/>
    <w:rsid w:val="00027BB9"/>
    <w:rsid w:val="00030501"/>
    <w:rsid w:val="000306A3"/>
    <w:rsid w:val="000321FA"/>
    <w:rsid w:val="00032D5A"/>
    <w:rsid w:val="00033334"/>
    <w:rsid w:val="000333DE"/>
    <w:rsid w:val="0003453E"/>
    <w:rsid w:val="00036A03"/>
    <w:rsid w:val="00036D4D"/>
    <w:rsid w:val="00037B0A"/>
    <w:rsid w:val="00040361"/>
    <w:rsid w:val="00040559"/>
    <w:rsid w:val="00040A00"/>
    <w:rsid w:val="00040DEF"/>
    <w:rsid w:val="00041028"/>
    <w:rsid w:val="00041875"/>
    <w:rsid w:val="00041A39"/>
    <w:rsid w:val="000421BA"/>
    <w:rsid w:val="0004263D"/>
    <w:rsid w:val="00042ABE"/>
    <w:rsid w:val="0004346C"/>
    <w:rsid w:val="000437CC"/>
    <w:rsid w:val="00043840"/>
    <w:rsid w:val="00044030"/>
    <w:rsid w:val="00044B0E"/>
    <w:rsid w:val="00044C91"/>
    <w:rsid w:val="00045961"/>
    <w:rsid w:val="000465EA"/>
    <w:rsid w:val="00046D25"/>
    <w:rsid w:val="0004727B"/>
    <w:rsid w:val="0004778B"/>
    <w:rsid w:val="00047FF8"/>
    <w:rsid w:val="0005028A"/>
    <w:rsid w:val="000502D0"/>
    <w:rsid w:val="000503F2"/>
    <w:rsid w:val="00050621"/>
    <w:rsid w:val="00051435"/>
    <w:rsid w:val="00051D60"/>
    <w:rsid w:val="00051DB0"/>
    <w:rsid w:val="0005363D"/>
    <w:rsid w:val="00053AA6"/>
    <w:rsid w:val="00053E79"/>
    <w:rsid w:val="0005472E"/>
    <w:rsid w:val="00054A16"/>
    <w:rsid w:val="00054CF7"/>
    <w:rsid w:val="00054D95"/>
    <w:rsid w:val="00054F53"/>
    <w:rsid w:val="00055A63"/>
    <w:rsid w:val="0005643E"/>
    <w:rsid w:val="00056CE2"/>
    <w:rsid w:val="00056F0E"/>
    <w:rsid w:val="00057334"/>
    <w:rsid w:val="000575DC"/>
    <w:rsid w:val="00061676"/>
    <w:rsid w:val="00061D61"/>
    <w:rsid w:val="0006227D"/>
    <w:rsid w:val="00062B74"/>
    <w:rsid w:val="00062CD7"/>
    <w:rsid w:val="00062EF4"/>
    <w:rsid w:val="0006346E"/>
    <w:rsid w:val="0006431C"/>
    <w:rsid w:val="00064EFE"/>
    <w:rsid w:val="00065057"/>
    <w:rsid w:val="0006510B"/>
    <w:rsid w:val="0006538A"/>
    <w:rsid w:val="000655F2"/>
    <w:rsid w:val="00065746"/>
    <w:rsid w:val="00065BBB"/>
    <w:rsid w:val="00066030"/>
    <w:rsid w:val="000666FB"/>
    <w:rsid w:val="00067740"/>
    <w:rsid w:val="00067B97"/>
    <w:rsid w:val="00067C66"/>
    <w:rsid w:val="00067C6B"/>
    <w:rsid w:val="00070B87"/>
    <w:rsid w:val="000710FB"/>
    <w:rsid w:val="00071F17"/>
    <w:rsid w:val="000720CC"/>
    <w:rsid w:val="00072239"/>
    <w:rsid w:val="000728A5"/>
    <w:rsid w:val="00073323"/>
    <w:rsid w:val="00073418"/>
    <w:rsid w:val="0007385B"/>
    <w:rsid w:val="00073E2D"/>
    <w:rsid w:val="00073FDE"/>
    <w:rsid w:val="0007454D"/>
    <w:rsid w:val="000748ED"/>
    <w:rsid w:val="000758C3"/>
    <w:rsid w:val="00075B1F"/>
    <w:rsid w:val="00075B65"/>
    <w:rsid w:val="00075DCB"/>
    <w:rsid w:val="00076747"/>
    <w:rsid w:val="00076B8B"/>
    <w:rsid w:val="00076DEC"/>
    <w:rsid w:val="0007740C"/>
    <w:rsid w:val="00077F92"/>
    <w:rsid w:val="00077FA4"/>
    <w:rsid w:val="00080550"/>
    <w:rsid w:val="00080EE3"/>
    <w:rsid w:val="0008246D"/>
    <w:rsid w:val="000828FF"/>
    <w:rsid w:val="000837FA"/>
    <w:rsid w:val="00084875"/>
    <w:rsid w:val="00084A6A"/>
    <w:rsid w:val="0008533E"/>
    <w:rsid w:val="000858C6"/>
    <w:rsid w:val="00086386"/>
    <w:rsid w:val="00086EC1"/>
    <w:rsid w:val="00087C03"/>
    <w:rsid w:val="00091404"/>
    <w:rsid w:val="00091ED4"/>
    <w:rsid w:val="0009241D"/>
    <w:rsid w:val="0009282E"/>
    <w:rsid w:val="000930F3"/>
    <w:rsid w:val="00093C9B"/>
    <w:rsid w:val="0009473C"/>
    <w:rsid w:val="00095CC6"/>
    <w:rsid w:val="00095DB9"/>
    <w:rsid w:val="000961FB"/>
    <w:rsid w:val="00096B3B"/>
    <w:rsid w:val="00097345"/>
    <w:rsid w:val="0009744B"/>
    <w:rsid w:val="00097895"/>
    <w:rsid w:val="000A0454"/>
    <w:rsid w:val="000A0632"/>
    <w:rsid w:val="000A06E2"/>
    <w:rsid w:val="000A18AA"/>
    <w:rsid w:val="000A24E5"/>
    <w:rsid w:val="000A28B2"/>
    <w:rsid w:val="000A3142"/>
    <w:rsid w:val="000A32DF"/>
    <w:rsid w:val="000A3B81"/>
    <w:rsid w:val="000A3ED0"/>
    <w:rsid w:val="000A3F41"/>
    <w:rsid w:val="000A4128"/>
    <w:rsid w:val="000A4A4B"/>
    <w:rsid w:val="000A4C24"/>
    <w:rsid w:val="000A57C9"/>
    <w:rsid w:val="000A6A8C"/>
    <w:rsid w:val="000A6BB9"/>
    <w:rsid w:val="000A6FD0"/>
    <w:rsid w:val="000A785D"/>
    <w:rsid w:val="000A78F4"/>
    <w:rsid w:val="000A7F73"/>
    <w:rsid w:val="000B10A4"/>
    <w:rsid w:val="000B16F0"/>
    <w:rsid w:val="000B1713"/>
    <w:rsid w:val="000B191F"/>
    <w:rsid w:val="000B3563"/>
    <w:rsid w:val="000B3571"/>
    <w:rsid w:val="000B3B9A"/>
    <w:rsid w:val="000B41C1"/>
    <w:rsid w:val="000B4CA5"/>
    <w:rsid w:val="000B512E"/>
    <w:rsid w:val="000B71AE"/>
    <w:rsid w:val="000B744E"/>
    <w:rsid w:val="000C0059"/>
    <w:rsid w:val="000C034E"/>
    <w:rsid w:val="000C0DD4"/>
    <w:rsid w:val="000C191D"/>
    <w:rsid w:val="000C1A8F"/>
    <w:rsid w:val="000C1B49"/>
    <w:rsid w:val="000C1D33"/>
    <w:rsid w:val="000C27A3"/>
    <w:rsid w:val="000C2B58"/>
    <w:rsid w:val="000C390B"/>
    <w:rsid w:val="000C3C26"/>
    <w:rsid w:val="000C402F"/>
    <w:rsid w:val="000C4F75"/>
    <w:rsid w:val="000C53E8"/>
    <w:rsid w:val="000C5BD8"/>
    <w:rsid w:val="000C6752"/>
    <w:rsid w:val="000C75E6"/>
    <w:rsid w:val="000C7E01"/>
    <w:rsid w:val="000C7EE4"/>
    <w:rsid w:val="000D04D7"/>
    <w:rsid w:val="000D2309"/>
    <w:rsid w:val="000D247F"/>
    <w:rsid w:val="000D298A"/>
    <w:rsid w:val="000D2D0D"/>
    <w:rsid w:val="000D2FCA"/>
    <w:rsid w:val="000D3293"/>
    <w:rsid w:val="000D36DC"/>
    <w:rsid w:val="000D3EBB"/>
    <w:rsid w:val="000D41DE"/>
    <w:rsid w:val="000D4600"/>
    <w:rsid w:val="000D4928"/>
    <w:rsid w:val="000D4A71"/>
    <w:rsid w:val="000D546F"/>
    <w:rsid w:val="000D5DE6"/>
    <w:rsid w:val="000D624E"/>
    <w:rsid w:val="000D63FB"/>
    <w:rsid w:val="000D6AAD"/>
    <w:rsid w:val="000D6D16"/>
    <w:rsid w:val="000D77BB"/>
    <w:rsid w:val="000D7B29"/>
    <w:rsid w:val="000E12F2"/>
    <w:rsid w:val="000E1ACF"/>
    <w:rsid w:val="000E25CB"/>
    <w:rsid w:val="000E32F0"/>
    <w:rsid w:val="000E3313"/>
    <w:rsid w:val="000E355F"/>
    <w:rsid w:val="000E356D"/>
    <w:rsid w:val="000E3ACE"/>
    <w:rsid w:val="000E4304"/>
    <w:rsid w:val="000E5E0D"/>
    <w:rsid w:val="000E608D"/>
    <w:rsid w:val="000E6431"/>
    <w:rsid w:val="000E6639"/>
    <w:rsid w:val="000E76BE"/>
    <w:rsid w:val="000E7CD8"/>
    <w:rsid w:val="000F0817"/>
    <w:rsid w:val="000F0A68"/>
    <w:rsid w:val="000F0EDD"/>
    <w:rsid w:val="000F1308"/>
    <w:rsid w:val="000F14B6"/>
    <w:rsid w:val="000F152E"/>
    <w:rsid w:val="000F1979"/>
    <w:rsid w:val="000F20AF"/>
    <w:rsid w:val="000F220B"/>
    <w:rsid w:val="000F2BA0"/>
    <w:rsid w:val="000F3455"/>
    <w:rsid w:val="000F3C54"/>
    <w:rsid w:val="000F44A2"/>
    <w:rsid w:val="000F4586"/>
    <w:rsid w:val="000F462D"/>
    <w:rsid w:val="000F4CBD"/>
    <w:rsid w:val="000F52F5"/>
    <w:rsid w:val="000F5372"/>
    <w:rsid w:val="000F542A"/>
    <w:rsid w:val="000F58BD"/>
    <w:rsid w:val="000F5DE3"/>
    <w:rsid w:val="000F6B63"/>
    <w:rsid w:val="000F6C96"/>
    <w:rsid w:val="000F6DE4"/>
    <w:rsid w:val="000F6FBB"/>
    <w:rsid w:val="000F7281"/>
    <w:rsid w:val="000F733E"/>
    <w:rsid w:val="000F7AF8"/>
    <w:rsid w:val="001000BC"/>
    <w:rsid w:val="0010117D"/>
    <w:rsid w:val="0010133B"/>
    <w:rsid w:val="00101B19"/>
    <w:rsid w:val="00101F34"/>
    <w:rsid w:val="00102F8B"/>
    <w:rsid w:val="00103028"/>
    <w:rsid w:val="001030A1"/>
    <w:rsid w:val="001048B0"/>
    <w:rsid w:val="00104973"/>
    <w:rsid w:val="001056BE"/>
    <w:rsid w:val="00106607"/>
    <w:rsid w:val="00106637"/>
    <w:rsid w:val="00106D09"/>
    <w:rsid w:val="00107CDA"/>
    <w:rsid w:val="0011058A"/>
    <w:rsid w:val="001108C9"/>
    <w:rsid w:val="00110BDD"/>
    <w:rsid w:val="00111BA4"/>
    <w:rsid w:val="00111EA1"/>
    <w:rsid w:val="00111F66"/>
    <w:rsid w:val="001127F2"/>
    <w:rsid w:val="00112B85"/>
    <w:rsid w:val="00113C5D"/>
    <w:rsid w:val="00113E18"/>
    <w:rsid w:val="00113EED"/>
    <w:rsid w:val="00115509"/>
    <w:rsid w:val="001155A2"/>
    <w:rsid w:val="00115ECB"/>
    <w:rsid w:val="001165BF"/>
    <w:rsid w:val="00116D33"/>
    <w:rsid w:val="00116E59"/>
    <w:rsid w:val="001170A1"/>
    <w:rsid w:val="00117990"/>
    <w:rsid w:val="00117B10"/>
    <w:rsid w:val="001200F0"/>
    <w:rsid w:val="00120482"/>
    <w:rsid w:val="001209DE"/>
    <w:rsid w:val="00120BAF"/>
    <w:rsid w:val="00120F43"/>
    <w:rsid w:val="0012203C"/>
    <w:rsid w:val="00122762"/>
    <w:rsid w:val="0012397D"/>
    <w:rsid w:val="00123DBC"/>
    <w:rsid w:val="00123F05"/>
    <w:rsid w:val="00124067"/>
    <w:rsid w:val="001247A9"/>
    <w:rsid w:val="00126371"/>
    <w:rsid w:val="0012657E"/>
    <w:rsid w:val="001266A3"/>
    <w:rsid w:val="001268B4"/>
    <w:rsid w:val="00127324"/>
    <w:rsid w:val="00127933"/>
    <w:rsid w:val="00127CB5"/>
    <w:rsid w:val="00127F40"/>
    <w:rsid w:val="00127F5B"/>
    <w:rsid w:val="00130408"/>
    <w:rsid w:val="00130A4D"/>
    <w:rsid w:val="00130FE0"/>
    <w:rsid w:val="00131100"/>
    <w:rsid w:val="00131AD7"/>
    <w:rsid w:val="00131B4F"/>
    <w:rsid w:val="00132424"/>
    <w:rsid w:val="00132544"/>
    <w:rsid w:val="00133759"/>
    <w:rsid w:val="001339FA"/>
    <w:rsid w:val="001344FB"/>
    <w:rsid w:val="00134D44"/>
    <w:rsid w:val="00134E69"/>
    <w:rsid w:val="0013534C"/>
    <w:rsid w:val="00135BCC"/>
    <w:rsid w:val="00136174"/>
    <w:rsid w:val="00136714"/>
    <w:rsid w:val="001369E6"/>
    <w:rsid w:val="00136F77"/>
    <w:rsid w:val="00137610"/>
    <w:rsid w:val="00137867"/>
    <w:rsid w:val="001379D7"/>
    <w:rsid w:val="00137B77"/>
    <w:rsid w:val="0014042D"/>
    <w:rsid w:val="00140D67"/>
    <w:rsid w:val="00140F3C"/>
    <w:rsid w:val="001410C4"/>
    <w:rsid w:val="00141268"/>
    <w:rsid w:val="00141992"/>
    <w:rsid w:val="00141AE4"/>
    <w:rsid w:val="0014233E"/>
    <w:rsid w:val="00143770"/>
    <w:rsid w:val="00143816"/>
    <w:rsid w:val="00143F57"/>
    <w:rsid w:val="001441C9"/>
    <w:rsid w:val="001441E9"/>
    <w:rsid w:val="00144266"/>
    <w:rsid w:val="001444FF"/>
    <w:rsid w:val="001449CE"/>
    <w:rsid w:val="001449D9"/>
    <w:rsid w:val="00144DF6"/>
    <w:rsid w:val="001450C4"/>
    <w:rsid w:val="00145437"/>
    <w:rsid w:val="00145531"/>
    <w:rsid w:val="00146DA0"/>
    <w:rsid w:val="00146E8B"/>
    <w:rsid w:val="0014768A"/>
    <w:rsid w:val="001476A6"/>
    <w:rsid w:val="0015024F"/>
    <w:rsid w:val="001508F7"/>
    <w:rsid w:val="0015118C"/>
    <w:rsid w:val="00152AFD"/>
    <w:rsid w:val="00152C8C"/>
    <w:rsid w:val="00153725"/>
    <w:rsid w:val="00155590"/>
    <w:rsid w:val="001556D8"/>
    <w:rsid w:val="0015620A"/>
    <w:rsid w:val="001579FC"/>
    <w:rsid w:val="001603C3"/>
    <w:rsid w:val="001604BF"/>
    <w:rsid w:val="001607B1"/>
    <w:rsid w:val="00161870"/>
    <w:rsid w:val="00161918"/>
    <w:rsid w:val="00161C59"/>
    <w:rsid w:val="001621AF"/>
    <w:rsid w:val="00162410"/>
    <w:rsid w:val="0016478B"/>
    <w:rsid w:val="00164CAA"/>
    <w:rsid w:val="00165963"/>
    <w:rsid w:val="00166544"/>
    <w:rsid w:val="001666F6"/>
    <w:rsid w:val="0016719E"/>
    <w:rsid w:val="00167D47"/>
    <w:rsid w:val="00172F5F"/>
    <w:rsid w:val="0017407D"/>
    <w:rsid w:val="00174105"/>
    <w:rsid w:val="0017524A"/>
    <w:rsid w:val="00175350"/>
    <w:rsid w:val="00175DC8"/>
    <w:rsid w:val="00175F8B"/>
    <w:rsid w:val="001767D8"/>
    <w:rsid w:val="00177B69"/>
    <w:rsid w:val="0018058F"/>
    <w:rsid w:val="0018144D"/>
    <w:rsid w:val="00181714"/>
    <w:rsid w:val="00181D3D"/>
    <w:rsid w:val="00181D7B"/>
    <w:rsid w:val="00182C91"/>
    <w:rsid w:val="00182CFD"/>
    <w:rsid w:val="001835B1"/>
    <w:rsid w:val="001842DC"/>
    <w:rsid w:val="001848B6"/>
    <w:rsid w:val="00184B5A"/>
    <w:rsid w:val="001850E1"/>
    <w:rsid w:val="001852E3"/>
    <w:rsid w:val="00185DD2"/>
    <w:rsid w:val="001866C7"/>
    <w:rsid w:val="00186C40"/>
    <w:rsid w:val="001871C6"/>
    <w:rsid w:val="001877DF"/>
    <w:rsid w:val="00187975"/>
    <w:rsid w:val="00190460"/>
    <w:rsid w:val="001907E8"/>
    <w:rsid w:val="00190DB6"/>
    <w:rsid w:val="00191041"/>
    <w:rsid w:val="00191817"/>
    <w:rsid w:val="001927BE"/>
    <w:rsid w:val="00192BCD"/>
    <w:rsid w:val="00192CE2"/>
    <w:rsid w:val="00192DB1"/>
    <w:rsid w:val="00192E95"/>
    <w:rsid w:val="00192EB5"/>
    <w:rsid w:val="001932A7"/>
    <w:rsid w:val="001932E9"/>
    <w:rsid w:val="00193421"/>
    <w:rsid w:val="001939CA"/>
    <w:rsid w:val="0019598A"/>
    <w:rsid w:val="00195F7C"/>
    <w:rsid w:val="001A021C"/>
    <w:rsid w:val="001A04F2"/>
    <w:rsid w:val="001A0924"/>
    <w:rsid w:val="001A0A0B"/>
    <w:rsid w:val="001A1452"/>
    <w:rsid w:val="001A14CD"/>
    <w:rsid w:val="001A24C0"/>
    <w:rsid w:val="001A2CD4"/>
    <w:rsid w:val="001A4065"/>
    <w:rsid w:val="001A49A7"/>
    <w:rsid w:val="001A5048"/>
    <w:rsid w:val="001A56DC"/>
    <w:rsid w:val="001A5BF7"/>
    <w:rsid w:val="001A5DE1"/>
    <w:rsid w:val="001A5E5A"/>
    <w:rsid w:val="001A6091"/>
    <w:rsid w:val="001A6324"/>
    <w:rsid w:val="001A6B12"/>
    <w:rsid w:val="001A6EA8"/>
    <w:rsid w:val="001A7195"/>
    <w:rsid w:val="001A737F"/>
    <w:rsid w:val="001A77DE"/>
    <w:rsid w:val="001A7E21"/>
    <w:rsid w:val="001B05DF"/>
    <w:rsid w:val="001B0685"/>
    <w:rsid w:val="001B08F1"/>
    <w:rsid w:val="001B0A49"/>
    <w:rsid w:val="001B1546"/>
    <w:rsid w:val="001B2A40"/>
    <w:rsid w:val="001B2F7C"/>
    <w:rsid w:val="001B304F"/>
    <w:rsid w:val="001B3156"/>
    <w:rsid w:val="001B440D"/>
    <w:rsid w:val="001B5288"/>
    <w:rsid w:val="001B528A"/>
    <w:rsid w:val="001B5894"/>
    <w:rsid w:val="001B5E0F"/>
    <w:rsid w:val="001B61ED"/>
    <w:rsid w:val="001B61F6"/>
    <w:rsid w:val="001B6B87"/>
    <w:rsid w:val="001B6E68"/>
    <w:rsid w:val="001B7B91"/>
    <w:rsid w:val="001B7C72"/>
    <w:rsid w:val="001B7CD9"/>
    <w:rsid w:val="001C0116"/>
    <w:rsid w:val="001C0DA5"/>
    <w:rsid w:val="001C19E8"/>
    <w:rsid w:val="001C1B16"/>
    <w:rsid w:val="001C214B"/>
    <w:rsid w:val="001C252D"/>
    <w:rsid w:val="001C257C"/>
    <w:rsid w:val="001C31EE"/>
    <w:rsid w:val="001C3385"/>
    <w:rsid w:val="001C3732"/>
    <w:rsid w:val="001C3A8F"/>
    <w:rsid w:val="001C3C28"/>
    <w:rsid w:val="001C4085"/>
    <w:rsid w:val="001C486C"/>
    <w:rsid w:val="001C495D"/>
    <w:rsid w:val="001C4CB9"/>
    <w:rsid w:val="001C5141"/>
    <w:rsid w:val="001C5687"/>
    <w:rsid w:val="001C574F"/>
    <w:rsid w:val="001C5EEC"/>
    <w:rsid w:val="001C6322"/>
    <w:rsid w:val="001C645C"/>
    <w:rsid w:val="001C68A7"/>
    <w:rsid w:val="001C6967"/>
    <w:rsid w:val="001C6BA1"/>
    <w:rsid w:val="001C6E04"/>
    <w:rsid w:val="001C76C9"/>
    <w:rsid w:val="001C76ED"/>
    <w:rsid w:val="001D076E"/>
    <w:rsid w:val="001D10A4"/>
    <w:rsid w:val="001D17E9"/>
    <w:rsid w:val="001D1D75"/>
    <w:rsid w:val="001D20EC"/>
    <w:rsid w:val="001D216D"/>
    <w:rsid w:val="001D2828"/>
    <w:rsid w:val="001D46AA"/>
    <w:rsid w:val="001D4CEB"/>
    <w:rsid w:val="001D4EE0"/>
    <w:rsid w:val="001D54C7"/>
    <w:rsid w:val="001D5956"/>
    <w:rsid w:val="001D6131"/>
    <w:rsid w:val="001D6D1E"/>
    <w:rsid w:val="001D72DF"/>
    <w:rsid w:val="001D755E"/>
    <w:rsid w:val="001D78D8"/>
    <w:rsid w:val="001D7C12"/>
    <w:rsid w:val="001D7EA9"/>
    <w:rsid w:val="001E011E"/>
    <w:rsid w:val="001E0A96"/>
    <w:rsid w:val="001E1475"/>
    <w:rsid w:val="001E24C6"/>
    <w:rsid w:val="001E3027"/>
    <w:rsid w:val="001E3085"/>
    <w:rsid w:val="001E30CE"/>
    <w:rsid w:val="001E3BBC"/>
    <w:rsid w:val="001E4A78"/>
    <w:rsid w:val="001E4AF7"/>
    <w:rsid w:val="001E541C"/>
    <w:rsid w:val="001E5B65"/>
    <w:rsid w:val="001E6451"/>
    <w:rsid w:val="001E6521"/>
    <w:rsid w:val="001E73D4"/>
    <w:rsid w:val="001E767D"/>
    <w:rsid w:val="001E78C4"/>
    <w:rsid w:val="001E797E"/>
    <w:rsid w:val="001E7A0C"/>
    <w:rsid w:val="001F00D3"/>
    <w:rsid w:val="001F0A5A"/>
    <w:rsid w:val="001F2735"/>
    <w:rsid w:val="001F3335"/>
    <w:rsid w:val="001F3F49"/>
    <w:rsid w:val="001F40A7"/>
    <w:rsid w:val="001F4499"/>
    <w:rsid w:val="001F4ABD"/>
    <w:rsid w:val="001F6AEA"/>
    <w:rsid w:val="001F6E9C"/>
    <w:rsid w:val="001F71F5"/>
    <w:rsid w:val="001F7300"/>
    <w:rsid w:val="001F74A0"/>
    <w:rsid w:val="002007F1"/>
    <w:rsid w:val="00200B74"/>
    <w:rsid w:val="00201303"/>
    <w:rsid w:val="002018E3"/>
    <w:rsid w:val="00201A30"/>
    <w:rsid w:val="002022F0"/>
    <w:rsid w:val="00202A2C"/>
    <w:rsid w:val="00203265"/>
    <w:rsid w:val="0020386A"/>
    <w:rsid w:val="002049CD"/>
    <w:rsid w:val="002052ED"/>
    <w:rsid w:val="0020551E"/>
    <w:rsid w:val="0020580C"/>
    <w:rsid w:val="00205A7A"/>
    <w:rsid w:val="00205AB2"/>
    <w:rsid w:val="00205C9E"/>
    <w:rsid w:val="0020659F"/>
    <w:rsid w:val="002065BA"/>
    <w:rsid w:val="00207044"/>
    <w:rsid w:val="00207911"/>
    <w:rsid w:val="00210479"/>
    <w:rsid w:val="00211672"/>
    <w:rsid w:val="00211747"/>
    <w:rsid w:val="002117A6"/>
    <w:rsid w:val="00212C5B"/>
    <w:rsid w:val="0021375D"/>
    <w:rsid w:val="00213EDD"/>
    <w:rsid w:val="002144E0"/>
    <w:rsid w:val="00214C4F"/>
    <w:rsid w:val="00214CC1"/>
    <w:rsid w:val="0021526C"/>
    <w:rsid w:val="0021624A"/>
    <w:rsid w:val="00217073"/>
    <w:rsid w:val="002174C9"/>
    <w:rsid w:val="002176B5"/>
    <w:rsid w:val="0021782D"/>
    <w:rsid w:val="00220947"/>
    <w:rsid w:val="00220F8A"/>
    <w:rsid w:val="00221405"/>
    <w:rsid w:val="00221592"/>
    <w:rsid w:val="002215FF"/>
    <w:rsid w:val="00221C65"/>
    <w:rsid w:val="00222E0C"/>
    <w:rsid w:val="0022376B"/>
    <w:rsid w:val="00223792"/>
    <w:rsid w:val="00223E33"/>
    <w:rsid w:val="00224014"/>
    <w:rsid w:val="00225171"/>
    <w:rsid w:val="002253D2"/>
    <w:rsid w:val="00225C25"/>
    <w:rsid w:val="00226B9A"/>
    <w:rsid w:val="0022730F"/>
    <w:rsid w:val="002279E6"/>
    <w:rsid w:val="00227E7F"/>
    <w:rsid w:val="00231188"/>
    <w:rsid w:val="002312C9"/>
    <w:rsid w:val="002316BB"/>
    <w:rsid w:val="00233529"/>
    <w:rsid w:val="0023353A"/>
    <w:rsid w:val="002339AB"/>
    <w:rsid w:val="00233FA6"/>
    <w:rsid w:val="002350D7"/>
    <w:rsid w:val="00235620"/>
    <w:rsid w:val="00236039"/>
    <w:rsid w:val="00236DF8"/>
    <w:rsid w:val="00241434"/>
    <w:rsid w:val="00241504"/>
    <w:rsid w:val="00242112"/>
    <w:rsid w:val="00242B16"/>
    <w:rsid w:val="002437F5"/>
    <w:rsid w:val="00244397"/>
    <w:rsid w:val="00244BCC"/>
    <w:rsid w:val="00244D2A"/>
    <w:rsid w:val="0024504E"/>
    <w:rsid w:val="00245E72"/>
    <w:rsid w:val="0024639F"/>
    <w:rsid w:val="002466A5"/>
    <w:rsid w:val="00246BB1"/>
    <w:rsid w:val="00247A36"/>
    <w:rsid w:val="0025090B"/>
    <w:rsid w:val="00250F5D"/>
    <w:rsid w:val="00251244"/>
    <w:rsid w:val="002514F9"/>
    <w:rsid w:val="0025156A"/>
    <w:rsid w:val="00251958"/>
    <w:rsid w:val="002543CE"/>
    <w:rsid w:val="00254472"/>
    <w:rsid w:val="00255599"/>
    <w:rsid w:val="002560F6"/>
    <w:rsid w:val="0025610F"/>
    <w:rsid w:val="002564A0"/>
    <w:rsid w:val="00260180"/>
    <w:rsid w:val="00260C63"/>
    <w:rsid w:val="00260D70"/>
    <w:rsid w:val="00261490"/>
    <w:rsid w:val="00261EAD"/>
    <w:rsid w:val="00262775"/>
    <w:rsid w:val="00263417"/>
    <w:rsid w:val="00264509"/>
    <w:rsid w:val="00264818"/>
    <w:rsid w:val="002653E1"/>
    <w:rsid w:val="00265D80"/>
    <w:rsid w:val="0026652C"/>
    <w:rsid w:val="00266A23"/>
    <w:rsid w:val="00266A49"/>
    <w:rsid w:val="00270143"/>
    <w:rsid w:val="002702B8"/>
    <w:rsid w:val="00270A82"/>
    <w:rsid w:val="00270B04"/>
    <w:rsid w:val="0027145B"/>
    <w:rsid w:val="00271B47"/>
    <w:rsid w:val="00272E45"/>
    <w:rsid w:val="00273086"/>
    <w:rsid w:val="00273228"/>
    <w:rsid w:val="00273491"/>
    <w:rsid w:val="00274E44"/>
    <w:rsid w:val="0027510F"/>
    <w:rsid w:val="0027518D"/>
    <w:rsid w:val="00275479"/>
    <w:rsid w:val="0027566E"/>
    <w:rsid w:val="0027570B"/>
    <w:rsid w:val="00275AA9"/>
    <w:rsid w:val="002761B9"/>
    <w:rsid w:val="002766DF"/>
    <w:rsid w:val="00276AE7"/>
    <w:rsid w:val="00277588"/>
    <w:rsid w:val="00281424"/>
    <w:rsid w:val="0028187A"/>
    <w:rsid w:val="002821A0"/>
    <w:rsid w:val="00282597"/>
    <w:rsid w:val="00282825"/>
    <w:rsid w:val="002830DD"/>
    <w:rsid w:val="002831AD"/>
    <w:rsid w:val="00283212"/>
    <w:rsid w:val="0028334F"/>
    <w:rsid w:val="00283387"/>
    <w:rsid w:val="00283E50"/>
    <w:rsid w:val="00283EA5"/>
    <w:rsid w:val="00284659"/>
    <w:rsid w:val="00285168"/>
    <w:rsid w:val="00285326"/>
    <w:rsid w:val="00285727"/>
    <w:rsid w:val="002858D8"/>
    <w:rsid w:val="00285CA1"/>
    <w:rsid w:val="00285CF1"/>
    <w:rsid w:val="00286299"/>
    <w:rsid w:val="00287014"/>
    <w:rsid w:val="0028717B"/>
    <w:rsid w:val="00287716"/>
    <w:rsid w:val="00287A30"/>
    <w:rsid w:val="00287BC3"/>
    <w:rsid w:val="002909DC"/>
    <w:rsid w:val="0029172B"/>
    <w:rsid w:val="002917C1"/>
    <w:rsid w:val="002918C2"/>
    <w:rsid w:val="00292366"/>
    <w:rsid w:val="002925C8"/>
    <w:rsid w:val="00292799"/>
    <w:rsid w:val="002928D8"/>
    <w:rsid w:val="00292EE0"/>
    <w:rsid w:val="00292EF3"/>
    <w:rsid w:val="00294134"/>
    <w:rsid w:val="002944CB"/>
    <w:rsid w:val="00295BAF"/>
    <w:rsid w:val="0029651F"/>
    <w:rsid w:val="00297198"/>
    <w:rsid w:val="002976D2"/>
    <w:rsid w:val="00297E13"/>
    <w:rsid w:val="002A15BF"/>
    <w:rsid w:val="002A1C93"/>
    <w:rsid w:val="002A2AF1"/>
    <w:rsid w:val="002A3197"/>
    <w:rsid w:val="002A34A4"/>
    <w:rsid w:val="002A4041"/>
    <w:rsid w:val="002A407F"/>
    <w:rsid w:val="002A4985"/>
    <w:rsid w:val="002A4B2C"/>
    <w:rsid w:val="002A4ECE"/>
    <w:rsid w:val="002A507C"/>
    <w:rsid w:val="002A5F65"/>
    <w:rsid w:val="002A6B06"/>
    <w:rsid w:val="002A7542"/>
    <w:rsid w:val="002B0208"/>
    <w:rsid w:val="002B13F7"/>
    <w:rsid w:val="002B1450"/>
    <w:rsid w:val="002B145B"/>
    <w:rsid w:val="002B18DD"/>
    <w:rsid w:val="002B1D90"/>
    <w:rsid w:val="002B26D5"/>
    <w:rsid w:val="002B29F4"/>
    <w:rsid w:val="002B2A04"/>
    <w:rsid w:val="002B2C3C"/>
    <w:rsid w:val="002B2F73"/>
    <w:rsid w:val="002B345E"/>
    <w:rsid w:val="002B362F"/>
    <w:rsid w:val="002B4AD8"/>
    <w:rsid w:val="002B58DC"/>
    <w:rsid w:val="002B5928"/>
    <w:rsid w:val="002B6136"/>
    <w:rsid w:val="002B74AF"/>
    <w:rsid w:val="002B77C6"/>
    <w:rsid w:val="002B79E2"/>
    <w:rsid w:val="002C00BF"/>
    <w:rsid w:val="002C01BA"/>
    <w:rsid w:val="002C10AC"/>
    <w:rsid w:val="002C190B"/>
    <w:rsid w:val="002C1E45"/>
    <w:rsid w:val="002C1F56"/>
    <w:rsid w:val="002C23DF"/>
    <w:rsid w:val="002C2723"/>
    <w:rsid w:val="002C351E"/>
    <w:rsid w:val="002C3532"/>
    <w:rsid w:val="002C495B"/>
    <w:rsid w:val="002D12EE"/>
    <w:rsid w:val="002D1378"/>
    <w:rsid w:val="002D18A8"/>
    <w:rsid w:val="002D1ECE"/>
    <w:rsid w:val="002D2CE0"/>
    <w:rsid w:val="002D2E30"/>
    <w:rsid w:val="002D38B6"/>
    <w:rsid w:val="002D450B"/>
    <w:rsid w:val="002D541C"/>
    <w:rsid w:val="002D5612"/>
    <w:rsid w:val="002D5B62"/>
    <w:rsid w:val="002D62C1"/>
    <w:rsid w:val="002D6921"/>
    <w:rsid w:val="002D6D5D"/>
    <w:rsid w:val="002D7ACA"/>
    <w:rsid w:val="002E05E9"/>
    <w:rsid w:val="002E0956"/>
    <w:rsid w:val="002E0AE5"/>
    <w:rsid w:val="002E1814"/>
    <w:rsid w:val="002E1A33"/>
    <w:rsid w:val="002E20BB"/>
    <w:rsid w:val="002E210C"/>
    <w:rsid w:val="002E21E7"/>
    <w:rsid w:val="002E2367"/>
    <w:rsid w:val="002E23CD"/>
    <w:rsid w:val="002E32D4"/>
    <w:rsid w:val="002E3BC1"/>
    <w:rsid w:val="002E3C7E"/>
    <w:rsid w:val="002E3CF3"/>
    <w:rsid w:val="002E4172"/>
    <w:rsid w:val="002E4342"/>
    <w:rsid w:val="002E5B23"/>
    <w:rsid w:val="002E5F83"/>
    <w:rsid w:val="002E65AB"/>
    <w:rsid w:val="002E6F1E"/>
    <w:rsid w:val="002E7B6B"/>
    <w:rsid w:val="002E7C8A"/>
    <w:rsid w:val="002E7E5B"/>
    <w:rsid w:val="002F0A32"/>
    <w:rsid w:val="002F121C"/>
    <w:rsid w:val="002F1E5E"/>
    <w:rsid w:val="002F2358"/>
    <w:rsid w:val="002F24D7"/>
    <w:rsid w:val="002F2B2B"/>
    <w:rsid w:val="002F320B"/>
    <w:rsid w:val="002F36E1"/>
    <w:rsid w:val="002F3A06"/>
    <w:rsid w:val="002F3E09"/>
    <w:rsid w:val="002F44FB"/>
    <w:rsid w:val="002F4F45"/>
    <w:rsid w:val="002F5579"/>
    <w:rsid w:val="002F58A7"/>
    <w:rsid w:val="002F58DB"/>
    <w:rsid w:val="002F5B7D"/>
    <w:rsid w:val="002F5D48"/>
    <w:rsid w:val="002F6952"/>
    <w:rsid w:val="002F6CDE"/>
    <w:rsid w:val="002F6E46"/>
    <w:rsid w:val="002F7600"/>
    <w:rsid w:val="002F7810"/>
    <w:rsid w:val="002F78AF"/>
    <w:rsid w:val="002F7E96"/>
    <w:rsid w:val="00300110"/>
    <w:rsid w:val="0030162B"/>
    <w:rsid w:val="0030168E"/>
    <w:rsid w:val="003019A2"/>
    <w:rsid w:val="00301AED"/>
    <w:rsid w:val="003021D4"/>
    <w:rsid w:val="00302C66"/>
    <w:rsid w:val="00303243"/>
    <w:rsid w:val="003038E8"/>
    <w:rsid w:val="00304BE9"/>
    <w:rsid w:val="00304E99"/>
    <w:rsid w:val="003052DC"/>
    <w:rsid w:val="003064A5"/>
    <w:rsid w:val="0030726A"/>
    <w:rsid w:val="003078BE"/>
    <w:rsid w:val="00307F0C"/>
    <w:rsid w:val="0031074A"/>
    <w:rsid w:val="0031152B"/>
    <w:rsid w:val="003115EF"/>
    <w:rsid w:val="00311C75"/>
    <w:rsid w:val="00311F58"/>
    <w:rsid w:val="00312FEC"/>
    <w:rsid w:val="0031328C"/>
    <w:rsid w:val="0031346E"/>
    <w:rsid w:val="00313846"/>
    <w:rsid w:val="0031426F"/>
    <w:rsid w:val="00314682"/>
    <w:rsid w:val="00314F91"/>
    <w:rsid w:val="003156BF"/>
    <w:rsid w:val="003160CE"/>
    <w:rsid w:val="003160DB"/>
    <w:rsid w:val="00317084"/>
    <w:rsid w:val="00317531"/>
    <w:rsid w:val="00317532"/>
    <w:rsid w:val="00317662"/>
    <w:rsid w:val="003178FC"/>
    <w:rsid w:val="00320788"/>
    <w:rsid w:val="0032084D"/>
    <w:rsid w:val="00321312"/>
    <w:rsid w:val="00322173"/>
    <w:rsid w:val="003236FC"/>
    <w:rsid w:val="0032377A"/>
    <w:rsid w:val="00323E0C"/>
    <w:rsid w:val="00324BA4"/>
    <w:rsid w:val="003257BD"/>
    <w:rsid w:val="00326771"/>
    <w:rsid w:val="003272C2"/>
    <w:rsid w:val="00327806"/>
    <w:rsid w:val="003304CE"/>
    <w:rsid w:val="0033124C"/>
    <w:rsid w:val="0033156A"/>
    <w:rsid w:val="003320D8"/>
    <w:rsid w:val="00333936"/>
    <w:rsid w:val="00333CDF"/>
    <w:rsid w:val="00333EAA"/>
    <w:rsid w:val="00335018"/>
    <w:rsid w:val="00335213"/>
    <w:rsid w:val="003352C1"/>
    <w:rsid w:val="0033541E"/>
    <w:rsid w:val="0033586C"/>
    <w:rsid w:val="00336E51"/>
    <w:rsid w:val="0033774A"/>
    <w:rsid w:val="003379FC"/>
    <w:rsid w:val="003402E4"/>
    <w:rsid w:val="0034038D"/>
    <w:rsid w:val="00342A0A"/>
    <w:rsid w:val="00342B68"/>
    <w:rsid w:val="00342B84"/>
    <w:rsid w:val="00342CE1"/>
    <w:rsid w:val="00342FDE"/>
    <w:rsid w:val="00343388"/>
    <w:rsid w:val="00343773"/>
    <w:rsid w:val="0034397B"/>
    <w:rsid w:val="00343AB1"/>
    <w:rsid w:val="00343DB2"/>
    <w:rsid w:val="003441FF"/>
    <w:rsid w:val="0034450C"/>
    <w:rsid w:val="00345DE5"/>
    <w:rsid w:val="00345E44"/>
    <w:rsid w:val="003460A7"/>
    <w:rsid w:val="003460C8"/>
    <w:rsid w:val="003460D8"/>
    <w:rsid w:val="0034630C"/>
    <w:rsid w:val="00346773"/>
    <w:rsid w:val="00346D3F"/>
    <w:rsid w:val="00346DEC"/>
    <w:rsid w:val="0034727A"/>
    <w:rsid w:val="00347575"/>
    <w:rsid w:val="003478F1"/>
    <w:rsid w:val="00347DD7"/>
    <w:rsid w:val="00347E73"/>
    <w:rsid w:val="00350738"/>
    <w:rsid w:val="003511E9"/>
    <w:rsid w:val="00351306"/>
    <w:rsid w:val="00351B08"/>
    <w:rsid w:val="00351E1C"/>
    <w:rsid w:val="003521F1"/>
    <w:rsid w:val="00352739"/>
    <w:rsid w:val="003527A0"/>
    <w:rsid w:val="00352B2F"/>
    <w:rsid w:val="00352C6B"/>
    <w:rsid w:val="003536ED"/>
    <w:rsid w:val="00354326"/>
    <w:rsid w:val="00354351"/>
    <w:rsid w:val="00355449"/>
    <w:rsid w:val="0035596B"/>
    <w:rsid w:val="00356CAB"/>
    <w:rsid w:val="00357449"/>
    <w:rsid w:val="0035771B"/>
    <w:rsid w:val="00357B54"/>
    <w:rsid w:val="00357D4B"/>
    <w:rsid w:val="00360AF0"/>
    <w:rsid w:val="00360EE3"/>
    <w:rsid w:val="0036171A"/>
    <w:rsid w:val="003619D9"/>
    <w:rsid w:val="00361DDC"/>
    <w:rsid w:val="00362591"/>
    <w:rsid w:val="003625B7"/>
    <w:rsid w:val="003627D3"/>
    <w:rsid w:val="00363328"/>
    <w:rsid w:val="00364471"/>
    <w:rsid w:val="00364664"/>
    <w:rsid w:val="00364ECF"/>
    <w:rsid w:val="00364FF4"/>
    <w:rsid w:val="0036505D"/>
    <w:rsid w:val="00365247"/>
    <w:rsid w:val="00366AB8"/>
    <w:rsid w:val="00366C88"/>
    <w:rsid w:val="0036719B"/>
    <w:rsid w:val="00367B7D"/>
    <w:rsid w:val="00370C9D"/>
    <w:rsid w:val="00370E57"/>
    <w:rsid w:val="00371BB9"/>
    <w:rsid w:val="00371C3E"/>
    <w:rsid w:val="00371D61"/>
    <w:rsid w:val="00371F65"/>
    <w:rsid w:val="00372327"/>
    <w:rsid w:val="003731D9"/>
    <w:rsid w:val="00373431"/>
    <w:rsid w:val="0037485A"/>
    <w:rsid w:val="00374DA1"/>
    <w:rsid w:val="00375450"/>
    <w:rsid w:val="003765E5"/>
    <w:rsid w:val="00376C8C"/>
    <w:rsid w:val="00377111"/>
    <w:rsid w:val="00377378"/>
    <w:rsid w:val="00377C75"/>
    <w:rsid w:val="0038150D"/>
    <w:rsid w:val="0038184E"/>
    <w:rsid w:val="003819E1"/>
    <w:rsid w:val="003830D4"/>
    <w:rsid w:val="003831CA"/>
    <w:rsid w:val="0038341A"/>
    <w:rsid w:val="00383544"/>
    <w:rsid w:val="003839E3"/>
    <w:rsid w:val="00385CEC"/>
    <w:rsid w:val="00386622"/>
    <w:rsid w:val="00386BDF"/>
    <w:rsid w:val="00387198"/>
    <w:rsid w:val="00387BDD"/>
    <w:rsid w:val="00391583"/>
    <w:rsid w:val="00391AC6"/>
    <w:rsid w:val="00391BD4"/>
    <w:rsid w:val="00391D52"/>
    <w:rsid w:val="003921AF"/>
    <w:rsid w:val="00393A29"/>
    <w:rsid w:val="0039479A"/>
    <w:rsid w:val="00395BCB"/>
    <w:rsid w:val="00396495"/>
    <w:rsid w:val="0039660F"/>
    <w:rsid w:val="0039685E"/>
    <w:rsid w:val="003979AB"/>
    <w:rsid w:val="003A0021"/>
    <w:rsid w:val="003A0D69"/>
    <w:rsid w:val="003A0E02"/>
    <w:rsid w:val="003A1401"/>
    <w:rsid w:val="003A19FC"/>
    <w:rsid w:val="003A1AA8"/>
    <w:rsid w:val="003A1D31"/>
    <w:rsid w:val="003A2588"/>
    <w:rsid w:val="003A2901"/>
    <w:rsid w:val="003A2D54"/>
    <w:rsid w:val="003A331C"/>
    <w:rsid w:val="003A348D"/>
    <w:rsid w:val="003A3C31"/>
    <w:rsid w:val="003A450C"/>
    <w:rsid w:val="003A458B"/>
    <w:rsid w:val="003A490C"/>
    <w:rsid w:val="003A4AC9"/>
    <w:rsid w:val="003A4B49"/>
    <w:rsid w:val="003A57E9"/>
    <w:rsid w:val="003A6015"/>
    <w:rsid w:val="003A6367"/>
    <w:rsid w:val="003A6BFC"/>
    <w:rsid w:val="003A71ED"/>
    <w:rsid w:val="003A7750"/>
    <w:rsid w:val="003A7A61"/>
    <w:rsid w:val="003A7BC5"/>
    <w:rsid w:val="003B0078"/>
    <w:rsid w:val="003B0708"/>
    <w:rsid w:val="003B11E5"/>
    <w:rsid w:val="003B13BF"/>
    <w:rsid w:val="003B156F"/>
    <w:rsid w:val="003B180E"/>
    <w:rsid w:val="003B2AA7"/>
    <w:rsid w:val="003B2FD3"/>
    <w:rsid w:val="003B313A"/>
    <w:rsid w:val="003B3362"/>
    <w:rsid w:val="003B45D8"/>
    <w:rsid w:val="003B4E65"/>
    <w:rsid w:val="003B522E"/>
    <w:rsid w:val="003B5547"/>
    <w:rsid w:val="003B5CB7"/>
    <w:rsid w:val="003B5E1D"/>
    <w:rsid w:val="003B60F4"/>
    <w:rsid w:val="003B6412"/>
    <w:rsid w:val="003B67C0"/>
    <w:rsid w:val="003B6C85"/>
    <w:rsid w:val="003B72D8"/>
    <w:rsid w:val="003B765A"/>
    <w:rsid w:val="003B770B"/>
    <w:rsid w:val="003B7850"/>
    <w:rsid w:val="003B7E2B"/>
    <w:rsid w:val="003C0115"/>
    <w:rsid w:val="003C0BBC"/>
    <w:rsid w:val="003C0CBC"/>
    <w:rsid w:val="003C1B7D"/>
    <w:rsid w:val="003C1F23"/>
    <w:rsid w:val="003C2B90"/>
    <w:rsid w:val="003C2BF6"/>
    <w:rsid w:val="003C2D46"/>
    <w:rsid w:val="003C2E07"/>
    <w:rsid w:val="003C2FB1"/>
    <w:rsid w:val="003C3653"/>
    <w:rsid w:val="003C39F0"/>
    <w:rsid w:val="003C3B02"/>
    <w:rsid w:val="003C3EA0"/>
    <w:rsid w:val="003C3FB9"/>
    <w:rsid w:val="003C4F48"/>
    <w:rsid w:val="003C5118"/>
    <w:rsid w:val="003C5720"/>
    <w:rsid w:val="003C6290"/>
    <w:rsid w:val="003C656C"/>
    <w:rsid w:val="003C676E"/>
    <w:rsid w:val="003C6E52"/>
    <w:rsid w:val="003C74E8"/>
    <w:rsid w:val="003C77D0"/>
    <w:rsid w:val="003C7ADD"/>
    <w:rsid w:val="003C7D40"/>
    <w:rsid w:val="003D00FB"/>
    <w:rsid w:val="003D023F"/>
    <w:rsid w:val="003D0A4F"/>
    <w:rsid w:val="003D0F00"/>
    <w:rsid w:val="003D170B"/>
    <w:rsid w:val="003D175D"/>
    <w:rsid w:val="003D17B6"/>
    <w:rsid w:val="003D17C2"/>
    <w:rsid w:val="003D1C65"/>
    <w:rsid w:val="003D26CF"/>
    <w:rsid w:val="003D2BD3"/>
    <w:rsid w:val="003D3231"/>
    <w:rsid w:val="003D33E9"/>
    <w:rsid w:val="003D36DF"/>
    <w:rsid w:val="003D3B75"/>
    <w:rsid w:val="003D3EA8"/>
    <w:rsid w:val="003D4ACF"/>
    <w:rsid w:val="003D50A0"/>
    <w:rsid w:val="003D5527"/>
    <w:rsid w:val="003D56C3"/>
    <w:rsid w:val="003D5D23"/>
    <w:rsid w:val="003D6103"/>
    <w:rsid w:val="003D6250"/>
    <w:rsid w:val="003D6706"/>
    <w:rsid w:val="003D6A9B"/>
    <w:rsid w:val="003D7352"/>
    <w:rsid w:val="003D78E5"/>
    <w:rsid w:val="003E064E"/>
    <w:rsid w:val="003E0FC3"/>
    <w:rsid w:val="003E15EF"/>
    <w:rsid w:val="003E1642"/>
    <w:rsid w:val="003E1F6F"/>
    <w:rsid w:val="003E222D"/>
    <w:rsid w:val="003E2426"/>
    <w:rsid w:val="003E25CC"/>
    <w:rsid w:val="003E2B41"/>
    <w:rsid w:val="003E354E"/>
    <w:rsid w:val="003E3E86"/>
    <w:rsid w:val="003E41C2"/>
    <w:rsid w:val="003E4BCA"/>
    <w:rsid w:val="003E5274"/>
    <w:rsid w:val="003E54FC"/>
    <w:rsid w:val="003E6825"/>
    <w:rsid w:val="003E6A09"/>
    <w:rsid w:val="003E6A2E"/>
    <w:rsid w:val="003E6ACA"/>
    <w:rsid w:val="003E6B26"/>
    <w:rsid w:val="003E6EB2"/>
    <w:rsid w:val="003E76E6"/>
    <w:rsid w:val="003E7D32"/>
    <w:rsid w:val="003F0833"/>
    <w:rsid w:val="003F0BC5"/>
    <w:rsid w:val="003F138C"/>
    <w:rsid w:val="003F148C"/>
    <w:rsid w:val="003F1563"/>
    <w:rsid w:val="003F16CC"/>
    <w:rsid w:val="003F1A58"/>
    <w:rsid w:val="003F1F01"/>
    <w:rsid w:val="003F2180"/>
    <w:rsid w:val="003F21F7"/>
    <w:rsid w:val="003F275B"/>
    <w:rsid w:val="003F2968"/>
    <w:rsid w:val="003F2EA5"/>
    <w:rsid w:val="003F2F21"/>
    <w:rsid w:val="003F3108"/>
    <w:rsid w:val="003F35CC"/>
    <w:rsid w:val="003F4C10"/>
    <w:rsid w:val="003F5988"/>
    <w:rsid w:val="003F598E"/>
    <w:rsid w:val="003F6AF1"/>
    <w:rsid w:val="003F6E79"/>
    <w:rsid w:val="003F76BF"/>
    <w:rsid w:val="003F7CD7"/>
    <w:rsid w:val="00400FA0"/>
    <w:rsid w:val="004010CE"/>
    <w:rsid w:val="00401E09"/>
    <w:rsid w:val="00401F47"/>
    <w:rsid w:val="004025C1"/>
    <w:rsid w:val="00402713"/>
    <w:rsid w:val="0040347A"/>
    <w:rsid w:val="00403502"/>
    <w:rsid w:val="0040371B"/>
    <w:rsid w:val="00403842"/>
    <w:rsid w:val="004048DB"/>
    <w:rsid w:val="0040614F"/>
    <w:rsid w:val="004064D9"/>
    <w:rsid w:val="00406921"/>
    <w:rsid w:val="00406CA6"/>
    <w:rsid w:val="00410E7C"/>
    <w:rsid w:val="00410EBB"/>
    <w:rsid w:val="004118A2"/>
    <w:rsid w:val="00412EB8"/>
    <w:rsid w:val="00413C59"/>
    <w:rsid w:val="004143C4"/>
    <w:rsid w:val="004143EC"/>
    <w:rsid w:val="00414830"/>
    <w:rsid w:val="00415168"/>
    <w:rsid w:val="00415868"/>
    <w:rsid w:val="004166D3"/>
    <w:rsid w:val="0041713B"/>
    <w:rsid w:val="004179E2"/>
    <w:rsid w:val="00417DAB"/>
    <w:rsid w:val="00420AF7"/>
    <w:rsid w:val="00420DF4"/>
    <w:rsid w:val="00421681"/>
    <w:rsid w:val="00421DC8"/>
    <w:rsid w:val="0042244B"/>
    <w:rsid w:val="00422864"/>
    <w:rsid w:val="00422AD2"/>
    <w:rsid w:val="00422B08"/>
    <w:rsid w:val="00423D38"/>
    <w:rsid w:val="004245AB"/>
    <w:rsid w:val="00424858"/>
    <w:rsid w:val="00424C10"/>
    <w:rsid w:val="00425EDA"/>
    <w:rsid w:val="00426172"/>
    <w:rsid w:val="00426C01"/>
    <w:rsid w:val="004270A6"/>
    <w:rsid w:val="00427131"/>
    <w:rsid w:val="00427E68"/>
    <w:rsid w:val="004306A8"/>
    <w:rsid w:val="0043085A"/>
    <w:rsid w:val="00430C16"/>
    <w:rsid w:val="00431832"/>
    <w:rsid w:val="00431B55"/>
    <w:rsid w:val="00431FDE"/>
    <w:rsid w:val="00432258"/>
    <w:rsid w:val="004338C0"/>
    <w:rsid w:val="00433E77"/>
    <w:rsid w:val="00434235"/>
    <w:rsid w:val="004342AF"/>
    <w:rsid w:val="00434318"/>
    <w:rsid w:val="004343FE"/>
    <w:rsid w:val="0043499C"/>
    <w:rsid w:val="004355F6"/>
    <w:rsid w:val="00435749"/>
    <w:rsid w:val="00435AE6"/>
    <w:rsid w:val="00435B5F"/>
    <w:rsid w:val="00435DD4"/>
    <w:rsid w:val="00435E26"/>
    <w:rsid w:val="00435E70"/>
    <w:rsid w:val="004375C0"/>
    <w:rsid w:val="004375ED"/>
    <w:rsid w:val="00437AC9"/>
    <w:rsid w:val="00440033"/>
    <w:rsid w:val="004410F5"/>
    <w:rsid w:val="004414D4"/>
    <w:rsid w:val="00441570"/>
    <w:rsid w:val="0044194F"/>
    <w:rsid w:val="00441ACF"/>
    <w:rsid w:val="00441C26"/>
    <w:rsid w:val="00441E05"/>
    <w:rsid w:val="00442252"/>
    <w:rsid w:val="00442449"/>
    <w:rsid w:val="004424B3"/>
    <w:rsid w:val="00443AB3"/>
    <w:rsid w:val="00444918"/>
    <w:rsid w:val="00444B08"/>
    <w:rsid w:val="00446221"/>
    <w:rsid w:val="004463EE"/>
    <w:rsid w:val="00446D9C"/>
    <w:rsid w:val="00447036"/>
    <w:rsid w:val="004479C0"/>
    <w:rsid w:val="00450C23"/>
    <w:rsid w:val="004519FE"/>
    <w:rsid w:val="00451FC7"/>
    <w:rsid w:val="00453085"/>
    <w:rsid w:val="00453913"/>
    <w:rsid w:val="004546D2"/>
    <w:rsid w:val="004548C7"/>
    <w:rsid w:val="00454D27"/>
    <w:rsid w:val="00454FF0"/>
    <w:rsid w:val="00455C86"/>
    <w:rsid w:val="00455D5C"/>
    <w:rsid w:val="0045699C"/>
    <w:rsid w:val="00457039"/>
    <w:rsid w:val="004570C1"/>
    <w:rsid w:val="00460BE0"/>
    <w:rsid w:val="00461534"/>
    <w:rsid w:val="00461753"/>
    <w:rsid w:val="00461D9A"/>
    <w:rsid w:val="004621E9"/>
    <w:rsid w:val="00462491"/>
    <w:rsid w:val="00462BD2"/>
    <w:rsid w:val="00462C81"/>
    <w:rsid w:val="0046396C"/>
    <w:rsid w:val="00463B17"/>
    <w:rsid w:val="004642E3"/>
    <w:rsid w:val="00464D31"/>
    <w:rsid w:val="00464F21"/>
    <w:rsid w:val="0046514B"/>
    <w:rsid w:val="00465909"/>
    <w:rsid w:val="00465B28"/>
    <w:rsid w:val="00465CF9"/>
    <w:rsid w:val="00466ADA"/>
    <w:rsid w:val="00466AED"/>
    <w:rsid w:val="00466BA5"/>
    <w:rsid w:val="00470468"/>
    <w:rsid w:val="00470A27"/>
    <w:rsid w:val="00470EF8"/>
    <w:rsid w:val="004719C4"/>
    <w:rsid w:val="00471D1C"/>
    <w:rsid w:val="00472415"/>
    <w:rsid w:val="0047256C"/>
    <w:rsid w:val="0047263C"/>
    <w:rsid w:val="0047265F"/>
    <w:rsid w:val="004726D3"/>
    <w:rsid w:val="004743DA"/>
    <w:rsid w:val="004748ED"/>
    <w:rsid w:val="00474FA7"/>
    <w:rsid w:val="0047582C"/>
    <w:rsid w:val="00476382"/>
    <w:rsid w:val="00476F89"/>
    <w:rsid w:val="00477D86"/>
    <w:rsid w:val="00477E77"/>
    <w:rsid w:val="004806E2"/>
    <w:rsid w:val="0048145F"/>
    <w:rsid w:val="004818DC"/>
    <w:rsid w:val="00481BB1"/>
    <w:rsid w:val="00481C84"/>
    <w:rsid w:val="00482954"/>
    <w:rsid w:val="004831F6"/>
    <w:rsid w:val="004834C0"/>
    <w:rsid w:val="00483B43"/>
    <w:rsid w:val="00483F19"/>
    <w:rsid w:val="00485312"/>
    <w:rsid w:val="00485E99"/>
    <w:rsid w:val="00486BF4"/>
    <w:rsid w:val="00486F67"/>
    <w:rsid w:val="004876DD"/>
    <w:rsid w:val="0049008D"/>
    <w:rsid w:val="0049029B"/>
    <w:rsid w:val="00490466"/>
    <w:rsid w:val="004905CD"/>
    <w:rsid w:val="004906C3"/>
    <w:rsid w:val="0049101B"/>
    <w:rsid w:val="00492C0B"/>
    <w:rsid w:val="00493782"/>
    <w:rsid w:val="0049386B"/>
    <w:rsid w:val="00493992"/>
    <w:rsid w:val="00494CEE"/>
    <w:rsid w:val="00495F97"/>
    <w:rsid w:val="004966EC"/>
    <w:rsid w:val="004968FD"/>
    <w:rsid w:val="00497282"/>
    <w:rsid w:val="004976D2"/>
    <w:rsid w:val="004A00F0"/>
    <w:rsid w:val="004A0AA3"/>
    <w:rsid w:val="004A0C8C"/>
    <w:rsid w:val="004A0EFD"/>
    <w:rsid w:val="004A0FEB"/>
    <w:rsid w:val="004A1879"/>
    <w:rsid w:val="004A19CC"/>
    <w:rsid w:val="004A24B5"/>
    <w:rsid w:val="004A2A76"/>
    <w:rsid w:val="004A3389"/>
    <w:rsid w:val="004A370A"/>
    <w:rsid w:val="004A3B4B"/>
    <w:rsid w:val="004A3D74"/>
    <w:rsid w:val="004A419A"/>
    <w:rsid w:val="004A44EE"/>
    <w:rsid w:val="004A48E3"/>
    <w:rsid w:val="004A55FB"/>
    <w:rsid w:val="004A5E50"/>
    <w:rsid w:val="004A61D1"/>
    <w:rsid w:val="004A6A76"/>
    <w:rsid w:val="004A6F91"/>
    <w:rsid w:val="004A72B8"/>
    <w:rsid w:val="004A74A3"/>
    <w:rsid w:val="004A7505"/>
    <w:rsid w:val="004A77B0"/>
    <w:rsid w:val="004B0607"/>
    <w:rsid w:val="004B0822"/>
    <w:rsid w:val="004B0927"/>
    <w:rsid w:val="004B1ABE"/>
    <w:rsid w:val="004B22FC"/>
    <w:rsid w:val="004B23CA"/>
    <w:rsid w:val="004B26CE"/>
    <w:rsid w:val="004B3633"/>
    <w:rsid w:val="004B37C1"/>
    <w:rsid w:val="004B3B96"/>
    <w:rsid w:val="004B43DF"/>
    <w:rsid w:val="004B46FF"/>
    <w:rsid w:val="004B5813"/>
    <w:rsid w:val="004B5938"/>
    <w:rsid w:val="004B6037"/>
    <w:rsid w:val="004B6843"/>
    <w:rsid w:val="004B6B7D"/>
    <w:rsid w:val="004B6BA4"/>
    <w:rsid w:val="004B6E3A"/>
    <w:rsid w:val="004B7596"/>
    <w:rsid w:val="004B7670"/>
    <w:rsid w:val="004B7855"/>
    <w:rsid w:val="004B7BBC"/>
    <w:rsid w:val="004B7F13"/>
    <w:rsid w:val="004C0235"/>
    <w:rsid w:val="004C0741"/>
    <w:rsid w:val="004C1284"/>
    <w:rsid w:val="004C1A13"/>
    <w:rsid w:val="004C1DCF"/>
    <w:rsid w:val="004C1F62"/>
    <w:rsid w:val="004C29BE"/>
    <w:rsid w:val="004C328C"/>
    <w:rsid w:val="004C3CFC"/>
    <w:rsid w:val="004C3DE7"/>
    <w:rsid w:val="004C455C"/>
    <w:rsid w:val="004C4A9B"/>
    <w:rsid w:val="004C4E0F"/>
    <w:rsid w:val="004C5324"/>
    <w:rsid w:val="004C62F6"/>
    <w:rsid w:val="004C6A29"/>
    <w:rsid w:val="004C71FA"/>
    <w:rsid w:val="004C7216"/>
    <w:rsid w:val="004C7840"/>
    <w:rsid w:val="004C7F4B"/>
    <w:rsid w:val="004D0A16"/>
    <w:rsid w:val="004D2DB3"/>
    <w:rsid w:val="004D419E"/>
    <w:rsid w:val="004D4583"/>
    <w:rsid w:val="004D50D9"/>
    <w:rsid w:val="004D552C"/>
    <w:rsid w:val="004D5567"/>
    <w:rsid w:val="004D565C"/>
    <w:rsid w:val="004D5AEB"/>
    <w:rsid w:val="004D6C21"/>
    <w:rsid w:val="004D74F8"/>
    <w:rsid w:val="004E09D1"/>
    <w:rsid w:val="004E20EE"/>
    <w:rsid w:val="004E2236"/>
    <w:rsid w:val="004E35F4"/>
    <w:rsid w:val="004E3850"/>
    <w:rsid w:val="004E3CB4"/>
    <w:rsid w:val="004E40D8"/>
    <w:rsid w:val="004E42A4"/>
    <w:rsid w:val="004E5108"/>
    <w:rsid w:val="004E5B92"/>
    <w:rsid w:val="004E6448"/>
    <w:rsid w:val="004E66BE"/>
    <w:rsid w:val="004E716A"/>
    <w:rsid w:val="004F11E8"/>
    <w:rsid w:val="004F1622"/>
    <w:rsid w:val="004F2404"/>
    <w:rsid w:val="004F2A1F"/>
    <w:rsid w:val="004F2F6D"/>
    <w:rsid w:val="004F31AD"/>
    <w:rsid w:val="004F46CA"/>
    <w:rsid w:val="004F4E6F"/>
    <w:rsid w:val="004F7509"/>
    <w:rsid w:val="00500BF4"/>
    <w:rsid w:val="00501DA0"/>
    <w:rsid w:val="0050266C"/>
    <w:rsid w:val="0050378F"/>
    <w:rsid w:val="005039AB"/>
    <w:rsid w:val="00503BD5"/>
    <w:rsid w:val="005041D3"/>
    <w:rsid w:val="00504278"/>
    <w:rsid w:val="005049C8"/>
    <w:rsid w:val="00504E12"/>
    <w:rsid w:val="0050579C"/>
    <w:rsid w:val="00505CBD"/>
    <w:rsid w:val="0050610C"/>
    <w:rsid w:val="00506746"/>
    <w:rsid w:val="00506A1D"/>
    <w:rsid w:val="00506B5C"/>
    <w:rsid w:val="00507201"/>
    <w:rsid w:val="00507224"/>
    <w:rsid w:val="00507268"/>
    <w:rsid w:val="00507322"/>
    <w:rsid w:val="00507792"/>
    <w:rsid w:val="0050786D"/>
    <w:rsid w:val="00507EB0"/>
    <w:rsid w:val="00510C57"/>
    <w:rsid w:val="005114D6"/>
    <w:rsid w:val="00511AA7"/>
    <w:rsid w:val="00511F7A"/>
    <w:rsid w:val="00511FA3"/>
    <w:rsid w:val="00512B7E"/>
    <w:rsid w:val="00512EDE"/>
    <w:rsid w:val="00513387"/>
    <w:rsid w:val="0051350A"/>
    <w:rsid w:val="00514B37"/>
    <w:rsid w:val="00514BE1"/>
    <w:rsid w:val="005150FF"/>
    <w:rsid w:val="00517405"/>
    <w:rsid w:val="00520071"/>
    <w:rsid w:val="005212A9"/>
    <w:rsid w:val="00521461"/>
    <w:rsid w:val="00521E13"/>
    <w:rsid w:val="005225CD"/>
    <w:rsid w:val="00523141"/>
    <w:rsid w:val="00523145"/>
    <w:rsid w:val="00523A89"/>
    <w:rsid w:val="00524195"/>
    <w:rsid w:val="00524457"/>
    <w:rsid w:val="0052482B"/>
    <w:rsid w:val="00524AC1"/>
    <w:rsid w:val="00525AE4"/>
    <w:rsid w:val="005263B9"/>
    <w:rsid w:val="00526567"/>
    <w:rsid w:val="005265E0"/>
    <w:rsid w:val="005266A5"/>
    <w:rsid w:val="00526B35"/>
    <w:rsid w:val="005273DB"/>
    <w:rsid w:val="0052775C"/>
    <w:rsid w:val="00527791"/>
    <w:rsid w:val="005308D9"/>
    <w:rsid w:val="005316F4"/>
    <w:rsid w:val="0053175A"/>
    <w:rsid w:val="00531C7D"/>
    <w:rsid w:val="00531DD8"/>
    <w:rsid w:val="0053368F"/>
    <w:rsid w:val="00533795"/>
    <w:rsid w:val="00533E8A"/>
    <w:rsid w:val="00534683"/>
    <w:rsid w:val="00534724"/>
    <w:rsid w:val="005348DA"/>
    <w:rsid w:val="005349D7"/>
    <w:rsid w:val="00534F1C"/>
    <w:rsid w:val="0053556A"/>
    <w:rsid w:val="00535DAE"/>
    <w:rsid w:val="00535E5F"/>
    <w:rsid w:val="00536138"/>
    <w:rsid w:val="005366FE"/>
    <w:rsid w:val="005371FE"/>
    <w:rsid w:val="00537444"/>
    <w:rsid w:val="00537C25"/>
    <w:rsid w:val="00537F4A"/>
    <w:rsid w:val="00540531"/>
    <w:rsid w:val="00540A9E"/>
    <w:rsid w:val="005413EF"/>
    <w:rsid w:val="0054149E"/>
    <w:rsid w:val="00541886"/>
    <w:rsid w:val="00541C33"/>
    <w:rsid w:val="00543273"/>
    <w:rsid w:val="005432FA"/>
    <w:rsid w:val="005435F3"/>
    <w:rsid w:val="0054378C"/>
    <w:rsid w:val="00543B98"/>
    <w:rsid w:val="00543F83"/>
    <w:rsid w:val="00544048"/>
    <w:rsid w:val="0054504B"/>
    <w:rsid w:val="005454BE"/>
    <w:rsid w:val="00545870"/>
    <w:rsid w:val="0054610B"/>
    <w:rsid w:val="005469C2"/>
    <w:rsid w:val="00546BD6"/>
    <w:rsid w:val="00546EE1"/>
    <w:rsid w:val="00547BEC"/>
    <w:rsid w:val="00550272"/>
    <w:rsid w:val="00550534"/>
    <w:rsid w:val="00550830"/>
    <w:rsid w:val="00550F9C"/>
    <w:rsid w:val="00550FA7"/>
    <w:rsid w:val="00551325"/>
    <w:rsid w:val="00551E7D"/>
    <w:rsid w:val="0055228E"/>
    <w:rsid w:val="005525CD"/>
    <w:rsid w:val="005527D3"/>
    <w:rsid w:val="00553344"/>
    <w:rsid w:val="0055387F"/>
    <w:rsid w:val="00553D85"/>
    <w:rsid w:val="00554A7E"/>
    <w:rsid w:val="005554D2"/>
    <w:rsid w:val="005558EF"/>
    <w:rsid w:val="00555D35"/>
    <w:rsid w:val="00555FEE"/>
    <w:rsid w:val="00556298"/>
    <w:rsid w:val="00557B7E"/>
    <w:rsid w:val="00560119"/>
    <w:rsid w:val="005604D9"/>
    <w:rsid w:val="00561B29"/>
    <w:rsid w:val="00561C02"/>
    <w:rsid w:val="005625AC"/>
    <w:rsid w:val="00563541"/>
    <w:rsid w:val="005638E4"/>
    <w:rsid w:val="00564322"/>
    <w:rsid w:val="00564D64"/>
    <w:rsid w:val="00565011"/>
    <w:rsid w:val="0056566C"/>
    <w:rsid w:val="00565BA2"/>
    <w:rsid w:val="00566750"/>
    <w:rsid w:val="005669C9"/>
    <w:rsid w:val="00566D90"/>
    <w:rsid w:val="00567D49"/>
    <w:rsid w:val="00570703"/>
    <w:rsid w:val="00571F34"/>
    <w:rsid w:val="00572458"/>
    <w:rsid w:val="00572B57"/>
    <w:rsid w:val="00572C4A"/>
    <w:rsid w:val="00572E38"/>
    <w:rsid w:val="005734B1"/>
    <w:rsid w:val="005737AD"/>
    <w:rsid w:val="00573888"/>
    <w:rsid w:val="005740B2"/>
    <w:rsid w:val="005758D7"/>
    <w:rsid w:val="005768EA"/>
    <w:rsid w:val="005769D9"/>
    <w:rsid w:val="005772F3"/>
    <w:rsid w:val="00577860"/>
    <w:rsid w:val="00580334"/>
    <w:rsid w:val="005814B0"/>
    <w:rsid w:val="005814F5"/>
    <w:rsid w:val="00581EDB"/>
    <w:rsid w:val="00582005"/>
    <w:rsid w:val="0058201A"/>
    <w:rsid w:val="00583A8D"/>
    <w:rsid w:val="00583D89"/>
    <w:rsid w:val="00584C6F"/>
    <w:rsid w:val="00585670"/>
    <w:rsid w:val="00585C7B"/>
    <w:rsid w:val="00585D22"/>
    <w:rsid w:val="00590409"/>
    <w:rsid w:val="00591886"/>
    <w:rsid w:val="00591D28"/>
    <w:rsid w:val="00593EB8"/>
    <w:rsid w:val="00594315"/>
    <w:rsid w:val="00594914"/>
    <w:rsid w:val="00594A66"/>
    <w:rsid w:val="00595AC7"/>
    <w:rsid w:val="00595F64"/>
    <w:rsid w:val="00595F78"/>
    <w:rsid w:val="00597179"/>
    <w:rsid w:val="0059717B"/>
    <w:rsid w:val="005977E8"/>
    <w:rsid w:val="00597CD4"/>
    <w:rsid w:val="00597D98"/>
    <w:rsid w:val="00597FA9"/>
    <w:rsid w:val="005A005B"/>
    <w:rsid w:val="005A054A"/>
    <w:rsid w:val="005A062A"/>
    <w:rsid w:val="005A3210"/>
    <w:rsid w:val="005A3324"/>
    <w:rsid w:val="005A387F"/>
    <w:rsid w:val="005A3A2E"/>
    <w:rsid w:val="005A52E1"/>
    <w:rsid w:val="005A5988"/>
    <w:rsid w:val="005A5CA6"/>
    <w:rsid w:val="005A6689"/>
    <w:rsid w:val="005A6941"/>
    <w:rsid w:val="005A7C99"/>
    <w:rsid w:val="005A7CCD"/>
    <w:rsid w:val="005B01E1"/>
    <w:rsid w:val="005B0292"/>
    <w:rsid w:val="005B0488"/>
    <w:rsid w:val="005B0667"/>
    <w:rsid w:val="005B20AD"/>
    <w:rsid w:val="005B2CB0"/>
    <w:rsid w:val="005B38A1"/>
    <w:rsid w:val="005B3AF6"/>
    <w:rsid w:val="005B3FE6"/>
    <w:rsid w:val="005B4AFA"/>
    <w:rsid w:val="005B5F7B"/>
    <w:rsid w:val="005B6834"/>
    <w:rsid w:val="005B6CB5"/>
    <w:rsid w:val="005B6F83"/>
    <w:rsid w:val="005B7350"/>
    <w:rsid w:val="005B7D78"/>
    <w:rsid w:val="005C03BC"/>
    <w:rsid w:val="005C0469"/>
    <w:rsid w:val="005C05E3"/>
    <w:rsid w:val="005C0E19"/>
    <w:rsid w:val="005C1062"/>
    <w:rsid w:val="005C11CA"/>
    <w:rsid w:val="005C179E"/>
    <w:rsid w:val="005C17A1"/>
    <w:rsid w:val="005C17C1"/>
    <w:rsid w:val="005C27DC"/>
    <w:rsid w:val="005C44B1"/>
    <w:rsid w:val="005C6376"/>
    <w:rsid w:val="005C6468"/>
    <w:rsid w:val="005C6BDA"/>
    <w:rsid w:val="005C7060"/>
    <w:rsid w:val="005C7067"/>
    <w:rsid w:val="005C7A59"/>
    <w:rsid w:val="005C7B9D"/>
    <w:rsid w:val="005D06BF"/>
    <w:rsid w:val="005D0800"/>
    <w:rsid w:val="005D0BE2"/>
    <w:rsid w:val="005D0DDC"/>
    <w:rsid w:val="005D1A97"/>
    <w:rsid w:val="005D1B2B"/>
    <w:rsid w:val="005D2119"/>
    <w:rsid w:val="005D2664"/>
    <w:rsid w:val="005D309A"/>
    <w:rsid w:val="005D31CA"/>
    <w:rsid w:val="005D3663"/>
    <w:rsid w:val="005D4BB6"/>
    <w:rsid w:val="005D4E14"/>
    <w:rsid w:val="005D5097"/>
    <w:rsid w:val="005D553B"/>
    <w:rsid w:val="005D5D58"/>
    <w:rsid w:val="005D65CA"/>
    <w:rsid w:val="005D6698"/>
    <w:rsid w:val="005D6811"/>
    <w:rsid w:val="005D6EAB"/>
    <w:rsid w:val="005D738A"/>
    <w:rsid w:val="005D79DF"/>
    <w:rsid w:val="005D7A97"/>
    <w:rsid w:val="005E064F"/>
    <w:rsid w:val="005E0E9B"/>
    <w:rsid w:val="005E115C"/>
    <w:rsid w:val="005E1AEF"/>
    <w:rsid w:val="005E1C73"/>
    <w:rsid w:val="005E26C1"/>
    <w:rsid w:val="005E2E5E"/>
    <w:rsid w:val="005E3422"/>
    <w:rsid w:val="005E4A17"/>
    <w:rsid w:val="005E5256"/>
    <w:rsid w:val="005E52D2"/>
    <w:rsid w:val="005E57EB"/>
    <w:rsid w:val="005E5F70"/>
    <w:rsid w:val="005E6229"/>
    <w:rsid w:val="005E677A"/>
    <w:rsid w:val="005E6CEE"/>
    <w:rsid w:val="005E7370"/>
    <w:rsid w:val="005E762F"/>
    <w:rsid w:val="005E7775"/>
    <w:rsid w:val="005F0258"/>
    <w:rsid w:val="005F07E7"/>
    <w:rsid w:val="005F2968"/>
    <w:rsid w:val="005F38E2"/>
    <w:rsid w:val="005F3CCE"/>
    <w:rsid w:val="005F4E0F"/>
    <w:rsid w:val="005F544F"/>
    <w:rsid w:val="005F5843"/>
    <w:rsid w:val="005F6418"/>
    <w:rsid w:val="005F6886"/>
    <w:rsid w:val="005F7054"/>
    <w:rsid w:val="005F7634"/>
    <w:rsid w:val="005F7777"/>
    <w:rsid w:val="005F7954"/>
    <w:rsid w:val="005F7A51"/>
    <w:rsid w:val="005F7DC3"/>
    <w:rsid w:val="005F7F48"/>
    <w:rsid w:val="006003F5"/>
    <w:rsid w:val="0060132B"/>
    <w:rsid w:val="00601896"/>
    <w:rsid w:val="00601A7A"/>
    <w:rsid w:val="0060267C"/>
    <w:rsid w:val="00602993"/>
    <w:rsid w:val="006029A9"/>
    <w:rsid w:val="0060387B"/>
    <w:rsid w:val="00603F3F"/>
    <w:rsid w:val="006046D4"/>
    <w:rsid w:val="00605043"/>
    <w:rsid w:val="00605E42"/>
    <w:rsid w:val="006061B4"/>
    <w:rsid w:val="0060629B"/>
    <w:rsid w:val="006067AA"/>
    <w:rsid w:val="00606852"/>
    <w:rsid w:val="006069EC"/>
    <w:rsid w:val="00606F3C"/>
    <w:rsid w:val="0060702A"/>
    <w:rsid w:val="00607BF0"/>
    <w:rsid w:val="00607CC7"/>
    <w:rsid w:val="00607F8A"/>
    <w:rsid w:val="006104DE"/>
    <w:rsid w:val="00610784"/>
    <w:rsid w:val="006107CB"/>
    <w:rsid w:val="00610A46"/>
    <w:rsid w:val="00610E0A"/>
    <w:rsid w:val="00611989"/>
    <w:rsid w:val="00611CDD"/>
    <w:rsid w:val="00611E98"/>
    <w:rsid w:val="00612A1A"/>
    <w:rsid w:val="00612E3D"/>
    <w:rsid w:val="0061391D"/>
    <w:rsid w:val="00613DE6"/>
    <w:rsid w:val="00614226"/>
    <w:rsid w:val="006145EA"/>
    <w:rsid w:val="006146B7"/>
    <w:rsid w:val="006147D8"/>
    <w:rsid w:val="00614D0E"/>
    <w:rsid w:val="006154AF"/>
    <w:rsid w:val="00615B2D"/>
    <w:rsid w:val="00616A8A"/>
    <w:rsid w:val="00616ABB"/>
    <w:rsid w:val="006170D8"/>
    <w:rsid w:val="00617568"/>
    <w:rsid w:val="00617672"/>
    <w:rsid w:val="00617873"/>
    <w:rsid w:val="00617DB1"/>
    <w:rsid w:val="00620B02"/>
    <w:rsid w:val="00620BA5"/>
    <w:rsid w:val="00621028"/>
    <w:rsid w:val="006212C1"/>
    <w:rsid w:val="006219FC"/>
    <w:rsid w:val="00621CD9"/>
    <w:rsid w:val="00621FF2"/>
    <w:rsid w:val="0062200C"/>
    <w:rsid w:val="0062230E"/>
    <w:rsid w:val="006224B1"/>
    <w:rsid w:val="00622837"/>
    <w:rsid w:val="00622AE9"/>
    <w:rsid w:val="00622E1C"/>
    <w:rsid w:val="0062300C"/>
    <w:rsid w:val="00623627"/>
    <w:rsid w:val="00623962"/>
    <w:rsid w:val="00623AFE"/>
    <w:rsid w:val="00624009"/>
    <w:rsid w:val="006240F7"/>
    <w:rsid w:val="006249AA"/>
    <w:rsid w:val="00624E66"/>
    <w:rsid w:val="00624F3C"/>
    <w:rsid w:val="00626275"/>
    <w:rsid w:val="006277DB"/>
    <w:rsid w:val="006279B9"/>
    <w:rsid w:val="00627EC7"/>
    <w:rsid w:val="0063024A"/>
    <w:rsid w:val="00631469"/>
    <w:rsid w:val="0063165E"/>
    <w:rsid w:val="00631913"/>
    <w:rsid w:val="00631F12"/>
    <w:rsid w:val="006325C8"/>
    <w:rsid w:val="00633F5B"/>
    <w:rsid w:val="00634DB8"/>
    <w:rsid w:val="00634FB7"/>
    <w:rsid w:val="0063534C"/>
    <w:rsid w:val="00636088"/>
    <w:rsid w:val="00636CA7"/>
    <w:rsid w:val="00637175"/>
    <w:rsid w:val="006371E2"/>
    <w:rsid w:val="00637229"/>
    <w:rsid w:val="00637DDB"/>
    <w:rsid w:val="006400B7"/>
    <w:rsid w:val="006401CA"/>
    <w:rsid w:val="00640E20"/>
    <w:rsid w:val="006413AA"/>
    <w:rsid w:val="0064157F"/>
    <w:rsid w:val="006425A5"/>
    <w:rsid w:val="006426EA"/>
    <w:rsid w:val="00642BE0"/>
    <w:rsid w:val="00642FE9"/>
    <w:rsid w:val="00643620"/>
    <w:rsid w:val="00644895"/>
    <w:rsid w:val="0064495E"/>
    <w:rsid w:val="00644FC8"/>
    <w:rsid w:val="0064517F"/>
    <w:rsid w:val="00645B21"/>
    <w:rsid w:val="0064659C"/>
    <w:rsid w:val="006505E5"/>
    <w:rsid w:val="006514F6"/>
    <w:rsid w:val="006515BF"/>
    <w:rsid w:val="00652698"/>
    <w:rsid w:val="0065366C"/>
    <w:rsid w:val="00653DFD"/>
    <w:rsid w:val="006540F9"/>
    <w:rsid w:val="00654F1B"/>
    <w:rsid w:val="00654FE9"/>
    <w:rsid w:val="006557A9"/>
    <w:rsid w:val="00655D39"/>
    <w:rsid w:val="00656A71"/>
    <w:rsid w:val="006570E9"/>
    <w:rsid w:val="00657318"/>
    <w:rsid w:val="00660174"/>
    <w:rsid w:val="00661AA5"/>
    <w:rsid w:val="00661F63"/>
    <w:rsid w:val="00662477"/>
    <w:rsid w:val="00662E84"/>
    <w:rsid w:val="00662EA3"/>
    <w:rsid w:val="0066320A"/>
    <w:rsid w:val="0066340B"/>
    <w:rsid w:val="0066369E"/>
    <w:rsid w:val="00663E51"/>
    <w:rsid w:val="00663E66"/>
    <w:rsid w:val="00664C6C"/>
    <w:rsid w:val="006650F7"/>
    <w:rsid w:val="00665594"/>
    <w:rsid w:val="0066704C"/>
    <w:rsid w:val="0066769A"/>
    <w:rsid w:val="00667AA9"/>
    <w:rsid w:val="00667AC4"/>
    <w:rsid w:val="006701C4"/>
    <w:rsid w:val="00670B5C"/>
    <w:rsid w:val="00670B7E"/>
    <w:rsid w:val="006712AB"/>
    <w:rsid w:val="006715D6"/>
    <w:rsid w:val="006716D6"/>
    <w:rsid w:val="00671A1C"/>
    <w:rsid w:val="00672018"/>
    <w:rsid w:val="00672333"/>
    <w:rsid w:val="006729AA"/>
    <w:rsid w:val="00672D7C"/>
    <w:rsid w:val="00672EEA"/>
    <w:rsid w:val="00673367"/>
    <w:rsid w:val="00673B9F"/>
    <w:rsid w:val="00673D52"/>
    <w:rsid w:val="00675217"/>
    <w:rsid w:val="006754E6"/>
    <w:rsid w:val="00676481"/>
    <w:rsid w:val="006769BE"/>
    <w:rsid w:val="006776C3"/>
    <w:rsid w:val="00677713"/>
    <w:rsid w:val="006804D7"/>
    <w:rsid w:val="00680FD7"/>
    <w:rsid w:val="00681E58"/>
    <w:rsid w:val="00681FC5"/>
    <w:rsid w:val="00682541"/>
    <w:rsid w:val="00682A6B"/>
    <w:rsid w:val="00683177"/>
    <w:rsid w:val="006833DA"/>
    <w:rsid w:val="0068451C"/>
    <w:rsid w:val="006849E7"/>
    <w:rsid w:val="00684A73"/>
    <w:rsid w:val="00684EFE"/>
    <w:rsid w:val="006850A1"/>
    <w:rsid w:val="00685350"/>
    <w:rsid w:val="006856DB"/>
    <w:rsid w:val="00685A01"/>
    <w:rsid w:val="0068678A"/>
    <w:rsid w:val="00686CA0"/>
    <w:rsid w:val="00687BC2"/>
    <w:rsid w:val="00690780"/>
    <w:rsid w:val="006908DC"/>
    <w:rsid w:val="006918E3"/>
    <w:rsid w:val="00692162"/>
    <w:rsid w:val="00692B0F"/>
    <w:rsid w:val="0069309F"/>
    <w:rsid w:val="00693308"/>
    <w:rsid w:val="0069366A"/>
    <w:rsid w:val="0069385D"/>
    <w:rsid w:val="006943C7"/>
    <w:rsid w:val="006953B0"/>
    <w:rsid w:val="00695614"/>
    <w:rsid w:val="006960FE"/>
    <w:rsid w:val="00696909"/>
    <w:rsid w:val="00697D40"/>
    <w:rsid w:val="006A0860"/>
    <w:rsid w:val="006A0CE4"/>
    <w:rsid w:val="006A0E6D"/>
    <w:rsid w:val="006A10FB"/>
    <w:rsid w:val="006A1D74"/>
    <w:rsid w:val="006A22BD"/>
    <w:rsid w:val="006A2557"/>
    <w:rsid w:val="006A2F12"/>
    <w:rsid w:val="006A4500"/>
    <w:rsid w:val="006A46E9"/>
    <w:rsid w:val="006A50BC"/>
    <w:rsid w:val="006A539E"/>
    <w:rsid w:val="006A696D"/>
    <w:rsid w:val="006A76AD"/>
    <w:rsid w:val="006A7C6E"/>
    <w:rsid w:val="006B016B"/>
    <w:rsid w:val="006B0737"/>
    <w:rsid w:val="006B0A33"/>
    <w:rsid w:val="006B2998"/>
    <w:rsid w:val="006B2E43"/>
    <w:rsid w:val="006B3055"/>
    <w:rsid w:val="006B309A"/>
    <w:rsid w:val="006B3FDB"/>
    <w:rsid w:val="006B555C"/>
    <w:rsid w:val="006B5995"/>
    <w:rsid w:val="006B675E"/>
    <w:rsid w:val="006B7995"/>
    <w:rsid w:val="006B7B62"/>
    <w:rsid w:val="006C0293"/>
    <w:rsid w:val="006C1D99"/>
    <w:rsid w:val="006C1DAD"/>
    <w:rsid w:val="006C1E67"/>
    <w:rsid w:val="006C2C9E"/>
    <w:rsid w:val="006C3504"/>
    <w:rsid w:val="006C39E5"/>
    <w:rsid w:val="006C3A46"/>
    <w:rsid w:val="006C5373"/>
    <w:rsid w:val="006C5BFD"/>
    <w:rsid w:val="006C5D04"/>
    <w:rsid w:val="006C6009"/>
    <w:rsid w:val="006C64E1"/>
    <w:rsid w:val="006C689E"/>
    <w:rsid w:val="006C6B04"/>
    <w:rsid w:val="006D002F"/>
    <w:rsid w:val="006D0C62"/>
    <w:rsid w:val="006D0D9B"/>
    <w:rsid w:val="006D2C79"/>
    <w:rsid w:val="006D2CE7"/>
    <w:rsid w:val="006D3F3F"/>
    <w:rsid w:val="006D4181"/>
    <w:rsid w:val="006D4293"/>
    <w:rsid w:val="006D43E5"/>
    <w:rsid w:val="006D4800"/>
    <w:rsid w:val="006D483C"/>
    <w:rsid w:val="006D4BA3"/>
    <w:rsid w:val="006D5AA2"/>
    <w:rsid w:val="006D62FD"/>
    <w:rsid w:val="006D642E"/>
    <w:rsid w:val="006D6647"/>
    <w:rsid w:val="006D698B"/>
    <w:rsid w:val="006D6E58"/>
    <w:rsid w:val="006D7768"/>
    <w:rsid w:val="006E0090"/>
    <w:rsid w:val="006E02AF"/>
    <w:rsid w:val="006E046F"/>
    <w:rsid w:val="006E056B"/>
    <w:rsid w:val="006E1691"/>
    <w:rsid w:val="006E24B4"/>
    <w:rsid w:val="006E269D"/>
    <w:rsid w:val="006E283A"/>
    <w:rsid w:val="006E28D0"/>
    <w:rsid w:val="006E3CBC"/>
    <w:rsid w:val="006E4B7D"/>
    <w:rsid w:val="006E5163"/>
    <w:rsid w:val="006E57B7"/>
    <w:rsid w:val="006E5B69"/>
    <w:rsid w:val="006E5E80"/>
    <w:rsid w:val="006E6B9E"/>
    <w:rsid w:val="006E6F97"/>
    <w:rsid w:val="006E6FDC"/>
    <w:rsid w:val="006E775E"/>
    <w:rsid w:val="006F1334"/>
    <w:rsid w:val="006F1416"/>
    <w:rsid w:val="006F1FB6"/>
    <w:rsid w:val="006F2896"/>
    <w:rsid w:val="006F2FFC"/>
    <w:rsid w:val="006F3457"/>
    <w:rsid w:val="006F37E5"/>
    <w:rsid w:val="006F5698"/>
    <w:rsid w:val="006F6359"/>
    <w:rsid w:val="006F6EFA"/>
    <w:rsid w:val="006F725F"/>
    <w:rsid w:val="006F74CC"/>
    <w:rsid w:val="006F7CE5"/>
    <w:rsid w:val="007000B2"/>
    <w:rsid w:val="00700322"/>
    <w:rsid w:val="00700912"/>
    <w:rsid w:val="00700A87"/>
    <w:rsid w:val="00700CF0"/>
    <w:rsid w:val="007029AE"/>
    <w:rsid w:val="00702CD9"/>
    <w:rsid w:val="0070322E"/>
    <w:rsid w:val="00703D0A"/>
    <w:rsid w:val="007043EB"/>
    <w:rsid w:val="00705652"/>
    <w:rsid w:val="00705ADA"/>
    <w:rsid w:val="00706363"/>
    <w:rsid w:val="00707ABF"/>
    <w:rsid w:val="0071040B"/>
    <w:rsid w:val="00710A0F"/>
    <w:rsid w:val="00710FB6"/>
    <w:rsid w:val="00711EB3"/>
    <w:rsid w:val="00712986"/>
    <w:rsid w:val="00712990"/>
    <w:rsid w:val="00712A9A"/>
    <w:rsid w:val="00712D00"/>
    <w:rsid w:val="00713116"/>
    <w:rsid w:val="007133D3"/>
    <w:rsid w:val="00713ECE"/>
    <w:rsid w:val="00715A91"/>
    <w:rsid w:val="007204B5"/>
    <w:rsid w:val="007215A4"/>
    <w:rsid w:val="0072182D"/>
    <w:rsid w:val="00722289"/>
    <w:rsid w:val="007224D9"/>
    <w:rsid w:val="00722D48"/>
    <w:rsid w:val="007230C0"/>
    <w:rsid w:val="0072396A"/>
    <w:rsid w:val="00724529"/>
    <w:rsid w:val="00725312"/>
    <w:rsid w:val="00726940"/>
    <w:rsid w:val="00726E1C"/>
    <w:rsid w:val="00726FFE"/>
    <w:rsid w:val="0073049F"/>
    <w:rsid w:val="0073056E"/>
    <w:rsid w:val="00731227"/>
    <w:rsid w:val="00732108"/>
    <w:rsid w:val="00732BDD"/>
    <w:rsid w:val="00733362"/>
    <w:rsid w:val="00734E02"/>
    <w:rsid w:val="00734FC4"/>
    <w:rsid w:val="00736A7A"/>
    <w:rsid w:val="00737063"/>
    <w:rsid w:val="00737415"/>
    <w:rsid w:val="00737455"/>
    <w:rsid w:val="00737BC6"/>
    <w:rsid w:val="00740F9C"/>
    <w:rsid w:val="0074152B"/>
    <w:rsid w:val="00741795"/>
    <w:rsid w:val="00741F47"/>
    <w:rsid w:val="007425B1"/>
    <w:rsid w:val="007426D5"/>
    <w:rsid w:val="007435B4"/>
    <w:rsid w:val="00743854"/>
    <w:rsid w:val="00744203"/>
    <w:rsid w:val="00745E42"/>
    <w:rsid w:val="00746518"/>
    <w:rsid w:val="00746729"/>
    <w:rsid w:val="00746FBF"/>
    <w:rsid w:val="0074766A"/>
    <w:rsid w:val="00747DCD"/>
    <w:rsid w:val="00747EBE"/>
    <w:rsid w:val="00750306"/>
    <w:rsid w:val="007504FB"/>
    <w:rsid w:val="0075097C"/>
    <w:rsid w:val="00750A80"/>
    <w:rsid w:val="00750D48"/>
    <w:rsid w:val="00751219"/>
    <w:rsid w:val="00751392"/>
    <w:rsid w:val="00751A87"/>
    <w:rsid w:val="00751B68"/>
    <w:rsid w:val="007522C2"/>
    <w:rsid w:val="00752405"/>
    <w:rsid w:val="00753DC4"/>
    <w:rsid w:val="00754344"/>
    <w:rsid w:val="0075435C"/>
    <w:rsid w:val="007543C8"/>
    <w:rsid w:val="00754821"/>
    <w:rsid w:val="00754F9A"/>
    <w:rsid w:val="007550A7"/>
    <w:rsid w:val="00755249"/>
    <w:rsid w:val="0075554D"/>
    <w:rsid w:val="0075669F"/>
    <w:rsid w:val="007566C8"/>
    <w:rsid w:val="00756A80"/>
    <w:rsid w:val="00756F36"/>
    <w:rsid w:val="007579BF"/>
    <w:rsid w:val="00757E38"/>
    <w:rsid w:val="007606F8"/>
    <w:rsid w:val="0076103C"/>
    <w:rsid w:val="00761058"/>
    <w:rsid w:val="00761209"/>
    <w:rsid w:val="00761B19"/>
    <w:rsid w:val="00761E62"/>
    <w:rsid w:val="00763626"/>
    <w:rsid w:val="00763631"/>
    <w:rsid w:val="007643D7"/>
    <w:rsid w:val="00765C3D"/>
    <w:rsid w:val="0076632D"/>
    <w:rsid w:val="0076656C"/>
    <w:rsid w:val="007668BB"/>
    <w:rsid w:val="00767405"/>
    <w:rsid w:val="0076783E"/>
    <w:rsid w:val="00767947"/>
    <w:rsid w:val="00767BD1"/>
    <w:rsid w:val="00770B62"/>
    <w:rsid w:val="00770BAE"/>
    <w:rsid w:val="007725AC"/>
    <w:rsid w:val="0077284E"/>
    <w:rsid w:val="007728DC"/>
    <w:rsid w:val="007731E0"/>
    <w:rsid w:val="00773282"/>
    <w:rsid w:val="007733F9"/>
    <w:rsid w:val="00773CF9"/>
    <w:rsid w:val="00774130"/>
    <w:rsid w:val="00774795"/>
    <w:rsid w:val="00775404"/>
    <w:rsid w:val="00775B68"/>
    <w:rsid w:val="00775C11"/>
    <w:rsid w:val="00776B50"/>
    <w:rsid w:val="00776B5B"/>
    <w:rsid w:val="0078038D"/>
    <w:rsid w:val="00780478"/>
    <w:rsid w:val="007806D6"/>
    <w:rsid w:val="00780A84"/>
    <w:rsid w:val="0078102E"/>
    <w:rsid w:val="0078118C"/>
    <w:rsid w:val="007812E7"/>
    <w:rsid w:val="00782062"/>
    <w:rsid w:val="00783223"/>
    <w:rsid w:val="00783691"/>
    <w:rsid w:val="00783693"/>
    <w:rsid w:val="0078453B"/>
    <w:rsid w:val="007847D1"/>
    <w:rsid w:val="00784DFA"/>
    <w:rsid w:val="007863B4"/>
    <w:rsid w:val="007871A3"/>
    <w:rsid w:val="00787C4B"/>
    <w:rsid w:val="00790307"/>
    <w:rsid w:val="0079116A"/>
    <w:rsid w:val="007924C1"/>
    <w:rsid w:val="007926E6"/>
    <w:rsid w:val="00792B5E"/>
    <w:rsid w:val="0079348D"/>
    <w:rsid w:val="007937C0"/>
    <w:rsid w:val="007941B3"/>
    <w:rsid w:val="0079493D"/>
    <w:rsid w:val="00794CC7"/>
    <w:rsid w:val="007952BF"/>
    <w:rsid w:val="00795778"/>
    <w:rsid w:val="00795893"/>
    <w:rsid w:val="007958D6"/>
    <w:rsid w:val="00795DE2"/>
    <w:rsid w:val="007965E3"/>
    <w:rsid w:val="0079668F"/>
    <w:rsid w:val="0079747C"/>
    <w:rsid w:val="00797D11"/>
    <w:rsid w:val="007A016A"/>
    <w:rsid w:val="007A02E7"/>
    <w:rsid w:val="007A11E8"/>
    <w:rsid w:val="007A21BE"/>
    <w:rsid w:val="007A23EB"/>
    <w:rsid w:val="007A388D"/>
    <w:rsid w:val="007A3B5A"/>
    <w:rsid w:val="007A3D13"/>
    <w:rsid w:val="007A5A4C"/>
    <w:rsid w:val="007A6003"/>
    <w:rsid w:val="007A60B9"/>
    <w:rsid w:val="007A698E"/>
    <w:rsid w:val="007A7A44"/>
    <w:rsid w:val="007A7B50"/>
    <w:rsid w:val="007B049C"/>
    <w:rsid w:val="007B0554"/>
    <w:rsid w:val="007B0C64"/>
    <w:rsid w:val="007B1229"/>
    <w:rsid w:val="007B14BA"/>
    <w:rsid w:val="007B1F14"/>
    <w:rsid w:val="007B25E6"/>
    <w:rsid w:val="007B2E78"/>
    <w:rsid w:val="007B2E7C"/>
    <w:rsid w:val="007B316A"/>
    <w:rsid w:val="007B47ED"/>
    <w:rsid w:val="007B4AC3"/>
    <w:rsid w:val="007B4C0F"/>
    <w:rsid w:val="007B4D5B"/>
    <w:rsid w:val="007B52D1"/>
    <w:rsid w:val="007B56D1"/>
    <w:rsid w:val="007B5A50"/>
    <w:rsid w:val="007B5E5D"/>
    <w:rsid w:val="007B61E7"/>
    <w:rsid w:val="007B62BA"/>
    <w:rsid w:val="007B7A3E"/>
    <w:rsid w:val="007B7F2D"/>
    <w:rsid w:val="007C0904"/>
    <w:rsid w:val="007C0D7D"/>
    <w:rsid w:val="007C1039"/>
    <w:rsid w:val="007C2CD0"/>
    <w:rsid w:val="007C3411"/>
    <w:rsid w:val="007C36F4"/>
    <w:rsid w:val="007C3A57"/>
    <w:rsid w:val="007C3A7C"/>
    <w:rsid w:val="007C43CD"/>
    <w:rsid w:val="007C46B0"/>
    <w:rsid w:val="007C4DF8"/>
    <w:rsid w:val="007C505E"/>
    <w:rsid w:val="007C52C8"/>
    <w:rsid w:val="007C6692"/>
    <w:rsid w:val="007C6714"/>
    <w:rsid w:val="007C7DBE"/>
    <w:rsid w:val="007D12CD"/>
    <w:rsid w:val="007D22AE"/>
    <w:rsid w:val="007D2F4D"/>
    <w:rsid w:val="007D3B97"/>
    <w:rsid w:val="007D3E56"/>
    <w:rsid w:val="007D4010"/>
    <w:rsid w:val="007D4104"/>
    <w:rsid w:val="007D4759"/>
    <w:rsid w:val="007D4D0E"/>
    <w:rsid w:val="007D560E"/>
    <w:rsid w:val="007D5644"/>
    <w:rsid w:val="007D5E3C"/>
    <w:rsid w:val="007D5F59"/>
    <w:rsid w:val="007D614E"/>
    <w:rsid w:val="007D655D"/>
    <w:rsid w:val="007D670D"/>
    <w:rsid w:val="007D6E28"/>
    <w:rsid w:val="007D7198"/>
    <w:rsid w:val="007D739A"/>
    <w:rsid w:val="007D7827"/>
    <w:rsid w:val="007D7E5B"/>
    <w:rsid w:val="007E00BB"/>
    <w:rsid w:val="007E0E13"/>
    <w:rsid w:val="007E11ED"/>
    <w:rsid w:val="007E1261"/>
    <w:rsid w:val="007E15A2"/>
    <w:rsid w:val="007E1E6A"/>
    <w:rsid w:val="007E20FC"/>
    <w:rsid w:val="007E252A"/>
    <w:rsid w:val="007E28BA"/>
    <w:rsid w:val="007E296B"/>
    <w:rsid w:val="007E2BED"/>
    <w:rsid w:val="007E32FB"/>
    <w:rsid w:val="007E3379"/>
    <w:rsid w:val="007E33DC"/>
    <w:rsid w:val="007E37D8"/>
    <w:rsid w:val="007E39F1"/>
    <w:rsid w:val="007E3D27"/>
    <w:rsid w:val="007E412C"/>
    <w:rsid w:val="007E48AE"/>
    <w:rsid w:val="007E520E"/>
    <w:rsid w:val="007E5455"/>
    <w:rsid w:val="007E5A12"/>
    <w:rsid w:val="007E5AB3"/>
    <w:rsid w:val="007E6B53"/>
    <w:rsid w:val="007E6F58"/>
    <w:rsid w:val="007E7049"/>
    <w:rsid w:val="007E706A"/>
    <w:rsid w:val="007F097A"/>
    <w:rsid w:val="007F0EFD"/>
    <w:rsid w:val="007F10FD"/>
    <w:rsid w:val="007F1261"/>
    <w:rsid w:val="007F133E"/>
    <w:rsid w:val="007F154F"/>
    <w:rsid w:val="007F1A8B"/>
    <w:rsid w:val="007F1E19"/>
    <w:rsid w:val="007F263F"/>
    <w:rsid w:val="007F27CE"/>
    <w:rsid w:val="007F2BFF"/>
    <w:rsid w:val="007F3639"/>
    <w:rsid w:val="007F4061"/>
    <w:rsid w:val="007F4227"/>
    <w:rsid w:val="007F68CC"/>
    <w:rsid w:val="007F6A01"/>
    <w:rsid w:val="007F6CA1"/>
    <w:rsid w:val="007F721E"/>
    <w:rsid w:val="007F769B"/>
    <w:rsid w:val="008002A8"/>
    <w:rsid w:val="008004E8"/>
    <w:rsid w:val="00800D00"/>
    <w:rsid w:val="0080115B"/>
    <w:rsid w:val="00801786"/>
    <w:rsid w:val="008023BB"/>
    <w:rsid w:val="008037A7"/>
    <w:rsid w:val="00803B3E"/>
    <w:rsid w:val="008044FD"/>
    <w:rsid w:val="00804BEB"/>
    <w:rsid w:val="00804F9E"/>
    <w:rsid w:val="00805042"/>
    <w:rsid w:val="00805392"/>
    <w:rsid w:val="0080641C"/>
    <w:rsid w:val="00806663"/>
    <w:rsid w:val="00806DED"/>
    <w:rsid w:val="00807362"/>
    <w:rsid w:val="008076C8"/>
    <w:rsid w:val="00807991"/>
    <w:rsid w:val="00807B64"/>
    <w:rsid w:val="00810E0B"/>
    <w:rsid w:val="00811062"/>
    <w:rsid w:val="00811490"/>
    <w:rsid w:val="00811717"/>
    <w:rsid w:val="0081197A"/>
    <w:rsid w:val="00812B19"/>
    <w:rsid w:val="00812BB1"/>
    <w:rsid w:val="00812EEC"/>
    <w:rsid w:val="0081398E"/>
    <w:rsid w:val="00813FB9"/>
    <w:rsid w:val="00814012"/>
    <w:rsid w:val="008144DF"/>
    <w:rsid w:val="008147CB"/>
    <w:rsid w:val="008149E0"/>
    <w:rsid w:val="00815411"/>
    <w:rsid w:val="00815A71"/>
    <w:rsid w:val="00820899"/>
    <w:rsid w:val="0082286B"/>
    <w:rsid w:val="00822ECD"/>
    <w:rsid w:val="008239C3"/>
    <w:rsid w:val="00823D75"/>
    <w:rsid w:val="00823EF7"/>
    <w:rsid w:val="008249B8"/>
    <w:rsid w:val="00824B80"/>
    <w:rsid w:val="00825276"/>
    <w:rsid w:val="0082546E"/>
    <w:rsid w:val="0082557C"/>
    <w:rsid w:val="00826136"/>
    <w:rsid w:val="008266E9"/>
    <w:rsid w:val="0082672A"/>
    <w:rsid w:val="00826B1D"/>
    <w:rsid w:val="00826D40"/>
    <w:rsid w:val="00827C7E"/>
    <w:rsid w:val="00827DEF"/>
    <w:rsid w:val="0083007B"/>
    <w:rsid w:val="00831F4C"/>
    <w:rsid w:val="008323C4"/>
    <w:rsid w:val="00832475"/>
    <w:rsid w:val="00832577"/>
    <w:rsid w:val="00832D5D"/>
    <w:rsid w:val="0083328B"/>
    <w:rsid w:val="00835A65"/>
    <w:rsid w:val="00835E11"/>
    <w:rsid w:val="008368B1"/>
    <w:rsid w:val="008369BC"/>
    <w:rsid w:val="00836F21"/>
    <w:rsid w:val="00837B42"/>
    <w:rsid w:val="00837E14"/>
    <w:rsid w:val="0084007D"/>
    <w:rsid w:val="008402E6"/>
    <w:rsid w:val="00840817"/>
    <w:rsid w:val="0084270D"/>
    <w:rsid w:val="00843417"/>
    <w:rsid w:val="0084426E"/>
    <w:rsid w:val="00844793"/>
    <w:rsid w:val="00844C9B"/>
    <w:rsid w:val="00845BD5"/>
    <w:rsid w:val="00845D61"/>
    <w:rsid w:val="0084603D"/>
    <w:rsid w:val="008463C7"/>
    <w:rsid w:val="00846F20"/>
    <w:rsid w:val="008474BB"/>
    <w:rsid w:val="008475F9"/>
    <w:rsid w:val="0085056E"/>
    <w:rsid w:val="008520E6"/>
    <w:rsid w:val="00852222"/>
    <w:rsid w:val="00852737"/>
    <w:rsid w:val="00853295"/>
    <w:rsid w:val="00853515"/>
    <w:rsid w:val="00853E58"/>
    <w:rsid w:val="0085411E"/>
    <w:rsid w:val="008545EE"/>
    <w:rsid w:val="00854B28"/>
    <w:rsid w:val="00854DB6"/>
    <w:rsid w:val="008557CF"/>
    <w:rsid w:val="00856A16"/>
    <w:rsid w:val="008571F6"/>
    <w:rsid w:val="00857497"/>
    <w:rsid w:val="00857593"/>
    <w:rsid w:val="008579F6"/>
    <w:rsid w:val="00857D39"/>
    <w:rsid w:val="008605F0"/>
    <w:rsid w:val="00860B7B"/>
    <w:rsid w:val="008610D2"/>
    <w:rsid w:val="00861C91"/>
    <w:rsid w:val="00861D68"/>
    <w:rsid w:val="00861FA5"/>
    <w:rsid w:val="00863595"/>
    <w:rsid w:val="00864BB5"/>
    <w:rsid w:val="00864FB0"/>
    <w:rsid w:val="00865D27"/>
    <w:rsid w:val="0086644C"/>
    <w:rsid w:val="00866506"/>
    <w:rsid w:val="00866B16"/>
    <w:rsid w:val="0086751B"/>
    <w:rsid w:val="008675F3"/>
    <w:rsid w:val="0086776A"/>
    <w:rsid w:val="008700F2"/>
    <w:rsid w:val="00870475"/>
    <w:rsid w:val="0087105C"/>
    <w:rsid w:val="008715FA"/>
    <w:rsid w:val="00871BE9"/>
    <w:rsid w:val="00871F26"/>
    <w:rsid w:val="00872386"/>
    <w:rsid w:val="008725EF"/>
    <w:rsid w:val="008728C1"/>
    <w:rsid w:val="008730A6"/>
    <w:rsid w:val="008731C4"/>
    <w:rsid w:val="0087326E"/>
    <w:rsid w:val="00873807"/>
    <w:rsid w:val="0087398E"/>
    <w:rsid w:val="00873BF2"/>
    <w:rsid w:val="00873EA9"/>
    <w:rsid w:val="008747FC"/>
    <w:rsid w:val="008749F0"/>
    <w:rsid w:val="00874C8B"/>
    <w:rsid w:val="00874F44"/>
    <w:rsid w:val="008753CF"/>
    <w:rsid w:val="00875453"/>
    <w:rsid w:val="00875A38"/>
    <w:rsid w:val="008765E8"/>
    <w:rsid w:val="00876C00"/>
    <w:rsid w:val="00876E4C"/>
    <w:rsid w:val="00876EE4"/>
    <w:rsid w:val="00877F2F"/>
    <w:rsid w:val="008805EA"/>
    <w:rsid w:val="00881777"/>
    <w:rsid w:val="00881BD7"/>
    <w:rsid w:val="00881EB3"/>
    <w:rsid w:val="00881FEB"/>
    <w:rsid w:val="0088278A"/>
    <w:rsid w:val="0088370B"/>
    <w:rsid w:val="00883F9B"/>
    <w:rsid w:val="00884094"/>
    <w:rsid w:val="008846C1"/>
    <w:rsid w:val="00884C99"/>
    <w:rsid w:val="008857CC"/>
    <w:rsid w:val="008868E1"/>
    <w:rsid w:val="00886B09"/>
    <w:rsid w:val="00886B44"/>
    <w:rsid w:val="00886D5C"/>
    <w:rsid w:val="00887544"/>
    <w:rsid w:val="00887921"/>
    <w:rsid w:val="0089084E"/>
    <w:rsid w:val="00891CB3"/>
    <w:rsid w:val="00892CB2"/>
    <w:rsid w:val="008932FD"/>
    <w:rsid w:val="00893DB1"/>
    <w:rsid w:val="00894224"/>
    <w:rsid w:val="00894B8E"/>
    <w:rsid w:val="008953A2"/>
    <w:rsid w:val="00895B0B"/>
    <w:rsid w:val="00896BA1"/>
    <w:rsid w:val="00896D67"/>
    <w:rsid w:val="0089782F"/>
    <w:rsid w:val="00897B0D"/>
    <w:rsid w:val="00897B8A"/>
    <w:rsid w:val="008A0114"/>
    <w:rsid w:val="008A0C86"/>
    <w:rsid w:val="008A0F6D"/>
    <w:rsid w:val="008A14D3"/>
    <w:rsid w:val="008A16C4"/>
    <w:rsid w:val="008A212D"/>
    <w:rsid w:val="008A2642"/>
    <w:rsid w:val="008A2BDC"/>
    <w:rsid w:val="008A3752"/>
    <w:rsid w:val="008A3E62"/>
    <w:rsid w:val="008A4314"/>
    <w:rsid w:val="008A4D4D"/>
    <w:rsid w:val="008A54DA"/>
    <w:rsid w:val="008A54F6"/>
    <w:rsid w:val="008A58F6"/>
    <w:rsid w:val="008A5D47"/>
    <w:rsid w:val="008A657C"/>
    <w:rsid w:val="008A6B3F"/>
    <w:rsid w:val="008A6EDB"/>
    <w:rsid w:val="008B04FE"/>
    <w:rsid w:val="008B054E"/>
    <w:rsid w:val="008B08F7"/>
    <w:rsid w:val="008B0E57"/>
    <w:rsid w:val="008B1277"/>
    <w:rsid w:val="008B195C"/>
    <w:rsid w:val="008B1B76"/>
    <w:rsid w:val="008B1F87"/>
    <w:rsid w:val="008B34E3"/>
    <w:rsid w:val="008B3D02"/>
    <w:rsid w:val="008B3D4A"/>
    <w:rsid w:val="008B4D22"/>
    <w:rsid w:val="008B4E24"/>
    <w:rsid w:val="008B75C9"/>
    <w:rsid w:val="008B766F"/>
    <w:rsid w:val="008B7AAD"/>
    <w:rsid w:val="008B7AE3"/>
    <w:rsid w:val="008C0077"/>
    <w:rsid w:val="008C0D58"/>
    <w:rsid w:val="008C16FA"/>
    <w:rsid w:val="008C1851"/>
    <w:rsid w:val="008C2428"/>
    <w:rsid w:val="008C2A5D"/>
    <w:rsid w:val="008C41C8"/>
    <w:rsid w:val="008C4C96"/>
    <w:rsid w:val="008C4CB1"/>
    <w:rsid w:val="008C4E98"/>
    <w:rsid w:val="008C54D2"/>
    <w:rsid w:val="008C5598"/>
    <w:rsid w:val="008C5B11"/>
    <w:rsid w:val="008C6735"/>
    <w:rsid w:val="008C685F"/>
    <w:rsid w:val="008C6C20"/>
    <w:rsid w:val="008C7671"/>
    <w:rsid w:val="008D000C"/>
    <w:rsid w:val="008D05FA"/>
    <w:rsid w:val="008D0CFA"/>
    <w:rsid w:val="008D1308"/>
    <w:rsid w:val="008D165C"/>
    <w:rsid w:val="008D2288"/>
    <w:rsid w:val="008D250B"/>
    <w:rsid w:val="008D2EF6"/>
    <w:rsid w:val="008D335B"/>
    <w:rsid w:val="008D363F"/>
    <w:rsid w:val="008D39A8"/>
    <w:rsid w:val="008D3D16"/>
    <w:rsid w:val="008D3DAC"/>
    <w:rsid w:val="008D5674"/>
    <w:rsid w:val="008D5F86"/>
    <w:rsid w:val="008D658D"/>
    <w:rsid w:val="008D7BC0"/>
    <w:rsid w:val="008D7D06"/>
    <w:rsid w:val="008E03BD"/>
    <w:rsid w:val="008E1323"/>
    <w:rsid w:val="008E29A3"/>
    <w:rsid w:val="008E2EA0"/>
    <w:rsid w:val="008E37FD"/>
    <w:rsid w:val="008E4356"/>
    <w:rsid w:val="008E44A2"/>
    <w:rsid w:val="008E55DD"/>
    <w:rsid w:val="008E5A99"/>
    <w:rsid w:val="008E5CA3"/>
    <w:rsid w:val="008E5E09"/>
    <w:rsid w:val="008E5F4E"/>
    <w:rsid w:val="008E6206"/>
    <w:rsid w:val="008E6FFB"/>
    <w:rsid w:val="008E7531"/>
    <w:rsid w:val="008E7A1C"/>
    <w:rsid w:val="008E7BDA"/>
    <w:rsid w:val="008E7C1F"/>
    <w:rsid w:val="008F0263"/>
    <w:rsid w:val="008F20D7"/>
    <w:rsid w:val="008F26BB"/>
    <w:rsid w:val="008F2711"/>
    <w:rsid w:val="008F345C"/>
    <w:rsid w:val="008F3CEF"/>
    <w:rsid w:val="008F465C"/>
    <w:rsid w:val="008F59F2"/>
    <w:rsid w:val="008F7180"/>
    <w:rsid w:val="008F71FA"/>
    <w:rsid w:val="0090097B"/>
    <w:rsid w:val="00900C61"/>
    <w:rsid w:val="0090178E"/>
    <w:rsid w:val="00902186"/>
    <w:rsid w:val="00902446"/>
    <w:rsid w:val="00902685"/>
    <w:rsid w:val="009027D3"/>
    <w:rsid w:val="00902CE1"/>
    <w:rsid w:val="0090399A"/>
    <w:rsid w:val="00903F28"/>
    <w:rsid w:val="009044C5"/>
    <w:rsid w:val="00904C89"/>
    <w:rsid w:val="00905086"/>
    <w:rsid w:val="009057DF"/>
    <w:rsid w:val="0090598B"/>
    <w:rsid w:val="009059D1"/>
    <w:rsid w:val="00905C3D"/>
    <w:rsid w:val="00905F41"/>
    <w:rsid w:val="00906A7B"/>
    <w:rsid w:val="00906E14"/>
    <w:rsid w:val="00907896"/>
    <w:rsid w:val="00907B41"/>
    <w:rsid w:val="00910A2F"/>
    <w:rsid w:val="009111A3"/>
    <w:rsid w:val="00911222"/>
    <w:rsid w:val="009113F8"/>
    <w:rsid w:val="00912AED"/>
    <w:rsid w:val="00912C6D"/>
    <w:rsid w:val="00912D0C"/>
    <w:rsid w:val="00912E00"/>
    <w:rsid w:val="0091300B"/>
    <w:rsid w:val="00914039"/>
    <w:rsid w:val="00914EBB"/>
    <w:rsid w:val="009159A9"/>
    <w:rsid w:val="009161F3"/>
    <w:rsid w:val="00916533"/>
    <w:rsid w:val="00916712"/>
    <w:rsid w:val="00916D89"/>
    <w:rsid w:val="00917037"/>
    <w:rsid w:val="0091790E"/>
    <w:rsid w:val="00917D03"/>
    <w:rsid w:val="009206FE"/>
    <w:rsid w:val="00921760"/>
    <w:rsid w:val="00921D57"/>
    <w:rsid w:val="00922F52"/>
    <w:rsid w:val="0092369E"/>
    <w:rsid w:val="009246F5"/>
    <w:rsid w:val="00924BC6"/>
    <w:rsid w:val="00925193"/>
    <w:rsid w:val="0092522E"/>
    <w:rsid w:val="00925522"/>
    <w:rsid w:val="00925CDE"/>
    <w:rsid w:val="00927197"/>
    <w:rsid w:val="009277F1"/>
    <w:rsid w:val="00927954"/>
    <w:rsid w:val="00930524"/>
    <w:rsid w:val="009311DC"/>
    <w:rsid w:val="00931304"/>
    <w:rsid w:val="00931805"/>
    <w:rsid w:val="009318BE"/>
    <w:rsid w:val="00931BC7"/>
    <w:rsid w:val="00931E50"/>
    <w:rsid w:val="00932726"/>
    <w:rsid w:val="00933447"/>
    <w:rsid w:val="00933A75"/>
    <w:rsid w:val="00933B81"/>
    <w:rsid w:val="00934A15"/>
    <w:rsid w:val="009372E0"/>
    <w:rsid w:val="0093743F"/>
    <w:rsid w:val="00937876"/>
    <w:rsid w:val="00937AA2"/>
    <w:rsid w:val="009403F4"/>
    <w:rsid w:val="00940E9F"/>
    <w:rsid w:val="00942893"/>
    <w:rsid w:val="00942F6F"/>
    <w:rsid w:val="00943085"/>
    <w:rsid w:val="009435DE"/>
    <w:rsid w:val="009439F9"/>
    <w:rsid w:val="00943DFB"/>
    <w:rsid w:val="00944F02"/>
    <w:rsid w:val="00946326"/>
    <w:rsid w:val="00946CB1"/>
    <w:rsid w:val="00946F1F"/>
    <w:rsid w:val="00947B7B"/>
    <w:rsid w:val="00947BB8"/>
    <w:rsid w:val="00950342"/>
    <w:rsid w:val="009503E2"/>
    <w:rsid w:val="00950639"/>
    <w:rsid w:val="00952559"/>
    <w:rsid w:val="00952E96"/>
    <w:rsid w:val="00953C52"/>
    <w:rsid w:val="00954623"/>
    <w:rsid w:val="009549D6"/>
    <w:rsid w:val="00954DA9"/>
    <w:rsid w:val="00954DC3"/>
    <w:rsid w:val="00954E61"/>
    <w:rsid w:val="00955122"/>
    <w:rsid w:val="009554FE"/>
    <w:rsid w:val="009560EE"/>
    <w:rsid w:val="00956365"/>
    <w:rsid w:val="00956C92"/>
    <w:rsid w:val="00960266"/>
    <w:rsid w:val="00960A86"/>
    <w:rsid w:val="00963774"/>
    <w:rsid w:val="00963E96"/>
    <w:rsid w:val="00964284"/>
    <w:rsid w:val="009645C1"/>
    <w:rsid w:val="00964662"/>
    <w:rsid w:val="00965006"/>
    <w:rsid w:val="009656E0"/>
    <w:rsid w:val="009657B1"/>
    <w:rsid w:val="009661BC"/>
    <w:rsid w:val="00966937"/>
    <w:rsid w:val="00966F12"/>
    <w:rsid w:val="00966F8A"/>
    <w:rsid w:val="0097010F"/>
    <w:rsid w:val="0097042F"/>
    <w:rsid w:val="00970854"/>
    <w:rsid w:val="00970C75"/>
    <w:rsid w:val="00970DD4"/>
    <w:rsid w:val="00971B71"/>
    <w:rsid w:val="00971DAE"/>
    <w:rsid w:val="009723F6"/>
    <w:rsid w:val="00973AB5"/>
    <w:rsid w:val="00973D2E"/>
    <w:rsid w:val="0097402E"/>
    <w:rsid w:val="00974376"/>
    <w:rsid w:val="00974B1C"/>
    <w:rsid w:val="00974BE1"/>
    <w:rsid w:val="0097524B"/>
    <w:rsid w:val="00975B18"/>
    <w:rsid w:val="009767A3"/>
    <w:rsid w:val="00976E1A"/>
    <w:rsid w:val="00977B14"/>
    <w:rsid w:val="009807B8"/>
    <w:rsid w:val="00980991"/>
    <w:rsid w:val="0098105C"/>
    <w:rsid w:val="00982332"/>
    <w:rsid w:val="009829CE"/>
    <w:rsid w:val="00983517"/>
    <w:rsid w:val="00983952"/>
    <w:rsid w:val="00983BB1"/>
    <w:rsid w:val="009852D3"/>
    <w:rsid w:val="009866F4"/>
    <w:rsid w:val="00986F99"/>
    <w:rsid w:val="0098726A"/>
    <w:rsid w:val="00987CD2"/>
    <w:rsid w:val="009913FF"/>
    <w:rsid w:val="00991A72"/>
    <w:rsid w:val="00991FF2"/>
    <w:rsid w:val="0099203F"/>
    <w:rsid w:val="0099275C"/>
    <w:rsid w:val="00992F0A"/>
    <w:rsid w:val="00993E85"/>
    <w:rsid w:val="00994055"/>
    <w:rsid w:val="0099481B"/>
    <w:rsid w:val="0099492F"/>
    <w:rsid w:val="00995647"/>
    <w:rsid w:val="00995ECE"/>
    <w:rsid w:val="0099618A"/>
    <w:rsid w:val="00996B8F"/>
    <w:rsid w:val="00996D32"/>
    <w:rsid w:val="0099735E"/>
    <w:rsid w:val="00997CF4"/>
    <w:rsid w:val="009A02E7"/>
    <w:rsid w:val="009A036A"/>
    <w:rsid w:val="009A087C"/>
    <w:rsid w:val="009A1440"/>
    <w:rsid w:val="009A14E4"/>
    <w:rsid w:val="009A18D9"/>
    <w:rsid w:val="009A1A0E"/>
    <w:rsid w:val="009A217C"/>
    <w:rsid w:val="009A2320"/>
    <w:rsid w:val="009A26A8"/>
    <w:rsid w:val="009A3198"/>
    <w:rsid w:val="009A3872"/>
    <w:rsid w:val="009A3ABB"/>
    <w:rsid w:val="009A3C13"/>
    <w:rsid w:val="009A3DF4"/>
    <w:rsid w:val="009A4AC0"/>
    <w:rsid w:val="009A5053"/>
    <w:rsid w:val="009A5260"/>
    <w:rsid w:val="009A602A"/>
    <w:rsid w:val="009A621C"/>
    <w:rsid w:val="009A65A6"/>
    <w:rsid w:val="009A68E2"/>
    <w:rsid w:val="009A6914"/>
    <w:rsid w:val="009A7D58"/>
    <w:rsid w:val="009B017F"/>
    <w:rsid w:val="009B0727"/>
    <w:rsid w:val="009B0953"/>
    <w:rsid w:val="009B0F03"/>
    <w:rsid w:val="009B1D53"/>
    <w:rsid w:val="009B297F"/>
    <w:rsid w:val="009B2DC8"/>
    <w:rsid w:val="009B42AC"/>
    <w:rsid w:val="009B452A"/>
    <w:rsid w:val="009B45A5"/>
    <w:rsid w:val="009B4CF0"/>
    <w:rsid w:val="009B5570"/>
    <w:rsid w:val="009B56EC"/>
    <w:rsid w:val="009B5B31"/>
    <w:rsid w:val="009B67E2"/>
    <w:rsid w:val="009B6ACB"/>
    <w:rsid w:val="009B71F2"/>
    <w:rsid w:val="009B7258"/>
    <w:rsid w:val="009B7D91"/>
    <w:rsid w:val="009B7FD7"/>
    <w:rsid w:val="009C11F3"/>
    <w:rsid w:val="009C1721"/>
    <w:rsid w:val="009C18B6"/>
    <w:rsid w:val="009C18B9"/>
    <w:rsid w:val="009C2133"/>
    <w:rsid w:val="009C21FF"/>
    <w:rsid w:val="009C30E1"/>
    <w:rsid w:val="009C38C1"/>
    <w:rsid w:val="009C3A11"/>
    <w:rsid w:val="009C3A7A"/>
    <w:rsid w:val="009C440D"/>
    <w:rsid w:val="009C4509"/>
    <w:rsid w:val="009C48FF"/>
    <w:rsid w:val="009C5445"/>
    <w:rsid w:val="009C5901"/>
    <w:rsid w:val="009C5F15"/>
    <w:rsid w:val="009C6755"/>
    <w:rsid w:val="009C6772"/>
    <w:rsid w:val="009C6BB1"/>
    <w:rsid w:val="009C7A95"/>
    <w:rsid w:val="009D00A1"/>
    <w:rsid w:val="009D0297"/>
    <w:rsid w:val="009D0DE7"/>
    <w:rsid w:val="009D120B"/>
    <w:rsid w:val="009D16E0"/>
    <w:rsid w:val="009D31B7"/>
    <w:rsid w:val="009D3EF1"/>
    <w:rsid w:val="009D41EA"/>
    <w:rsid w:val="009D44D2"/>
    <w:rsid w:val="009D4E79"/>
    <w:rsid w:val="009D5FF1"/>
    <w:rsid w:val="009D6928"/>
    <w:rsid w:val="009D6A1C"/>
    <w:rsid w:val="009D7769"/>
    <w:rsid w:val="009D79DE"/>
    <w:rsid w:val="009E0124"/>
    <w:rsid w:val="009E0215"/>
    <w:rsid w:val="009E15A9"/>
    <w:rsid w:val="009E15D2"/>
    <w:rsid w:val="009E221D"/>
    <w:rsid w:val="009E23D8"/>
    <w:rsid w:val="009E245B"/>
    <w:rsid w:val="009E2655"/>
    <w:rsid w:val="009E2A74"/>
    <w:rsid w:val="009E2EBD"/>
    <w:rsid w:val="009E31D0"/>
    <w:rsid w:val="009E334A"/>
    <w:rsid w:val="009E3759"/>
    <w:rsid w:val="009E38BD"/>
    <w:rsid w:val="009E3E6F"/>
    <w:rsid w:val="009E44F1"/>
    <w:rsid w:val="009E4C7A"/>
    <w:rsid w:val="009E5270"/>
    <w:rsid w:val="009E5C58"/>
    <w:rsid w:val="009E5FA1"/>
    <w:rsid w:val="009E6275"/>
    <w:rsid w:val="009E6CFA"/>
    <w:rsid w:val="009E6ED2"/>
    <w:rsid w:val="009E7533"/>
    <w:rsid w:val="009E7B72"/>
    <w:rsid w:val="009F0059"/>
    <w:rsid w:val="009F06EB"/>
    <w:rsid w:val="009F144B"/>
    <w:rsid w:val="009F1F6C"/>
    <w:rsid w:val="009F2007"/>
    <w:rsid w:val="009F22CF"/>
    <w:rsid w:val="009F23EB"/>
    <w:rsid w:val="009F26A6"/>
    <w:rsid w:val="009F27AE"/>
    <w:rsid w:val="009F2D54"/>
    <w:rsid w:val="009F2FDE"/>
    <w:rsid w:val="009F3004"/>
    <w:rsid w:val="009F30B6"/>
    <w:rsid w:val="009F3EBB"/>
    <w:rsid w:val="009F4415"/>
    <w:rsid w:val="009F5AEA"/>
    <w:rsid w:val="009F5FFA"/>
    <w:rsid w:val="009F6073"/>
    <w:rsid w:val="009F66A6"/>
    <w:rsid w:val="009F6A5B"/>
    <w:rsid w:val="009F7483"/>
    <w:rsid w:val="009F7A79"/>
    <w:rsid w:val="009F7EB0"/>
    <w:rsid w:val="00A00612"/>
    <w:rsid w:val="00A00796"/>
    <w:rsid w:val="00A009D5"/>
    <w:rsid w:val="00A0143A"/>
    <w:rsid w:val="00A01696"/>
    <w:rsid w:val="00A01A1C"/>
    <w:rsid w:val="00A0221B"/>
    <w:rsid w:val="00A0257E"/>
    <w:rsid w:val="00A025D5"/>
    <w:rsid w:val="00A02A30"/>
    <w:rsid w:val="00A03567"/>
    <w:rsid w:val="00A03FAB"/>
    <w:rsid w:val="00A0484E"/>
    <w:rsid w:val="00A04BED"/>
    <w:rsid w:val="00A05631"/>
    <w:rsid w:val="00A0597A"/>
    <w:rsid w:val="00A05B56"/>
    <w:rsid w:val="00A06010"/>
    <w:rsid w:val="00A06376"/>
    <w:rsid w:val="00A06452"/>
    <w:rsid w:val="00A06CBB"/>
    <w:rsid w:val="00A07EB2"/>
    <w:rsid w:val="00A10070"/>
    <w:rsid w:val="00A10A1A"/>
    <w:rsid w:val="00A10CCE"/>
    <w:rsid w:val="00A11370"/>
    <w:rsid w:val="00A11E4C"/>
    <w:rsid w:val="00A12133"/>
    <w:rsid w:val="00A121FB"/>
    <w:rsid w:val="00A12203"/>
    <w:rsid w:val="00A12E09"/>
    <w:rsid w:val="00A135CC"/>
    <w:rsid w:val="00A13AFD"/>
    <w:rsid w:val="00A13DE3"/>
    <w:rsid w:val="00A1469F"/>
    <w:rsid w:val="00A146EF"/>
    <w:rsid w:val="00A1556F"/>
    <w:rsid w:val="00A15D75"/>
    <w:rsid w:val="00A15DC8"/>
    <w:rsid w:val="00A15E81"/>
    <w:rsid w:val="00A162B4"/>
    <w:rsid w:val="00A16C4A"/>
    <w:rsid w:val="00A1728F"/>
    <w:rsid w:val="00A17348"/>
    <w:rsid w:val="00A176EA"/>
    <w:rsid w:val="00A17942"/>
    <w:rsid w:val="00A17BAF"/>
    <w:rsid w:val="00A17DE2"/>
    <w:rsid w:val="00A209D9"/>
    <w:rsid w:val="00A2184D"/>
    <w:rsid w:val="00A219C1"/>
    <w:rsid w:val="00A21E8C"/>
    <w:rsid w:val="00A22A24"/>
    <w:rsid w:val="00A235B1"/>
    <w:rsid w:val="00A2365B"/>
    <w:rsid w:val="00A24E81"/>
    <w:rsid w:val="00A25044"/>
    <w:rsid w:val="00A252AC"/>
    <w:rsid w:val="00A25332"/>
    <w:rsid w:val="00A253F7"/>
    <w:rsid w:val="00A25888"/>
    <w:rsid w:val="00A258F4"/>
    <w:rsid w:val="00A25BFF"/>
    <w:rsid w:val="00A26A3E"/>
    <w:rsid w:val="00A26C61"/>
    <w:rsid w:val="00A2750B"/>
    <w:rsid w:val="00A31C40"/>
    <w:rsid w:val="00A31F52"/>
    <w:rsid w:val="00A32366"/>
    <w:rsid w:val="00A3360D"/>
    <w:rsid w:val="00A33E31"/>
    <w:rsid w:val="00A343B3"/>
    <w:rsid w:val="00A35BC7"/>
    <w:rsid w:val="00A361F8"/>
    <w:rsid w:val="00A3718A"/>
    <w:rsid w:val="00A40C28"/>
    <w:rsid w:val="00A40D7F"/>
    <w:rsid w:val="00A412C5"/>
    <w:rsid w:val="00A424D5"/>
    <w:rsid w:val="00A42D55"/>
    <w:rsid w:val="00A4353C"/>
    <w:rsid w:val="00A4413F"/>
    <w:rsid w:val="00A45AC5"/>
    <w:rsid w:val="00A45B71"/>
    <w:rsid w:val="00A45C57"/>
    <w:rsid w:val="00A45DB1"/>
    <w:rsid w:val="00A46044"/>
    <w:rsid w:val="00A4653B"/>
    <w:rsid w:val="00A46AFA"/>
    <w:rsid w:val="00A474B1"/>
    <w:rsid w:val="00A47B83"/>
    <w:rsid w:val="00A47CCC"/>
    <w:rsid w:val="00A5021B"/>
    <w:rsid w:val="00A50F1A"/>
    <w:rsid w:val="00A50FF1"/>
    <w:rsid w:val="00A510E9"/>
    <w:rsid w:val="00A51365"/>
    <w:rsid w:val="00A51723"/>
    <w:rsid w:val="00A5173E"/>
    <w:rsid w:val="00A524C4"/>
    <w:rsid w:val="00A52B95"/>
    <w:rsid w:val="00A53B29"/>
    <w:rsid w:val="00A53B58"/>
    <w:rsid w:val="00A53C21"/>
    <w:rsid w:val="00A53E35"/>
    <w:rsid w:val="00A53E98"/>
    <w:rsid w:val="00A542C2"/>
    <w:rsid w:val="00A54BDB"/>
    <w:rsid w:val="00A54CBD"/>
    <w:rsid w:val="00A54EE3"/>
    <w:rsid w:val="00A555E8"/>
    <w:rsid w:val="00A55CF9"/>
    <w:rsid w:val="00A5626F"/>
    <w:rsid w:val="00A56464"/>
    <w:rsid w:val="00A57050"/>
    <w:rsid w:val="00A57119"/>
    <w:rsid w:val="00A57312"/>
    <w:rsid w:val="00A57D0F"/>
    <w:rsid w:val="00A60E6F"/>
    <w:rsid w:val="00A60F40"/>
    <w:rsid w:val="00A60FC4"/>
    <w:rsid w:val="00A61244"/>
    <w:rsid w:val="00A61C70"/>
    <w:rsid w:val="00A625E2"/>
    <w:rsid w:val="00A62D01"/>
    <w:rsid w:val="00A6317E"/>
    <w:rsid w:val="00A634B5"/>
    <w:rsid w:val="00A64877"/>
    <w:rsid w:val="00A65ADF"/>
    <w:rsid w:val="00A65ECE"/>
    <w:rsid w:val="00A6620D"/>
    <w:rsid w:val="00A66273"/>
    <w:rsid w:val="00A66D86"/>
    <w:rsid w:val="00A67FBD"/>
    <w:rsid w:val="00A70015"/>
    <w:rsid w:val="00A7043A"/>
    <w:rsid w:val="00A704E1"/>
    <w:rsid w:val="00A7069A"/>
    <w:rsid w:val="00A71192"/>
    <w:rsid w:val="00A72FE0"/>
    <w:rsid w:val="00A73706"/>
    <w:rsid w:val="00A73CCE"/>
    <w:rsid w:val="00A73DEC"/>
    <w:rsid w:val="00A752E7"/>
    <w:rsid w:val="00A7532B"/>
    <w:rsid w:val="00A75519"/>
    <w:rsid w:val="00A756AC"/>
    <w:rsid w:val="00A75926"/>
    <w:rsid w:val="00A75FB2"/>
    <w:rsid w:val="00A76219"/>
    <w:rsid w:val="00A77493"/>
    <w:rsid w:val="00A774B6"/>
    <w:rsid w:val="00A77819"/>
    <w:rsid w:val="00A80516"/>
    <w:rsid w:val="00A80573"/>
    <w:rsid w:val="00A80A08"/>
    <w:rsid w:val="00A81812"/>
    <w:rsid w:val="00A81AFC"/>
    <w:rsid w:val="00A82200"/>
    <w:rsid w:val="00A83027"/>
    <w:rsid w:val="00A83596"/>
    <w:rsid w:val="00A83861"/>
    <w:rsid w:val="00A83C2E"/>
    <w:rsid w:val="00A84209"/>
    <w:rsid w:val="00A8466D"/>
    <w:rsid w:val="00A84D89"/>
    <w:rsid w:val="00A8511E"/>
    <w:rsid w:val="00A8627B"/>
    <w:rsid w:val="00A87139"/>
    <w:rsid w:val="00A90EC8"/>
    <w:rsid w:val="00A91064"/>
    <w:rsid w:val="00A92078"/>
    <w:rsid w:val="00A927B9"/>
    <w:rsid w:val="00A92F23"/>
    <w:rsid w:val="00A93697"/>
    <w:rsid w:val="00A936AF"/>
    <w:rsid w:val="00A9425E"/>
    <w:rsid w:val="00A948A6"/>
    <w:rsid w:val="00A953DA"/>
    <w:rsid w:val="00A95777"/>
    <w:rsid w:val="00A95C07"/>
    <w:rsid w:val="00A96226"/>
    <w:rsid w:val="00A962E4"/>
    <w:rsid w:val="00A97178"/>
    <w:rsid w:val="00A97460"/>
    <w:rsid w:val="00A9747A"/>
    <w:rsid w:val="00A97805"/>
    <w:rsid w:val="00AA0D47"/>
    <w:rsid w:val="00AA130E"/>
    <w:rsid w:val="00AA1813"/>
    <w:rsid w:val="00AA1940"/>
    <w:rsid w:val="00AA1A50"/>
    <w:rsid w:val="00AA1DB8"/>
    <w:rsid w:val="00AA1F27"/>
    <w:rsid w:val="00AA203C"/>
    <w:rsid w:val="00AA2CCA"/>
    <w:rsid w:val="00AA30C0"/>
    <w:rsid w:val="00AA5F31"/>
    <w:rsid w:val="00AA667D"/>
    <w:rsid w:val="00AA6712"/>
    <w:rsid w:val="00AA785B"/>
    <w:rsid w:val="00AB012E"/>
    <w:rsid w:val="00AB12BC"/>
    <w:rsid w:val="00AB167F"/>
    <w:rsid w:val="00AB243D"/>
    <w:rsid w:val="00AB245C"/>
    <w:rsid w:val="00AB2587"/>
    <w:rsid w:val="00AB258E"/>
    <w:rsid w:val="00AB2B08"/>
    <w:rsid w:val="00AB2CD4"/>
    <w:rsid w:val="00AB34C5"/>
    <w:rsid w:val="00AB3B78"/>
    <w:rsid w:val="00AB4D12"/>
    <w:rsid w:val="00AB4D3F"/>
    <w:rsid w:val="00AB4F28"/>
    <w:rsid w:val="00AB5A56"/>
    <w:rsid w:val="00AB636C"/>
    <w:rsid w:val="00AB71B7"/>
    <w:rsid w:val="00AB750D"/>
    <w:rsid w:val="00AC02A3"/>
    <w:rsid w:val="00AC05D5"/>
    <w:rsid w:val="00AC0BC3"/>
    <w:rsid w:val="00AC1C92"/>
    <w:rsid w:val="00AC1D5F"/>
    <w:rsid w:val="00AC1E2E"/>
    <w:rsid w:val="00AC1EFC"/>
    <w:rsid w:val="00AC1F75"/>
    <w:rsid w:val="00AC22A9"/>
    <w:rsid w:val="00AC2368"/>
    <w:rsid w:val="00AC2547"/>
    <w:rsid w:val="00AC29CE"/>
    <w:rsid w:val="00AC336C"/>
    <w:rsid w:val="00AC34D4"/>
    <w:rsid w:val="00AC3F84"/>
    <w:rsid w:val="00AC445B"/>
    <w:rsid w:val="00AC4516"/>
    <w:rsid w:val="00AC584E"/>
    <w:rsid w:val="00AC5A28"/>
    <w:rsid w:val="00AC5C1E"/>
    <w:rsid w:val="00AC5DF3"/>
    <w:rsid w:val="00AC5FBA"/>
    <w:rsid w:val="00AD0C9E"/>
    <w:rsid w:val="00AD14F2"/>
    <w:rsid w:val="00AD176E"/>
    <w:rsid w:val="00AD192F"/>
    <w:rsid w:val="00AD1E71"/>
    <w:rsid w:val="00AD218C"/>
    <w:rsid w:val="00AD22F0"/>
    <w:rsid w:val="00AD23BD"/>
    <w:rsid w:val="00AD3165"/>
    <w:rsid w:val="00AD317A"/>
    <w:rsid w:val="00AD348F"/>
    <w:rsid w:val="00AD3734"/>
    <w:rsid w:val="00AD4544"/>
    <w:rsid w:val="00AD459F"/>
    <w:rsid w:val="00AD4D14"/>
    <w:rsid w:val="00AD5F72"/>
    <w:rsid w:val="00AD620D"/>
    <w:rsid w:val="00AD67BC"/>
    <w:rsid w:val="00AD68FE"/>
    <w:rsid w:val="00AD6A6A"/>
    <w:rsid w:val="00AD6BED"/>
    <w:rsid w:val="00AD6D3B"/>
    <w:rsid w:val="00AD733D"/>
    <w:rsid w:val="00AD74FA"/>
    <w:rsid w:val="00AD7826"/>
    <w:rsid w:val="00AE0859"/>
    <w:rsid w:val="00AE0E84"/>
    <w:rsid w:val="00AE12EA"/>
    <w:rsid w:val="00AE1660"/>
    <w:rsid w:val="00AE16BE"/>
    <w:rsid w:val="00AE300F"/>
    <w:rsid w:val="00AE345E"/>
    <w:rsid w:val="00AE43A7"/>
    <w:rsid w:val="00AE49DF"/>
    <w:rsid w:val="00AE5561"/>
    <w:rsid w:val="00AE6065"/>
    <w:rsid w:val="00AE6E4C"/>
    <w:rsid w:val="00AE78CB"/>
    <w:rsid w:val="00AE78E4"/>
    <w:rsid w:val="00AE7AA6"/>
    <w:rsid w:val="00AF068F"/>
    <w:rsid w:val="00AF0B32"/>
    <w:rsid w:val="00AF26B1"/>
    <w:rsid w:val="00AF280D"/>
    <w:rsid w:val="00AF2DE9"/>
    <w:rsid w:val="00AF3091"/>
    <w:rsid w:val="00AF4079"/>
    <w:rsid w:val="00AF41A8"/>
    <w:rsid w:val="00AF439E"/>
    <w:rsid w:val="00AF4738"/>
    <w:rsid w:val="00AF4766"/>
    <w:rsid w:val="00AF5057"/>
    <w:rsid w:val="00AF5242"/>
    <w:rsid w:val="00AF5394"/>
    <w:rsid w:val="00AF5820"/>
    <w:rsid w:val="00AF60EA"/>
    <w:rsid w:val="00AF67F2"/>
    <w:rsid w:val="00AF6E9A"/>
    <w:rsid w:val="00AF7866"/>
    <w:rsid w:val="00AF7F42"/>
    <w:rsid w:val="00B0029B"/>
    <w:rsid w:val="00B00373"/>
    <w:rsid w:val="00B008F3"/>
    <w:rsid w:val="00B00BAD"/>
    <w:rsid w:val="00B010AA"/>
    <w:rsid w:val="00B03404"/>
    <w:rsid w:val="00B03436"/>
    <w:rsid w:val="00B038AF"/>
    <w:rsid w:val="00B03F98"/>
    <w:rsid w:val="00B04941"/>
    <w:rsid w:val="00B04FEE"/>
    <w:rsid w:val="00B05140"/>
    <w:rsid w:val="00B052B1"/>
    <w:rsid w:val="00B05A4C"/>
    <w:rsid w:val="00B061FB"/>
    <w:rsid w:val="00B06B0E"/>
    <w:rsid w:val="00B06BA0"/>
    <w:rsid w:val="00B06D52"/>
    <w:rsid w:val="00B07EC9"/>
    <w:rsid w:val="00B10018"/>
    <w:rsid w:val="00B10A6E"/>
    <w:rsid w:val="00B10E56"/>
    <w:rsid w:val="00B117AB"/>
    <w:rsid w:val="00B11C25"/>
    <w:rsid w:val="00B11D9C"/>
    <w:rsid w:val="00B127CB"/>
    <w:rsid w:val="00B12CD4"/>
    <w:rsid w:val="00B13101"/>
    <w:rsid w:val="00B13ECF"/>
    <w:rsid w:val="00B14704"/>
    <w:rsid w:val="00B148DB"/>
    <w:rsid w:val="00B15638"/>
    <w:rsid w:val="00B15C69"/>
    <w:rsid w:val="00B1606B"/>
    <w:rsid w:val="00B162B2"/>
    <w:rsid w:val="00B167D6"/>
    <w:rsid w:val="00B17982"/>
    <w:rsid w:val="00B2076F"/>
    <w:rsid w:val="00B20836"/>
    <w:rsid w:val="00B20DA9"/>
    <w:rsid w:val="00B2149B"/>
    <w:rsid w:val="00B21568"/>
    <w:rsid w:val="00B2426A"/>
    <w:rsid w:val="00B24314"/>
    <w:rsid w:val="00B24B11"/>
    <w:rsid w:val="00B24B35"/>
    <w:rsid w:val="00B26CA8"/>
    <w:rsid w:val="00B27024"/>
    <w:rsid w:val="00B27541"/>
    <w:rsid w:val="00B30126"/>
    <w:rsid w:val="00B30195"/>
    <w:rsid w:val="00B31017"/>
    <w:rsid w:val="00B311AD"/>
    <w:rsid w:val="00B318AA"/>
    <w:rsid w:val="00B31A34"/>
    <w:rsid w:val="00B32D2C"/>
    <w:rsid w:val="00B33994"/>
    <w:rsid w:val="00B34D9F"/>
    <w:rsid w:val="00B35052"/>
    <w:rsid w:val="00B35896"/>
    <w:rsid w:val="00B361B8"/>
    <w:rsid w:val="00B36EF1"/>
    <w:rsid w:val="00B3739F"/>
    <w:rsid w:val="00B4033E"/>
    <w:rsid w:val="00B40384"/>
    <w:rsid w:val="00B405F4"/>
    <w:rsid w:val="00B40910"/>
    <w:rsid w:val="00B412B2"/>
    <w:rsid w:val="00B41784"/>
    <w:rsid w:val="00B41FAC"/>
    <w:rsid w:val="00B42321"/>
    <w:rsid w:val="00B42698"/>
    <w:rsid w:val="00B429DB"/>
    <w:rsid w:val="00B437B8"/>
    <w:rsid w:val="00B443F0"/>
    <w:rsid w:val="00B44B9F"/>
    <w:rsid w:val="00B44F3A"/>
    <w:rsid w:val="00B45405"/>
    <w:rsid w:val="00B45B9F"/>
    <w:rsid w:val="00B4668B"/>
    <w:rsid w:val="00B50025"/>
    <w:rsid w:val="00B5019F"/>
    <w:rsid w:val="00B50344"/>
    <w:rsid w:val="00B50D6E"/>
    <w:rsid w:val="00B51B73"/>
    <w:rsid w:val="00B51DBD"/>
    <w:rsid w:val="00B52224"/>
    <w:rsid w:val="00B52471"/>
    <w:rsid w:val="00B5289D"/>
    <w:rsid w:val="00B52CEB"/>
    <w:rsid w:val="00B53084"/>
    <w:rsid w:val="00B535A0"/>
    <w:rsid w:val="00B536DB"/>
    <w:rsid w:val="00B5427D"/>
    <w:rsid w:val="00B54E1B"/>
    <w:rsid w:val="00B5529F"/>
    <w:rsid w:val="00B556A9"/>
    <w:rsid w:val="00B5590F"/>
    <w:rsid w:val="00B55F46"/>
    <w:rsid w:val="00B568CC"/>
    <w:rsid w:val="00B56FF6"/>
    <w:rsid w:val="00B57CE8"/>
    <w:rsid w:val="00B603BE"/>
    <w:rsid w:val="00B604CA"/>
    <w:rsid w:val="00B60E05"/>
    <w:rsid w:val="00B61CDC"/>
    <w:rsid w:val="00B620A0"/>
    <w:rsid w:val="00B627AA"/>
    <w:rsid w:val="00B629A2"/>
    <w:rsid w:val="00B62C1C"/>
    <w:rsid w:val="00B6369E"/>
    <w:rsid w:val="00B63954"/>
    <w:rsid w:val="00B6484C"/>
    <w:rsid w:val="00B64B04"/>
    <w:rsid w:val="00B65D10"/>
    <w:rsid w:val="00B66638"/>
    <w:rsid w:val="00B678B0"/>
    <w:rsid w:val="00B67C5B"/>
    <w:rsid w:val="00B67CB4"/>
    <w:rsid w:val="00B67FC7"/>
    <w:rsid w:val="00B706D6"/>
    <w:rsid w:val="00B70B67"/>
    <w:rsid w:val="00B70DB9"/>
    <w:rsid w:val="00B718F4"/>
    <w:rsid w:val="00B71AB8"/>
    <w:rsid w:val="00B72484"/>
    <w:rsid w:val="00B730CE"/>
    <w:rsid w:val="00B73189"/>
    <w:rsid w:val="00B7384E"/>
    <w:rsid w:val="00B746B4"/>
    <w:rsid w:val="00B74E9A"/>
    <w:rsid w:val="00B75151"/>
    <w:rsid w:val="00B75720"/>
    <w:rsid w:val="00B76BA9"/>
    <w:rsid w:val="00B770F8"/>
    <w:rsid w:val="00B771A7"/>
    <w:rsid w:val="00B815B1"/>
    <w:rsid w:val="00B81B40"/>
    <w:rsid w:val="00B81D69"/>
    <w:rsid w:val="00B8240C"/>
    <w:rsid w:val="00B82EC3"/>
    <w:rsid w:val="00B8437B"/>
    <w:rsid w:val="00B84640"/>
    <w:rsid w:val="00B84793"/>
    <w:rsid w:val="00B85511"/>
    <w:rsid w:val="00B855C1"/>
    <w:rsid w:val="00B85FB7"/>
    <w:rsid w:val="00B85FC7"/>
    <w:rsid w:val="00B86434"/>
    <w:rsid w:val="00B867C9"/>
    <w:rsid w:val="00B86C96"/>
    <w:rsid w:val="00B86DD5"/>
    <w:rsid w:val="00B872D1"/>
    <w:rsid w:val="00B87E57"/>
    <w:rsid w:val="00B90268"/>
    <w:rsid w:val="00B90C82"/>
    <w:rsid w:val="00B91173"/>
    <w:rsid w:val="00B933CA"/>
    <w:rsid w:val="00B93F6C"/>
    <w:rsid w:val="00B94120"/>
    <w:rsid w:val="00B9499D"/>
    <w:rsid w:val="00B94B1E"/>
    <w:rsid w:val="00B95558"/>
    <w:rsid w:val="00B95564"/>
    <w:rsid w:val="00B958AB"/>
    <w:rsid w:val="00B963B1"/>
    <w:rsid w:val="00B965D0"/>
    <w:rsid w:val="00B96703"/>
    <w:rsid w:val="00B96F98"/>
    <w:rsid w:val="00B9735F"/>
    <w:rsid w:val="00B9745F"/>
    <w:rsid w:val="00B97B10"/>
    <w:rsid w:val="00B97E8E"/>
    <w:rsid w:val="00BA094B"/>
    <w:rsid w:val="00BA1E76"/>
    <w:rsid w:val="00BA2179"/>
    <w:rsid w:val="00BA2F3C"/>
    <w:rsid w:val="00BA4203"/>
    <w:rsid w:val="00BA45FB"/>
    <w:rsid w:val="00BA4AA9"/>
    <w:rsid w:val="00BA4C4F"/>
    <w:rsid w:val="00BA4CFE"/>
    <w:rsid w:val="00BA4F2C"/>
    <w:rsid w:val="00BA5AE2"/>
    <w:rsid w:val="00BA5DE3"/>
    <w:rsid w:val="00BA5DFB"/>
    <w:rsid w:val="00BA779D"/>
    <w:rsid w:val="00BA79CC"/>
    <w:rsid w:val="00BA7DE0"/>
    <w:rsid w:val="00BB01A4"/>
    <w:rsid w:val="00BB03EB"/>
    <w:rsid w:val="00BB041F"/>
    <w:rsid w:val="00BB0693"/>
    <w:rsid w:val="00BB100A"/>
    <w:rsid w:val="00BB12BA"/>
    <w:rsid w:val="00BB141A"/>
    <w:rsid w:val="00BB1ADF"/>
    <w:rsid w:val="00BB256D"/>
    <w:rsid w:val="00BB2C36"/>
    <w:rsid w:val="00BB339B"/>
    <w:rsid w:val="00BB3BD3"/>
    <w:rsid w:val="00BB49F9"/>
    <w:rsid w:val="00BB590B"/>
    <w:rsid w:val="00BB5A7D"/>
    <w:rsid w:val="00BB5D1D"/>
    <w:rsid w:val="00BB630E"/>
    <w:rsid w:val="00BB644E"/>
    <w:rsid w:val="00BB6FC5"/>
    <w:rsid w:val="00BB78B9"/>
    <w:rsid w:val="00BB7A03"/>
    <w:rsid w:val="00BB7C7A"/>
    <w:rsid w:val="00BC031B"/>
    <w:rsid w:val="00BC0375"/>
    <w:rsid w:val="00BC0998"/>
    <w:rsid w:val="00BC09FA"/>
    <w:rsid w:val="00BC0DFB"/>
    <w:rsid w:val="00BC21AB"/>
    <w:rsid w:val="00BC256C"/>
    <w:rsid w:val="00BC2A41"/>
    <w:rsid w:val="00BC2D27"/>
    <w:rsid w:val="00BC3525"/>
    <w:rsid w:val="00BC4272"/>
    <w:rsid w:val="00BC624A"/>
    <w:rsid w:val="00BC676E"/>
    <w:rsid w:val="00BC68EA"/>
    <w:rsid w:val="00BC6C55"/>
    <w:rsid w:val="00BC7656"/>
    <w:rsid w:val="00BC7920"/>
    <w:rsid w:val="00BC7D39"/>
    <w:rsid w:val="00BC7E6E"/>
    <w:rsid w:val="00BD0291"/>
    <w:rsid w:val="00BD04FE"/>
    <w:rsid w:val="00BD070A"/>
    <w:rsid w:val="00BD0FAD"/>
    <w:rsid w:val="00BD1856"/>
    <w:rsid w:val="00BD250E"/>
    <w:rsid w:val="00BD265E"/>
    <w:rsid w:val="00BD2EDE"/>
    <w:rsid w:val="00BD46FB"/>
    <w:rsid w:val="00BD5104"/>
    <w:rsid w:val="00BD57EC"/>
    <w:rsid w:val="00BD6302"/>
    <w:rsid w:val="00BD66C1"/>
    <w:rsid w:val="00BD6B85"/>
    <w:rsid w:val="00BD6D49"/>
    <w:rsid w:val="00BD6F9F"/>
    <w:rsid w:val="00BD71FE"/>
    <w:rsid w:val="00BD73BB"/>
    <w:rsid w:val="00BD7953"/>
    <w:rsid w:val="00BE116C"/>
    <w:rsid w:val="00BE11D1"/>
    <w:rsid w:val="00BE1C6B"/>
    <w:rsid w:val="00BE220C"/>
    <w:rsid w:val="00BE37FF"/>
    <w:rsid w:val="00BE39A0"/>
    <w:rsid w:val="00BE3ADA"/>
    <w:rsid w:val="00BE3B2C"/>
    <w:rsid w:val="00BE3E0F"/>
    <w:rsid w:val="00BE4E8E"/>
    <w:rsid w:val="00BE4FB7"/>
    <w:rsid w:val="00BE5521"/>
    <w:rsid w:val="00BE62E9"/>
    <w:rsid w:val="00BE786F"/>
    <w:rsid w:val="00BE7B2D"/>
    <w:rsid w:val="00BE7D47"/>
    <w:rsid w:val="00BF0000"/>
    <w:rsid w:val="00BF0563"/>
    <w:rsid w:val="00BF0DFF"/>
    <w:rsid w:val="00BF1232"/>
    <w:rsid w:val="00BF2B38"/>
    <w:rsid w:val="00BF30BB"/>
    <w:rsid w:val="00BF3235"/>
    <w:rsid w:val="00BF3A35"/>
    <w:rsid w:val="00BF3A5C"/>
    <w:rsid w:val="00BF40EA"/>
    <w:rsid w:val="00BF4B44"/>
    <w:rsid w:val="00BF4FBE"/>
    <w:rsid w:val="00BF51E0"/>
    <w:rsid w:val="00BF55C4"/>
    <w:rsid w:val="00BF5692"/>
    <w:rsid w:val="00BF5777"/>
    <w:rsid w:val="00BF590D"/>
    <w:rsid w:val="00BF5ABB"/>
    <w:rsid w:val="00BF5E79"/>
    <w:rsid w:val="00BF5EA4"/>
    <w:rsid w:val="00BF68C8"/>
    <w:rsid w:val="00BF69E9"/>
    <w:rsid w:val="00BF73B0"/>
    <w:rsid w:val="00BF7AEC"/>
    <w:rsid w:val="00BF7E9A"/>
    <w:rsid w:val="00BF7EEA"/>
    <w:rsid w:val="00C0001B"/>
    <w:rsid w:val="00C000ED"/>
    <w:rsid w:val="00C025C4"/>
    <w:rsid w:val="00C0343B"/>
    <w:rsid w:val="00C042D7"/>
    <w:rsid w:val="00C04ABF"/>
    <w:rsid w:val="00C04D1B"/>
    <w:rsid w:val="00C050D9"/>
    <w:rsid w:val="00C05CF0"/>
    <w:rsid w:val="00C06364"/>
    <w:rsid w:val="00C06827"/>
    <w:rsid w:val="00C069FD"/>
    <w:rsid w:val="00C06BDB"/>
    <w:rsid w:val="00C074D8"/>
    <w:rsid w:val="00C0786F"/>
    <w:rsid w:val="00C07877"/>
    <w:rsid w:val="00C106AD"/>
    <w:rsid w:val="00C1083A"/>
    <w:rsid w:val="00C11145"/>
    <w:rsid w:val="00C11BD2"/>
    <w:rsid w:val="00C11F02"/>
    <w:rsid w:val="00C1207A"/>
    <w:rsid w:val="00C12815"/>
    <w:rsid w:val="00C12C3D"/>
    <w:rsid w:val="00C12C9A"/>
    <w:rsid w:val="00C1367D"/>
    <w:rsid w:val="00C14634"/>
    <w:rsid w:val="00C1500D"/>
    <w:rsid w:val="00C15225"/>
    <w:rsid w:val="00C15704"/>
    <w:rsid w:val="00C15C54"/>
    <w:rsid w:val="00C16667"/>
    <w:rsid w:val="00C16867"/>
    <w:rsid w:val="00C1737B"/>
    <w:rsid w:val="00C20402"/>
    <w:rsid w:val="00C206D8"/>
    <w:rsid w:val="00C207BD"/>
    <w:rsid w:val="00C20DA7"/>
    <w:rsid w:val="00C21DC0"/>
    <w:rsid w:val="00C228AC"/>
    <w:rsid w:val="00C23087"/>
    <w:rsid w:val="00C23920"/>
    <w:rsid w:val="00C23C14"/>
    <w:rsid w:val="00C246EB"/>
    <w:rsid w:val="00C2567D"/>
    <w:rsid w:val="00C25CFF"/>
    <w:rsid w:val="00C25E47"/>
    <w:rsid w:val="00C26239"/>
    <w:rsid w:val="00C27750"/>
    <w:rsid w:val="00C27D1B"/>
    <w:rsid w:val="00C30709"/>
    <w:rsid w:val="00C33521"/>
    <w:rsid w:val="00C33E35"/>
    <w:rsid w:val="00C34436"/>
    <w:rsid w:val="00C35AC3"/>
    <w:rsid w:val="00C35F4E"/>
    <w:rsid w:val="00C35FB6"/>
    <w:rsid w:val="00C3652C"/>
    <w:rsid w:val="00C36A48"/>
    <w:rsid w:val="00C36C24"/>
    <w:rsid w:val="00C36FA3"/>
    <w:rsid w:val="00C3726E"/>
    <w:rsid w:val="00C37417"/>
    <w:rsid w:val="00C37D77"/>
    <w:rsid w:val="00C407E1"/>
    <w:rsid w:val="00C40A3D"/>
    <w:rsid w:val="00C411FE"/>
    <w:rsid w:val="00C41256"/>
    <w:rsid w:val="00C4173F"/>
    <w:rsid w:val="00C417FF"/>
    <w:rsid w:val="00C41CE7"/>
    <w:rsid w:val="00C426A8"/>
    <w:rsid w:val="00C42E63"/>
    <w:rsid w:val="00C43653"/>
    <w:rsid w:val="00C4380B"/>
    <w:rsid w:val="00C43925"/>
    <w:rsid w:val="00C4428C"/>
    <w:rsid w:val="00C44F9E"/>
    <w:rsid w:val="00C454AB"/>
    <w:rsid w:val="00C455EA"/>
    <w:rsid w:val="00C45D43"/>
    <w:rsid w:val="00C4638A"/>
    <w:rsid w:val="00C464C8"/>
    <w:rsid w:val="00C4703B"/>
    <w:rsid w:val="00C477FE"/>
    <w:rsid w:val="00C5002C"/>
    <w:rsid w:val="00C5078F"/>
    <w:rsid w:val="00C50A11"/>
    <w:rsid w:val="00C50B10"/>
    <w:rsid w:val="00C50C88"/>
    <w:rsid w:val="00C50CA4"/>
    <w:rsid w:val="00C51339"/>
    <w:rsid w:val="00C5153D"/>
    <w:rsid w:val="00C51774"/>
    <w:rsid w:val="00C5191C"/>
    <w:rsid w:val="00C51942"/>
    <w:rsid w:val="00C51E07"/>
    <w:rsid w:val="00C52261"/>
    <w:rsid w:val="00C52952"/>
    <w:rsid w:val="00C53741"/>
    <w:rsid w:val="00C53B67"/>
    <w:rsid w:val="00C53ECB"/>
    <w:rsid w:val="00C54053"/>
    <w:rsid w:val="00C55A78"/>
    <w:rsid w:val="00C56C58"/>
    <w:rsid w:val="00C56F0E"/>
    <w:rsid w:val="00C5704C"/>
    <w:rsid w:val="00C5737E"/>
    <w:rsid w:val="00C604E0"/>
    <w:rsid w:val="00C6161D"/>
    <w:rsid w:val="00C62208"/>
    <w:rsid w:val="00C62E21"/>
    <w:rsid w:val="00C633BA"/>
    <w:rsid w:val="00C635AF"/>
    <w:rsid w:val="00C6404A"/>
    <w:rsid w:val="00C643D3"/>
    <w:rsid w:val="00C6538D"/>
    <w:rsid w:val="00C66290"/>
    <w:rsid w:val="00C66EC2"/>
    <w:rsid w:val="00C67275"/>
    <w:rsid w:val="00C672E5"/>
    <w:rsid w:val="00C70BED"/>
    <w:rsid w:val="00C71790"/>
    <w:rsid w:val="00C720DB"/>
    <w:rsid w:val="00C7279B"/>
    <w:rsid w:val="00C73040"/>
    <w:rsid w:val="00C73A14"/>
    <w:rsid w:val="00C742F6"/>
    <w:rsid w:val="00C744E4"/>
    <w:rsid w:val="00C76180"/>
    <w:rsid w:val="00C76552"/>
    <w:rsid w:val="00C76F08"/>
    <w:rsid w:val="00C7749A"/>
    <w:rsid w:val="00C80132"/>
    <w:rsid w:val="00C80918"/>
    <w:rsid w:val="00C80BF7"/>
    <w:rsid w:val="00C80DF0"/>
    <w:rsid w:val="00C81104"/>
    <w:rsid w:val="00C8133C"/>
    <w:rsid w:val="00C823B8"/>
    <w:rsid w:val="00C828DD"/>
    <w:rsid w:val="00C82F77"/>
    <w:rsid w:val="00C837BE"/>
    <w:rsid w:val="00C83961"/>
    <w:rsid w:val="00C8490F"/>
    <w:rsid w:val="00C84A81"/>
    <w:rsid w:val="00C84BA3"/>
    <w:rsid w:val="00C84CED"/>
    <w:rsid w:val="00C8555D"/>
    <w:rsid w:val="00C855E0"/>
    <w:rsid w:val="00C857EE"/>
    <w:rsid w:val="00C861B9"/>
    <w:rsid w:val="00C86D97"/>
    <w:rsid w:val="00C87831"/>
    <w:rsid w:val="00C87982"/>
    <w:rsid w:val="00C9019A"/>
    <w:rsid w:val="00C90621"/>
    <w:rsid w:val="00C90BF0"/>
    <w:rsid w:val="00C9108D"/>
    <w:rsid w:val="00C916DF"/>
    <w:rsid w:val="00C92C07"/>
    <w:rsid w:val="00C92DCF"/>
    <w:rsid w:val="00C93731"/>
    <w:rsid w:val="00C93750"/>
    <w:rsid w:val="00C93D70"/>
    <w:rsid w:val="00C9427A"/>
    <w:rsid w:val="00C94503"/>
    <w:rsid w:val="00C95BC9"/>
    <w:rsid w:val="00C9632A"/>
    <w:rsid w:val="00C964DA"/>
    <w:rsid w:val="00C96A54"/>
    <w:rsid w:val="00C96D5C"/>
    <w:rsid w:val="00C97134"/>
    <w:rsid w:val="00C97162"/>
    <w:rsid w:val="00C975B3"/>
    <w:rsid w:val="00C97BEA"/>
    <w:rsid w:val="00CA21ED"/>
    <w:rsid w:val="00CA2521"/>
    <w:rsid w:val="00CA28E0"/>
    <w:rsid w:val="00CA2B70"/>
    <w:rsid w:val="00CA31FA"/>
    <w:rsid w:val="00CA33F1"/>
    <w:rsid w:val="00CA3547"/>
    <w:rsid w:val="00CA43F3"/>
    <w:rsid w:val="00CA49E6"/>
    <w:rsid w:val="00CA4A2F"/>
    <w:rsid w:val="00CA4B18"/>
    <w:rsid w:val="00CA4E68"/>
    <w:rsid w:val="00CA50A1"/>
    <w:rsid w:val="00CA519A"/>
    <w:rsid w:val="00CA5470"/>
    <w:rsid w:val="00CA54AC"/>
    <w:rsid w:val="00CA5D20"/>
    <w:rsid w:val="00CA736D"/>
    <w:rsid w:val="00CA7BC5"/>
    <w:rsid w:val="00CB0D55"/>
    <w:rsid w:val="00CB0FEA"/>
    <w:rsid w:val="00CB12B8"/>
    <w:rsid w:val="00CB193B"/>
    <w:rsid w:val="00CB1E7A"/>
    <w:rsid w:val="00CB21ED"/>
    <w:rsid w:val="00CB2B93"/>
    <w:rsid w:val="00CB334D"/>
    <w:rsid w:val="00CB46A9"/>
    <w:rsid w:val="00CB46B0"/>
    <w:rsid w:val="00CB5ACE"/>
    <w:rsid w:val="00CB5F62"/>
    <w:rsid w:val="00CB691B"/>
    <w:rsid w:val="00CB75F8"/>
    <w:rsid w:val="00CC0144"/>
    <w:rsid w:val="00CC026D"/>
    <w:rsid w:val="00CC0501"/>
    <w:rsid w:val="00CC078D"/>
    <w:rsid w:val="00CC0DE7"/>
    <w:rsid w:val="00CC17BC"/>
    <w:rsid w:val="00CC289A"/>
    <w:rsid w:val="00CC34AF"/>
    <w:rsid w:val="00CC3A7D"/>
    <w:rsid w:val="00CC59BF"/>
    <w:rsid w:val="00CC7EDD"/>
    <w:rsid w:val="00CC7FA1"/>
    <w:rsid w:val="00CC7FCD"/>
    <w:rsid w:val="00CD0081"/>
    <w:rsid w:val="00CD0EBD"/>
    <w:rsid w:val="00CD1473"/>
    <w:rsid w:val="00CD25AE"/>
    <w:rsid w:val="00CD3775"/>
    <w:rsid w:val="00CD392D"/>
    <w:rsid w:val="00CD4263"/>
    <w:rsid w:val="00CD4A8A"/>
    <w:rsid w:val="00CD4AEE"/>
    <w:rsid w:val="00CD54EA"/>
    <w:rsid w:val="00CD6ADC"/>
    <w:rsid w:val="00CD7181"/>
    <w:rsid w:val="00CD7E6C"/>
    <w:rsid w:val="00CE085F"/>
    <w:rsid w:val="00CE0AEB"/>
    <w:rsid w:val="00CE0F51"/>
    <w:rsid w:val="00CE1171"/>
    <w:rsid w:val="00CE1C88"/>
    <w:rsid w:val="00CE2251"/>
    <w:rsid w:val="00CE22AA"/>
    <w:rsid w:val="00CE22BA"/>
    <w:rsid w:val="00CE242F"/>
    <w:rsid w:val="00CE2733"/>
    <w:rsid w:val="00CE307C"/>
    <w:rsid w:val="00CE34DE"/>
    <w:rsid w:val="00CE3588"/>
    <w:rsid w:val="00CE4726"/>
    <w:rsid w:val="00CE4E67"/>
    <w:rsid w:val="00CE50C1"/>
    <w:rsid w:val="00CE6FA9"/>
    <w:rsid w:val="00CE70A0"/>
    <w:rsid w:val="00CE741F"/>
    <w:rsid w:val="00CE7E26"/>
    <w:rsid w:val="00CF0F13"/>
    <w:rsid w:val="00CF144A"/>
    <w:rsid w:val="00CF1746"/>
    <w:rsid w:val="00CF1B35"/>
    <w:rsid w:val="00CF23D6"/>
    <w:rsid w:val="00CF2775"/>
    <w:rsid w:val="00CF2E57"/>
    <w:rsid w:val="00CF32A1"/>
    <w:rsid w:val="00CF3B3A"/>
    <w:rsid w:val="00CF3C36"/>
    <w:rsid w:val="00CF3CAD"/>
    <w:rsid w:val="00CF4AF5"/>
    <w:rsid w:val="00CF4C6C"/>
    <w:rsid w:val="00CF4DB9"/>
    <w:rsid w:val="00CF4F1A"/>
    <w:rsid w:val="00CF7045"/>
    <w:rsid w:val="00CF76B5"/>
    <w:rsid w:val="00CF7C84"/>
    <w:rsid w:val="00D00BC7"/>
    <w:rsid w:val="00D00CEB"/>
    <w:rsid w:val="00D01EC2"/>
    <w:rsid w:val="00D02493"/>
    <w:rsid w:val="00D024FE"/>
    <w:rsid w:val="00D02671"/>
    <w:rsid w:val="00D027F0"/>
    <w:rsid w:val="00D03BB7"/>
    <w:rsid w:val="00D0595B"/>
    <w:rsid w:val="00D05ADE"/>
    <w:rsid w:val="00D05AED"/>
    <w:rsid w:val="00D05D4A"/>
    <w:rsid w:val="00D05F78"/>
    <w:rsid w:val="00D05FD0"/>
    <w:rsid w:val="00D0630D"/>
    <w:rsid w:val="00D06616"/>
    <w:rsid w:val="00D0771C"/>
    <w:rsid w:val="00D079F4"/>
    <w:rsid w:val="00D07C82"/>
    <w:rsid w:val="00D07DE3"/>
    <w:rsid w:val="00D10D29"/>
    <w:rsid w:val="00D113CE"/>
    <w:rsid w:val="00D11542"/>
    <w:rsid w:val="00D122B7"/>
    <w:rsid w:val="00D128CF"/>
    <w:rsid w:val="00D12CBA"/>
    <w:rsid w:val="00D12CD8"/>
    <w:rsid w:val="00D1312E"/>
    <w:rsid w:val="00D1318C"/>
    <w:rsid w:val="00D13AA8"/>
    <w:rsid w:val="00D141D1"/>
    <w:rsid w:val="00D154AB"/>
    <w:rsid w:val="00D15D63"/>
    <w:rsid w:val="00D16B0E"/>
    <w:rsid w:val="00D1705C"/>
    <w:rsid w:val="00D2018A"/>
    <w:rsid w:val="00D20981"/>
    <w:rsid w:val="00D20B54"/>
    <w:rsid w:val="00D20C69"/>
    <w:rsid w:val="00D216D6"/>
    <w:rsid w:val="00D217A4"/>
    <w:rsid w:val="00D22316"/>
    <w:rsid w:val="00D23287"/>
    <w:rsid w:val="00D24179"/>
    <w:rsid w:val="00D24304"/>
    <w:rsid w:val="00D251C2"/>
    <w:rsid w:val="00D260C6"/>
    <w:rsid w:val="00D26C09"/>
    <w:rsid w:val="00D26C55"/>
    <w:rsid w:val="00D27C37"/>
    <w:rsid w:val="00D3010D"/>
    <w:rsid w:val="00D30A6B"/>
    <w:rsid w:val="00D30ED5"/>
    <w:rsid w:val="00D31905"/>
    <w:rsid w:val="00D31C6B"/>
    <w:rsid w:val="00D31D62"/>
    <w:rsid w:val="00D32ABF"/>
    <w:rsid w:val="00D341B2"/>
    <w:rsid w:val="00D34E1B"/>
    <w:rsid w:val="00D35A29"/>
    <w:rsid w:val="00D35F9F"/>
    <w:rsid w:val="00D36D0A"/>
    <w:rsid w:val="00D36D67"/>
    <w:rsid w:val="00D36EAD"/>
    <w:rsid w:val="00D37024"/>
    <w:rsid w:val="00D37558"/>
    <w:rsid w:val="00D37CBC"/>
    <w:rsid w:val="00D40749"/>
    <w:rsid w:val="00D4093D"/>
    <w:rsid w:val="00D40A41"/>
    <w:rsid w:val="00D40C39"/>
    <w:rsid w:val="00D41290"/>
    <w:rsid w:val="00D41B83"/>
    <w:rsid w:val="00D41BEF"/>
    <w:rsid w:val="00D4224C"/>
    <w:rsid w:val="00D42AB3"/>
    <w:rsid w:val="00D42C56"/>
    <w:rsid w:val="00D4342C"/>
    <w:rsid w:val="00D43890"/>
    <w:rsid w:val="00D4444B"/>
    <w:rsid w:val="00D448F5"/>
    <w:rsid w:val="00D44CE0"/>
    <w:rsid w:val="00D44CF1"/>
    <w:rsid w:val="00D45178"/>
    <w:rsid w:val="00D456DD"/>
    <w:rsid w:val="00D45B6C"/>
    <w:rsid w:val="00D45C06"/>
    <w:rsid w:val="00D46B6B"/>
    <w:rsid w:val="00D471C2"/>
    <w:rsid w:val="00D47B84"/>
    <w:rsid w:val="00D47E40"/>
    <w:rsid w:val="00D50A88"/>
    <w:rsid w:val="00D51897"/>
    <w:rsid w:val="00D51D89"/>
    <w:rsid w:val="00D521D8"/>
    <w:rsid w:val="00D525E9"/>
    <w:rsid w:val="00D52DB6"/>
    <w:rsid w:val="00D53A79"/>
    <w:rsid w:val="00D54B50"/>
    <w:rsid w:val="00D54F56"/>
    <w:rsid w:val="00D55CB1"/>
    <w:rsid w:val="00D56618"/>
    <w:rsid w:val="00D56DF7"/>
    <w:rsid w:val="00D5722B"/>
    <w:rsid w:val="00D573CE"/>
    <w:rsid w:val="00D57D8D"/>
    <w:rsid w:val="00D619BD"/>
    <w:rsid w:val="00D62073"/>
    <w:rsid w:val="00D63137"/>
    <w:rsid w:val="00D63946"/>
    <w:rsid w:val="00D63BDF"/>
    <w:rsid w:val="00D63D96"/>
    <w:rsid w:val="00D642A5"/>
    <w:rsid w:val="00D65127"/>
    <w:rsid w:val="00D65A08"/>
    <w:rsid w:val="00D6677B"/>
    <w:rsid w:val="00D6678D"/>
    <w:rsid w:val="00D66C07"/>
    <w:rsid w:val="00D66D8C"/>
    <w:rsid w:val="00D66F9E"/>
    <w:rsid w:val="00D679E0"/>
    <w:rsid w:val="00D70941"/>
    <w:rsid w:val="00D70FAD"/>
    <w:rsid w:val="00D712D9"/>
    <w:rsid w:val="00D71789"/>
    <w:rsid w:val="00D71E97"/>
    <w:rsid w:val="00D71EF1"/>
    <w:rsid w:val="00D7393F"/>
    <w:rsid w:val="00D73D9D"/>
    <w:rsid w:val="00D74BD8"/>
    <w:rsid w:val="00D75A7A"/>
    <w:rsid w:val="00D808F8"/>
    <w:rsid w:val="00D80FA1"/>
    <w:rsid w:val="00D81F35"/>
    <w:rsid w:val="00D820CF"/>
    <w:rsid w:val="00D8239D"/>
    <w:rsid w:val="00D8258B"/>
    <w:rsid w:val="00D82A68"/>
    <w:rsid w:val="00D836C4"/>
    <w:rsid w:val="00D83C8B"/>
    <w:rsid w:val="00D83F86"/>
    <w:rsid w:val="00D83FD4"/>
    <w:rsid w:val="00D842F2"/>
    <w:rsid w:val="00D84D93"/>
    <w:rsid w:val="00D85285"/>
    <w:rsid w:val="00D85984"/>
    <w:rsid w:val="00D85D26"/>
    <w:rsid w:val="00D87188"/>
    <w:rsid w:val="00D873A6"/>
    <w:rsid w:val="00D8788A"/>
    <w:rsid w:val="00D87F00"/>
    <w:rsid w:val="00D87FC6"/>
    <w:rsid w:val="00D90E99"/>
    <w:rsid w:val="00D91123"/>
    <w:rsid w:val="00D91147"/>
    <w:rsid w:val="00D918B7"/>
    <w:rsid w:val="00D92993"/>
    <w:rsid w:val="00D9398C"/>
    <w:rsid w:val="00D939EA"/>
    <w:rsid w:val="00D94CCB"/>
    <w:rsid w:val="00D94FCB"/>
    <w:rsid w:val="00D9526B"/>
    <w:rsid w:val="00D96313"/>
    <w:rsid w:val="00D96503"/>
    <w:rsid w:val="00D96841"/>
    <w:rsid w:val="00D96A3E"/>
    <w:rsid w:val="00D97288"/>
    <w:rsid w:val="00D97FD6"/>
    <w:rsid w:val="00DA00CA"/>
    <w:rsid w:val="00DA0202"/>
    <w:rsid w:val="00DA0B9C"/>
    <w:rsid w:val="00DA0E50"/>
    <w:rsid w:val="00DA0EDF"/>
    <w:rsid w:val="00DA110D"/>
    <w:rsid w:val="00DA16F6"/>
    <w:rsid w:val="00DA1CDF"/>
    <w:rsid w:val="00DA1D0C"/>
    <w:rsid w:val="00DA1FA1"/>
    <w:rsid w:val="00DA2067"/>
    <w:rsid w:val="00DA2073"/>
    <w:rsid w:val="00DA20A4"/>
    <w:rsid w:val="00DA2419"/>
    <w:rsid w:val="00DA318A"/>
    <w:rsid w:val="00DA337A"/>
    <w:rsid w:val="00DA33AE"/>
    <w:rsid w:val="00DA342E"/>
    <w:rsid w:val="00DA51ED"/>
    <w:rsid w:val="00DA5B47"/>
    <w:rsid w:val="00DA5EA4"/>
    <w:rsid w:val="00DA6B2C"/>
    <w:rsid w:val="00DA7DC0"/>
    <w:rsid w:val="00DB12B2"/>
    <w:rsid w:val="00DB1DC8"/>
    <w:rsid w:val="00DB3AAD"/>
    <w:rsid w:val="00DB3C24"/>
    <w:rsid w:val="00DB3DE0"/>
    <w:rsid w:val="00DB4ACE"/>
    <w:rsid w:val="00DB54D9"/>
    <w:rsid w:val="00DB64EB"/>
    <w:rsid w:val="00DB688F"/>
    <w:rsid w:val="00DB696A"/>
    <w:rsid w:val="00DB6FC0"/>
    <w:rsid w:val="00DB742E"/>
    <w:rsid w:val="00DC0905"/>
    <w:rsid w:val="00DC15D8"/>
    <w:rsid w:val="00DC1A0F"/>
    <w:rsid w:val="00DC2199"/>
    <w:rsid w:val="00DC2946"/>
    <w:rsid w:val="00DC2CF2"/>
    <w:rsid w:val="00DC34BD"/>
    <w:rsid w:val="00DC4414"/>
    <w:rsid w:val="00DC4BD2"/>
    <w:rsid w:val="00DC4CFF"/>
    <w:rsid w:val="00DC5E6C"/>
    <w:rsid w:val="00DC611C"/>
    <w:rsid w:val="00DC6126"/>
    <w:rsid w:val="00DC6441"/>
    <w:rsid w:val="00DC74E8"/>
    <w:rsid w:val="00DC75F5"/>
    <w:rsid w:val="00DC783B"/>
    <w:rsid w:val="00DD02D5"/>
    <w:rsid w:val="00DD0F00"/>
    <w:rsid w:val="00DD167D"/>
    <w:rsid w:val="00DD2055"/>
    <w:rsid w:val="00DD3299"/>
    <w:rsid w:val="00DD3566"/>
    <w:rsid w:val="00DD4198"/>
    <w:rsid w:val="00DD43A7"/>
    <w:rsid w:val="00DD4DD6"/>
    <w:rsid w:val="00DD526A"/>
    <w:rsid w:val="00DD67EF"/>
    <w:rsid w:val="00DD789C"/>
    <w:rsid w:val="00DD7EEE"/>
    <w:rsid w:val="00DE0F1D"/>
    <w:rsid w:val="00DE11C2"/>
    <w:rsid w:val="00DE1E45"/>
    <w:rsid w:val="00DE2401"/>
    <w:rsid w:val="00DE2A2C"/>
    <w:rsid w:val="00DE2AB2"/>
    <w:rsid w:val="00DE3BFF"/>
    <w:rsid w:val="00DE47A3"/>
    <w:rsid w:val="00DE6098"/>
    <w:rsid w:val="00DE6835"/>
    <w:rsid w:val="00DE6A6F"/>
    <w:rsid w:val="00DE6D28"/>
    <w:rsid w:val="00DE6DBD"/>
    <w:rsid w:val="00DE7388"/>
    <w:rsid w:val="00DE745C"/>
    <w:rsid w:val="00DE78D5"/>
    <w:rsid w:val="00DF036A"/>
    <w:rsid w:val="00DF142D"/>
    <w:rsid w:val="00DF1820"/>
    <w:rsid w:val="00DF1C5E"/>
    <w:rsid w:val="00DF1C60"/>
    <w:rsid w:val="00DF216C"/>
    <w:rsid w:val="00DF430A"/>
    <w:rsid w:val="00DF4AA7"/>
    <w:rsid w:val="00DF5823"/>
    <w:rsid w:val="00DF78EF"/>
    <w:rsid w:val="00DF7A41"/>
    <w:rsid w:val="00DF7ACD"/>
    <w:rsid w:val="00E00BB4"/>
    <w:rsid w:val="00E011D5"/>
    <w:rsid w:val="00E01F0A"/>
    <w:rsid w:val="00E03A41"/>
    <w:rsid w:val="00E03A76"/>
    <w:rsid w:val="00E05125"/>
    <w:rsid w:val="00E0621A"/>
    <w:rsid w:val="00E06978"/>
    <w:rsid w:val="00E0779C"/>
    <w:rsid w:val="00E07826"/>
    <w:rsid w:val="00E11653"/>
    <w:rsid w:val="00E11BE6"/>
    <w:rsid w:val="00E127D0"/>
    <w:rsid w:val="00E12BFE"/>
    <w:rsid w:val="00E147A6"/>
    <w:rsid w:val="00E14DEC"/>
    <w:rsid w:val="00E15084"/>
    <w:rsid w:val="00E152A7"/>
    <w:rsid w:val="00E1633F"/>
    <w:rsid w:val="00E16911"/>
    <w:rsid w:val="00E16E69"/>
    <w:rsid w:val="00E17421"/>
    <w:rsid w:val="00E179ED"/>
    <w:rsid w:val="00E17E25"/>
    <w:rsid w:val="00E206CE"/>
    <w:rsid w:val="00E2071D"/>
    <w:rsid w:val="00E21187"/>
    <w:rsid w:val="00E21F0F"/>
    <w:rsid w:val="00E22745"/>
    <w:rsid w:val="00E2355E"/>
    <w:rsid w:val="00E24BC9"/>
    <w:rsid w:val="00E24D72"/>
    <w:rsid w:val="00E24E72"/>
    <w:rsid w:val="00E260F3"/>
    <w:rsid w:val="00E269EC"/>
    <w:rsid w:val="00E26E47"/>
    <w:rsid w:val="00E273DC"/>
    <w:rsid w:val="00E2777E"/>
    <w:rsid w:val="00E27B1E"/>
    <w:rsid w:val="00E27DA0"/>
    <w:rsid w:val="00E30529"/>
    <w:rsid w:val="00E328F2"/>
    <w:rsid w:val="00E33402"/>
    <w:rsid w:val="00E336D2"/>
    <w:rsid w:val="00E33807"/>
    <w:rsid w:val="00E33953"/>
    <w:rsid w:val="00E344C6"/>
    <w:rsid w:val="00E34735"/>
    <w:rsid w:val="00E356E6"/>
    <w:rsid w:val="00E35B6F"/>
    <w:rsid w:val="00E35EB8"/>
    <w:rsid w:val="00E36B51"/>
    <w:rsid w:val="00E37290"/>
    <w:rsid w:val="00E40BC0"/>
    <w:rsid w:val="00E40F1D"/>
    <w:rsid w:val="00E4135F"/>
    <w:rsid w:val="00E42521"/>
    <w:rsid w:val="00E4306D"/>
    <w:rsid w:val="00E43640"/>
    <w:rsid w:val="00E43649"/>
    <w:rsid w:val="00E437BA"/>
    <w:rsid w:val="00E438F2"/>
    <w:rsid w:val="00E43F35"/>
    <w:rsid w:val="00E442AC"/>
    <w:rsid w:val="00E459AA"/>
    <w:rsid w:val="00E45ACA"/>
    <w:rsid w:val="00E45BAB"/>
    <w:rsid w:val="00E470A7"/>
    <w:rsid w:val="00E47217"/>
    <w:rsid w:val="00E474A2"/>
    <w:rsid w:val="00E47933"/>
    <w:rsid w:val="00E47F57"/>
    <w:rsid w:val="00E50535"/>
    <w:rsid w:val="00E50CD6"/>
    <w:rsid w:val="00E516C7"/>
    <w:rsid w:val="00E519BB"/>
    <w:rsid w:val="00E52326"/>
    <w:rsid w:val="00E5256E"/>
    <w:rsid w:val="00E526DF"/>
    <w:rsid w:val="00E52AF4"/>
    <w:rsid w:val="00E53371"/>
    <w:rsid w:val="00E5381C"/>
    <w:rsid w:val="00E538FF"/>
    <w:rsid w:val="00E53FDD"/>
    <w:rsid w:val="00E544E9"/>
    <w:rsid w:val="00E54516"/>
    <w:rsid w:val="00E549F3"/>
    <w:rsid w:val="00E54B5A"/>
    <w:rsid w:val="00E54DDA"/>
    <w:rsid w:val="00E55103"/>
    <w:rsid w:val="00E55659"/>
    <w:rsid w:val="00E55DFA"/>
    <w:rsid w:val="00E562E9"/>
    <w:rsid w:val="00E605D3"/>
    <w:rsid w:val="00E60CFF"/>
    <w:rsid w:val="00E60F02"/>
    <w:rsid w:val="00E6173E"/>
    <w:rsid w:val="00E61F6B"/>
    <w:rsid w:val="00E621DC"/>
    <w:rsid w:val="00E62473"/>
    <w:rsid w:val="00E6267D"/>
    <w:rsid w:val="00E628CE"/>
    <w:rsid w:val="00E6397A"/>
    <w:rsid w:val="00E63DB1"/>
    <w:rsid w:val="00E642DB"/>
    <w:rsid w:val="00E645C4"/>
    <w:rsid w:val="00E64C2D"/>
    <w:rsid w:val="00E6550C"/>
    <w:rsid w:val="00E658A8"/>
    <w:rsid w:val="00E65A0E"/>
    <w:rsid w:val="00E65D9E"/>
    <w:rsid w:val="00E6682D"/>
    <w:rsid w:val="00E673D1"/>
    <w:rsid w:val="00E67B62"/>
    <w:rsid w:val="00E67F7E"/>
    <w:rsid w:val="00E700FF"/>
    <w:rsid w:val="00E70505"/>
    <w:rsid w:val="00E7083A"/>
    <w:rsid w:val="00E70AB6"/>
    <w:rsid w:val="00E70D34"/>
    <w:rsid w:val="00E7154F"/>
    <w:rsid w:val="00E71F59"/>
    <w:rsid w:val="00E72025"/>
    <w:rsid w:val="00E72AE8"/>
    <w:rsid w:val="00E73AFD"/>
    <w:rsid w:val="00E742AC"/>
    <w:rsid w:val="00E74F47"/>
    <w:rsid w:val="00E7629F"/>
    <w:rsid w:val="00E76374"/>
    <w:rsid w:val="00E769A7"/>
    <w:rsid w:val="00E77145"/>
    <w:rsid w:val="00E77247"/>
    <w:rsid w:val="00E7724E"/>
    <w:rsid w:val="00E7734E"/>
    <w:rsid w:val="00E807F9"/>
    <w:rsid w:val="00E815FC"/>
    <w:rsid w:val="00E81801"/>
    <w:rsid w:val="00E81C5C"/>
    <w:rsid w:val="00E830FE"/>
    <w:rsid w:val="00E832E2"/>
    <w:rsid w:val="00E83367"/>
    <w:rsid w:val="00E839D8"/>
    <w:rsid w:val="00E83EF9"/>
    <w:rsid w:val="00E84930"/>
    <w:rsid w:val="00E84ACA"/>
    <w:rsid w:val="00E84CE2"/>
    <w:rsid w:val="00E84EC9"/>
    <w:rsid w:val="00E85137"/>
    <w:rsid w:val="00E85F88"/>
    <w:rsid w:val="00E877C4"/>
    <w:rsid w:val="00E879EE"/>
    <w:rsid w:val="00E87A77"/>
    <w:rsid w:val="00E908CF"/>
    <w:rsid w:val="00E90C82"/>
    <w:rsid w:val="00E91AD4"/>
    <w:rsid w:val="00E920E5"/>
    <w:rsid w:val="00E923F1"/>
    <w:rsid w:val="00E92B30"/>
    <w:rsid w:val="00E92BA0"/>
    <w:rsid w:val="00E937A4"/>
    <w:rsid w:val="00E93CF9"/>
    <w:rsid w:val="00E94FE6"/>
    <w:rsid w:val="00E952D2"/>
    <w:rsid w:val="00E9586A"/>
    <w:rsid w:val="00E9598D"/>
    <w:rsid w:val="00E95E6C"/>
    <w:rsid w:val="00E9656A"/>
    <w:rsid w:val="00E96AC1"/>
    <w:rsid w:val="00E96D4F"/>
    <w:rsid w:val="00E973FF"/>
    <w:rsid w:val="00E9788E"/>
    <w:rsid w:val="00E97B7D"/>
    <w:rsid w:val="00E97F15"/>
    <w:rsid w:val="00E97FD8"/>
    <w:rsid w:val="00EA0167"/>
    <w:rsid w:val="00EA06D5"/>
    <w:rsid w:val="00EA1898"/>
    <w:rsid w:val="00EA2454"/>
    <w:rsid w:val="00EA2764"/>
    <w:rsid w:val="00EA2E8D"/>
    <w:rsid w:val="00EA30ED"/>
    <w:rsid w:val="00EA3C17"/>
    <w:rsid w:val="00EA43CF"/>
    <w:rsid w:val="00EA4418"/>
    <w:rsid w:val="00EA485C"/>
    <w:rsid w:val="00EA5438"/>
    <w:rsid w:val="00EA67EC"/>
    <w:rsid w:val="00EA7CC8"/>
    <w:rsid w:val="00EB0424"/>
    <w:rsid w:val="00EB0487"/>
    <w:rsid w:val="00EB09DD"/>
    <w:rsid w:val="00EB15E4"/>
    <w:rsid w:val="00EB1E71"/>
    <w:rsid w:val="00EB2183"/>
    <w:rsid w:val="00EB22C4"/>
    <w:rsid w:val="00EB2B29"/>
    <w:rsid w:val="00EB2CCB"/>
    <w:rsid w:val="00EB2E9F"/>
    <w:rsid w:val="00EB4311"/>
    <w:rsid w:val="00EB4494"/>
    <w:rsid w:val="00EB516D"/>
    <w:rsid w:val="00EB5475"/>
    <w:rsid w:val="00EB5EF2"/>
    <w:rsid w:val="00EB6931"/>
    <w:rsid w:val="00EB6FB1"/>
    <w:rsid w:val="00EB793D"/>
    <w:rsid w:val="00EB7DB2"/>
    <w:rsid w:val="00EC0250"/>
    <w:rsid w:val="00EC034B"/>
    <w:rsid w:val="00EC0A6F"/>
    <w:rsid w:val="00EC185A"/>
    <w:rsid w:val="00EC1BAE"/>
    <w:rsid w:val="00EC2291"/>
    <w:rsid w:val="00EC23F7"/>
    <w:rsid w:val="00EC254E"/>
    <w:rsid w:val="00EC3389"/>
    <w:rsid w:val="00EC34A1"/>
    <w:rsid w:val="00EC4683"/>
    <w:rsid w:val="00EC4A97"/>
    <w:rsid w:val="00EC4EC0"/>
    <w:rsid w:val="00EC52B2"/>
    <w:rsid w:val="00EC5668"/>
    <w:rsid w:val="00EC5D48"/>
    <w:rsid w:val="00EC5D5C"/>
    <w:rsid w:val="00EC5F4E"/>
    <w:rsid w:val="00EC6019"/>
    <w:rsid w:val="00EC6855"/>
    <w:rsid w:val="00ED037C"/>
    <w:rsid w:val="00ED08D2"/>
    <w:rsid w:val="00ED204B"/>
    <w:rsid w:val="00ED2459"/>
    <w:rsid w:val="00ED2717"/>
    <w:rsid w:val="00ED29E7"/>
    <w:rsid w:val="00ED2CE9"/>
    <w:rsid w:val="00ED2F67"/>
    <w:rsid w:val="00ED3457"/>
    <w:rsid w:val="00ED3FC9"/>
    <w:rsid w:val="00ED4884"/>
    <w:rsid w:val="00ED4A77"/>
    <w:rsid w:val="00ED5C26"/>
    <w:rsid w:val="00ED5F32"/>
    <w:rsid w:val="00ED5FC2"/>
    <w:rsid w:val="00ED67B5"/>
    <w:rsid w:val="00ED6E05"/>
    <w:rsid w:val="00ED730A"/>
    <w:rsid w:val="00ED7815"/>
    <w:rsid w:val="00ED7E7B"/>
    <w:rsid w:val="00EE076A"/>
    <w:rsid w:val="00EE09BC"/>
    <w:rsid w:val="00EE120B"/>
    <w:rsid w:val="00EE18CD"/>
    <w:rsid w:val="00EE1F82"/>
    <w:rsid w:val="00EE2299"/>
    <w:rsid w:val="00EE245C"/>
    <w:rsid w:val="00EE2837"/>
    <w:rsid w:val="00EE2A85"/>
    <w:rsid w:val="00EE2D60"/>
    <w:rsid w:val="00EE339D"/>
    <w:rsid w:val="00EE34A1"/>
    <w:rsid w:val="00EE43A0"/>
    <w:rsid w:val="00EE459B"/>
    <w:rsid w:val="00EE4959"/>
    <w:rsid w:val="00EE49BE"/>
    <w:rsid w:val="00EE4C6A"/>
    <w:rsid w:val="00EE5B74"/>
    <w:rsid w:val="00EE689E"/>
    <w:rsid w:val="00EE6E2E"/>
    <w:rsid w:val="00EE71F5"/>
    <w:rsid w:val="00EE73B9"/>
    <w:rsid w:val="00EE74C3"/>
    <w:rsid w:val="00EE7865"/>
    <w:rsid w:val="00EF07DF"/>
    <w:rsid w:val="00EF0A32"/>
    <w:rsid w:val="00EF0BAB"/>
    <w:rsid w:val="00EF1872"/>
    <w:rsid w:val="00EF1ADF"/>
    <w:rsid w:val="00EF2707"/>
    <w:rsid w:val="00EF2783"/>
    <w:rsid w:val="00EF288E"/>
    <w:rsid w:val="00EF3ACB"/>
    <w:rsid w:val="00EF412B"/>
    <w:rsid w:val="00EF48A0"/>
    <w:rsid w:val="00EF4911"/>
    <w:rsid w:val="00EF599A"/>
    <w:rsid w:val="00EF5A04"/>
    <w:rsid w:val="00EF63D2"/>
    <w:rsid w:val="00EF6468"/>
    <w:rsid w:val="00EF65C0"/>
    <w:rsid w:val="00EF76DF"/>
    <w:rsid w:val="00F008A5"/>
    <w:rsid w:val="00F00A71"/>
    <w:rsid w:val="00F00F4F"/>
    <w:rsid w:val="00F015FE"/>
    <w:rsid w:val="00F01BA2"/>
    <w:rsid w:val="00F026F8"/>
    <w:rsid w:val="00F02944"/>
    <w:rsid w:val="00F0301C"/>
    <w:rsid w:val="00F03193"/>
    <w:rsid w:val="00F03208"/>
    <w:rsid w:val="00F032F4"/>
    <w:rsid w:val="00F033FE"/>
    <w:rsid w:val="00F03A8B"/>
    <w:rsid w:val="00F05B0D"/>
    <w:rsid w:val="00F05BF6"/>
    <w:rsid w:val="00F05C6A"/>
    <w:rsid w:val="00F06FDF"/>
    <w:rsid w:val="00F07BB0"/>
    <w:rsid w:val="00F10604"/>
    <w:rsid w:val="00F11241"/>
    <w:rsid w:val="00F1185C"/>
    <w:rsid w:val="00F1277C"/>
    <w:rsid w:val="00F133AF"/>
    <w:rsid w:val="00F13423"/>
    <w:rsid w:val="00F138A5"/>
    <w:rsid w:val="00F14521"/>
    <w:rsid w:val="00F15550"/>
    <w:rsid w:val="00F15870"/>
    <w:rsid w:val="00F15B5A"/>
    <w:rsid w:val="00F15F24"/>
    <w:rsid w:val="00F16183"/>
    <w:rsid w:val="00F168B2"/>
    <w:rsid w:val="00F16B36"/>
    <w:rsid w:val="00F17104"/>
    <w:rsid w:val="00F207DD"/>
    <w:rsid w:val="00F210FE"/>
    <w:rsid w:val="00F2230A"/>
    <w:rsid w:val="00F227C9"/>
    <w:rsid w:val="00F22CF7"/>
    <w:rsid w:val="00F23547"/>
    <w:rsid w:val="00F2382C"/>
    <w:rsid w:val="00F24934"/>
    <w:rsid w:val="00F25128"/>
    <w:rsid w:val="00F2530D"/>
    <w:rsid w:val="00F25762"/>
    <w:rsid w:val="00F25879"/>
    <w:rsid w:val="00F2597C"/>
    <w:rsid w:val="00F25E00"/>
    <w:rsid w:val="00F26CCB"/>
    <w:rsid w:val="00F276AE"/>
    <w:rsid w:val="00F27EAB"/>
    <w:rsid w:val="00F3000E"/>
    <w:rsid w:val="00F30E81"/>
    <w:rsid w:val="00F30F74"/>
    <w:rsid w:val="00F3171B"/>
    <w:rsid w:val="00F31BBD"/>
    <w:rsid w:val="00F322E1"/>
    <w:rsid w:val="00F33338"/>
    <w:rsid w:val="00F338CE"/>
    <w:rsid w:val="00F339C6"/>
    <w:rsid w:val="00F33DC6"/>
    <w:rsid w:val="00F341C9"/>
    <w:rsid w:val="00F34B33"/>
    <w:rsid w:val="00F34DAE"/>
    <w:rsid w:val="00F354EA"/>
    <w:rsid w:val="00F36B27"/>
    <w:rsid w:val="00F36C15"/>
    <w:rsid w:val="00F373D9"/>
    <w:rsid w:val="00F3772F"/>
    <w:rsid w:val="00F37AB6"/>
    <w:rsid w:val="00F37AC2"/>
    <w:rsid w:val="00F401CB"/>
    <w:rsid w:val="00F40E28"/>
    <w:rsid w:val="00F424C1"/>
    <w:rsid w:val="00F42828"/>
    <w:rsid w:val="00F42F8D"/>
    <w:rsid w:val="00F42FFF"/>
    <w:rsid w:val="00F43395"/>
    <w:rsid w:val="00F44D9D"/>
    <w:rsid w:val="00F45722"/>
    <w:rsid w:val="00F45D1F"/>
    <w:rsid w:val="00F46091"/>
    <w:rsid w:val="00F463DF"/>
    <w:rsid w:val="00F47B6F"/>
    <w:rsid w:val="00F500EA"/>
    <w:rsid w:val="00F5095F"/>
    <w:rsid w:val="00F50BAF"/>
    <w:rsid w:val="00F51AB3"/>
    <w:rsid w:val="00F51D58"/>
    <w:rsid w:val="00F52B7A"/>
    <w:rsid w:val="00F52BA2"/>
    <w:rsid w:val="00F53B65"/>
    <w:rsid w:val="00F53F94"/>
    <w:rsid w:val="00F54811"/>
    <w:rsid w:val="00F54AFE"/>
    <w:rsid w:val="00F55633"/>
    <w:rsid w:val="00F56162"/>
    <w:rsid w:val="00F56867"/>
    <w:rsid w:val="00F60043"/>
    <w:rsid w:val="00F60329"/>
    <w:rsid w:val="00F603C0"/>
    <w:rsid w:val="00F607A4"/>
    <w:rsid w:val="00F61AA0"/>
    <w:rsid w:val="00F61B73"/>
    <w:rsid w:val="00F62362"/>
    <w:rsid w:val="00F62EF4"/>
    <w:rsid w:val="00F650A2"/>
    <w:rsid w:val="00F65336"/>
    <w:rsid w:val="00F65B0C"/>
    <w:rsid w:val="00F65BC7"/>
    <w:rsid w:val="00F660AE"/>
    <w:rsid w:val="00F66A07"/>
    <w:rsid w:val="00F66C57"/>
    <w:rsid w:val="00F671BF"/>
    <w:rsid w:val="00F67776"/>
    <w:rsid w:val="00F702EE"/>
    <w:rsid w:val="00F7115E"/>
    <w:rsid w:val="00F7125A"/>
    <w:rsid w:val="00F71B2A"/>
    <w:rsid w:val="00F727D9"/>
    <w:rsid w:val="00F72BB8"/>
    <w:rsid w:val="00F74189"/>
    <w:rsid w:val="00F751AE"/>
    <w:rsid w:val="00F755B0"/>
    <w:rsid w:val="00F7590F"/>
    <w:rsid w:val="00F75EED"/>
    <w:rsid w:val="00F764F2"/>
    <w:rsid w:val="00F772BE"/>
    <w:rsid w:val="00F800D7"/>
    <w:rsid w:val="00F802AD"/>
    <w:rsid w:val="00F81541"/>
    <w:rsid w:val="00F81552"/>
    <w:rsid w:val="00F81BAC"/>
    <w:rsid w:val="00F82AC0"/>
    <w:rsid w:val="00F82C37"/>
    <w:rsid w:val="00F82CC6"/>
    <w:rsid w:val="00F8325A"/>
    <w:rsid w:val="00F833A0"/>
    <w:rsid w:val="00F834CE"/>
    <w:rsid w:val="00F83603"/>
    <w:rsid w:val="00F837A1"/>
    <w:rsid w:val="00F8469E"/>
    <w:rsid w:val="00F84B29"/>
    <w:rsid w:val="00F84B3D"/>
    <w:rsid w:val="00F84C21"/>
    <w:rsid w:val="00F84FDA"/>
    <w:rsid w:val="00F855CD"/>
    <w:rsid w:val="00F856FF"/>
    <w:rsid w:val="00F85817"/>
    <w:rsid w:val="00F8610A"/>
    <w:rsid w:val="00F86F07"/>
    <w:rsid w:val="00F90148"/>
    <w:rsid w:val="00F912B3"/>
    <w:rsid w:val="00F9179D"/>
    <w:rsid w:val="00F91EDD"/>
    <w:rsid w:val="00F92DC8"/>
    <w:rsid w:val="00F92ECC"/>
    <w:rsid w:val="00F93830"/>
    <w:rsid w:val="00F93D54"/>
    <w:rsid w:val="00F9400F"/>
    <w:rsid w:val="00F941BF"/>
    <w:rsid w:val="00F944B0"/>
    <w:rsid w:val="00F9516B"/>
    <w:rsid w:val="00F956EF"/>
    <w:rsid w:val="00F95A0D"/>
    <w:rsid w:val="00F95F65"/>
    <w:rsid w:val="00F95F8D"/>
    <w:rsid w:val="00F96D2E"/>
    <w:rsid w:val="00F9728E"/>
    <w:rsid w:val="00F97582"/>
    <w:rsid w:val="00F975E4"/>
    <w:rsid w:val="00F975E9"/>
    <w:rsid w:val="00F97707"/>
    <w:rsid w:val="00F97974"/>
    <w:rsid w:val="00FA0423"/>
    <w:rsid w:val="00FA047E"/>
    <w:rsid w:val="00FA07E0"/>
    <w:rsid w:val="00FA1740"/>
    <w:rsid w:val="00FA225A"/>
    <w:rsid w:val="00FA2FA9"/>
    <w:rsid w:val="00FA4F19"/>
    <w:rsid w:val="00FA5C54"/>
    <w:rsid w:val="00FA64F2"/>
    <w:rsid w:val="00FA67D6"/>
    <w:rsid w:val="00FA6ECC"/>
    <w:rsid w:val="00FA7093"/>
    <w:rsid w:val="00FA70E9"/>
    <w:rsid w:val="00FA72EA"/>
    <w:rsid w:val="00FB0144"/>
    <w:rsid w:val="00FB04C5"/>
    <w:rsid w:val="00FB11A5"/>
    <w:rsid w:val="00FB1229"/>
    <w:rsid w:val="00FB15FA"/>
    <w:rsid w:val="00FB21BF"/>
    <w:rsid w:val="00FB25A8"/>
    <w:rsid w:val="00FB378D"/>
    <w:rsid w:val="00FB406A"/>
    <w:rsid w:val="00FB45FF"/>
    <w:rsid w:val="00FB5026"/>
    <w:rsid w:val="00FB5393"/>
    <w:rsid w:val="00FB6675"/>
    <w:rsid w:val="00FB67FF"/>
    <w:rsid w:val="00FB6916"/>
    <w:rsid w:val="00FB6FC7"/>
    <w:rsid w:val="00FB74CA"/>
    <w:rsid w:val="00FB7E27"/>
    <w:rsid w:val="00FC0264"/>
    <w:rsid w:val="00FC090F"/>
    <w:rsid w:val="00FC0E78"/>
    <w:rsid w:val="00FC2900"/>
    <w:rsid w:val="00FC2B0B"/>
    <w:rsid w:val="00FC3027"/>
    <w:rsid w:val="00FC3960"/>
    <w:rsid w:val="00FC4688"/>
    <w:rsid w:val="00FC4AAC"/>
    <w:rsid w:val="00FC5170"/>
    <w:rsid w:val="00FC5A66"/>
    <w:rsid w:val="00FC5B21"/>
    <w:rsid w:val="00FC5E11"/>
    <w:rsid w:val="00FC6754"/>
    <w:rsid w:val="00FC67DA"/>
    <w:rsid w:val="00FC6B24"/>
    <w:rsid w:val="00FC6E06"/>
    <w:rsid w:val="00FC70D9"/>
    <w:rsid w:val="00FC717F"/>
    <w:rsid w:val="00FC77D0"/>
    <w:rsid w:val="00FD0301"/>
    <w:rsid w:val="00FD0747"/>
    <w:rsid w:val="00FD142A"/>
    <w:rsid w:val="00FD1D23"/>
    <w:rsid w:val="00FD2796"/>
    <w:rsid w:val="00FD38AC"/>
    <w:rsid w:val="00FD4640"/>
    <w:rsid w:val="00FD5F55"/>
    <w:rsid w:val="00FD6AF1"/>
    <w:rsid w:val="00FD7ABD"/>
    <w:rsid w:val="00FD7BC1"/>
    <w:rsid w:val="00FE0691"/>
    <w:rsid w:val="00FE0CB7"/>
    <w:rsid w:val="00FE0D82"/>
    <w:rsid w:val="00FE12C4"/>
    <w:rsid w:val="00FE1588"/>
    <w:rsid w:val="00FE19DF"/>
    <w:rsid w:val="00FE1A2A"/>
    <w:rsid w:val="00FE1D25"/>
    <w:rsid w:val="00FE2104"/>
    <w:rsid w:val="00FE24D9"/>
    <w:rsid w:val="00FE2BC4"/>
    <w:rsid w:val="00FE3972"/>
    <w:rsid w:val="00FE4F7F"/>
    <w:rsid w:val="00FE50E6"/>
    <w:rsid w:val="00FE52C4"/>
    <w:rsid w:val="00FE58C9"/>
    <w:rsid w:val="00FE60E6"/>
    <w:rsid w:val="00FE6CB4"/>
    <w:rsid w:val="00FE74C7"/>
    <w:rsid w:val="00FE7679"/>
    <w:rsid w:val="00FE79E0"/>
    <w:rsid w:val="00FE79F3"/>
    <w:rsid w:val="00FE7DC7"/>
    <w:rsid w:val="00FE7EBA"/>
    <w:rsid w:val="00FF0819"/>
    <w:rsid w:val="00FF086E"/>
    <w:rsid w:val="00FF1108"/>
    <w:rsid w:val="00FF119F"/>
    <w:rsid w:val="00FF149E"/>
    <w:rsid w:val="00FF1B6E"/>
    <w:rsid w:val="00FF1D9E"/>
    <w:rsid w:val="00FF1EAA"/>
    <w:rsid w:val="00FF1EAF"/>
    <w:rsid w:val="00FF287A"/>
    <w:rsid w:val="00FF3275"/>
    <w:rsid w:val="00FF3843"/>
    <w:rsid w:val="00FF391B"/>
    <w:rsid w:val="00FF4E6D"/>
    <w:rsid w:val="00FF727B"/>
    <w:rsid w:val="00FF7C2B"/>
    <w:rsid w:val="00FF7D4B"/>
    <w:rsid w:val="0CA53A56"/>
    <w:rsid w:val="109D8E8A"/>
    <w:rsid w:val="170E4D90"/>
    <w:rsid w:val="33249EA7"/>
    <w:rsid w:val="36854D62"/>
    <w:rsid w:val="636E334D"/>
    <w:rsid w:val="77C3E206"/>
    <w:rsid w:val="7D0ACBF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9ED4A"/>
  <w15:docId w15:val="{4E74C015-4D19-4D5A-B99E-48D41216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EC1BAE"/>
    <w:pPr>
      <w:ind w:firstLine="567"/>
      <w:jc w:val="both"/>
    </w:pPr>
    <w:rPr>
      <w:sz w:val="24"/>
    </w:rPr>
  </w:style>
  <w:style w:type="paragraph" w:styleId="1">
    <w:name w:val="heading 1"/>
    <w:aliases w:val="_GOST_1"/>
    <w:next w:val="GOSTNormal"/>
    <w:link w:val="10"/>
    <w:qFormat/>
    <w:rsid w:val="00EC1BAE"/>
    <w:pPr>
      <w:keepNext/>
      <w:pageBreakBefore/>
      <w:numPr>
        <w:numId w:val="103"/>
      </w:numPr>
      <w:tabs>
        <w:tab w:val="left" w:pos="567"/>
      </w:tabs>
      <w:suppressAutoHyphens/>
      <w:spacing w:before="240" w:after="360"/>
      <w:contextualSpacing/>
      <w:jc w:val="center"/>
      <w:outlineLvl w:val="0"/>
    </w:pPr>
    <w:rPr>
      <w:b/>
      <w:caps/>
      <w:sz w:val="32"/>
      <w:szCs w:val="36"/>
    </w:rPr>
  </w:style>
  <w:style w:type="paragraph" w:styleId="21">
    <w:name w:val="heading 2"/>
    <w:aliases w:val="_GOST_2"/>
    <w:basedOn w:val="1"/>
    <w:next w:val="GOSTNormal"/>
    <w:link w:val="22"/>
    <w:qFormat/>
    <w:rsid w:val="00EC1BAE"/>
    <w:pPr>
      <w:keepLines/>
      <w:pageBreakBefore w:val="0"/>
      <w:numPr>
        <w:ilvl w:val="1"/>
      </w:numPr>
      <w:tabs>
        <w:tab w:val="clear" w:pos="576"/>
        <w:tab w:val="left" w:pos="851"/>
      </w:tabs>
      <w:spacing w:after="240"/>
      <w:jc w:val="left"/>
      <w:outlineLvl w:val="1"/>
    </w:pPr>
    <w:rPr>
      <w:rFonts w:cs="Arial"/>
      <w:bCs/>
      <w:iCs/>
      <w:caps w:val="0"/>
      <w:szCs w:val="32"/>
    </w:rPr>
  </w:style>
  <w:style w:type="paragraph" w:styleId="31">
    <w:name w:val="heading 3"/>
    <w:aliases w:val="_GOST_3"/>
    <w:basedOn w:val="21"/>
    <w:next w:val="GOSTNormal"/>
    <w:link w:val="32"/>
    <w:qFormat/>
    <w:rsid w:val="00EC1BAE"/>
    <w:pPr>
      <w:numPr>
        <w:ilvl w:val="2"/>
      </w:numPr>
      <w:tabs>
        <w:tab w:val="clear" w:pos="851"/>
        <w:tab w:val="left" w:pos="964"/>
      </w:tabs>
      <w:outlineLvl w:val="2"/>
    </w:pPr>
    <w:rPr>
      <w:bCs w:val="0"/>
      <w:sz w:val="26"/>
      <w:szCs w:val="26"/>
    </w:rPr>
  </w:style>
  <w:style w:type="paragraph" w:styleId="41">
    <w:name w:val="heading 4"/>
    <w:aliases w:val="_GOST_4"/>
    <w:basedOn w:val="31"/>
    <w:next w:val="GOSTNormal"/>
    <w:qFormat/>
    <w:rsid w:val="00EC1BAE"/>
    <w:pPr>
      <w:numPr>
        <w:ilvl w:val="3"/>
      </w:numPr>
      <w:tabs>
        <w:tab w:val="clear" w:pos="964"/>
        <w:tab w:val="left" w:pos="1134"/>
      </w:tabs>
      <w:outlineLvl w:val="3"/>
    </w:pPr>
    <w:rPr>
      <w:sz w:val="24"/>
    </w:rPr>
  </w:style>
  <w:style w:type="paragraph" w:styleId="51">
    <w:name w:val="heading 5"/>
    <w:aliases w:val="_GOST_5"/>
    <w:basedOn w:val="41"/>
    <w:next w:val="GOSTNormal"/>
    <w:qFormat/>
    <w:rsid w:val="00EC1BAE"/>
    <w:pPr>
      <w:numPr>
        <w:ilvl w:val="4"/>
      </w:numPr>
      <w:tabs>
        <w:tab w:val="clear" w:pos="1134"/>
        <w:tab w:val="left" w:pos="1276"/>
      </w:tabs>
      <w:spacing w:after="120"/>
      <w:outlineLvl w:val="4"/>
    </w:pPr>
    <w:rPr>
      <w:rFonts w:cs="Times New Roman"/>
      <w:bCs/>
      <w:iCs w:val="0"/>
      <w:lang w:eastAsia="ko-KR"/>
    </w:rPr>
  </w:style>
  <w:style w:type="paragraph" w:styleId="6">
    <w:name w:val="heading 6"/>
    <w:aliases w:val="_GOST_6"/>
    <w:basedOn w:val="51"/>
    <w:next w:val="GOSTNormal"/>
    <w:autoRedefine/>
    <w:qFormat/>
    <w:rsid w:val="00EC1BAE"/>
    <w:pPr>
      <w:numPr>
        <w:ilvl w:val="5"/>
      </w:numPr>
      <w:tabs>
        <w:tab w:val="clear" w:pos="1276"/>
        <w:tab w:val="left" w:pos="1418"/>
      </w:tabs>
      <w:outlineLvl w:val="5"/>
    </w:pPr>
    <w:rPr>
      <w:bCs w:val="0"/>
      <w:i/>
      <w:szCs w:val="22"/>
    </w:rPr>
  </w:style>
  <w:style w:type="paragraph" w:styleId="7">
    <w:name w:val="heading 7"/>
    <w:basedOn w:val="a4"/>
    <w:next w:val="a4"/>
    <w:qFormat/>
    <w:rsid w:val="00EC1BAE"/>
    <w:pPr>
      <w:numPr>
        <w:ilvl w:val="6"/>
        <w:numId w:val="103"/>
      </w:numPr>
      <w:spacing w:before="240" w:after="60"/>
      <w:outlineLvl w:val="6"/>
    </w:pPr>
  </w:style>
  <w:style w:type="paragraph" w:styleId="8">
    <w:name w:val="heading 8"/>
    <w:basedOn w:val="a4"/>
    <w:next w:val="a4"/>
    <w:link w:val="80"/>
    <w:qFormat/>
    <w:rsid w:val="00EC1BAE"/>
    <w:pPr>
      <w:numPr>
        <w:ilvl w:val="7"/>
        <w:numId w:val="103"/>
      </w:numPr>
      <w:spacing w:before="240" w:after="60"/>
      <w:outlineLvl w:val="7"/>
    </w:pPr>
    <w:rPr>
      <w:i/>
      <w:iCs/>
    </w:rPr>
  </w:style>
  <w:style w:type="paragraph" w:styleId="9">
    <w:name w:val="heading 9"/>
    <w:basedOn w:val="a4"/>
    <w:next w:val="a4"/>
    <w:qFormat/>
    <w:rsid w:val="00EC1BAE"/>
    <w:pPr>
      <w:numPr>
        <w:ilvl w:val="8"/>
        <w:numId w:val="104"/>
      </w:numPr>
      <w:spacing w:before="240" w:after="60"/>
      <w:outlineLvl w:val="8"/>
    </w:pPr>
    <w:rPr>
      <w:rFonts w:ascii="Arial" w:hAnsi="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GOSTFigure">
    <w:name w:val="_GOST_Figure"/>
    <w:next w:val="GOSTFigName"/>
    <w:rsid w:val="00EC1BAE"/>
    <w:pPr>
      <w:keepNext/>
      <w:spacing w:before="120" w:after="120"/>
      <w:jc w:val="center"/>
    </w:pPr>
    <w:rPr>
      <w:sz w:val="24"/>
    </w:rPr>
  </w:style>
  <w:style w:type="paragraph" w:customStyle="1" w:styleId="GOSTFigName">
    <w:name w:val="_GOST_Fig_Name"/>
    <w:basedOn w:val="GOSTFigure"/>
    <w:next w:val="GOSTNormal"/>
    <w:rsid w:val="00EC1BAE"/>
    <w:pPr>
      <w:keepNext w:val="0"/>
      <w:numPr>
        <w:numId w:val="63"/>
      </w:numPr>
      <w:suppressAutoHyphens/>
      <w:contextualSpacing/>
    </w:pPr>
    <w:rPr>
      <w:b/>
      <w:szCs w:val="24"/>
    </w:rPr>
  </w:style>
  <w:style w:type="paragraph" w:customStyle="1" w:styleId="GOSTheader">
    <w:name w:val="_GOST_header"/>
    <w:rsid w:val="00EC1BAE"/>
    <w:pPr>
      <w:suppressAutoHyphens/>
    </w:pPr>
    <w:rPr>
      <w:color w:val="333333"/>
      <w:sz w:val="22"/>
    </w:rPr>
  </w:style>
  <w:style w:type="paragraph" w:customStyle="1" w:styleId="GOSTListmark1">
    <w:name w:val="_GOST_List_mark1"/>
    <w:rsid w:val="00EC1BAE"/>
    <w:pPr>
      <w:numPr>
        <w:numId w:val="64"/>
      </w:numPr>
      <w:jc w:val="both"/>
    </w:pPr>
    <w:rPr>
      <w:snapToGrid w:val="0"/>
      <w:sz w:val="24"/>
    </w:rPr>
  </w:style>
  <w:style w:type="paragraph" w:customStyle="1" w:styleId="GOSTListmark2">
    <w:name w:val="_GOST_List_mark2"/>
    <w:rsid w:val="00EC1BAE"/>
    <w:pPr>
      <w:numPr>
        <w:numId w:val="65"/>
      </w:numPr>
      <w:jc w:val="both"/>
    </w:pPr>
    <w:rPr>
      <w:snapToGrid w:val="0"/>
      <w:sz w:val="24"/>
    </w:rPr>
  </w:style>
  <w:style w:type="paragraph" w:customStyle="1" w:styleId="GOSTListmark3">
    <w:name w:val="_GOST_List_mark3"/>
    <w:basedOn w:val="a4"/>
    <w:rsid w:val="00EC1BAE"/>
    <w:pPr>
      <w:numPr>
        <w:numId w:val="66"/>
      </w:numPr>
    </w:pPr>
    <w:rPr>
      <w:snapToGrid w:val="0"/>
    </w:rPr>
  </w:style>
  <w:style w:type="paragraph" w:customStyle="1" w:styleId="GOSTListmark4">
    <w:name w:val="_GOST_List_mark4"/>
    <w:basedOn w:val="a4"/>
    <w:rsid w:val="00EC1BAE"/>
    <w:pPr>
      <w:numPr>
        <w:numId w:val="68"/>
      </w:numPr>
    </w:pPr>
  </w:style>
  <w:style w:type="paragraph" w:styleId="a8">
    <w:name w:val="header"/>
    <w:basedOn w:val="a4"/>
    <w:link w:val="a9"/>
    <w:rsid w:val="00EC1BAE"/>
    <w:pPr>
      <w:tabs>
        <w:tab w:val="center" w:pos="4677"/>
        <w:tab w:val="right" w:pos="9355"/>
      </w:tabs>
    </w:pPr>
  </w:style>
  <w:style w:type="paragraph" w:customStyle="1" w:styleId="GOSTListnote">
    <w:name w:val="_GOST_List_note"/>
    <w:basedOn w:val="GOSTListmark3"/>
    <w:rsid w:val="002F5B7D"/>
    <w:pPr>
      <w:numPr>
        <w:numId w:val="0"/>
      </w:numPr>
    </w:pPr>
  </w:style>
  <w:style w:type="paragraph" w:customStyle="1" w:styleId="GOSTListnormal18">
    <w:name w:val="_GOST_List_normal_1.8"/>
    <w:rsid w:val="00EC1BAE"/>
    <w:pPr>
      <w:tabs>
        <w:tab w:val="left" w:pos="1021"/>
      </w:tabs>
      <w:ind w:left="1021"/>
      <w:jc w:val="both"/>
    </w:pPr>
    <w:rPr>
      <w:snapToGrid w:val="0"/>
      <w:sz w:val="24"/>
    </w:rPr>
  </w:style>
  <w:style w:type="paragraph" w:customStyle="1" w:styleId="GOSTListnum2">
    <w:name w:val="_GOST_List_num2"/>
    <w:basedOn w:val="GOSTListnum"/>
    <w:rsid w:val="00EC1BAE"/>
    <w:pPr>
      <w:numPr>
        <w:ilvl w:val="1"/>
      </w:numPr>
    </w:pPr>
    <w:rPr>
      <w:szCs w:val="24"/>
    </w:rPr>
  </w:style>
  <w:style w:type="paragraph" w:customStyle="1" w:styleId="GOSTNameTable">
    <w:name w:val="_GOST_Name_Table"/>
    <w:rsid w:val="00EC1BAE"/>
    <w:pPr>
      <w:keepNext/>
      <w:numPr>
        <w:numId w:val="73"/>
      </w:numPr>
      <w:suppressAutoHyphens/>
      <w:spacing w:before="240" w:after="120"/>
    </w:pPr>
    <w:rPr>
      <w:b/>
      <w:sz w:val="24"/>
    </w:rPr>
  </w:style>
  <w:style w:type="paragraph" w:customStyle="1" w:styleId="GOSTNormal">
    <w:name w:val="_GOST_Normal"/>
    <w:link w:val="GOSTNormal0"/>
    <w:rsid w:val="00EC1BAE"/>
    <w:pPr>
      <w:spacing w:before="120" w:after="60"/>
      <w:ind w:firstLine="567"/>
      <w:contextualSpacing/>
      <w:jc w:val="both"/>
    </w:pPr>
    <w:rPr>
      <w:sz w:val="24"/>
    </w:rPr>
  </w:style>
  <w:style w:type="paragraph" w:customStyle="1" w:styleId="GOSTNormalWithout">
    <w:name w:val="_GOST_Normal_Without"/>
    <w:basedOn w:val="GOSTNormal"/>
    <w:next w:val="GOSTNormal"/>
    <w:rsid w:val="00EC1BAE"/>
    <w:pPr>
      <w:keepNext/>
    </w:pPr>
  </w:style>
  <w:style w:type="paragraph" w:customStyle="1" w:styleId="GOSTNote">
    <w:name w:val="_GOST_Note"/>
    <w:next w:val="GOSTNormal"/>
    <w:link w:val="GOSTNote0"/>
    <w:rsid w:val="00EC1BAE"/>
    <w:pPr>
      <w:spacing w:before="120" w:after="120"/>
      <w:ind w:left="1701" w:hanging="1701"/>
      <w:jc w:val="both"/>
    </w:pPr>
    <w:rPr>
      <w:sz w:val="24"/>
    </w:rPr>
  </w:style>
  <w:style w:type="paragraph" w:customStyle="1" w:styleId="GOSTNoteContinue">
    <w:name w:val="_GOST_Note_Continue"/>
    <w:basedOn w:val="GOSTNote"/>
    <w:rsid w:val="00EC1BAE"/>
    <w:pPr>
      <w:ind w:firstLine="0"/>
    </w:pPr>
  </w:style>
  <w:style w:type="paragraph" w:customStyle="1" w:styleId="GOSTReg">
    <w:name w:val="_GOST_Reg"/>
    <w:next w:val="GOSTNormal"/>
    <w:rsid w:val="00EC1BAE"/>
    <w:pPr>
      <w:keepNext/>
      <w:pageBreakBefore/>
      <w:spacing w:before="120" w:after="120"/>
      <w:contextualSpacing/>
      <w:jc w:val="center"/>
      <w:outlineLvl w:val="0"/>
    </w:pPr>
    <w:rPr>
      <w:b/>
      <w:caps/>
      <w:sz w:val="28"/>
    </w:rPr>
  </w:style>
  <w:style w:type="paragraph" w:customStyle="1" w:styleId="GOSTScript">
    <w:name w:val="_GOST_Script"/>
    <w:basedOn w:val="a4"/>
    <w:rsid w:val="00EF1872"/>
    <w:pPr>
      <w:pBdr>
        <w:top w:val="dotted" w:sz="4" w:space="1" w:color="auto"/>
        <w:left w:val="dotted" w:sz="4" w:space="4" w:color="auto"/>
        <w:bottom w:val="dotted" w:sz="4" w:space="1" w:color="auto"/>
        <w:right w:val="dotted" w:sz="4" w:space="4" w:color="auto"/>
      </w:pBdr>
    </w:pPr>
    <w:rPr>
      <w:rFonts w:ascii="Courier New" w:hAnsi="Courier New"/>
      <w:noProof/>
      <w:spacing w:val="-20"/>
      <w:sz w:val="20"/>
      <w:lang w:val="en-US"/>
    </w:rPr>
  </w:style>
  <w:style w:type="paragraph" w:customStyle="1" w:styleId="GOSTSign">
    <w:name w:val="_GOST_Sign"/>
    <w:basedOn w:val="GOSTReg"/>
    <w:next w:val="GOSTNormal"/>
    <w:rsid w:val="00EC1BAE"/>
    <w:pPr>
      <w:pageBreakBefore w:val="0"/>
      <w:outlineLvl w:val="9"/>
    </w:pPr>
  </w:style>
  <w:style w:type="character" w:customStyle="1" w:styleId="GOSTSymBold">
    <w:name w:val="_GOST_Sym_Bold"/>
    <w:rsid w:val="00EC1BAE"/>
    <w:rPr>
      <w:b/>
    </w:rPr>
  </w:style>
  <w:style w:type="character" w:customStyle="1" w:styleId="GOSTSymBoldItalic">
    <w:name w:val="_GOST_Sym_Bold_Italic"/>
    <w:rsid w:val="00EC1BAE"/>
    <w:rPr>
      <w:b/>
      <w:i/>
    </w:rPr>
  </w:style>
  <w:style w:type="character" w:customStyle="1" w:styleId="GOSTSymItalic">
    <w:name w:val="_GOST_Sym_Italic"/>
    <w:rsid w:val="00EC1BAE"/>
    <w:rPr>
      <w:i/>
    </w:rPr>
  </w:style>
  <w:style w:type="table" w:customStyle="1" w:styleId="GOSTTable">
    <w:name w:val="_GOST_Table"/>
    <w:basedOn w:val="a6"/>
    <w:rsid w:val="00EC1BAE"/>
    <w:pPr>
      <w:jc w:val="both"/>
    </w:pPr>
    <w:rPr>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link w:val="GOSTTablenorm0"/>
    <w:qFormat/>
    <w:rsid w:val="00EC1BAE"/>
    <w:pPr>
      <w:ind w:left="57" w:right="57"/>
      <w:jc w:val="both"/>
    </w:pPr>
    <w:rPr>
      <w:sz w:val="22"/>
    </w:rPr>
  </w:style>
  <w:style w:type="paragraph" w:customStyle="1" w:styleId="GOSTTableHead">
    <w:name w:val="_GOST_Table_Head"/>
    <w:basedOn w:val="GOSTTablenorm"/>
    <w:link w:val="GOSTTableHead0"/>
    <w:rsid w:val="00EC1BAE"/>
    <w:pPr>
      <w:keepNext/>
      <w:suppressAutoHyphens/>
      <w:ind w:left="0" w:right="0"/>
      <w:jc w:val="center"/>
    </w:pPr>
    <w:rPr>
      <w:b/>
      <w:bCs/>
    </w:rPr>
  </w:style>
  <w:style w:type="paragraph" w:customStyle="1" w:styleId="GOSTTableListMark1">
    <w:name w:val="_GOST_Table_List_Mark_1"/>
    <w:link w:val="GOSTTableListMark10"/>
    <w:rsid w:val="00EC1BAE"/>
    <w:pPr>
      <w:numPr>
        <w:numId w:val="76"/>
      </w:numPr>
      <w:tabs>
        <w:tab w:val="left" w:pos="284"/>
      </w:tabs>
      <w:ind w:right="57"/>
    </w:pPr>
    <w:rPr>
      <w:sz w:val="22"/>
    </w:rPr>
  </w:style>
  <w:style w:type="paragraph" w:customStyle="1" w:styleId="GOSTTableListNum1">
    <w:name w:val="_GOST_Table_List_Num_1"/>
    <w:rsid w:val="00EC1BAE"/>
    <w:pPr>
      <w:numPr>
        <w:numId w:val="85"/>
      </w:numPr>
    </w:pPr>
    <w:rPr>
      <w:sz w:val="22"/>
    </w:rPr>
  </w:style>
  <w:style w:type="paragraph" w:customStyle="1" w:styleId="GOSTTableNum">
    <w:name w:val="_GOST_Table_Num"/>
    <w:rsid w:val="00EC1BAE"/>
    <w:pPr>
      <w:numPr>
        <w:numId w:val="92"/>
      </w:numPr>
    </w:pPr>
    <w:rPr>
      <w:sz w:val="22"/>
    </w:rPr>
  </w:style>
  <w:style w:type="paragraph" w:customStyle="1" w:styleId="GOSTTitul0">
    <w:name w:val="_GOST_Titul_0"/>
    <w:rsid w:val="00EC1BAE"/>
    <w:pPr>
      <w:suppressAutoHyphens/>
      <w:spacing w:line="360" w:lineRule="auto"/>
      <w:contextualSpacing/>
      <w:jc w:val="center"/>
    </w:pPr>
    <w:rPr>
      <w:sz w:val="28"/>
      <w:szCs w:val="28"/>
    </w:rPr>
  </w:style>
  <w:style w:type="character" w:customStyle="1" w:styleId="aa">
    <w:name w:val="Текст примечания Знак"/>
    <w:aliases w:val="Знак3 Знак"/>
    <w:link w:val="ab"/>
    <w:rsid w:val="00EC1BAE"/>
  </w:style>
  <w:style w:type="paragraph" w:customStyle="1" w:styleId="GOSTTitul1">
    <w:name w:val="_GOST_Titul_1"/>
    <w:rsid w:val="00EC1BAE"/>
    <w:pPr>
      <w:suppressAutoHyphens/>
      <w:spacing w:before="240" w:after="240"/>
      <w:contextualSpacing/>
      <w:jc w:val="center"/>
    </w:pPr>
    <w:rPr>
      <w:sz w:val="32"/>
      <w:szCs w:val="28"/>
    </w:rPr>
  </w:style>
  <w:style w:type="paragraph" w:customStyle="1" w:styleId="GOSTTitul2">
    <w:name w:val="_GOST_Titul_2"/>
    <w:rsid w:val="00EC1BAE"/>
    <w:pPr>
      <w:suppressAutoHyphens/>
      <w:jc w:val="center"/>
    </w:pPr>
    <w:rPr>
      <w:b/>
      <w:caps/>
      <w:sz w:val="32"/>
      <w:szCs w:val="28"/>
    </w:rPr>
  </w:style>
  <w:style w:type="paragraph" w:customStyle="1" w:styleId="GOSTTitulnamedoc">
    <w:name w:val="_GOST_Titul_name_doc"/>
    <w:rsid w:val="00EC1BAE"/>
    <w:pPr>
      <w:suppressAutoHyphens/>
      <w:spacing w:before="200" w:after="400"/>
      <w:contextualSpacing/>
      <w:jc w:val="center"/>
    </w:pPr>
    <w:rPr>
      <w:b/>
      <w:sz w:val="32"/>
      <w:szCs w:val="28"/>
    </w:rPr>
  </w:style>
  <w:style w:type="paragraph" w:customStyle="1" w:styleId="a3">
    <w:name w:val="Заг_Приложение"/>
    <w:basedOn w:val="1"/>
    <w:next w:val="GOSTNormal"/>
    <w:rsid w:val="00EC1BAE"/>
    <w:pPr>
      <w:numPr>
        <w:numId w:val="96"/>
      </w:numPr>
    </w:pPr>
  </w:style>
  <w:style w:type="paragraph" w:customStyle="1" w:styleId="23">
    <w:name w:val="Заг_2_Приложение"/>
    <w:basedOn w:val="a3"/>
    <w:next w:val="GOSTNormal"/>
    <w:link w:val="24"/>
    <w:rsid w:val="00EC1BAE"/>
    <w:pPr>
      <w:pageBreakBefore w:val="0"/>
      <w:numPr>
        <w:numId w:val="0"/>
      </w:numPr>
      <w:tabs>
        <w:tab w:val="clear" w:pos="567"/>
      </w:tabs>
      <w:spacing w:after="240"/>
      <w:ind w:left="454" w:hanging="454"/>
      <w:jc w:val="left"/>
    </w:pPr>
    <w:rPr>
      <w:caps w:val="0"/>
      <w:lang w:val="x-none" w:eastAsia="x-none"/>
    </w:rPr>
  </w:style>
  <w:style w:type="character" w:customStyle="1" w:styleId="24">
    <w:name w:val="Заг_2_Приложение Знак"/>
    <w:link w:val="23"/>
    <w:rsid w:val="00EC1BAE"/>
    <w:rPr>
      <w:b/>
      <w:sz w:val="32"/>
      <w:szCs w:val="36"/>
      <w:lang w:val="x-none" w:eastAsia="x-none"/>
    </w:rPr>
  </w:style>
  <w:style w:type="paragraph" w:customStyle="1" w:styleId="33">
    <w:name w:val="Заг_3_Приложение"/>
    <w:basedOn w:val="a4"/>
    <w:next w:val="GOSTNormal"/>
    <w:rsid w:val="00EC1BAE"/>
    <w:pPr>
      <w:keepNext/>
      <w:spacing w:before="240" w:after="120"/>
      <w:ind w:left="567" w:hanging="567"/>
      <w:contextualSpacing/>
      <w:outlineLvl w:val="1"/>
    </w:pPr>
    <w:rPr>
      <w:rFonts w:cs="Arial"/>
      <w:b/>
      <w:bCs/>
      <w:iCs/>
      <w:sz w:val="28"/>
      <w:szCs w:val="28"/>
    </w:rPr>
  </w:style>
  <w:style w:type="paragraph" w:styleId="ac">
    <w:name w:val="caption"/>
    <w:basedOn w:val="a4"/>
    <w:next w:val="a4"/>
    <w:qFormat/>
    <w:rsid w:val="00EC1BAE"/>
    <w:rPr>
      <w:b/>
      <w:bCs/>
      <w:sz w:val="20"/>
    </w:rPr>
  </w:style>
  <w:style w:type="character" w:styleId="ad">
    <w:name w:val="Hyperlink"/>
    <w:uiPriority w:val="99"/>
    <w:rsid w:val="00EC1BAE"/>
    <w:rPr>
      <w:color w:val="0000FF"/>
      <w:u w:val="single"/>
    </w:rPr>
  </w:style>
  <w:style w:type="paragraph" w:styleId="11">
    <w:name w:val="toc 1"/>
    <w:uiPriority w:val="39"/>
    <w:rsid w:val="00EC1BAE"/>
    <w:pPr>
      <w:tabs>
        <w:tab w:val="left" w:pos="454"/>
        <w:tab w:val="right" w:leader="dot" w:pos="9631"/>
      </w:tabs>
      <w:spacing w:before="60" w:after="60"/>
      <w:ind w:left="454" w:right="567" w:hanging="454"/>
    </w:pPr>
    <w:rPr>
      <w:b/>
      <w:bCs/>
      <w:caps/>
      <w:noProof/>
      <w:sz w:val="24"/>
      <w:szCs w:val="24"/>
    </w:rPr>
  </w:style>
  <w:style w:type="paragraph" w:styleId="25">
    <w:name w:val="toc 2"/>
    <w:basedOn w:val="11"/>
    <w:uiPriority w:val="39"/>
    <w:rsid w:val="00EC1BAE"/>
    <w:pPr>
      <w:tabs>
        <w:tab w:val="clear" w:pos="454"/>
        <w:tab w:val="left" w:pos="851"/>
      </w:tabs>
      <w:ind w:left="851" w:hanging="567"/>
      <w:contextualSpacing/>
    </w:pPr>
    <w:rPr>
      <w:b w:val="0"/>
      <w:caps w:val="0"/>
    </w:rPr>
  </w:style>
  <w:style w:type="paragraph" w:styleId="34">
    <w:name w:val="toc 3"/>
    <w:basedOn w:val="25"/>
    <w:uiPriority w:val="39"/>
    <w:rsid w:val="00EC1BAE"/>
    <w:pPr>
      <w:tabs>
        <w:tab w:val="clear" w:pos="851"/>
        <w:tab w:val="left" w:pos="1418"/>
      </w:tabs>
      <w:ind w:left="1418" w:hanging="851"/>
    </w:pPr>
    <w:rPr>
      <w:iCs/>
    </w:rPr>
  </w:style>
  <w:style w:type="paragraph" w:styleId="ae">
    <w:name w:val="Body Text Indent"/>
    <w:basedOn w:val="a4"/>
    <w:next w:val="a4"/>
    <w:semiHidden/>
    <w:rsid w:val="00EC1BAE"/>
    <w:pPr>
      <w:widowControl w:val="0"/>
      <w:tabs>
        <w:tab w:val="left" w:pos="1985"/>
        <w:tab w:val="left" w:pos="2127"/>
      </w:tabs>
      <w:spacing w:line="360" w:lineRule="auto"/>
      <w:ind w:firstLine="425"/>
    </w:pPr>
    <w:rPr>
      <w:snapToGrid w:val="0"/>
      <w:sz w:val="20"/>
    </w:rPr>
  </w:style>
  <w:style w:type="paragraph" w:styleId="26">
    <w:name w:val="Body Text Indent 2"/>
    <w:basedOn w:val="a4"/>
    <w:semiHidden/>
    <w:rsid w:val="00EC1BAE"/>
    <w:pPr>
      <w:widowControl w:val="0"/>
      <w:tabs>
        <w:tab w:val="left" w:pos="1985"/>
        <w:tab w:val="left" w:pos="2127"/>
      </w:tabs>
      <w:spacing w:line="360" w:lineRule="auto"/>
      <w:ind w:firstLine="425"/>
    </w:pPr>
    <w:rPr>
      <w:b/>
      <w:snapToGrid w:val="0"/>
      <w:sz w:val="20"/>
    </w:rPr>
  </w:style>
  <w:style w:type="paragraph" w:styleId="af">
    <w:name w:val="Document Map"/>
    <w:basedOn w:val="a4"/>
    <w:semiHidden/>
    <w:rsid w:val="00EC1BAE"/>
    <w:pPr>
      <w:shd w:val="clear" w:color="auto" w:fill="000080"/>
    </w:pPr>
    <w:rPr>
      <w:rFonts w:ascii="Tahoma" w:hAnsi="Tahoma" w:cs="Tahoma"/>
      <w:sz w:val="20"/>
    </w:rPr>
  </w:style>
  <w:style w:type="paragraph" w:styleId="42">
    <w:name w:val="toc 4"/>
    <w:basedOn w:val="a4"/>
    <w:next w:val="a4"/>
    <w:uiPriority w:val="39"/>
    <w:rsid w:val="00EC1BAE"/>
    <w:pPr>
      <w:tabs>
        <w:tab w:val="left" w:pos="1871"/>
        <w:tab w:val="right" w:leader="dot" w:pos="9633"/>
      </w:tabs>
      <w:ind w:left="1872" w:right="567" w:hanging="1021"/>
    </w:pPr>
  </w:style>
  <w:style w:type="paragraph" w:styleId="35">
    <w:name w:val="Body Text 3"/>
    <w:basedOn w:val="a4"/>
    <w:semiHidden/>
    <w:rsid w:val="00EC1BAE"/>
    <w:pPr>
      <w:spacing w:after="120"/>
    </w:pPr>
    <w:rPr>
      <w:sz w:val="16"/>
      <w:szCs w:val="16"/>
    </w:rPr>
  </w:style>
  <w:style w:type="paragraph" w:customStyle="1" w:styleId="GOSTListnormal1">
    <w:name w:val="_GOST_List_normal_1"/>
    <w:rsid w:val="00EC1BAE"/>
    <w:pPr>
      <w:tabs>
        <w:tab w:val="left" w:pos="284"/>
      </w:tabs>
      <w:spacing w:before="60" w:after="60"/>
      <w:ind w:left="851"/>
      <w:contextualSpacing/>
      <w:jc w:val="both"/>
    </w:pPr>
    <w:rPr>
      <w:snapToGrid w:val="0"/>
      <w:sz w:val="24"/>
    </w:rPr>
  </w:style>
  <w:style w:type="numbering" w:styleId="111111">
    <w:name w:val="Outline List 2"/>
    <w:basedOn w:val="a7"/>
    <w:semiHidden/>
    <w:rsid w:val="00EC1BAE"/>
    <w:pPr>
      <w:numPr>
        <w:numId w:val="9"/>
      </w:numPr>
    </w:pPr>
  </w:style>
  <w:style w:type="numbering" w:styleId="1ai">
    <w:name w:val="Outline List 1"/>
    <w:basedOn w:val="a7"/>
    <w:semiHidden/>
    <w:rsid w:val="00EC1BAE"/>
    <w:pPr>
      <w:numPr>
        <w:numId w:val="10"/>
      </w:numPr>
    </w:pPr>
  </w:style>
  <w:style w:type="paragraph" w:styleId="af0">
    <w:name w:val="Balloon Text"/>
    <w:basedOn w:val="a4"/>
    <w:link w:val="af1"/>
    <w:semiHidden/>
    <w:rsid w:val="00EC1BAE"/>
    <w:rPr>
      <w:rFonts w:ascii="Tahoma" w:hAnsi="Tahoma" w:cs="Tahoma"/>
      <w:sz w:val="16"/>
      <w:szCs w:val="16"/>
    </w:rPr>
  </w:style>
  <w:style w:type="paragraph" w:customStyle="1" w:styleId="GOSTListnormal28">
    <w:name w:val="_GOST_List_normal_2.8"/>
    <w:rsid w:val="00EC1BAE"/>
    <w:pPr>
      <w:tabs>
        <w:tab w:val="left" w:pos="1588"/>
      </w:tabs>
      <w:spacing w:before="60" w:after="60"/>
      <w:ind w:left="1588"/>
      <w:contextualSpacing/>
      <w:jc w:val="both"/>
    </w:pPr>
    <w:rPr>
      <w:snapToGrid w:val="0"/>
      <w:sz w:val="24"/>
    </w:rPr>
  </w:style>
  <w:style w:type="paragraph" w:styleId="ab">
    <w:name w:val="annotation text"/>
    <w:aliases w:val="Знак3"/>
    <w:basedOn w:val="a4"/>
    <w:link w:val="aa"/>
    <w:rsid w:val="00EC1BAE"/>
    <w:rPr>
      <w:sz w:val="20"/>
    </w:rPr>
  </w:style>
  <w:style w:type="paragraph" w:styleId="af2">
    <w:name w:val="annotation subject"/>
    <w:basedOn w:val="ab"/>
    <w:next w:val="ab"/>
    <w:link w:val="af3"/>
    <w:semiHidden/>
    <w:rsid w:val="00EC1BAE"/>
    <w:rPr>
      <w:b/>
      <w:bCs/>
    </w:rPr>
  </w:style>
  <w:style w:type="paragraph" w:styleId="52">
    <w:name w:val="toc 5"/>
    <w:basedOn w:val="a4"/>
    <w:next w:val="a4"/>
    <w:autoRedefine/>
    <w:uiPriority w:val="39"/>
    <w:rsid w:val="00EC1BAE"/>
    <w:pPr>
      <w:tabs>
        <w:tab w:val="left" w:pos="2410"/>
        <w:tab w:val="right" w:leader="dot" w:pos="9631"/>
      </w:tabs>
      <w:ind w:left="2410" w:right="567" w:hanging="1276"/>
      <w:jc w:val="left"/>
    </w:pPr>
    <w:rPr>
      <w:noProof/>
      <w:szCs w:val="18"/>
    </w:rPr>
  </w:style>
  <w:style w:type="paragraph" w:styleId="60">
    <w:name w:val="toc 6"/>
    <w:basedOn w:val="a4"/>
    <w:next w:val="a4"/>
    <w:autoRedefine/>
    <w:rsid w:val="00EC1BAE"/>
    <w:pPr>
      <w:ind w:left="1200"/>
      <w:jc w:val="left"/>
    </w:pPr>
    <w:rPr>
      <w:sz w:val="18"/>
      <w:szCs w:val="18"/>
    </w:rPr>
  </w:style>
  <w:style w:type="paragraph" w:styleId="70">
    <w:name w:val="toc 7"/>
    <w:basedOn w:val="a4"/>
    <w:next w:val="a4"/>
    <w:autoRedefine/>
    <w:rsid w:val="00EC1BAE"/>
    <w:pPr>
      <w:ind w:left="1440"/>
      <w:jc w:val="left"/>
    </w:pPr>
    <w:rPr>
      <w:sz w:val="18"/>
      <w:szCs w:val="18"/>
    </w:rPr>
  </w:style>
  <w:style w:type="paragraph" w:styleId="81">
    <w:name w:val="toc 8"/>
    <w:basedOn w:val="a4"/>
    <w:next w:val="a4"/>
    <w:autoRedefine/>
    <w:rsid w:val="00EC1BAE"/>
    <w:pPr>
      <w:ind w:left="1680"/>
      <w:jc w:val="left"/>
    </w:pPr>
    <w:rPr>
      <w:sz w:val="18"/>
      <w:szCs w:val="18"/>
    </w:rPr>
  </w:style>
  <w:style w:type="paragraph" w:styleId="90">
    <w:name w:val="toc 9"/>
    <w:basedOn w:val="a4"/>
    <w:next w:val="a4"/>
    <w:autoRedefine/>
    <w:rsid w:val="00EC1BAE"/>
    <w:pPr>
      <w:ind w:left="1920"/>
      <w:jc w:val="left"/>
    </w:pPr>
    <w:rPr>
      <w:sz w:val="18"/>
      <w:szCs w:val="18"/>
    </w:rPr>
  </w:style>
  <w:style w:type="character" w:styleId="af4">
    <w:name w:val="footnote reference"/>
    <w:aliases w:val="Ссылка на сноску 45"/>
    <w:rsid w:val="00EC1BAE"/>
    <w:rPr>
      <w:vertAlign w:val="superscript"/>
    </w:rPr>
  </w:style>
  <w:style w:type="paragraph" w:styleId="af5">
    <w:name w:val="footnote text"/>
    <w:aliases w:val="Footnote Text Char Знак Знак,Footnote Text Char Знак,Footnote Text Char Знак Знак Знак Знак, Знак2,Footnote Text Char Знак Знак Знак Знак Char Char,Текст сноски Знак Знак,Текст сноски Знак Знак Знак,Знак1 Знак Знак1 Знак З,Знак2"/>
    <w:link w:val="af6"/>
    <w:rsid w:val="00EC1BAE"/>
  </w:style>
  <w:style w:type="paragraph" w:styleId="43">
    <w:name w:val="List 4"/>
    <w:basedOn w:val="a4"/>
    <w:semiHidden/>
    <w:rsid w:val="00EC1BAE"/>
    <w:pPr>
      <w:ind w:left="1132" w:hanging="283"/>
    </w:pPr>
  </w:style>
  <w:style w:type="paragraph" w:styleId="27">
    <w:name w:val="Body Text 2"/>
    <w:basedOn w:val="a4"/>
    <w:semiHidden/>
    <w:rsid w:val="00EC1BAE"/>
    <w:pPr>
      <w:spacing w:after="120" w:line="480" w:lineRule="auto"/>
    </w:pPr>
  </w:style>
  <w:style w:type="paragraph" w:styleId="36">
    <w:name w:val="Body Text Indent 3"/>
    <w:basedOn w:val="a4"/>
    <w:semiHidden/>
    <w:rsid w:val="00EC1BAE"/>
    <w:pPr>
      <w:spacing w:after="120"/>
      <w:ind w:left="283"/>
    </w:pPr>
    <w:rPr>
      <w:sz w:val="16"/>
      <w:szCs w:val="16"/>
    </w:rPr>
  </w:style>
  <w:style w:type="character" w:styleId="af7">
    <w:name w:val="FollowedHyperlink"/>
    <w:semiHidden/>
    <w:rsid w:val="00EC1BAE"/>
    <w:rPr>
      <w:color w:val="800080"/>
      <w:u w:val="single"/>
    </w:rPr>
  </w:style>
  <w:style w:type="character" w:styleId="HTML">
    <w:name w:val="HTML Variable"/>
    <w:semiHidden/>
    <w:rsid w:val="00EC1BAE"/>
    <w:rPr>
      <w:i/>
      <w:iCs/>
    </w:rPr>
  </w:style>
  <w:style w:type="character" w:styleId="HTML0">
    <w:name w:val="HTML Typewriter"/>
    <w:semiHidden/>
    <w:rsid w:val="00EC1BAE"/>
    <w:rPr>
      <w:rFonts w:ascii="Courier New" w:hAnsi="Courier New" w:cs="Courier New"/>
      <w:sz w:val="20"/>
      <w:szCs w:val="20"/>
    </w:rPr>
  </w:style>
  <w:style w:type="paragraph" w:styleId="af8">
    <w:name w:val="Subtitle"/>
    <w:basedOn w:val="a4"/>
    <w:qFormat/>
    <w:rsid w:val="00EC1BAE"/>
    <w:pPr>
      <w:spacing w:after="60"/>
      <w:jc w:val="center"/>
      <w:outlineLvl w:val="1"/>
    </w:pPr>
    <w:rPr>
      <w:rFonts w:ascii="Arial" w:hAnsi="Arial" w:cs="Arial"/>
    </w:rPr>
  </w:style>
  <w:style w:type="paragraph" w:styleId="af9">
    <w:name w:val="Salutation"/>
    <w:basedOn w:val="a4"/>
    <w:next w:val="a4"/>
    <w:semiHidden/>
    <w:rsid w:val="00EC1BAE"/>
  </w:style>
  <w:style w:type="paragraph" w:styleId="afa">
    <w:name w:val="List Continue"/>
    <w:basedOn w:val="a4"/>
    <w:semiHidden/>
    <w:rsid w:val="00EC1BAE"/>
    <w:pPr>
      <w:spacing w:after="120"/>
      <w:ind w:left="283"/>
    </w:pPr>
  </w:style>
  <w:style w:type="paragraph" w:styleId="28">
    <w:name w:val="List Continue 2"/>
    <w:basedOn w:val="a4"/>
    <w:semiHidden/>
    <w:rsid w:val="00EC1BAE"/>
    <w:pPr>
      <w:spacing w:after="120"/>
      <w:ind w:left="566"/>
    </w:pPr>
  </w:style>
  <w:style w:type="paragraph" w:styleId="37">
    <w:name w:val="List Continue 3"/>
    <w:basedOn w:val="a4"/>
    <w:semiHidden/>
    <w:rsid w:val="00EC1BAE"/>
    <w:pPr>
      <w:spacing w:after="120"/>
      <w:ind w:left="849"/>
    </w:pPr>
  </w:style>
  <w:style w:type="paragraph" w:styleId="44">
    <w:name w:val="List Continue 4"/>
    <w:basedOn w:val="a4"/>
    <w:semiHidden/>
    <w:rsid w:val="00EC1BAE"/>
    <w:pPr>
      <w:spacing w:after="120"/>
      <w:ind w:left="1132"/>
    </w:pPr>
  </w:style>
  <w:style w:type="paragraph" w:styleId="53">
    <w:name w:val="List Continue 5"/>
    <w:basedOn w:val="a4"/>
    <w:semiHidden/>
    <w:rsid w:val="00EC1BAE"/>
    <w:pPr>
      <w:spacing w:after="120"/>
      <w:ind w:left="1415"/>
    </w:pPr>
  </w:style>
  <w:style w:type="table" w:styleId="12">
    <w:name w:val="Table Simple 1"/>
    <w:basedOn w:val="a6"/>
    <w:semiHidden/>
    <w:rsid w:val="00EC1BA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9">
    <w:name w:val="Table Simple 2"/>
    <w:basedOn w:val="a6"/>
    <w:semiHidden/>
    <w:rsid w:val="00EC1BA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6"/>
    <w:semiHidden/>
    <w:rsid w:val="00EC1BA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3">
    <w:name w:val="Table Grid 1"/>
    <w:basedOn w:val="a6"/>
    <w:semiHidden/>
    <w:rsid w:val="00EC1B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a">
    <w:name w:val="Table Grid 2"/>
    <w:basedOn w:val="a6"/>
    <w:semiHidden/>
    <w:rsid w:val="00EC1BA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9">
    <w:name w:val="Table Grid 3"/>
    <w:basedOn w:val="a6"/>
    <w:semiHidden/>
    <w:rsid w:val="00EC1BA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6"/>
    <w:semiHidden/>
    <w:rsid w:val="00EC1BA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6"/>
    <w:semiHidden/>
    <w:rsid w:val="00EC1BA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6"/>
    <w:semiHidden/>
    <w:rsid w:val="00EC1BA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6"/>
    <w:semiHidden/>
    <w:rsid w:val="00EC1BA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6"/>
    <w:semiHidden/>
    <w:rsid w:val="00EC1BA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b">
    <w:name w:val="Table Contemporary"/>
    <w:basedOn w:val="a6"/>
    <w:semiHidden/>
    <w:rsid w:val="00EC1BA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c">
    <w:name w:val="List"/>
    <w:basedOn w:val="a4"/>
    <w:semiHidden/>
    <w:rsid w:val="00EC1BAE"/>
    <w:pPr>
      <w:ind w:left="283" w:hanging="283"/>
    </w:pPr>
  </w:style>
  <w:style w:type="paragraph" w:styleId="2b">
    <w:name w:val="List 2"/>
    <w:basedOn w:val="a4"/>
    <w:semiHidden/>
    <w:rsid w:val="00EC1BAE"/>
    <w:pPr>
      <w:ind w:left="566" w:hanging="283"/>
    </w:pPr>
  </w:style>
  <w:style w:type="paragraph" w:styleId="3a">
    <w:name w:val="List 3"/>
    <w:basedOn w:val="a4"/>
    <w:semiHidden/>
    <w:rsid w:val="00EC1BAE"/>
    <w:pPr>
      <w:ind w:left="849" w:hanging="283"/>
    </w:pPr>
  </w:style>
  <w:style w:type="paragraph" w:styleId="55">
    <w:name w:val="List 5"/>
    <w:basedOn w:val="a4"/>
    <w:semiHidden/>
    <w:rsid w:val="00EC1BAE"/>
    <w:pPr>
      <w:ind w:left="1415" w:hanging="283"/>
    </w:pPr>
  </w:style>
  <w:style w:type="table" w:styleId="afd">
    <w:name w:val="Table Professional"/>
    <w:basedOn w:val="a6"/>
    <w:semiHidden/>
    <w:rsid w:val="00EC1B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1">
    <w:name w:val="HTML Preformatted"/>
    <w:basedOn w:val="a4"/>
    <w:link w:val="HTML2"/>
    <w:rsid w:val="00EC1BAE"/>
    <w:rPr>
      <w:rFonts w:ascii="Courier New" w:hAnsi="Courier New" w:cs="Courier New"/>
      <w:sz w:val="20"/>
    </w:rPr>
  </w:style>
  <w:style w:type="numbering" w:styleId="a2">
    <w:name w:val="Outline List 3"/>
    <w:basedOn w:val="a7"/>
    <w:semiHidden/>
    <w:rsid w:val="00EC1BAE"/>
    <w:pPr>
      <w:numPr>
        <w:numId w:val="24"/>
      </w:numPr>
    </w:pPr>
  </w:style>
  <w:style w:type="table" w:styleId="14">
    <w:name w:val="Table Columns 1"/>
    <w:basedOn w:val="a6"/>
    <w:semiHidden/>
    <w:rsid w:val="00EC1BA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olumns 2"/>
    <w:basedOn w:val="a6"/>
    <w:semiHidden/>
    <w:rsid w:val="00EC1BA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6"/>
    <w:semiHidden/>
    <w:rsid w:val="00EC1BA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6"/>
    <w:semiHidden/>
    <w:rsid w:val="00EC1BA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6"/>
    <w:semiHidden/>
    <w:rsid w:val="00EC1BA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e">
    <w:name w:val="Strong"/>
    <w:qFormat/>
    <w:rsid w:val="00EC1BAE"/>
    <w:rPr>
      <w:b/>
      <w:bCs/>
    </w:rPr>
  </w:style>
  <w:style w:type="table" w:styleId="-1">
    <w:name w:val="Table List 1"/>
    <w:basedOn w:val="a6"/>
    <w:semiHidden/>
    <w:rsid w:val="00EC1BA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
    <w:name w:val="Table List 2"/>
    <w:basedOn w:val="a6"/>
    <w:semiHidden/>
    <w:rsid w:val="00EC1BA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List 3"/>
    <w:basedOn w:val="a6"/>
    <w:semiHidden/>
    <w:rsid w:val="00EC1BA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semiHidden/>
    <w:rsid w:val="00EC1BA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semiHidden/>
    <w:rsid w:val="00EC1BA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semiHidden/>
    <w:rsid w:val="00EC1BA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semiHidden/>
    <w:rsid w:val="00EC1BA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semiHidden/>
    <w:rsid w:val="00EC1BA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
    <w:name w:val="Plain Text"/>
    <w:basedOn w:val="a4"/>
    <w:semiHidden/>
    <w:rsid w:val="00EC1BAE"/>
    <w:rPr>
      <w:rFonts w:ascii="Courier New" w:hAnsi="Courier New" w:cs="Courier New"/>
      <w:sz w:val="20"/>
    </w:rPr>
  </w:style>
  <w:style w:type="table" w:styleId="aff0">
    <w:name w:val="Table Theme"/>
    <w:basedOn w:val="a6"/>
    <w:semiHidden/>
    <w:rsid w:val="00EC1B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6"/>
    <w:semiHidden/>
    <w:rsid w:val="00EC1BA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6"/>
    <w:semiHidden/>
    <w:rsid w:val="00EC1BA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6"/>
    <w:semiHidden/>
    <w:rsid w:val="00EC1BA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1">
    <w:name w:val="Block Text"/>
    <w:basedOn w:val="a4"/>
    <w:semiHidden/>
    <w:rsid w:val="00EC1BAE"/>
    <w:pPr>
      <w:spacing w:after="120"/>
      <w:ind w:left="1440" w:right="1440"/>
    </w:pPr>
  </w:style>
  <w:style w:type="character" w:styleId="HTML3">
    <w:name w:val="HTML Cite"/>
    <w:semiHidden/>
    <w:rsid w:val="00EC1BAE"/>
    <w:rPr>
      <w:i/>
      <w:iCs/>
    </w:rPr>
  </w:style>
  <w:style w:type="paragraph" w:styleId="aff2">
    <w:name w:val="Message Header"/>
    <w:basedOn w:val="a4"/>
    <w:semiHidden/>
    <w:rsid w:val="00EC1BA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3">
    <w:name w:val="E-mail Signature"/>
    <w:basedOn w:val="a4"/>
    <w:semiHidden/>
    <w:rsid w:val="00EC1BAE"/>
  </w:style>
  <w:style w:type="paragraph" w:styleId="aff4">
    <w:name w:val="Signature"/>
    <w:basedOn w:val="a4"/>
    <w:semiHidden/>
    <w:rsid w:val="00EC1BAE"/>
    <w:pPr>
      <w:ind w:left="4252"/>
    </w:pPr>
  </w:style>
  <w:style w:type="paragraph" w:styleId="16">
    <w:name w:val="index 1"/>
    <w:basedOn w:val="a4"/>
    <w:next w:val="a4"/>
    <w:autoRedefine/>
    <w:semiHidden/>
    <w:rsid w:val="00EC1BAE"/>
    <w:pPr>
      <w:widowControl w:val="0"/>
      <w:tabs>
        <w:tab w:val="num" w:pos="720"/>
        <w:tab w:val="left" w:pos="1985"/>
        <w:tab w:val="left" w:pos="2127"/>
      </w:tabs>
      <w:spacing w:line="360" w:lineRule="auto"/>
      <w:ind w:left="720" w:hanging="360"/>
    </w:pPr>
    <w:rPr>
      <w:snapToGrid w:val="0"/>
    </w:rPr>
  </w:style>
  <w:style w:type="paragraph" w:styleId="aff5">
    <w:name w:val="index heading"/>
    <w:basedOn w:val="a4"/>
    <w:next w:val="16"/>
    <w:semiHidden/>
    <w:rsid w:val="00EC1BAE"/>
    <w:pPr>
      <w:widowControl w:val="0"/>
      <w:tabs>
        <w:tab w:val="left" w:pos="1985"/>
        <w:tab w:val="left" w:pos="2127"/>
      </w:tabs>
      <w:spacing w:line="360" w:lineRule="auto"/>
      <w:ind w:firstLine="425"/>
    </w:pPr>
    <w:rPr>
      <w:snapToGrid w:val="0"/>
      <w:sz w:val="20"/>
    </w:rPr>
  </w:style>
  <w:style w:type="paragraph" w:styleId="2e">
    <w:name w:val="index 2"/>
    <w:basedOn w:val="a4"/>
    <w:next w:val="a4"/>
    <w:autoRedefine/>
    <w:semiHidden/>
    <w:rsid w:val="00EC1BAE"/>
    <w:pPr>
      <w:widowControl w:val="0"/>
      <w:tabs>
        <w:tab w:val="left" w:pos="1985"/>
        <w:tab w:val="left" w:pos="2127"/>
      </w:tabs>
      <w:spacing w:line="360" w:lineRule="auto"/>
      <w:ind w:left="400" w:hanging="200"/>
    </w:pPr>
    <w:rPr>
      <w:snapToGrid w:val="0"/>
      <w:sz w:val="20"/>
    </w:rPr>
  </w:style>
  <w:style w:type="paragraph" w:styleId="3d">
    <w:name w:val="index 3"/>
    <w:basedOn w:val="a4"/>
    <w:next w:val="a4"/>
    <w:autoRedefine/>
    <w:semiHidden/>
    <w:rsid w:val="00EC1BAE"/>
    <w:pPr>
      <w:widowControl w:val="0"/>
      <w:tabs>
        <w:tab w:val="left" w:pos="1985"/>
        <w:tab w:val="left" w:pos="2127"/>
      </w:tabs>
      <w:spacing w:line="360" w:lineRule="auto"/>
      <w:ind w:left="600" w:hanging="200"/>
    </w:pPr>
    <w:rPr>
      <w:snapToGrid w:val="0"/>
      <w:sz w:val="20"/>
    </w:rPr>
  </w:style>
  <w:style w:type="paragraph" w:styleId="47">
    <w:name w:val="index 4"/>
    <w:basedOn w:val="a4"/>
    <w:next w:val="a4"/>
    <w:autoRedefine/>
    <w:semiHidden/>
    <w:rsid w:val="00EC1BAE"/>
    <w:pPr>
      <w:widowControl w:val="0"/>
      <w:tabs>
        <w:tab w:val="left" w:pos="1985"/>
        <w:tab w:val="left" w:pos="2127"/>
      </w:tabs>
      <w:spacing w:line="360" w:lineRule="auto"/>
      <w:ind w:left="800" w:hanging="200"/>
    </w:pPr>
    <w:rPr>
      <w:snapToGrid w:val="0"/>
      <w:sz w:val="20"/>
    </w:rPr>
  </w:style>
  <w:style w:type="paragraph" w:styleId="57">
    <w:name w:val="index 5"/>
    <w:basedOn w:val="a4"/>
    <w:next w:val="a4"/>
    <w:autoRedefine/>
    <w:semiHidden/>
    <w:rsid w:val="00EC1BAE"/>
    <w:pPr>
      <w:widowControl w:val="0"/>
      <w:tabs>
        <w:tab w:val="left" w:pos="1985"/>
        <w:tab w:val="left" w:pos="2127"/>
      </w:tabs>
      <w:spacing w:line="360" w:lineRule="auto"/>
      <w:ind w:left="1000" w:hanging="200"/>
    </w:pPr>
    <w:rPr>
      <w:snapToGrid w:val="0"/>
      <w:sz w:val="20"/>
    </w:rPr>
  </w:style>
  <w:style w:type="paragraph" w:styleId="62">
    <w:name w:val="index 6"/>
    <w:basedOn w:val="a4"/>
    <w:next w:val="a4"/>
    <w:autoRedefine/>
    <w:semiHidden/>
    <w:rsid w:val="00EC1BAE"/>
    <w:pPr>
      <w:widowControl w:val="0"/>
      <w:tabs>
        <w:tab w:val="left" w:pos="1985"/>
        <w:tab w:val="left" w:pos="2127"/>
      </w:tabs>
      <w:spacing w:line="360" w:lineRule="auto"/>
      <w:ind w:left="1200" w:hanging="200"/>
    </w:pPr>
    <w:rPr>
      <w:snapToGrid w:val="0"/>
      <w:sz w:val="20"/>
    </w:rPr>
  </w:style>
  <w:style w:type="paragraph" w:styleId="72">
    <w:name w:val="index 7"/>
    <w:basedOn w:val="a4"/>
    <w:next w:val="a4"/>
    <w:autoRedefine/>
    <w:semiHidden/>
    <w:rsid w:val="00EC1BAE"/>
    <w:pPr>
      <w:widowControl w:val="0"/>
      <w:tabs>
        <w:tab w:val="left" w:pos="1985"/>
        <w:tab w:val="left" w:pos="2127"/>
      </w:tabs>
      <w:spacing w:line="360" w:lineRule="auto"/>
      <w:ind w:left="1400" w:hanging="200"/>
    </w:pPr>
    <w:rPr>
      <w:snapToGrid w:val="0"/>
      <w:sz w:val="20"/>
    </w:rPr>
  </w:style>
  <w:style w:type="paragraph" w:styleId="83">
    <w:name w:val="index 8"/>
    <w:basedOn w:val="a4"/>
    <w:next w:val="a4"/>
    <w:autoRedefine/>
    <w:semiHidden/>
    <w:rsid w:val="00EC1BAE"/>
    <w:pPr>
      <w:widowControl w:val="0"/>
      <w:tabs>
        <w:tab w:val="left" w:pos="1985"/>
        <w:tab w:val="left" w:pos="2127"/>
      </w:tabs>
      <w:spacing w:line="360" w:lineRule="auto"/>
      <w:ind w:left="1600" w:hanging="200"/>
    </w:pPr>
    <w:rPr>
      <w:snapToGrid w:val="0"/>
      <w:sz w:val="20"/>
    </w:rPr>
  </w:style>
  <w:style w:type="paragraph" w:styleId="91">
    <w:name w:val="index 9"/>
    <w:basedOn w:val="a4"/>
    <w:next w:val="a4"/>
    <w:autoRedefine/>
    <w:semiHidden/>
    <w:rsid w:val="00EC1BAE"/>
    <w:pPr>
      <w:widowControl w:val="0"/>
      <w:tabs>
        <w:tab w:val="left" w:pos="1985"/>
        <w:tab w:val="left" w:pos="2127"/>
      </w:tabs>
      <w:spacing w:line="360" w:lineRule="auto"/>
      <w:ind w:left="1800" w:hanging="200"/>
    </w:pPr>
    <w:rPr>
      <w:snapToGrid w:val="0"/>
      <w:sz w:val="20"/>
    </w:rPr>
  </w:style>
  <w:style w:type="paragraph" w:styleId="a0">
    <w:name w:val="List Bullet"/>
    <w:basedOn w:val="a4"/>
    <w:semiHidden/>
    <w:rsid w:val="00EC1BAE"/>
    <w:pPr>
      <w:numPr>
        <w:numId w:val="105"/>
      </w:numPr>
    </w:pPr>
  </w:style>
  <w:style w:type="paragraph" w:styleId="a">
    <w:name w:val="List Number"/>
    <w:aliases w:val="Нумерованный"/>
    <w:basedOn w:val="a4"/>
    <w:rsid w:val="00EC1BAE"/>
    <w:pPr>
      <w:numPr>
        <w:numId w:val="114"/>
      </w:numPr>
    </w:pPr>
  </w:style>
  <w:style w:type="paragraph" w:styleId="HTML4">
    <w:name w:val="HTML Address"/>
    <w:basedOn w:val="a4"/>
    <w:semiHidden/>
    <w:rsid w:val="00EC1BAE"/>
    <w:rPr>
      <w:i/>
      <w:iCs/>
    </w:rPr>
  </w:style>
  <w:style w:type="paragraph" w:styleId="aff6">
    <w:name w:val="envelope address"/>
    <w:basedOn w:val="a4"/>
    <w:semiHidden/>
    <w:rsid w:val="00EC1BAE"/>
    <w:pPr>
      <w:framePr w:w="7920" w:h="1980" w:hRule="exact" w:hSpace="180" w:wrap="auto" w:hAnchor="page" w:xAlign="center" w:yAlign="bottom"/>
      <w:ind w:left="2880"/>
    </w:pPr>
    <w:rPr>
      <w:rFonts w:ascii="Arial" w:hAnsi="Arial" w:cs="Arial"/>
    </w:rPr>
  </w:style>
  <w:style w:type="character" w:styleId="HTML5">
    <w:name w:val="HTML Acronym"/>
    <w:basedOn w:val="a5"/>
    <w:semiHidden/>
    <w:rsid w:val="00EC1BAE"/>
  </w:style>
  <w:style w:type="table" w:styleId="-10">
    <w:name w:val="Table Web 1"/>
    <w:basedOn w:val="a6"/>
    <w:semiHidden/>
    <w:rsid w:val="00EC1BA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0">
    <w:name w:val="Table Web 2"/>
    <w:basedOn w:val="a6"/>
    <w:semiHidden/>
    <w:rsid w:val="00EC1BA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0">
    <w:name w:val="Table Web 3"/>
    <w:basedOn w:val="a6"/>
    <w:semiHidden/>
    <w:rsid w:val="00EC1BA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7">
    <w:name w:val="Emphasis"/>
    <w:qFormat/>
    <w:rsid w:val="00EC1BAE"/>
    <w:rPr>
      <w:i/>
      <w:iCs/>
    </w:rPr>
  </w:style>
  <w:style w:type="paragraph" w:styleId="aff8">
    <w:name w:val="Date"/>
    <w:basedOn w:val="a4"/>
    <w:next w:val="a4"/>
    <w:semiHidden/>
    <w:rsid w:val="00EC1BAE"/>
  </w:style>
  <w:style w:type="paragraph" w:styleId="aff9">
    <w:name w:val="Note Heading"/>
    <w:basedOn w:val="a4"/>
    <w:next w:val="a4"/>
    <w:semiHidden/>
    <w:rsid w:val="00EC1BAE"/>
  </w:style>
  <w:style w:type="character" w:styleId="affa">
    <w:name w:val="annotation reference"/>
    <w:rsid w:val="00EC1BAE"/>
    <w:rPr>
      <w:sz w:val="16"/>
      <w:szCs w:val="16"/>
    </w:rPr>
  </w:style>
  <w:style w:type="table" w:styleId="affb">
    <w:name w:val="Table Elegant"/>
    <w:basedOn w:val="a6"/>
    <w:semiHidden/>
    <w:rsid w:val="00EC1BA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Subtle 1"/>
    <w:basedOn w:val="a6"/>
    <w:semiHidden/>
    <w:rsid w:val="00EC1BA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Subtle 2"/>
    <w:basedOn w:val="a6"/>
    <w:semiHidden/>
    <w:rsid w:val="00EC1BA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6">
    <w:name w:val="HTML Keyboard"/>
    <w:semiHidden/>
    <w:rsid w:val="00EC1BAE"/>
    <w:rPr>
      <w:rFonts w:ascii="Courier New" w:hAnsi="Courier New" w:cs="Courier New"/>
      <w:sz w:val="20"/>
      <w:szCs w:val="20"/>
    </w:rPr>
  </w:style>
  <w:style w:type="table" w:styleId="18">
    <w:name w:val="Table Classic 1"/>
    <w:basedOn w:val="a6"/>
    <w:semiHidden/>
    <w:rsid w:val="00EC1BA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6"/>
    <w:semiHidden/>
    <w:rsid w:val="00EC1BA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e">
    <w:name w:val="Table Classic 3"/>
    <w:basedOn w:val="a6"/>
    <w:semiHidden/>
    <w:rsid w:val="00EC1BA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6"/>
    <w:semiHidden/>
    <w:rsid w:val="00EC1BA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7">
    <w:name w:val="HTML Code"/>
    <w:semiHidden/>
    <w:rsid w:val="00EC1BAE"/>
    <w:rPr>
      <w:rFonts w:ascii="Courier New" w:hAnsi="Courier New" w:cs="Courier New"/>
      <w:sz w:val="20"/>
      <w:szCs w:val="20"/>
    </w:rPr>
  </w:style>
  <w:style w:type="paragraph" w:styleId="affc">
    <w:name w:val="Body Text"/>
    <w:basedOn w:val="a4"/>
    <w:semiHidden/>
    <w:rsid w:val="00EC1BAE"/>
    <w:pPr>
      <w:overflowPunct w:val="0"/>
      <w:autoSpaceDE w:val="0"/>
      <w:autoSpaceDN w:val="0"/>
      <w:adjustRightInd w:val="0"/>
      <w:spacing w:after="240"/>
      <w:textAlignment w:val="baseline"/>
    </w:pPr>
  </w:style>
  <w:style w:type="paragraph" w:styleId="affd">
    <w:name w:val="Body Text First Indent"/>
    <w:basedOn w:val="affc"/>
    <w:semiHidden/>
    <w:rsid w:val="00EC1BAE"/>
    <w:pPr>
      <w:overflowPunct/>
      <w:autoSpaceDE/>
      <w:autoSpaceDN/>
      <w:adjustRightInd/>
      <w:spacing w:after="120"/>
      <w:ind w:firstLine="210"/>
      <w:jc w:val="left"/>
      <w:textAlignment w:val="auto"/>
    </w:pPr>
  </w:style>
  <w:style w:type="paragraph" w:styleId="2f1">
    <w:name w:val="Body Text First Indent 2"/>
    <w:basedOn w:val="ae"/>
    <w:semiHidden/>
    <w:rsid w:val="00EC1BAE"/>
    <w:pPr>
      <w:widowControl/>
      <w:tabs>
        <w:tab w:val="clear" w:pos="1985"/>
        <w:tab w:val="clear" w:pos="2127"/>
      </w:tabs>
      <w:spacing w:after="120" w:line="240" w:lineRule="auto"/>
      <w:ind w:left="283" w:firstLine="210"/>
      <w:jc w:val="left"/>
    </w:pPr>
    <w:rPr>
      <w:snapToGrid/>
      <w:sz w:val="24"/>
      <w:szCs w:val="24"/>
    </w:rPr>
  </w:style>
  <w:style w:type="paragraph" w:styleId="20">
    <w:name w:val="List Bullet 2"/>
    <w:basedOn w:val="a4"/>
    <w:semiHidden/>
    <w:rsid w:val="00EC1BAE"/>
    <w:pPr>
      <w:numPr>
        <w:numId w:val="106"/>
      </w:numPr>
      <w:tabs>
        <w:tab w:val="clear" w:pos="643"/>
        <w:tab w:val="num" w:pos="360"/>
      </w:tabs>
    </w:pPr>
  </w:style>
  <w:style w:type="paragraph" w:styleId="30">
    <w:name w:val="List Bullet 3"/>
    <w:basedOn w:val="a4"/>
    <w:autoRedefine/>
    <w:semiHidden/>
    <w:rsid w:val="00EC1BAE"/>
    <w:pPr>
      <w:widowControl w:val="0"/>
      <w:numPr>
        <w:numId w:val="107"/>
      </w:numPr>
      <w:tabs>
        <w:tab w:val="clear" w:pos="926"/>
        <w:tab w:val="num" w:pos="360"/>
        <w:tab w:val="left" w:pos="1985"/>
        <w:tab w:val="left" w:pos="2127"/>
      </w:tabs>
      <w:spacing w:line="360" w:lineRule="auto"/>
    </w:pPr>
  </w:style>
  <w:style w:type="paragraph" w:styleId="40">
    <w:name w:val="List Bullet 4"/>
    <w:aliases w:val="Обычный маркированный,мой маркированный список"/>
    <w:basedOn w:val="a4"/>
    <w:rsid w:val="00EC1BAE"/>
    <w:pPr>
      <w:numPr>
        <w:numId w:val="108"/>
      </w:numPr>
      <w:tabs>
        <w:tab w:val="clear" w:pos="1209"/>
        <w:tab w:val="num" w:pos="360"/>
      </w:tabs>
    </w:pPr>
  </w:style>
  <w:style w:type="paragraph" w:styleId="50">
    <w:name w:val="List Bullet 5"/>
    <w:basedOn w:val="a4"/>
    <w:semiHidden/>
    <w:rsid w:val="00EC1BAE"/>
    <w:pPr>
      <w:numPr>
        <w:numId w:val="109"/>
      </w:numPr>
      <w:tabs>
        <w:tab w:val="clear" w:pos="1492"/>
        <w:tab w:val="num" w:pos="360"/>
      </w:tabs>
    </w:pPr>
  </w:style>
  <w:style w:type="paragraph" w:styleId="affe">
    <w:name w:val="Title"/>
    <w:basedOn w:val="a4"/>
    <w:qFormat/>
    <w:rsid w:val="00EC1BAE"/>
    <w:pPr>
      <w:spacing w:before="240" w:after="60"/>
      <w:jc w:val="center"/>
      <w:outlineLvl w:val="0"/>
    </w:pPr>
    <w:rPr>
      <w:rFonts w:ascii="Arial" w:hAnsi="Arial" w:cs="Arial"/>
      <w:b/>
      <w:bCs/>
      <w:kern w:val="28"/>
      <w:sz w:val="32"/>
      <w:szCs w:val="32"/>
    </w:rPr>
  </w:style>
  <w:style w:type="character" w:styleId="afff">
    <w:name w:val="page number"/>
    <w:basedOn w:val="a5"/>
    <w:semiHidden/>
    <w:rsid w:val="00EC1BAE"/>
  </w:style>
  <w:style w:type="character" w:styleId="afff0">
    <w:name w:val="line number"/>
    <w:basedOn w:val="a5"/>
    <w:semiHidden/>
    <w:rsid w:val="00EC1BAE"/>
  </w:style>
  <w:style w:type="paragraph" w:styleId="2">
    <w:name w:val="List Number 2"/>
    <w:basedOn w:val="a4"/>
    <w:semiHidden/>
    <w:rsid w:val="00EC1BAE"/>
    <w:pPr>
      <w:numPr>
        <w:numId w:val="110"/>
      </w:numPr>
      <w:tabs>
        <w:tab w:val="clear" w:pos="643"/>
        <w:tab w:val="num" w:pos="360"/>
      </w:tabs>
    </w:pPr>
  </w:style>
  <w:style w:type="paragraph" w:styleId="3">
    <w:name w:val="List Number 3"/>
    <w:basedOn w:val="a4"/>
    <w:semiHidden/>
    <w:rsid w:val="00EC1BAE"/>
    <w:pPr>
      <w:numPr>
        <w:numId w:val="111"/>
      </w:numPr>
      <w:tabs>
        <w:tab w:val="clear" w:pos="926"/>
        <w:tab w:val="num" w:pos="360"/>
      </w:tabs>
    </w:pPr>
  </w:style>
  <w:style w:type="paragraph" w:styleId="4">
    <w:name w:val="List Number 4"/>
    <w:basedOn w:val="a4"/>
    <w:semiHidden/>
    <w:rsid w:val="00EC1BAE"/>
    <w:pPr>
      <w:numPr>
        <w:numId w:val="112"/>
      </w:numPr>
      <w:tabs>
        <w:tab w:val="clear" w:pos="1209"/>
        <w:tab w:val="num" w:pos="360"/>
      </w:tabs>
    </w:pPr>
  </w:style>
  <w:style w:type="paragraph" w:styleId="5">
    <w:name w:val="List Number 5"/>
    <w:basedOn w:val="a4"/>
    <w:semiHidden/>
    <w:rsid w:val="00EC1BAE"/>
    <w:pPr>
      <w:numPr>
        <w:numId w:val="113"/>
      </w:numPr>
      <w:tabs>
        <w:tab w:val="clear" w:pos="1492"/>
        <w:tab w:val="num" w:pos="360"/>
      </w:tabs>
    </w:pPr>
  </w:style>
  <w:style w:type="character" w:styleId="HTML8">
    <w:name w:val="HTML Sample"/>
    <w:semiHidden/>
    <w:rsid w:val="00EC1BAE"/>
    <w:rPr>
      <w:rFonts w:ascii="Courier New" w:hAnsi="Courier New" w:cs="Courier New"/>
    </w:rPr>
  </w:style>
  <w:style w:type="paragraph" w:styleId="2f2">
    <w:name w:val="envelope return"/>
    <w:basedOn w:val="a4"/>
    <w:semiHidden/>
    <w:rsid w:val="00EC1BAE"/>
    <w:rPr>
      <w:rFonts w:ascii="Arial" w:hAnsi="Arial" w:cs="Arial"/>
      <w:sz w:val="20"/>
    </w:rPr>
  </w:style>
  <w:style w:type="table" w:styleId="19">
    <w:name w:val="Table 3D effects 1"/>
    <w:basedOn w:val="a6"/>
    <w:semiHidden/>
    <w:rsid w:val="00EC1BA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6"/>
    <w:semiHidden/>
    <w:rsid w:val="00EC1BA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3D effects 3"/>
    <w:basedOn w:val="a6"/>
    <w:semiHidden/>
    <w:rsid w:val="00EC1BA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1">
    <w:name w:val="Normal (Web)"/>
    <w:basedOn w:val="a4"/>
    <w:rsid w:val="00EC1BAE"/>
  </w:style>
  <w:style w:type="paragraph" w:styleId="afff2">
    <w:name w:val="Normal Indent"/>
    <w:basedOn w:val="a4"/>
    <w:semiHidden/>
    <w:rsid w:val="00EC1BAE"/>
    <w:pPr>
      <w:ind w:left="708"/>
    </w:pPr>
  </w:style>
  <w:style w:type="character" w:styleId="HTML9">
    <w:name w:val="HTML Definition"/>
    <w:semiHidden/>
    <w:rsid w:val="00EC1BAE"/>
    <w:rPr>
      <w:i/>
      <w:iCs/>
    </w:rPr>
  </w:style>
  <w:style w:type="paragraph" w:styleId="afff3">
    <w:name w:val="table of figures"/>
    <w:aliases w:val="таблиц_GOST"/>
    <w:basedOn w:val="a4"/>
    <w:next w:val="GOSTNormal"/>
    <w:uiPriority w:val="99"/>
    <w:rsid w:val="00EC1BAE"/>
    <w:pPr>
      <w:tabs>
        <w:tab w:val="left" w:leader="dot" w:pos="567"/>
        <w:tab w:val="left" w:pos="1134"/>
        <w:tab w:val="right" w:leader="dot" w:pos="9631"/>
      </w:tabs>
      <w:spacing w:before="120" w:after="120"/>
      <w:ind w:left="567" w:right="567" w:hanging="567"/>
      <w:contextualSpacing/>
      <w:jc w:val="left"/>
    </w:pPr>
    <w:rPr>
      <w:noProof/>
    </w:rPr>
  </w:style>
  <w:style w:type="paragraph" w:customStyle="1" w:styleId="GOSTListnormal3">
    <w:name w:val="_GOST_List_normal_3"/>
    <w:rsid w:val="00EC1BAE"/>
    <w:pPr>
      <w:tabs>
        <w:tab w:val="left" w:pos="1418"/>
      </w:tabs>
      <w:spacing w:before="60" w:after="60"/>
      <w:ind w:left="1418"/>
      <w:contextualSpacing/>
      <w:jc w:val="both"/>
    </w:pPr>
    <w:rPr>
      <w:snapToGrid w:val="0"/>
      <w:sz w:val="24"/>
    </w:rPr>
  </w:style>
  <w:style w:type="paragraph" w:customStyle="1" w:styleId="GOSTListnormal4">
    <w:name w:val="_GOST_List_normal_4"/>
    <w:rsid w:val="00EC1BAE"/>
    <w:pPr>
      <w:tabs>
        <w:tab w:val="left" w:pos="1701"/>
      </w:tabs>
      <w:spacing w:before="60" w:after="60"/>
      <w:ind w:left="1701"/>
      <w:contextualSpacing/>
      <w:jc w:val="both"/>
    </w:pPr>
    <w:rPr>
      <w:sz w:val="24"/>
      <w:szCs w:val="24"/>
    </w:rPr>
  </w:style>
  <w:style w:type="paragraph" w:styleId="afff4">
    <w:name w:val="footer"/>
    <w:basedOn w:val="a4"/>
    <w:link w:val="afff5"/>
    <w:rsid w:val="00EC1BAE"/>
    <w:pPr>
      <w:tabs>
        <w:tab w:val="center" w:pos="4677"/>
        <w:tab w:val="right" w:pos="9355"/>
      </w:tabs>
    </w:pPr>
  </w:style>
  <w:style w:type="paragraph" w:customStyle="1" w:styleId="GOSTListnum">
    <w:name w:val="_GOST_List_num"/>
    <w:rsid w:val="00EC1BAE"/>
    <w:pPr>
      <w:numPr>
        <w:numId w:val="72"/>
      </w:numPr>
      <w:spacing w:before="120" w:after="120"/>
      <w:contextualSpacing/>
      <w:jc w:val="both"/>
    </w:pPr>
    <w:rPr>
      <w:sz w:val="24"/>
    </w:rPr>
  </w:style>
  <w:style w:type="character" w:customStyle="1" w:styleId="GOSTNote0">
    <w:name w:val="_GOST_Note Знак"/>
    <w:link w:val="GOSTNote"/>
    <w:rsid w:val="00EC1BAE"/>
    <w:rPr>
      <w:sz w:val="24"/>
    </w:rPr>
  </w:style>
  <w:style w:type="paragraph" w:customStyle="1" w:styleId="GOSTListmark5">
    <w:name w:val="_GOST_List_mark5"/>
    <w:basedOn w:val="GOSTListmark4"/>
    <w:rsid w:val="00EC1BAE"/>
    <w:pPr>
      <w:tabs>
        <w:tab w:val="clear" w:pos="1701"/>
        <w:tab w:val="left" w:pos="1985"/>
      </w:tabs>
      <w:ind w:left="1985" w:hanging="284"/>
    </w:pPr>
  </w:style>
  <w:style w:type="paragraph" w:customStyle="1" w:styleId="GOSTListnum3">
    <w:name w:val="_GOST_List_num3"/>
    <w:basedOn w:val="GOSTListnum2"/>
    <w:rsid w:val="00EC1BAE"/>
    <w:pPr>
      <w:numPr>
        <w:ilvl w:val="2"/>
      </w:numPr>
      <w:tabs>
        <w:tab w:val="left" w:pos="2268"/>
      </w:tabs>
    </w:pPr>
  </w:style>
  <w:style w:type="paragraph" w:customStyle="1" w:styleId="GOSTListnum4">
    <w:name w:val="_GOST_List_num4"/>
    <w:basedOn w:val="GOSTListnum3"/>
    <w:rsid w:val="00EC1BAE"/>
    <w:pPr>
      <w:numPr>
        <w:ilvl w:val="3"/>
      </w:numPr>
      <w:tabs>
        <w:tab w:val="clear" w:pos="2268"/>
        <w:tab w:val="left" w:pos="2835"/>
      </w:tabs>
    </w:pPr>
  </w:style>
  <w:style w:type="paragraph" w:customStyle="1" w:styleId="49">
    <w:name w:val="Заг_4_Приложение"/>
    <w:basedOn w:val="33"/>
    <w:next w:val="GOSTNormal"/>
    <w:rsid w:val="00EC1BAE"/>
    <w:pPr>
      <w:ind w:left="737" w:hanging="737"/>
      <w:outlineLvl w:val="3"/>
    </w:pPr>
    <w:rPr>
      <w:sz w:val="26"/>
      <w:szCs w:val="26"/>
    </w:rPr>
  </w:style>
  <w:style w:type="table" w:styleId="afff6">
    <w:name w:val="Table Grid"/>
    <w:basedOn w:val="a6"/>
    <w:rsid w:val="00EC1B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OSTListnormal5">
    <w:name w:val="_GOST_List_normal_5"/>
    <w:rsid w:val="00EC1BAE"/>
    <w:pPr>
      <w:tabs>
        <w:tab w:val="left" w:pos="1985"/>
      </w:tabs>
      <w:spacing w:before="60" w:after="60"/>
      <w:ind w:left="1985"/>
      <w:contextualSpacing/>
      <w:jc w:val="both"/>
    </w:pPr>
    <w:rPr>
      <w:snapToGrid w:val="0"/>
      <w:sz w:val="24"/>
    </w:rPr>
  </w:style>
  <w:style w:type="paragraph" w:customStyle="1" w:styleId="GOSTTableListNum2">
    <w:name w:val="_GOST_Table_List_Num_2"/>
    <w:basedOn w:val="GOSTTableListNum1"/>
    <w:rsid w:val="00EC1BAE"/>
    <w:pPr>
      <w:numPr>
        <w:ilvl w:val="1"/>
      </w:numPr>
    </w:pPr>
  </w:style>
  <w:style w:type="paragraph" w:customStyle="1" w:styleId="GOSTTableListMark2">
    <w:name w:val="_GOST_Table_List_Mark_2"/>
    <w:basedOn w:val="GOSTTableListMark1"/>
    <w:rsid w:val="00EC1BAE"/>
    <w:pPr>
      <w:tabs>
        <w:tab w:val="clear" w:pos="340"/>
        <w:tab w:val="left" w:pos="454"/>
      </w:tabs>
      <w:ind w:left="454" w:hanging="170"/>
    </w:pPr>
  </w:style>
  <w:style w:type="character" w:customStyle="1" w:styleId="GOSTTablenorm0">
    <w:name w:val="_GOST_Table_norm Знак"/>
    <w:link w:val="GOSTTablenorm"/>
    <w:qFormat/>
    <w:rsid w:val="00CD0081"/>
    <w:rPr>
      <w:sz w:val="22"/>
    </w:rPr>
  </w:style>
  <w:style w:type="paragraph" w:customStyle="1" w:styleId="GOSTTableListNum10">
    <w:name w:val="_GOST_Table_List_Num 1)"/>
    <w:rsid w:val="00EC1BAE"/>
    <w:pPr>
      <w:numPr>
        <w:numId w:val="77"/>
      </w:numPr>
      <w:tabs>
        <w:tab w:val="clear" w:pos="284"/>
        <w:tab w:val="left" w:pos="340"/>
      </w:tabs>
    </w:pPr>
    <w:rPr>
      <w:sz w:val="22"/>
      <w:szCs w:val="22"/>
    </w:rPr>
  </w:style>
  <w:style w:type="paragraph" w:customStyle="1" w:styleId="GOSTTableListNum">
    <w:name w:val="_GOST_Table_List_Num абв)"/>
    <w:rsid w:val="00EC1BAE"/>
    <w:pPr>
      <w:numPr>
        <w:numId w:val="78"/>
      </w:numPr>
      <w:tabs>
        <w:tab w:val="clear" w:pos="284"/>
        <w:tab w:val="left" w:pos="340"/>
      </w:tabs>
    </w:pPr>
    <w:rPr>
      <w:sz w:val="22"/>
      <w:szCs w:val="22"/>
    </w:rPr>
  </w:style>
  <w:style w:type="paragraph" w:customStyle="1" w:styleId="GOSTTitulhead">
    <w:name w:val="_GOST_Titul_head"/>
    <w:basedOn w:val="a4"/>
    <w:rsid w:val="002F5B7D"/>
    <w:pPr>
      <w:pBdr>
        <w:bottom w:val="single" w:sz="12" w:space="1" w:color="auto"/>
      </w:pBdr>
      <w:suppressAutoHyphens/>
      <w:jc w:val="center"/>
    </w:pPr>
    <w:rPr>
      <w:rFonts w:ascii="Arial" w:hAnsi="Arial"/>
      <w:b/>
      <w:bCs/>
    </w:rPr>
  </w:style>
  <w:style w:type="character" w:customStyle="1" w:styleId="GOSTReporterror">
    <w:name w:val="_GOST_Report_error"/>
    <w:rsid w:val="00EC1BAE"/>
  </w:style>
  <w:style w:type="paragraph" w:customStyle="1" w:styleId="GOSTListnormal2">
    <w:name w:val="_GOST_List_normal_2"/>
    <w:rsid w:val="00EC1BAE"/>
    <w:pPr>
      <w:tabs>
        <w:tab w:val="left" w:pos="1134"/>
      </w:tabs>
      <w:spacing w:before="60" w:after="60"/>
      <w:ind w:left="1134"/>
      <w:contextualSpacing/>
      <w:jc w:val="both"/>
    </w:pPr>
    <w:rPr>
      <w:snapToGrid w:val="0"/>
      <w:sz w:val="24"/>
    </w:rPr>
  </w:style>
  <w:style w:type="paragraph" w:customStyle="1" w:styleId="GOSTTableListNum3">
    <w:name w:val="_GOST_Table_List_Num_3"/>
    <w:basedOn w:val="GOSTTableListNum2"/>
    <w:rsid w:val="00EC1BAE"/>
    <w:pPr>
      <w:numPr>
        <w:ilvl w:val="2"/>
      </w:numPr>
    </w:pPr>
  </w:style>
  <w:style w:type="character" w:customStyle="1" w:styleId="GOSTNormal0">
    <w:name w:val="_GOST_Normal Знак"/>
    <w:link w:val="GOSTNormal"/>
    <w:qFormat/>
    <w:rsid w:val="00FE7679"/>
    <w:rPr>
      <w:sz w:val="24"/>
    </w:rPr>
  </w:style>
  <w:style w:type="paragraph" w:customStyle="1" w:styleId="GOSTTableListNum4">
    <w:name w:val="_GOST_Table_List_Num_4"/>
    <w:basedOn w:val="GOSTTableListNum3"/>
    <w:qFormat/>
    <w:rsid w:val="00EC1BAE"/>
    <w:pPr>
      <w:numPr>
        <w:ilvl w:val="3"/>
      </w:numPr>
    </w:pPr>
  </w:style>
  <w:style w:type="paragraph" w:customStyle="1" w:styleId="GOSTTableListNum5">
    <w:name w:val="_GOST_Table_List_Num_5"/>
    <w:basedOn w:val="GOSTTableListNum4"/>
    <w:qFormat/>
    <w:rsid w:val="00EC1BAE"/>
    <w:pPr>
      <w:numPr>
        <w:ilvl w:val="4"/>
      </w:numPr>
    </w:pPr>
  </w:style>
  <w:style w:type="paragraph" w:customStyle="1" w:styleId="GOSTTa6leListNum3">
    <w:name w:val="_GOST_Ta6le_List_Num_3"/>
    <w:basedOn w:val="a4"/>
    <w:rsid w:val="00EC1BAE"/>
    <w:pPr>
      <w:numPr>
        <w:ilvl w:val="2"/>
        <w:numId w:val="33"/>
      </w:numPr>
      <w:tabs>
        <w:tab w:val="num" w:pos="284"/>
      </w:tabs>
      <w:ind w:left="681" w:firstLine="0"/>
      <w:jc w:val="left"/>
    </w:pPr>
    <w:rPr>
      <w:sz w:val="22"/>
    </w:rPr>
  </w:style>
  <w:style w:type="paragraph" w:customStyle="1" w:styleId="GOSTTableListNum6">
    <w:name w:val="_GOST_Table_List_Num_6"/>
    <w:basedOn w:val="GOSTTableListNum5"/>
    <w:qFormat/>
    <w:rsid w:val="00EC1BAE"/>
    <w:pPr>
      <w:numPr>
        <w:ilvl w:val="5"/>
      </w:numPr>
    </w:pPr>
  </w:style>
  <w:style w:type="paragraph" w:customStyle="1" w:styleId="GOSTTableListNum7">
    <w:name w:val="_GOST_Table_List_Num_7"/>
    <w:basedOn w:val="GOSTTableListNum6"/>
    <w:qFormat/>
    <w:rsid w:val="00EC1BAE"/>
    <w:pPr>
      <w:numPr>
        <w:ilvl w:val="6"/>
      </w:numPr>
    </w:pPr>
  </w:style>
  <w:style w:type="paragraph" w:styleId="a1">
    <w:name w:val="endnote text"/>
    <w:basedOn w:val="a4"/>
    <w:link w:val="afff7"/>
    <w:rsid w:val="002B145B"/>
    <w:pPr>
      <w:numPr>
        <w:numId w:val="27"/>
      </w:numPr>
      <w:tabs>
        <w:tab w:val="clear" w:pos="927"/>
      </w:tabs>
      <w:ind w:left="0" w:firstLine="0"/>
    </w:pPr>
    <w:rPr>
      <w:sz w:val="20"/>
    </w:rPr>
  </w:style>
  <w:style w:type="character" w:customStyle="1" w:styleId="afff7">
    <w:name w:val="Текст концевой сноски Знак"/>
    <w:basedOn w:val="a5"/>
    <w:link w:val="a1"/>
    <w:rsid w:val="002B145B"/>
  </w:style>
  <w:style w:type="paragraph" w:customStyle="1" w:styleId="afff8">
    <w:name w:val="Основной текст (без отступа)"/>
    <w:basedOn w:val="affc"/>
    <w:rsid w:val="00D87F00"/>
    <w:pPr>
      <w:overflowPunct/>
      <w:autoSpaceDE/>
      <w:autoSpaceDN/>
      <w:adjustRightInd/>
      <w:spacing w:before="120" w:after="120"/>
      <w:ind w:firstLine="0"/>
      <w:textAlignment w:val="auto"/>
    </w:pPr>
    <w:rPr>
      <w:snapToGrid w:val="0"/>
      <w:color w:val="000000"/>
      <w:sz w:val="28"/>
    </w:rPr>
  </w:style>
  <w:style w:type="paragraph" w:customStyle="1" w:styleId="afff9">
    <w:name w:val="Основной текст (центр/одинарный)"/>
    <w:basedOn w:val="affc"/>
    <w:link w:val="afffa"/>
    <w:rsid w:val="00D87F00"/>
    <w:pPr>
      <w:overflowPunct/>
      <w:autoSpaceDE/>
      <w:autoSpaceDN/>
      <w:adjustRightInd/>
      <w:spacing w:before="120" w:after="120"/>
      <w:ind w:firstLine="0"/>
      <w:jc w:val="center"/>
      <w:textAlignment w:val="auto"/>
    </w:pPr>
    <w:rPr>
      <w:snapToGrid w:val="0"/>
      <w:color w:val="000000"/>
      <w:sz w:val="28"/>
    </w:rPr>
  </w:style>
  <w:style w:type="character" w:customStyle="1" w:styleId="afffa">
    <w:name w:val="Основной текст (центр/одинарный) Знак"/>
    <w:link w:val="afff9"/>
    <w:rsid w:val="00D87F00"/>
    <w:rPr>
      <w:snapToGrid w:val="0"/>
      <w:color w:val="000000"/>
      <w:sz w:val="28"/>
    </w:rPr>
  </w:style>
  <w:style w:type="paragraph" w:customStyle="1" w:styleId="-">
    <w:name w:val="Титульный лист - текст"/>
    <w:link w:val="-0"/>
    <w:rsid w:val="00D87F00"/>
    <w:rPr>
      <w:sz w:val="28"/>
    </w:rPr>
  </w:style>
  <w:style w:type="paragraph" w:customStyle="1" w:styleId="-9">
    <w:name w:val="Титульный лист - название документа"/>
    <w:basedOn w:val="a4"/>
    <w:link w:val="-a"/>
    <w:rsid w:val="00D87F00"/>
    <w:pPr>
      <w:ind w:firstLine="0"/>
      <w:jc w:val="center"/>
    </w:pPr>
    <w:rPr>
      <w:rFonts w:ascii="Arial" w:hAnsi="Arial"/>
      <w:snapToGrid w:val="0"/>
      <w:color w:val="000000"/>
      <w:sz w:val="36"/>
    </w:rPr>
  </w:style>
  <w:style w:type="character" w:customStyle="1" w:styleId="-a">
    <w:name w:val="Титульный лист - название документа Знак"/>
    <w:link w:val="-9"/>
    <w:rsid w:val="00D87F00"/>
    <w:rPr>
      <w:rFonts w:ascii="Arial" w:hAnsi="Arial"/>
      <w:snapToGrid w:val="0"/>
      <w:color w:val="000000"/>
      <w:sz w:val="36"/>
    </w:rPr>
  </w:style>
  <w:style w:type="character" w:customStyle="1" w:styleId="afffb">
    <w:name w:val="Выделение подчеркиванием"/>
    <w:qFormat/>
    <w:rsid w:val="00D87F00"/>
    <w:rPr>
      <w:u w:val="single"/>
    </w:rPr>
  </w:style>
  <w:style w:type="paragraph" w:customStyle="1" w:styleId="3f0">
    <w:name w:val="я_Технический стиль 3"/>
    <w:basedOn w:val="-"/>
    <w:link w:val="3f1"/>
    <w:qFormat/>
    <w:rsid w:val="00D87F00"/>
    <w:rPr>
      <w:rFonts w:ascii="Arial" w:hAnsi="Arial" w:cs="Arial"/>
      <w:b/>
    </w:rPr>
  </w:style>
  <w:style w:type="character" w:customStyle="1" w:styleId="-0">
    <w:name w:val="Титульный лист - текст Знак"/>
    <w:link w:val="-"/>
    <w:rsid w:val="00D87F00"/>
    <w:rPr>
      <w:sz w:val="28"/>
    </w:rPr>
  </w:style>
  <w:style w:type="character" w:customStyle="1" w:styleId="3f1">
    <w:name w:val="я_Технический стиль 3 Знак"/>
    <w:link w:val="3f0"/>
    <w:rsid w:val="00D87F00"/>
    <w:rPr>
      <w:rFonts w:ascii="Arial" w:hAnsi="Arial" w:cs="Arial"/>
      <w:b/>
      <w:sz w:val="28"/>
    </w:rPr>
  </w:style>
  <w:style w:type="character" w:customStyle="1" w:styleId="GOSTTableHead0">
    <w:name w:val="_GOST_Table_Head Знак"/>
    <w:link w:val="GOSTTableHead"/>
    <w:rsid w:val="00FC5170"/>
    <w:rPr>
      <w:b/>
      <w:bCs/>
      <w:sz w:val="22"/>
    </w:rPr>
  </w:style>
  <w:style w:type="paragraph" w:styleId="afffc">
    <w:name w:val="No Spacing"/>
    <w:link w:val="afffd"/>
    <w:uiPriority w:val="1"/>
    <w:qFormat/>
    <w:rsid w:val="00512B7E"/>
    <w:rPr>
      <w:rFonts w:asciiTheme="minorHAnsi" w:eastAsiaTheme="minorEastAsia" w:hAnsiTheme="minorHAnsi" w:cstheme="minorBidi"/>
      <w:sz w:val="22"/>
      <w:szCs w:val="22"/>
    </w:rPr>
  </w:style>
  <w:style w:type="character" w:customStyle="1" w:styleId="afffd">
    <w:name w:val="Без интервала Знак"/>
    <w:basedOn w:val="a5"/>
    <w:link w:val="afffc"/>
    <w:uiPriority w:val="1"/>
    <w:rsid w:val="00512B7E"/>
    <w:rPr>
      <w:rFonts w:asciiTheme="minorHAnsi" w:eastAsiaTheme="minorEastAsia" w:hAnsiTheme="minorHAnsi" w:cstheme="minorBidi"/>
      <w:sz w:val="22"/>
      <w:szCs w:val="22"/>
    </w:rPr>
  </w:style>
  <w:style w:type="character" w:customStyle="1" w:styleId="10">
    <w:name w:val="Заголовок 1 Знак"/>
    <w:aliases w:val="_GOST_1 Знак"/>
    <w:basedOn w:val="a5"/>
    <w:link w:val="1"/>
    <w:rsid w:val="00512B7E"/>
    <w:rPr>
      <w:b/>
      <w:caps/>
      <w:sz w:val="32"/>
      <w:szCs w:val="36"/>
    </w:rPr>
  </w:style>
  <w:style w:type="paragraph" w:styleId="afffe">
    <w:name w:val="TOC Heading"/>
    <w:basedOn w:val="1"/>
    <w:next w:val="a4"/>
    <w:uiPriority w:val="39"/>
    <w:unhideWhenUsed/>
    <w:qFormat/>
    <w:rsid w:val="00512B7E"/>
    <w:pPr>
      <w:keepLines/>
      <w:pageBreakBefore w:val="0"/>
      <w:numPr>
        <w:numId w:val="0"/>
      </w:numPr>
      <w:tabs>
        <w:tab w:val="clear" w:pos="567"/>
      </w:tabs>
      <w:suppressAutoHyphens w:val="0"/>
      <w:spacing w:after="0" w:line="259" w:lineRule="auto"/>
      <w:contextualSpacing w:val="0"/>
      <w:jc w:val="left"/>
      <w:outlineLvl w:val="9"/>
    </w:pPr>
    <w:rPr>
      <w:rFonts w:asciiTheme="majorHAnsi" w:eastAsiaTheme="majorEastAsia" w:hAnsiTheme="majorHAnsi" w:cstheme="majorBidi"/>
      <w:b w:val="0"/>
      <w:caps w:val="0"/>
      <w:color w:val="365F91" w:themeColor="accent1" w:themeShade="BF"/>
      <w:szCs w:val="32"/>
    </w:rPr>
  </w:style>
  <w:style w:type="character" w:customStyle="1" w:styleId="affff">
    <w:name w:val="Абзац списка Знак"/>
    <w:aliases w:val="Table-Normal Знак,RSHB_Table-Normal Знак,Bullets Знак,Предусловия Знак,NASOFT List Paragraph Знак,Paragraphe de liste1 Знак,列出段落1 Знак,List Paragraph2 Знак,List 1 Paragraph Знак,List Paragraph1 Знак,List Paragraph Char Char Знак"/>
    <w:link w:val="affff0"/>
    <w:uiPriority w:val="34"/>
    <w:qFormat/>
    <w:locked/>
    <w:rsid w:val="00512B7E"/>
    <w:rPr>
      <w:rFonts w:eastAsia="Calibri"/>
      <w:sz w:val="24"/>
      <w:szCs w:val="24"/>
    </w:rPr>
  </w:style>
  <w:style w:type="paragraph" w:styleId="affff0">
    <w:name w:val="List Paragraph"/>
    <w:aliases w:val="Table-Normal,RSHB_Table-Normal,Bullets,Предусловия,NASOFT List Paragraph,Paragraphe de liste1,列出段落1,List Paragraph2,List 1 Paragraph,List Paragraph1,List Paragraph Char Char,Equipment,numbered,List Paragraph11,Headding 3,Table Txt,lp1,列出段落"/>
    <w:basedOn w:val="a4"/>
    <w:link w:val="affff"/>
    <w:uiPriority w:val="99"/>
    <w:qFormat/>
    <w:rsid w:val="00512B7E"/>
    <w:pPr>
      <w:ind w:left="708" w:firstLine="708"/>
      <w:jc w:val="left"/>
    </w:pPr>
    <w:rPr>
      <w:rFonts w:eastAsia="Calibri"/>
      <w:szCs w:val="24"/>
    </w:rPr>
  </w:style>
  <w:style w:type="character" w:customStyle="1" w:styleId="22">
    <w:name w:val="Заголовок 2 Знак"/>
    <w:aliases w:val="_GOST_2 Знак"/>
    <w:basedOn w:val="a5"/>
    <w:link w:val="21"/>
    <w:rsid w:val="00512B7E"/>
    <w:rPr>
      <w:rFonts w:cs="Arial"/>
      <w:b/>
      <w:bCs/>
      <w:iCs/>
      <w:sz w:val="32"/>
      <w:szCs w:val="32"/>
    </w:rPr>
  </w:style>
  <w:style w:type="character" w:customStyle="1" w:styleId="af1">
    <w:name w:val="Текст выноски Знак"/>
    <w:basedOn w:val="a5"/>
    <w:link w:val="af0"/>
    <w:semiHidden/>
    <w:rsid w:val="00512B7E"/>
    <w:rPr>
      <w:rFonts w:ascii="Tahoma" w:hAnsi="Tahoma" w:cs="Tahoma"/>
      <w:sz w:val="16"/>
      <w:szCs w:val="16"/>
    </w:rPr>
  </w:style>
  <w:style w:type="character" w:customStyle="1" w:styleId="af3">
    <w:name w:val="Тема примечания Знак"/>
    <w:basedOn w:val="aa"/>
    <w:link w:val="af2"/>
    <w:semiHidden/>
    <w:rsid w:val="00512B7E"/>
    <w:rPr>
      <w:b/>
      <w:bCs/>
    </w:rPr>
  </w:style>
  <w:style w:type="character" w:customStyle="1" w:styleId="32">
    <w:name w:val="Заголовок 3 Знак"/>
    <w:aliases w:val="_GOST_3 Знак"/>
    <w:basedOn w:val="a5"/>
    <w:link w:val="31"/>
    <w:rsid w:val="00512B7E"/>
    <w:rPr>
      <w:rFonts w:cs="Arial"/>
      <w:b/>
      <w:iCs/>
      <w:sz w:val="26"/>
      <w:szCs w:val="26"/>
    </w:rPr>
  </w:style>
  <w:style w:type="character" w:customStyle="1" w:styleId="a9">
    <w:name w:val="Верхний колонтитул Знак"/>
    <w:basedOn w:val="a5"/>
    <w:link w:val="a8"/>
    <w:rsid w:val="00512B7E"/>
    <w:rPr>
      <w:sz w:val="24"/>
    </w:rPr>
  </w:style>
  <w:style w:type="character" w:customStyle="1" w:styleId="afff5">
    <w:name w:val="Нижний колонтитул Знак"/>
    <w:basedOn w:val="a5"/>
    <w:link w:val="afff4"/>
    <w:rsid w:val="00512B7E"/>
    <w:rPr>
      <w:sz w:val="24"/>
    </w:rPr>
  </w:style>
  <w:style w:type="paragraph" w:customStyle="1" w:styleId="BPCLegaleze">
    <w:name w:val="BPC – Legaleze"/>
    <w:basedOn w:val="a4"/>
    <w:rsid w:val="00512B7E"/>
    <w:pPr>
      <w:spacing w:after="41" w:line="140" w:lineRule="atLeast"/>
      <w:ind w:firstLine="0"/>
      <w:jc w:val="center"/>
    </w:pPr>
    <w:rPr>
      <w:rFonts w:ascii="Calibri" w:hAnsi="Calibri"/>
      <w:sz w:val="20"/>
      <w:lang w:val="en-US" w:eastAsia="en-US" w:bidi="he-IL"/>
    </w:rPr>
  </w:style>
  <w:style w:type="character" w:customStyle="1" w:styleId="HTML2">
    <w:name w:val="Стандартный HTML Знак"/>
    <w:basedOn w:val="a5"/>
    <w:link w:val="HTML1"/>
    <w:rsid w:val="00512B7E"/>
    <w:rPr>
      <w:rFonts w:ascii="Courier New" w:hAnsi="Courier New" w:cs="Courier New"/>
    </w:rPr>
  </w:style>
  <w:style w:type="paragraph" w:styleId="affff1">
    <w:name w:val="Revision"/>
    <w:hidden/>
    <w:uiPriority w:val="99"/>
    <w:semiHidden/>
    <w:rsid w:val="00512B7E"/>
    <w:rPr>
      <w:rFonts w:asciiTheme="minorHAnsi" w:eastAsiaTheme="minorHAnsi" w:hAnsiTheme="minorHAnsi" w:cstheme="minorBidi"/>
      <w:sz w:val="22"/>
      <w:szCs w:val="22"/>
      <w:lang w:eastAsia="en-US"/>
    </w:rPr>
  </w:style>
  <w:style w:type="character" w:customStyle="1" w:styleId="af6">
    <w:name w:val="Текст сноски Знак"/>
    <w:aliases w:val="Footnote Text Char Знак Знак Знак,Footnote Text Char Знак Знак1,Footnote Text Char Знак Знак Знак Знак Знак, Знак2 Знак,Footnote Text Char Знак Знак Знак Знак Char Char Знак,Текст сноски Знак Знак Знак1,Текст сноски Знак Знак Знак Знак"/>
    <w:basedOn w:val="a5"/>
    <w:link w:val="af5"/>
    <w:rsid w:val="00512B7E"/>
  </w:style>
  <w:style w:type="character" w:customStyle="1" w:styleId="80">
    <w:name w:val="Заголовок 8 Знак"/>
    <w:basedOn w:val="a5"/>
    <w:link w:val="8"/>
    <w:rsid w:val="00512B7E"/>
    <w:rPr>
      <w:i/>
      <w:iCs/>
      <w:sz w:val="24"/>
    </w:rPr>
  </w:style>
  <w:style w:type="character" w:customStyle="1" w:styleId="GOSTTableListMark10">
    <w:name w:val="_GOST_Table_List_Mark_1 Знак"/>
    <w:link w:val="GOSTTableListMark1"/>
    <w:locked/>
    <w:rsid w:val="00512B7E"/>
    <w:rPr>
      <w:sz w:val="22"/>
    </w:rPr>
  </w:style>
  <w:style w:type="character" w:customStyle="1" w:styleId="1a">
    <w:name w:val="Неразрешенное упоминание1"/>
    <w:basedOn w:val="a5"/>
    <w:uiPriority w:val="99"/>
    <w:semiHidden/>
    <w:unhideWhenUsed/>
    <w:rsid w:val="00512B7E"/>
    <w:rPr>
      <w:color w:val="605E5C"/>
      <w:shd w:val="clear" w:color="auto" w:fill="E1DFDD"/>
    </w:rPr>
  </w:style>
  <w:style w:type="character" w:styleId="affff2">
    <w:name w:val="endnote reference"/>
    <w:basedOn w:val="a5"/>
    <w:semiHidden/>
    <w:unhideWhenUsed/>
    <w:rsid w:val="005C6BDA"/>
    <w:rPr>
      <w:vertAlign w:val="superscript"/>
    </w:rPr>
  </w:style>
  <w:style w:type="character" w:customStyle="1" w:styleId="2f4">
    <w:name w:val="Неразрешенное упоминание2"/>
    <w:basedOn w:val="a5"/>
    <w:uiPriority w:val="99"/>
    <w:semiHidden/>
    <w:unhideWhenUsed/>
    <w:rsid w:val="00BD6B85"/>
    <w:rPr>
      <w:color w:val="605E5C"/>
      <w:shd w:val="clear" w:color="auto" w:fill="E1DFDD"/>
    </w:rPr>
  </w:style>
  <w:style w:type="character" w:customStyle="1" w:styleId="inline-comment-marker">
    <w:name w:val="inline-comment-marker"/>
    <w:basedOn w:val="a5"/>
    <w:rsid w:val="00285168"/>
  </w:style>
  <w:style w:type="character" w:customStyle="1" w:styleId="3f2">
    <w:name w:val="Неразрешенное упоминание3"/>
    <w:basedOn w:val="a5"/>
    <w:uiPriority w:val="99"/>
    <w:semiHidden/>
    <w:unhideWhenUsed/>
    <w:rsid w:val="00371D61"/>
    <w:rPr>
      <w:color w:val="605E5C"/>
      <w:shd w:val="clear" w:color="auto" w:fill="E1DFDD"/>
    </w:rPr>
  </w:style>
  <w:style w:type="character" w:customStyle="1" w:styleId="4a">
    <w:name w:val="Неразрешенное упоминание4"/>
    <w:basedOn w:val="a5"/>
    <w:uiPriority w:val="99"/>
    <w:semiHidden/>
    <w:unhideWhenUsed/>
    <w:rsid w:val="00BC2D27"/>
    <w:rPr>
      <w:color w:val="605E5C"/>
      <w:shd w:val="clear" w:color="auto" w:fill="E1DFDD"/>
    </w:rPr>
  </w:style>
  <w:style w:type="character" w:customStyle="1" w:styleId="expand-control-text">
    <w:name w:val="expand-control-text"/>
    <w:basedOn w:val="a5"/>
    <w:rsid w:val="00260180"/>
  </w:style>
  <w:style w:type="character" w:customStyle="1" w:styleId="58">
    <w:name w:val="Неразрешенное упоминание5"/>
    <w:basedOn w:val="a5"/>
    <w:uiPriority w:val="99"/>
    <w:semiHidden/>
    <w:unhideWhenUsed/>
    <w:rsid w:val="0090178E"/>
    <w:rPr>
      <w:color w:val="605E5C"/>
      <w:shd w:val="clear" w:color="auto" w:fill="E1DFDD"/>
    </w:rPr>
  </w:style>
  <w:style w:type="character" w:customStyle="1" w:styleId="error">
    <w:name w:val="error"/>
    <w:basedOn w:val="a5"/>
    <w:rsid w:val="00317084"/>
  </w:style>
  <w:style w:type="paragraph" w:customStyle="1" w:styleId="GOSTTableNum2">
    <w:name w:val="_GOST_Table_Num_2"/>
    <w:basedOn w:val="GOSTTableNum"/>
    <w:rsid w:val="00EC1BAE"/>
    <w:pPr>
      <w:numPr>
        <w:ilvl w:val="1"/>
      </w:numPr>
    </w:pPr>
  </w:style>
  <w:style w:type="paragraph" w:customStyle="1" w:styleId="GOSTTableNum3">
    <w:name w:val="_GOST_Table_Num_3"/>
    <w:basedOn w:val="GOSTTableNum2"/>
    <w:qFormat/>
    <w:rsid w:val="00EC1BAE"/>
    <w:pPr>
      <w:numPr>
        <w:ilvl w:val="2"/>
      </w:numPr>
    </w:pPr>
  </w:style>
  <w:style w:type="paragraph" w:customStyle="1" w:styleId="GOSTTableNum4">
    <w:name w:val="_GOST_Table_Num_4"/>
    <w:basedOn w:val="GOSTTableNum3"/>
    <w:rsid w:val="00EC1BAE"/>
    <w:pPr>
      <w:numPr>
        <w:ilvl w:val="3"/>
      </w:numPr>
    </w:pPr>
  </w:style>
  <w:style w:type="paragraph" w:customStyle="1" w:styleId="GOSTTableNum5">
    <w:name w:val="_GOST_Table_Num_5"/>
    <w:basedOn w:val="GOSTTableNum4"/>
    <w:qFormat/>
    <w:rsid w:val="00EC1BAE"/>
    <w:pPr>
      <w:numPr>
        <w:ilvl w:val="4"/>
      </w:numPr>
    </w:pPr>
  </w:style>
  <w:style w:type="paragraph" w:customStyle="1" w:styleId="GOSTTableNum6">
    <w:name w:val="_GOST_Table_Num_6"/>
    <w:basedOn w:val="GOSTTableNum5"/>
    <w:rsid w:val="00EC1BAE"/>
    <w:pPr>
      <w:numPr>
        <w:ilvl w:val="5"/>
      </w:numPr>
    </w:pPr>
  </w:style>
  <w:style w:type="paragraph" w:customStyle="1" w:styleId="GOSTTableNum7">
    <w:name w:val="_GOST_Table_Num_7"/>
    <w:basedOn w:val="GOSTTableNum6"/>
    <w:qFormat/>
    <w:rsid w:val="00EC1BAE"/>
    <w:pPr>
      <w:numPr>
        <w:ilvl w:val="6"/>
      </w:numPr>
    </w:pPr>
  </w:style>
  <w:style w:type="paragraph" w:customStyle="1" w:styleId="GOSTTitulfooter">
    <w:name w:val="_GOST_Titul_footer"/>
    <w:rsid w:val="00EC1BAE"/>
    <w:pPr>
      <w:suppressAutoHyphens/>
      <w:jc w:val="center"/>
    </w:pPr>
    <w:rPr>
      <w:color w:val="292929"/>
      <w:sz w:val="28"/>
    </w:rPr>
  </w:style>
  <w:style w:type="paragraph" w:customStyle="1" w:styleId="GOSTTitulheader">
    <w:name w:val="_GOST_Titul_header"/>
    <w:rsid w:val="00EC1BAE"/>
    <w:pPr>
      <w:suppressAutoHyphens/>
      <w:jc w:val="center"/>
    </w:pPr>
    <w:rPr>
      <w:b/>
      <w:caps/>
      <w:color w:val="404040"/>
      <w:sz w:val="24"/>
    </w:rPr>
  </w:style>
  <w:style w:type="character" w:customStyle="1" w:styleId="anegp0gi0b9av8jahpyh">
    <w:name w:val="anegp0gi0b9av8jahpyh"/>
    <w:basedOn w:val="a5"/>
    <w:rsid w:val="00B20836"/>
  </w:style>
  <w:style w:type="paragraph" w:customStyle="1" w:styleId="ConsPlusNormal">
    <w:name w:val="ConsPlusNormal"/>
    <w:rsid w:val="00947B7B"/>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5123">
      <w:bodyDiv w:val="1"/>
      <w:marLeft w:val="0"/>
      <w:marRight w:val="0"/>
      <w:marTop w:val="0"/>
      <w:marBottom w:val="0"/>
      <w:divBdr>
        <w:top w:val="none" w:sz="0" w:space="0" w:color="auto"/>
        <w:left w:val="none" w:sz="0" w:space="0" w:color="auto"/>
        <w:bottom w:val="none" w:sz="0" w:space="0" w:color="auto"/>
        <w:right w:val="none" w:sz="0" w:space="0" w:color="auto"/>
      </w:divBdr>
    </w:div>
    <w:div w:id="18750499">
      <w:bodyDiv w:val="1"/>
      <w:marLeft w:val="0"/>
      <w:marRight w:val="0"/>
      <w:marTop w:val="0"/>
      <w:marBottom w:val="0"/>
      <w:divBdr>
        <w:top w:val="none" w:sz="0" w:space="0" w:color="auto"/>
        <w:left w:val="none" w:sz="0" w:space="0" w:color="auto"/>
        <w:bottom w:val="none" w:sz="0" w:space="0" w:color="auto"/>
        <w:right w:val="none" w:sz="0" w:space="0" w:color="auto"/>
      </w:divBdr>
    </w:div>
    <w:div w:id="21827328">
      <w:bodyDiv w:val="1"/>
      <w:marLeft w:val="0"/>
      <w:marRight w:val="0"/>
      <w:marTop w:val="0"/>
      <w:marBottom w:val="0"/>
      <w:divBdr>
        <w:top w:val="none" w:sz="0" w:space="0" w:color="auto"/>
        <w:left w:val="none" w:sz="0" w:space="0" w:color="auto"/>
        <w:bottom w:val="none" w:sz="0" w:space="0" w:color="auto"/>
        <w:right w:val="none" w:sz="0" w:space="0" w:color="auto"/>
      </w:divBdr>
    </w:div>
    <w:div w:id="24647552">
      <w:bodyDiv w:val="1"/>
      <w:marLeft w:val="0"/>
      <w:marRight w:val="0"/>
      <w:marTop w:val="0"/>
      <w:marBottom w:val="0"/>
      <w:divBdr>
        <w:top w:val="none" w:sz="0" w:space="0" w:color="auto"/>
        <w:left w:val="none" w:sz="0" w:space="0" w:color="auto"/>
        <w:bottom w:val="none" w:sz="0" w:space="0" w:color="auto"/>
        <w:right w:val="none" w:sz="0" w:space="0" w:color="auto"/>
      </w:divBdr>
    </w:div>
    <w:div w:id="47926682">
      <w:bodyDiv w:val="1"/>
      <w:marLeft w:val="0"/>
      <w:marRight w:val="0"/>
      <w:marTop w:val="0"/>
      <w:marBottom w:val="0"/>
      <w:divBdr>
        <w:top w:val="none" w:sz="0" w:space="0" w:color="auto"/>
        <w:left w:val="none" w:sz="0" w:space="0" w:color="auto"/>
        <w:bottom w:val="none" w:sz="0" w:space="0" w:color="auto"/>
        <w:right w:val="none" w:sz="0" w:space="0" w:color="auto"/>
      </w:divBdr>
    </w:div>
    <w:div w:id="72512914">
      <w:bodyDiv w:val="1"/>
      <w:marLeft w:val="0"/>
      <w:marRight w:val="0"/>
      <w:marTop w:val="0"/>
      <w:marBottom w:val="0"/>
      <w:divBdr>
        <w:top w:val="none" w:sz="0" w:space="0" w:color="auto"/>
        <w:left w:val="none" w:sz="0" w:space="0" w:color="auto"/>
        <w:bottom w:val="none" w:sz="0" w:space="0" w:color="auto"/>
        <w:right w:val="none" w:sz="0" w:space="0" w:color="auto"/>
      </w:divBdr>
    </w:div>
    <w:div w:id="120848555">
      <w:bodyDiv w:val="1"/>
      <w:marLeft w:val="0"/>
      <w:marRight w:val="0"/>
      <w:marTop w:val="0"/>
      <w:marBottom w:val="0"/>
      <w:divBdr>
        <w:top w:val="none" w:sz="0" w:space="0" w:color="auto"/>
        <w:left w:val="none" w:sz="0" w:space="0" w:color="auto"/>
        <w:bottom w:val="none" w:sz="0" w:space="0" w:color="auto"/>
        <w:right w:val="none" w:sz="0" w:space="0" w:color="auto"/>
      </w:divBdr>
    </w:div>
    <w:div w:id="122038060">
      <w:bodyDiv w:val="1"/>
      <w:marLeft w:val="0"/>
      <w:marRight w:val="0"/>
      <w:marTop w:val="0"/>
      <w:marBottom w:val="0"/>
      <w:divBdr>
        <w:top w:val="none" w:sz="0" w:space="0" w:color="auto"/>
        <w:left w:val="none" w:sz="0" w:space="0" w:color="auto"/>
        <w:bottom w:val="none" w:sz="0" w:space="0" w:color="auto"/>
        <w:right w:val="none" w:sz="0" w:space="0" w:color="auto"/>
      </w:divBdr>
    </w:div>
    <w:div w:id="127171327">
      <w:bodyDiv w:val="1"/>
      <w:marLeft w:val="0"/>
      <w:marRight w:val="0"/>
      <w:marTop w:val="0"/>
      <w:marBottom w:val="0"/>
      <w:divBdr>
        <w:top w:val="none" w:sz="0" w:space="0" w:color="auto"/>
        <w:left w:val="none" w:sz="0" w:space="0" w:color="auto"/>
        <w:bottom w:val="none" w:sz="0" w:space="0" w:color="auto"/>
        <w:right w:val="none" w:sz="0" w:space="0" w:color="auto"/>
      </w:divBdr>
    </w:div>
    <w:div w:id="140661397">
      <w:bodyDiv w:val="1"/>
      <w:marLeft w:val="0"/>
      <w:marRight w:val="0"/>
      <w:marTop w:val="0"/>
      <w:marBottom w:val="0"/>
      <w:divBdr>
        <w:top w:val="none" w:sz="0" w:space="0" w:color="auto"/>
        <w:left w:val="none" w:sz="0" w:space="0" w:color="auto"/>
        <w:bottom w:val="none" w:sz="0" w:space="0" w:color="auto"/>
        <w:right w:val="none" w:sz="0" w:space="0" w:color="auto"/>
      </w:divBdr>
    </w:div>
    <w:div w:id="151993236">
      <w:bodyDiv w:val="1"/>
      <w:marLeft w:val="0"/>
      <w:marRight w:val="0"/>
      <w:marTop w:val="0"/>
      <w:marBottom w:val="0"/>
      <w:divBdr>
        <w:top w:val="none" w:sz="0" w:space="0" w:color="auto"/>
        <w:left w:val="none" w:sz="0" w:space="0" w:color="auto"/>
        <w:bottom w:val="none" w:sz="0" w:space="0" w:color="auto"/>
        <w:right w:val="none" w:sz="0" w:space="0" w:color="auto"/>
      </w:divBdr>
    </w:div>
    <w:div w:id="160702848">
      <w:bodyDiv w:val="1"/>
      <w:marLeft w:val="0"/>
      <w:marRight w:val="0"/>
      <w:marTop w:val="0"/>
      <w:marBottom w:val="0"/>
      <w:divBdr>
        <w:top w:val="none" w:sz="0" w:space="0" w:color="auto"/>
        <w:left w:val="none" w:sz="0" w:space="0" w:color="auto"/>
        <w:bottom w:val="none" w:sz="0" w:space="0" w:color="auto"/>
        <w:right w:val="none" w:sz="0" w:space="0" w:color="auto"/>
      </w:divBdr>
    </w:div>
    <w:div w:id="184448311">
      <w:bodyDiv w:val="1"/>
      <w:marLeft w:val="0"/>
      <w:marRight w:val="0"/>
      <w:marTop w:val="0"/>
      <w:marBottom w:val="0"/>
      <w:divBdr>
        <w:top w:val="none" w:sz="0" w:space="0" w:color="auto"/>
        <w:left w:val="none" w:sz="0" w:space="0" w:color="auto"/>
        <w:bottom w:val="none" w:sz="0" w:space="0" w:color="auto"/>
        <w:right w:val="none" w:sz="0" w:space="0" w:color="auto"/>
      </w:divBdr>
    </w:div>
    <w:div w:id="195580799">
      <w:bodyDiv w:val="1"/>
      <w:marLeft w:val="0"/>
      <w:marRight w:val="0"/>
      <w:marTop w:val="0"/>
      <w:marBottom w:val="0"/>
      <w:divBdr>
        <w:top w:val="none" w:sz="0" w:space="0" w:color="auto"/>
        <w:left w:val="none" w:sz="0" w:space="0" w:color="auto"/>
        <w:bottom w:val="none" w:sz="0" w:space="0" w:color="auto"/>
        <w:right w:val="none" w:sz="0" w:space="0" w:color="auto"/>
      </w:divBdr>
    </w:div>
    <w:div w:id="205416272">
      <w:bodyDiv w:val="1"/>
      <w:marLeft w:val="0"/>
      <w:marRight w:val="0"/>
      <w:marTop w:val="0"/>
      <w:marBottom w:val="0"/>
      <w:divBdr>
        <w:top w:val="none" w:sz="0" w:space="0" w:color="auto"/>
        <w:left w:val="none" w:sz="0" w:space="0" w:color="auto"/>
        <w:bottom w:val="none" w:sz="0" w:space="0" w:color="auto"/>
        <w:right w:val="none" w:sz="0" w:space="0" w:color="auto"/>
      </w:divBdr>
    </w:div>
    <w:div w:id="208687609">
      <w:bodyDiv w:val="1"/>
      <w:marLeft w:val="0"/>
      <w:marRight w:val="0"/>
      <w:marTop w:val="0"/>
      <w:marBottom w:val="0"/>
      <w:divBdr>
        <w:top w:val="none" w:sz="0" w:space="0" w:color="auto"/>
        <w:left w:val="none" w:sz="0" w:space="0" w:color="auto"/>
        <w:bottom w:val="none" w:sz="0" w:space="0" w:color="auto"/>
        <w:right w:val="none" w:sz="0" w:space="0" w:color="auto"/>
      </w:divBdr>
    </w:div>
    <w:div w:id="244846533">
      <w:bodyDiv w:val="1"/>
      <w:marLeft w:val="0"/>
      <w:marRight w:val="0"/>
      <w:marTop w:val="0"/>
      <w:marBottom w:val="0"/>
      <w:divBdr>
        <w:top w:val="none" w:sz="0" w:space="0" w:color="auto"/>
        <w:left w:val="none" w:sz="0" w:space="0" w:color="auto"/>
        <w:bottom w:val="none" w:sz="0" w:space="0" w:color="auto"/>
        <w:right w:val="none" w:sz="0" w:space="0" w:color="auto"/>
      </w:divBdr>
    </w:div>
    <w:div w:id="294873148">
      <w:bodyDiv w:val="1"/>
      <w:marLeft w:val="0"/>
      <w:marRight w:val="0"/>
      <w:marTop w:val="0"/>
      <w:marBottom w:val="0"/>
      <w:divBdr>
        <w:top w:val="none" w:sz="0" w:space="0" w:color="auto"/>
        <w:left w:val="none" w:sz="0" w:space="0" w:color="auto"/>
        <w:bottom w:val="none" w:sz="0" w:space="0" w:color="auto"/>
        <w:right w:val="none" w:sz="0" w:space="0" w:color="auto"/>
      </w:divBdr>
    </w:div>
    <w:div w:id="295796587">
      <w:bodyDiv w:val="1"/>
      <w:marLeft w:val="0"/>
      <w:marRight w:val="0"/>
      <w:marTop w:val="0"/>
      <w:marBottom w:val="0"/>
      <w:divBdr>
        <w:top w:val="none" w:sz="0" w:space="0" w:color="auto"/>
        <w:left w:val="none" w:sz="0" w:space="0" w:color="auto"/>
        <w:bottom w:val="none" w:sz="0" w:space="0" w:color="auto"/>
        <w:right w:val="none" w:sz="0" w:space="0" w:color="auto"/>
      </w:divBdr>
    </w:div>
    <w:div w:id="302974740">
      <w:bodyDiv w:val="1"/>
      <w:marLeft w:val="0"/>
      <w:marRight w:val="0"/>
      <w:marTop w:val="0"/>
      <w:marBottom w:val="0"/>
      <w:divBdr>
        <w:top w:val="none" w:sz="0" w:space="0" w:color="auto"/>
        <w:left w:val="none" w:sz="0" w:space="0" w:color="auto"/>
        <w:bottom w:val="none" w:sz="0" w:space="0" w:color="auto"/>
        <w:right w:val="none" w:sz="0" w:space="0" w:color="auto"/>
      </w:divBdr>
    </w:div>
    <w:div w:id="316031784">
      <w:bodyDiv w:val="1"/>
      <w:marLeft w:val="0"/>
      <w:marRight w:val="0"/>
      <w:marTop w:val="0"/>
      <w:marBottom w:val="0"/>
      <w:divBdr>
        <w:top w:val="none" w:sz="0" w:space="0" w:color="auto"/>
        <w:left w:val="none" w:sz="0" w:space="0" w:color="auto"/>
        <w:bottom w:val="none" w:sz="0" w:space="0" w:color="auto"/>
        <w:right w:val="none" w:sz="0" w:space="0" w:color="auto"/>
      </w:divBdr>
    </w:div>
    <w:div w:id="318268232">
      <w:bodyDiv w:val="1"/>
      <w:marLeft w:val="0"/>
      <w:marRight w:val="0"/>
      <w:marTop w:val="0"/>
      <w:marBottom w:val="0"/>
      <w:divBdr>
        <w:top w:val="none" w:sz="0" w:space="0" w:color="auto"/>
        <w:left w:val="none" w:sz="0" w:space="0" w:color="auto"/>
        <w:bottom w:val="none" w:sz="0" w:space="0" w:color="auto"/>
        <w:right w:val="none" w:sz="0" w:space="0" w:color="auto"/>
      </w:divBdr>
    </w:div>
    <w:div w:id="318655009">
      <w:bodyDiv w:val="1"/>
      <w:marLeft w:val="0"/>
      <w:marRight w:val="0"/>
      <w:marTop w:val="0"/>
      <w:marBottom w:val="0"/>
      <w:divBdr>
        <w:top w:val="none" w:sz="0" w:space="0" w:color="auto"/>
        <w:left w:val="none" w:sz="0" w:space="0" w:color="auto"/>
        <w:bottom w:val="none" w:sz="0" w:space="0" w:color="auto"/>
        <w:right w:val="none" w:sz="0" w:space="0" w:color="auto"/>
      </w:divBdr>
    </w:div>
    <w:div w:id="343821767">
      <w:bodyDiv w:val="1"/>
      <w:marLeft w:val="0"/>
      <w:marRight w:val="0"/>
      <w:marTop w:val="0"/>
      <w:marBottom w:val="0"/>
      <w:divBdr>
        <w:top w:val="none" w:sz="0" w:space="0" w:color="auto"/>
        <w:left w:val="none" w:sz="0" w:space="0" w:color="auto"/>
        <w:bottom w:val="none" w:sz="0" w:space="0" w:color="auto"/>
        <w:right w:val="none" w:sz="0" w:space="0" w:color="auto"/>
      </w:divBdr>
    </w:div>
    <w:div w:id="427694695">
      <w:bodyDiv w:val="1"/>
      <w:marLeft w:val="0"/>
      <w:marRight w:val="0"/>
      <w:marTop w:val="0"/>
      <w:marBottom w:val="0"/>
      <w:divBdr>
        <w:top w:val="none" w:sz="0" w:space="0" w:color="auto"/>
        <w:left w:val="none" w:sz="0" w:space="0" w:color="auto"/>
        <w:bottom w:val="none" w:sz="0" w:space="0" w:color="auto"/>
        <w:right w:val="none" w:sz="0" w:space="0" w:color="auto"/>
      </w:divBdr>
    </w:div>
    <w:div w:id="463499862">
      <w:bodyDiv w:val="1"/>
      <w:marLeft w:val="0"/>
      <w:marRight w:val="0"/>
      <w:marTop w:val="0"/>
      <w:marBottom w:val="0"/>
      <w:divBdr>
        <w:top w:val="none" w:sz="0" w:space="0" w:color="auto"/>
        <w:left w:val="none" w:sz="0" w:space="0" w:color="auto"/>
        <w:bottom w:val="none" w:sz="0" w:space="0" w:color="auto"/>
        <w:right w:val="none" w:sz="0" w:space="0" w:color="auto"/>
      </w:divBdr>
    </w:div>
    <w:div w:id="476191034">
      <w:bodyDiv w:val="1"/>
      <w:marLeft w:val="0"/>
      <w:marRight w:val="0"/>
      <w:marTop w:val="0"/>
      <w:marBottom w:val="0"/>
      <w:divBdr>
        <w:top w:val="none" w:sz="0" w:space="0" w:color="auto"/>
        <w:left w:val="none" w:sz="0" w:space="0" w:color="auto"/>
        <w:bottom w:val="none" w:sz="0" w:space="0" w:color="auto"/>
        <w:right w:val="none" w:sz="0" w:space="0" w:color="auto"/>
      </w:divBdr>
    </w:div>
    <w:div w:id="494491807">
      <w:bodyDiv w:val="1"/>
      <w:marLeft w:val="0"/>
      <w:marRight w:val="0"/>
      <w:marTop w:val="0"/>
      <w:marBottom w:val="0"/>
      <w:divBdr>
        <w:top w:val="none" w:sz="0" w:space="0" w:color="auto"/>
        <w:left w:val="none" w:sz="0" w:space="0" w:color="auto"/>
        <w:bottom w:val="none" w:sz="0" w:space="0" w:color="auto"/>
        <w:right w:val="none" w:sz="0" w:space="0" w:color="auto"/>
      </w:divBdr>
    </w:div>
    <w:div w:id="505249281">
      <w:bodyDiv w:val="1"/>
      <w:marLeft w:val="0"/>
      <w:marRight w:val="0"/>
      <w:marTop w:val="0"/>
      <w:marBottom w:val="0"/>
      <w:divBdr>
        <w:top w:val="none" w:sz="0" w:space="0" w:color="auto"/>
        <w:left w:val="none" w:sz="0" w:space="0" w:color="auto"/>
        <w:bottom w:val="none" w:sz="0" w:space="0" w:color="auto"/>
        <w:right w:val="none" w:sz="0" w:space="0" w:color="auto"/>
      </w:divBdr>
    </w:div>
    <w:div w:id="533470420">
      <w:bodyDiv w:val="1"/>
      <w:marLeft w:val="0"/>
      <w:marRight w:val="0"/>
      <w:marTop w:val="0"/>
      <w:marBottom w:val="0"/>
      <w:divBdr>
        <w:top w:val="none" w:sz="0" w:space="0" w:color="auto"/>
        <w:left w:val="none" w:sz="0" w:space="0" w:color="auto"/>
        <w:bottom w:val="none" w:sz="0" w:space="0" w:color="auto"/>
        <w:right w:val="none" w:sz="0" w:space="0" w:color="auto"/>
      </w:divBdr>
    </w:div>
    <w:div w:id="534536681">
      <w:bodyDiv w:val="1"/>
      <w:marLeft w:val="0"/>
      <w:marRight w:val="0"/>
      <w:marTop w:val="0"/>
      <w:marBottom w:val="0"/>
      <w:divBdr>
        <w:top w:val="none" w:sz="0" w:space="0" w:color="auto"/>
        <w:left w:val="none" w:sz="0" w:space="0" w:color="auto"/>
        <w:bottom w:val="none" w:sz="0" w:space="0" w:color="auto"/>
        <w:right w:val="none" w:sz="0" w:space="0" w:color="auto"/>
      </w:divBdr>
    </w:div>
    <w:div w:id="545530140">
      <w:bodyDiv w:val="1"/>
      <w:marLeft w:val="0"/>
      <w:marRight w:val="0"/>
      <w:marTop w:val="0"/>
      <w:marBottom w:val="0"/>
      <w:divBdr>
        <w:top w:val="none" w:sz="0" w:space="0" w:color="auto"/>
        <w:left w:val="none" w:sz="0" w:space="0" w:color="auto"/>
        <w:bottom w:val="none" w:sz="0" w:space="0" w:color="auto"/>
        <w:right w:val="none" w:sz="0" w:space="0" w:color="auto"/>
      </w:divBdr>
    </w:div>
    <w:div w:id="545876120">
      <w:bodyDiv w:val="1"/>
      <w:marLeft w:val="0"/>
      <w:marRight w:val="0"/>
      <w:marTop w:val="0"/>
      <w:marBottom w:val="0"/>
      <w:divBdr>
        <w:top w:val="none" w:sz="0" w:space="0" w:color="auto"/>
        <w:left w:val="none" w:sz="0" w:space="0" w:color="auto"/>
        <w:bottom w:val="none" w:sz="0" w:space="0" w:color="auto"/>
        <w:right w:val="none" w:sz="0" w:space="0" w:color="auto"/>
      </w:divBdr>
    </w:div>
    <w:div w:id="618337652">
      <w:bodyDiv w:val="1"/>
      <w:marLeft w:val="0"/>
      <w:marRight w:val="0"/>
      <w:marTop w:val="0"/>
      <w:marBottom w:val="0"/>
      <w:divBdr>
        <w:top w:val="none" w:sz="0" w:space="0" w:color="auto"/>
        <w:left w:val="none" w:sz="0" w:space="0" w:color="auto"/>
        <w:bottom w:val="none" w:sz="0" w:space="0" w:color="auto"/>
        <w:right w:val="none" w:sz="0" w:space="0" w:color="auto"/>
      </w:divBdr>
    </w:div>
    <w:div w:id="633564103">
      <w:bodyDiv w:val="1"/>
      <w:marLeft w:val="0"/>
      <w:marRight w:val="0"/>
      <w:marTop w:val="0"/>
      <w:marBottom w:val="0"/>
      <w:divBdr>
        <w:top w:val="none" w:sz="0" w:space="0" w:color="auto"/>
        <w:left w:val="none" w:sz="0" w:space="0" w:color="auto"/>
        <w:bottom w:val="none" w:sz="0" w:space="0" w:color="auto"/>
        <w:right w:val="none" w:sz="0" w:space="0" w:color="auto"/>
      </w:divBdr>
    </w:div>
    <w:div w:id="665785207">
      <w:bodyDiv w:val="1"/>
      <w:marLeft w:val="0"/>
      <w:marRight w:val="0"/>
      <w:marTop w:val="0"/>
      <w:marBottom w:val="0"/>
      <w:divBdr>
        <w:top w:val="none" w:sz="0" w:space="0" w:color="auto"/>
        <w:left w:val="none" w:sz="0" w:space="0" w:color="auto"/>
        <w:bottom w:val="none" w:sz="0" w:space="0" w:color="auto"/>
        <w:right w:val="none" w:sz="0" w:space="0" w:color="auto"/>
      </w:divBdr>
    </w:div>
    <w:div w:id="670257654">
      <w:bodyDiv w:val="1"/>
      <w:marLeft w:val="0"/>
      <w:marRight w:val="0"/>
      <w:marTop w:val="0"/>
      <w:marBottom w:val="0"/>
      <w:divBdr>
        <w:top w:val="none" w:sz="0" w:space="0" w:color="auto"/>
        <w:left w:val="none" w:sz="0" w:space="0" w:color="auto"/>
        <w:bottom w:val="none" w:sz="0" w:space="0" w:color="auto"/>
        <w:right w:val="none" w:sz="0" w:space="0" w:color="auto"/>
      </w:divBdr>
    </w:div>
    <w:div w:id="678699225">
      <w:bodyDiv w:val="1"/>
      <w:marLeft w:val="0"/>
      <w:marRight w:val="0"/>
      <w:marTop w:val="0"/>
      <w:marBottom w:val="0"/>
      <w:divBdr>
        <w:top w:val="none" w:sz="0" w:space="0" w:color="auto"/>
        <w:left w:val="none" w:sz="0" w:space="0" w:color="auto"/>
        <w:bottom w:val="none" w:sz="0" w:space="0" w:color="auto"/>
        <w:right w:val="none" w:sz="0" w:space="0" w:color="auto"/>
      </w:divBdr>
    </w:div>
    <w:div w:id="705328287">
      <w:bodyDiv w:val="1"/>
      <w:marLeft w:val="0"/>
      <w:marRight w:val="0"/>
      <w:marTop w:val="0"/>
      <w:marBottom w:val="0"/>
      <w:divBdr>
        <w:top w:val="none" w:sz="0" w:space="0" w:color="auto"/>
        <w:left w:val="none" w:sz="0" w:space="0" w:color="auto"/>
        <w:bottom w:val="none" w:sz="0" w:space="0" w:color="auto"/>
        <w:right w:val="none" w:sz="0" w:space="0" w:color="auto"/>
      </w:divBdr>
    </w:div>
    <w:div w:id="706417266">
      <w:bodyDiv w:val="1"/>
      <w:marLeft w:val="0"/>
      <w:marRight w:val="0"/>
      <w:marTop w:val="0"/>
      <w:marBottom w:val="0"/>
      <w:divBdr>
        <w:top w:val="none" w:sz="0" w:space="0" w:color="auto"/>
        <w:left w:val="none" w:sz="0" w:space="0" w:color="auto"/>
        <w:bottom w:val="none" w:sz="0" w:space="0" w:color="auto"/>
        <w:right w:val="none" w:sz="0" w:space="0" w:color="auto"/>
      </w:divBdr>
    </w:div>
    <w:div w:id="717703672">
      <w:bodyDiv w:val="1"/>
      <w:marLeft w:val="0"/>
      <w:marRight w:val="0"/>
      <w:marTop w:val="0"/>
      <w:marBottom w:val="0"/>
      <w:divBdr>
        <w:top w:val="none" w:sz="0" w:space="0" w:color="auto"/>
        <w:left w:val="none" w:sz="0" w:space="0" w:color="auto"/>
        <w:bottom w:val="none" w:sz="0" w:space="0" w:color="auto"/>
        <w:right w:val="none" w:sz="0" w:space="0" w:color="auto"/>
      </w:divBdr>
      <w:divsChild>
        <w:div w:id="158741582">
          <w:marLeft w:val="0"/>
          <w:marRight w:val="0"/>
          <w:marTop w:val="0"/>
          <w:marBottom w:val="0"/>
          <w:divBdr>
            <w:top w:val="none" w:sz="0" w:space="0" w:color="auto"/>
            <w:left w:val="none" w:sz="0" w:space="0" w:color="auto"/>
            <w:bottom w:val="none" w:sz="0" w:space="0" w:color="auto"/>
            <w:right w:val="none" w:sz="0" w:space="0" w:color="auto"/>
          </w:divBdr>
          <w:divsChild>
            <w:div w:id="1583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201">
      <w:bodyDiv w:val="1"/>
      <w:marLeft w:val="0"/>
      <w:marRight w:val="0"/>
      <w:marTop w:val="0"/>
      <w:marBottom w:val="0"/>
      <w:divBdr>
        <w:top w:val="none" w:sz="0" w:space="0" w:color="auto"/>
        <w:left w:val="none" w:sz="0" w:space="0" w:color="auto"/>
        <w:bottom w:val="none" w:sz="0" w:space="0" w:color="auto"/>
        <w:right w:val="none" w:sz="0" w:space="0" w:color="auto"/>
      </w:divBdr>
    </w:div>
    <w:div w:id="741490261">
      <w:bodyDiv w:val="1"/>
      <w:marLeft w:val="0"/>
      <w:marRight w:val="0"/>
      <w:marTop w:val="0"/>
      <w:marBottom w:val="0"/>
      <w:divBdr>
        <w:top w:val="none" w:sz="0" w:space="0" w:color="auto"/>
        <w:left w:val="none" w:sz="0" w:space="0" w:color="auto"/>
        <w:bottom w:val="none" w:sz="0" w:space="0" w:color="auto"/>
        <w:right w:val="none" w:sz="0" w:space="0" w:color="auto"/>
      </w:divBdr>
    </w:div>
    <w:div w:id="742916360">
      <w:bodyDiv w:val="1"/>
      <w:marLeft w:val="0"/>
      <w:marRight w:val="0"/>
      <w:marTop w:val="0"/>
      <w:marBottom w:val="0"/>
      <w:divBdr>
        <w:top w:val="none" w:sz="0" w:space="0" w:color="auto"/>
        <w:left w:val="none" w:sz="0" w:space="0" w:color="auto"/>
        <w:bottom w:val="none" w:sz="0" w:space="0" w:color="auto"/>
        <w:right w:val="none" w:sz="0" w:space="0" w:color="auto"/>
      </w:divBdr>
    </w:div>
    <w:div w:id="803157134">
      <w:bodyDiv w:val="1"/>
      <w:marLeft w:val="0"/>
      <w:marRight w:val="0"/>
      <w:marTop w:val="0"/>
      <w:marBottom w:val="0"/>
      <w:divBdr>
        <w:top w:val="none" w:sz="0" w:space="0" w:color="auto"/>
        <w:left w:val="none" w:sz="0" w:space="0" w:color="auto"/>
        <w:bottom w:val="none" w:sz="0" w:space="0" w:color="auto"/>
        <w:right w:val="none" w:sz="0" w:space="0" w:color="auto"/>
      </w:divBdr>
    </w:div>
    <w:div w:id="813568233">
      <w:bodyDiv w:val="1"/>
      <w:marLeft w:val="0"/>
      <w:marRight w:val="0"/>
      <w:marTop w:val="0"/>
      <w:marBottom w:val="0"/>
      <w:divBdr>
        <w:top w:val="none" w:sz="0" w:space="0" w:color="auto"/>
        <w:left w:val="none" w:sz="0" w:space="0" w:color="auto"/>
        <w:bottom w:val="none" w:sz="0" w:space="0" w:color="auto"/>
        <w:right w:val="none" w:sz="0" w:space="0" w:color="auto"/>
      </w:divBdr>
    </w:div>
    <w:div w:id="822963942">
      <w:bodyDiv w:val="1"/>
      <w:marLeft w:val="0"/>
      <w:marRight w:val="0"/>
      <w:marTop w:val="0"/>
      <w:marBottom w:val="0"/>
      <w:divBdr>
        <w:top w:val="none" w:sz="0" w:space="0" w:color="auto"/>
        <w:left w:val="none" w:sz="0" w:space="0" w:color="auto"/>
        <w:bottom w:val="none" w:sz="0" w:space="0" w:color="auto"/>
        <w:right w:val="none" w:sz="0" w:space="0" w:color="auto"/>
      </w:divBdr>
    </w:div>
    <w:div w:id="863176350">
      <w:bodyDiv w:val="1"/>
      <w:marLeft w:val="0"/>
      <w:marRight w:val="0"/>
      <w:marTop w:val="0"/>
      <w:marBottom w:val="0"/>
      <w:divBdr>
        <w:top w:val="none" w:sz="0" w:space="0" w:color="auto"/>
        <w:left w:val="none" w:sz="0" w:space="0" w:color="auto"/>
        <w:bottom w:val="none" w:sz="0" w:space="0" w:color="auto"/>
        <w:right w:val="none" w:sz="0" w:space="0" w:color="auto"/>
      </w:divBdr>
    </w:div>
    <w:div w:id="863321065">
      <w:bodyDiv w:val="1"/>
      <w:marLeft w:val="0"/>
      <w:marRight w:val="0"/>
      <w:marTop w:val="0"/>
      <w:marBottom w:val="0"/>
      <w:divBdr>
        <w:top w:val="none" w:sz="0" w:space="0" w:color="auto"/>
        <w:left w:val="none" w:sz="0" w:space="0" w:color="auto"/>
        <w:bottom w:val="none" w:sz="0" w:space="0" w:color="auto"/>
        <w:right w:val="none" w:sz="0" w:space="0" w:color="auto"/>
      </w:divBdr>
    </w:div>
    <w:div w:id="876548116">
      <w:bodyDiv w:val="1"/>
      <w:marLeft w:val="0"/>
      <w:marRight w:val="0"/>
      <w:marTop w:val="0"/>
      <w:marBottom w:val="0"/>
      <w:divBdr>
        <w:top w:val="none" w:sz="0" w:space="0" w:color="auto"/>
        <w:left w:val="none" w:sz="0" w:space="0" w:color="auto"/>
        <w:bottom w:val="none" w:sz="0" w:space="0" w:color="auto"/>
        <w:right w:val="none" w:sz="0" w:space="0" w:color="auto"/>
      </w:divBdr>
    </w:div>
    <w:div w:id="878127145">
      <w:bodyDiv w:val="1"/>
      <w:marLeft w:val="0"/>
      <w:marRight w:val="0"/>
      <w:marTop w:val="0"/>
      <w:marBottom w:val="0"/>
      <w:divBdr>
        <w:top w:val="none" w:sz="0" w:space="0" w:color="auto"/>
        <w:left w:val="none" w:sz="0" w:space="0" w:color="auto"/>
        <w:bottom w:val="none" w:sz="0" w:space="0" w:color="auto"/>
        <w:right w:val="none" w:sz="0" w:space="0" w:color="auto"/>
      </w:divBdr>
    </w:div>
    <w:div w:id="882064363">
      <w:bodyDiv w:val="1"/>
      <w:marLeft w:val="0"/>
      <w:marRight w:val="0"/>
      <w:marTop w:val="0"/>
      <w:marBottom w:val="0"/>
      <w:divBdr>
        <w:top w:val="none" w:sz="0" w:space="0" w:color="auto"/>
        <w:left w:val="none" w:sz="0" w:space="0" w:color="auto"/>
        <w:bottom w:val="none" w:sz="0" w:space="0" w:color="auto"/>
        <w:right w:val="none" w:sz="0" w:space="0" w:color="auto"/>
      </w:divBdr>
    </w:div>
    <w:div w:id="885482459">
      <w:bodyDiv w:val="1"/>
      <w:marLeft w:val="0"/>
      <w:marRight w:val="0"/>
      <w:marTop w:val="0"/>
      <w:marBottom w:val="0"/>
      <w:divBdr>
        <w:top w:val="none" w:sz="0" w:space="0" w:color="auto"/>
        <w:left w:val="none" w:sz="0" w:space="0" w:color="auto"/>
        <w:bottom w:val="none" w:sz="0" w:space="0" w:color="auto"/>
        <w:right w:val="none" w:sz="0" w:space="0" w:color="auto"/>
      </w:divBdr>
    </w:div>
    <w:div w:id="888105828">
      <w:bodyDiv w:val="1"/>
      <w:marLeft w:val="0"/>
      <w:marRight w:val="0"/>
      <w:marTop w:val="0"/>
      <w:marBottom w:val="0"/>
      <w:divBdr>
        <w:top w:val="none" w:sz="0" w:space="0" w:color="auto"/>
        <w:left w:val="none" w:sz="0" w:space="0" w:color="auto"/>
        <w:bottom w:val="none" w:sz="0" w:space="0" w:color="auto"/>
        <w:right w:val="none" w:sz="0" w:space="0" w:color="auto"/>
      </w:divBdr>
    </w:div>
    <w:div w:id="909000557">
      <w:bodyDiv w:val="1"/>
      <w:marLeft w:val="0"/>
      <w:marRight w:val="0"/>
      <w:marTop w:val="0"/>
      <w:marBottom w:val="0"/>
      <w:divBdr>
        <w:top w:val="none" w:sz="0" w:space="0" w:color="auto"/>
        <w:left w:val="none" w:sz="0" w:space="0" w:color="auto"/>
        <w:bottom w:val="none" w:sz="0" w:space="0" w:color="auto"/>
        <w:right w:val="none" w:sz="0" w:space="0" w:color="auto"/>
      </w:divBdr>
    </w:div>
    <w:div w:id="974523183">
      <w:bodyDiv w:val="1"/>
      <w:marLeft w:val="0"/>
      <w:marRight w:val="0"/>
      <w:marTop w:val="0"/>
      <w:marBottom w:val="0"/>
      <w:divBdr>
        <w:top w:val="none" w:sz="0" w:space="0" w:color="auto"/>
        <w:left w:val="none" w:sz="0" w:space="0" w:color="auto"/>
        <w:bottom w:val="none" w:sz="0" w:space="0" w:color="auto"/>
        <w:right w:val="none" w:sz="0" w:space="0" w:color="auto"/>
      </w:divBdr>
    </w:div>
    <w:div w:id="979923628">
      <w:bodyDiv w:val="1"/>
      <w:marLeft w:val="0"/>
      <w:marRight w:val="0"/>
      <w:marTop w:val="0"/>
      <w:marBottom w:val="0"/>
      <w:divBdr>
        <w:top w:val="none" w:sz="0" w:space="0" w:color="auto"/>
        <w:left w:val="none" w:sz="0" w:space="0" w:color="auto"/>
        <w:bottom w:val="none" w:sz="0" w:space="0" w:color="auto"/>
        <w:right w:val="none" w:sz="0" w:space="0" w:color="auto"/>
      </w:divBdr>
    </w:div>
    <w:div w:id="980110633">
      <w:bodyDiv w:val="1"/>
      <w:marLeft w:val="0"/>
      <w:marRight w:val="0"/>
      <w:marTop w:val="0"/>
      <w:marBottom w:val="0"/>
      <w:divBdr>
        <w:top w:val="none" w:sz="0" w:space="0" w:color="auto"/>
        <w:left w:val="none" w:sz="0" w:space="0" w:color="auto"/>
        <w:bottom w:val="none" w:sz="0" w:space="0" w:color="auto"/>
        <w:right w:val="none" w:sz="0" w:space="0" w:color="auto"/>
      </w:divBdr>
    </w:div>
    <w:div w:id="982390726">
      <w:bodyDiv w:val="1"/>
      <w:marLeft w:val="0"/>
      <w:marRight w:val="0"/>
      <w:marTop w:val="0"/>
      <w:marBottom w:val="0"/>
      <w:divBdr>
        <w:top w:val="none" w:sz="0" w:space="0" w:color="auto"/>
        <w:left w:val="none" w:sz="0" w:space="0" w:color="auto"/>
        <w:bottom w:val="none" w:sz="0" w:space="0" w:color="auto"/>
        <w:right w:val="none" w:sz="0" w:space="0" w:color="auto"/>
      </w:divBdr>
    </w:div>
    <w:div w:id="1014965148">
      <w:bodyDiv w:val="1"/>
      <w:marLeft w:val="0"/>
      <w:marRight w:val="0"/>
      <w:marTop w:val="0"/>
      <w:marBottom w:val="0"/>
      <w:divBdr>
        <w:top w:val="none" w:sz="0" w:space="0" w:color="auto"/>
        <w:left w:val="none" w:sz="0" w:space="0" w:color="auto"/>
        <w:bottom w:val="none" w:sz="0" w:space="0" w:color="auto"/>
        <w:right w:val="none" w:sz="0" w:space="0" w:color="auto"/>
      </w:divBdr>
    </w:div>
    <w:div w:id="1031956168">
      <w:bodyDiv w:val="1"/>
      <w:marLeft w:val="0"/>
      <w:marRight w:val="0"/>
      <w:marTop w:val="0"/>
      <w:marBottom w:val="0"/>
      <w:divBdr>
        <w:top w:val="none" w:sz="0" w:space="0" w:color="auto"/>
        <w:left w:val="none" w:sz="0" w:space="0" w:color="auto"/>
        <w:bottom w:val="none" w:sz="0" w:space="0" w:color="auto"/>
        <w:right w:val="none" w:sz="0" w:space="0" w:color="auto"/>
      </w:divBdr>
    </w:div>
    <w:div w:id="1054309435">
      <w:bodyDiv w:val="1"/>
      <w:marLeft w:val="0"/>
      <w:marRight w:val="0"/>
      <w:marTop w:val="0"/>
      <w:marBottom w:val="0"/>
      <w:divBdr>
        <w:top w:val="none" w:sz="0" w:space="0" w:color="auto"/>
        <w:left w:val="none" w:sz="0" w:space="0" w:color="auto"/>
        <w:bottom w:val="none" w:sz="0" w:space="0" w:color="auto"/>
        <w:right w:val="none" w:sz="0" w:space="0" w:color="auto"/>
      </w:divBdr>
    </w:div>
    <w:div w:id="1062675024">
      <w:bodyDiv w:val="1"/>
      <w:marLeft w:val="0"/>
      <w:marRight w:val="0"/>
      <w:marTop w:val="0"/>
      <w:marBottom w:val="0"/>
      <w:divBdr>
        <w:top w:val="none" w:sz="0" w:space="0" w:color="auto"/>
        <w:left w:val="none" w:sz="0" w:space="0" w:color="auto"/>
        <w:bottom w:val="none" w:sz="0" w:space="0" w:color="auto"/>
        <w:right w:val="none" w:sz="0" w:space="0" w:color="auto"/>
      </w:divBdr>
    </w:div>
    <w:div w:id="1085421747">
      <w:bodyDiv w:val="1"/>
      <w:marLeft w:val="0"/>
      <w:marRight w:val="0"/>
      <w:marTop w:val="0"/>
      <w:marBottom w:val="0"/>
      <w:divBdr>
        <w:top w:val="none" w:sz="0" w:space="0" w:color="auto"/>
        <w:left w:val="none" w:sz="0" w:space="0" w:color="auto"/>
        <w:bottom w:val="none" w:sz="0" w:space="0" w:color="auto"/>
        <w:right w:val="none" w:sz="0" w:space="0" w:color="auto"/>
      </w:divBdr>
    </w:div>
    <w:div w:id="1104769972">
      <w:bodyDiv w:val="1"/>
      <w:marLeft w:val="0"/>
      <w:marRight w:val="0"/>
      <w:marTop w:val="0"/>
      <w:marBottom w:val="0"/>
      <w:divBdr>
        <w:top w:val="none" w:sz="0" w:space="0" w:color="auto"/>
        <w:left w:val="none" w:sz="0" w:space="0" w:color="auto"/>
        <w:bottom w:val="none" w:sz="0" w:space="0" w:color="auto"/>
        <w:right w:val="none" w:sz="0" w:space="0" w:color="auto"/>
      </w:divBdr>
    </w:div>
    <w:div w:id="1109856440">
      <w:bodyDiv w:val="1"/>
      <w:marLeft w:val="0"/>
      <w:marRight w:val="0"/>
      <w:marTop w:val="0"/>
      <w:marBottom w:val="0"/>
      <w:divBdr>
        <w:top w:val="none" w:sz="0" w:space="0" w:color="auto"/>
        <w:left w:val="none" w:sz="0" w:space="0" w:color="auto"/>
        <w:bottom w:val="none" w:sz="0" w:space="0" w:color="auto"/>
        <w:right w:val="none" w:sz="0" w:space="0" w:color="auto"/>
      </w:divBdr>
    </w:div>
    <w:div w:id="1128352624">
      <w:bodyDiv w:val="1"/>
      <w:marLeft w:val="0"/>
      <w:marRight w:val="0"/>
      <w:marTop w:val="0"/>
      <w:marBottom w:val="0"/>
      <w:divBdr>
        <w:top w:val="none" w:sz="0" w:space="0" w:color="auto"/>
        <w:left w:val="none" w:sz="0" w:space="0" w:color="auto"/>
        <w:bottom w:val="none" w:sz="0" w:space="0" w:color="auto"/>
        <w:right w:val="none" w:sz="0" w:space="0" w:color="auto"/>
      </w:divBdr>
    </w:div>
    <w:div w:id="1162886955">
      <w:bodyDiv w:val="1"/>
      <w:marLeft w:val="0"/>
      <w:marRight w:val="0"/>
      <w:marTop w:val="0"/>
      <w:marBottom w:val="0"/>
      <w:divBdr>
        <w:top w:val="none" w:sz="0" w:space="0" w:color="auto"/>
        <w:left w:val="none" w:sz="0" w:space="0" w:color="auto"/>
        <w:bottom w:val="none" w:sz="0" w:space="0" w:color="auto"/>
        <w:right w:val="none" w:sz="0" w:space="0" w:color="auto"/>
      </w:divBdr>
    </w:div>
    <w:div w:id="1181047968">
      <w:bodyDiv w:val="1"/>
      <w:marLeft w:val="0"/>
      <w:marRight w:val="0"/>
      <w:marTop w:val="0"/>
      <w:marBottom w:val="0"/>
      <w:divBdr>
        <w:top w:val="none" w:sz="0" w:space="0" w:color="auto"/>
        <w:left w:val="none" w:sz="0" w:space="0" w:color="auto"/>
        <w:bottom w:val="none" w:sz="0" w:space="0" w:color="auto"/>
        <w:right w:val="none" w:sz="0" w:space="0" w:color="auto"/>
      </w:divBdr>
    </w:div>
    <w:div w:id="1201285092">
      <w:bodyDiv w:val="1"/>
      <w:marLeft w:val="0"/>
      <w:marRight w:val="0"/>
      <w:marTop w:val="0"/>
      <w:marBottom w:val="0"/>
      <w:divBdr>
        <w:top w:val="none" w:sz="0" w:space="0" w:color="auto"/>
        <w:left w:val="none" w:sz="0" w:space="0" w:color="auto"/>
        <w:bottom w:val="none" w:sz="0" w:space="0" w:color="auto"/>
        <w:right w:val="none" w:sz="0" w:space="0" w:color="auto"/>
      </w:divBdr>
    </w:div>
    <w:div w:id="1218201205">
      <w:bodyDiv w:val="1"/>
      <w:marLeft w:val="0"/>
      <w:marRight w:val="0"/>
      <w:marTop w:val="0"/>
      <w:marBottom w:val="0"/>
      <w:divBdr>
        <w:top w:val="none" w:sz="0" w:space="0" w:color="auto"/>
        <w:left w:val="none" w:sz="0" w:space="0" w:color="auto"/>
        <w:bottom w:val="none" w:sz="0" w:space="0" w:color="auto"/>
        <w:right w:val="none" w:sz="0" w:space="0" w:color="auto"/>
      </w:divBdr>
    </w:div>
    <w:div w:id="1247114154">
      <w:bodyDiv w:val="1"/>
      <w:marLeft w:val="0"/>
      <w:marRight w:val="0"/>
      <w:marTop w:val="0"/>
      <w:marBottom w:val="0"/>
      <w:divBdr>
        <w:top w:val="none" w:sz="0" w:space="0" w:color="auto"/>
        <w:left w:val="none" w:sz="0" w:space="0" w:color="auto"/>
        <w:bottom w:val="none" w:sz="0" w:space="0" w:color="auto"/>
        <w:right w:val="none" w:sz="0" w:space="0" w:color="auto"/>
      </w:divBdr>
    </w:div>
    <w:div w:id="1253902314">
      <w:bodyDiv w:val="1"/>
      <w:marLeft w:val="0"/>
      <w:marRight w:val="0"/>
      <w:marTop w:val="0"/>
      <w:marBottom w:val="0"/>
      <w:divBdr>
        <w:top w:val="none" w:sz="0" w:space="0" w:color="auto"/>
        <w:left w:val="none" w:sz="0" w:space="0" w:color="auto"/>
        <w:bottom w:val="none" w:sz="0" w:space="0" w:color="auto"/>
        <w:right w:val="none" w:sz="0" w:space="0" w:color="auto"/>
      </w:divBdr>
    </w:div>
    <w:div w:id="1293101269">
      <w:bodyDiv w:val="1"/>
      <w:marLeft w:val="0"/>
      <w:marRight w:val="0"/>
      <w:marTop w:val="0"/>
      <w:marBottom w:val="0"/>
      <w:divBdr>
        <w:top w:val="none" w:sz="0" w:space="0" w:color="auto"/>
        <w:left w:val="none" w:sz="0" w:space="0" w:color="auto"/>
        <w:bottom w:val="none" w:sz="0" w:space="0" w:color="auto"/>
        <w:right w:val="none" w:sz="0" w:space="0" w:color="auto"/>
      </w:divBdr>
    </w:div>
    <w:div w:id="1317033679">
      <w:bodyDiv w:val="1"/>
      <w:marLeft w:val="0"/>
      <w:marRight w:val="0"/>
      <w:marTop w:val="0"/>
      <w:marBottom w:val="0"/>
      <w:divBdr>
        <w:top w:val="none" w:sz="0" w:space="0" w:color="auto"/>
        <w:left w:val="none" w:sz="0" w:space="0" w:color="auto"/>
        <w:bottom w:val="none" w:sz="0" w:space="0" w:color="auto"/>
        <w:right w:val="none" w:sz="0" w:space="0" w:color="auto"/>
      </w:divBdr>
    </w:div>
    <w:div w:id="1341421766">
      <w:bodyDiv w:val="1"/>
      <w:marLeft w:val="0"/>
      <w:marRight w:val="0"/>
      <w:marTop w:val="0"/>
      <w:marBottom w:val="0"/>
      <w:divBdr>
        <w:top w:val="none" w:sz="0" w:space="0" w:color="auto"/>
        <w:left w:val="none" w:sz="0" w:space="0" w:color="auto"/>
        <w:bottom w:val="none" w:sz="0" w:space="0" w:color="auto"/>
        <w:right w:val="none" w:sz="0" w:space="0" w:color="auto"/>
      </w:divBdr>
    </w:div>
    <w:div w:id="1366565277">
      <w:bodyDiv w:val="1"/>
      <w:marLeft w:val="0"/>
      <w:marRight w:val="0"/>
      <w:marTop w:val="0"/>
      <w:marBottom w:val="0"/>
      <w:divBdr>
        <w:top w:val="none" w:sz="0" w:space="0" w:color="auto"/>
        <w:left w:val="none" w:sz="0" w:space="0" w:color="auto"/>
        <w:bottom w:val="none" w:sz="0" w:space="0" w:color="auto"/>
        <w:right w:val="none" w:sz="0" w:space="0" w:color="auto"/>
      </w:divBdr>
    </w:div>
    <w:div w:id="1415665289">
      <w:bodyDiv w:val="1"/>
      <w:marLeft w:val="0"/>
      <w:marRight w:val="0"/>
      <w:marTop w:val="0"/>
      <w:marBottom w:val="0"/>
      <w:divBdr>
        <w:top w:val="none" w:sz="0" w:space="0" w:color="auto"/>
        <w:left w:val="none" w:sz="0" w:space="0" w:color="auto"/>
        <w:bottom w:val="none" w:sz="0" w:space="0" w:color="auto"/>
        <w:right w:val="none" w:sz="0" w:space="0" w:color="auto"/>
      </w:divBdr>
    </w:div>
    <w:div w:id="1416054337">
      <w:bodyDiv w:val="1"/>
      <w:marLeft w:val="0"/>
      <w:marRight w:val="0"/>
      <w:marTop w:val="0"/>
      <w:marBottom w:val="0"/>
      <w:divBdr>
        <w:top w:val="none" w:sz="0" w:space="0" w:color="auto"/>
        <w:left w:val="none" w:sz="0" w:space="0" w:color="auto"/>
        <w:bottom w:val="none" w:sz="0" w:space="0" w:color="auto"/>
        <w:right w:val="none" w:sz="0" w:space="0" w:color="auto"/>
      </w:divBdr>
    </w:div>
    <w:div w:id="1421949551">
      <w:bodyDiv w:val="1"/>
      <w:marLeft w:val="0"/>
      <w:marRight w:val="0"/>
      <w:marTop w:val="0"/>
      <w:marBottom w:val="0"/>
      <w:divBdr>
        <w:top w:val="none" w:sz="0" w:space="0" w:color="auto"/>
        <w:left w:val="none" w:sz="0" w:space="0" w:color="auto"/>
        <w:bottom w:val="none" w:sz="0" w:space="0" w:color="auto"/>
        <w:right w:val="none" w:sz="0" w:space="0" w:color="auto"/>
      </w:divBdr>
    </w:div>
    <w:div w:id="1457019990">
      <w:bodyDiv w:val="1"/>
      <w:marLeft w:val="0"/>
      <w:marRight w:val="0"/>
      <w:marTop w:val="0"/>
      <w:marBottom w:val="0"/>
      <w:divBdr>
        <w:top w:val="none" w:sz="0" w:space="0" w:color="auto"/>
        <w:left w:val="none" w:sz="0" w:space="0" w:color="auto"/>
        <w:bottom w:val="none" w:sz="0" w:space="0" w:color="auto"/>
        <w:right w:val="none" w:sz="0" w:space="0" w:color="auto"/>
      </w:divBdr>
    </w:div>
    <w:div w:id="1482769994">
      <w:bodyDiv w:val="1"/>
      <w:marLeft w:val="0"/>
      <w:marRight w:val="0"/>
      <w:marTop w:val="0"/>
      <w:marBottom w:val="0"/>
      <w:divBdr>
        <w:top w:val="none" w:sz="0" w:space="0" w:color="auto"/>
        <w:left w:val="none" w:sz="0" w:space="0" w:color="auto"/>
        <w:bottom w:val="none" w:sz="0" w:space="0" w:color="auto"/>
        <w:right w:val="none" w:sz="0" w:space="0" w:color="auto"/>
      </w:divBdr>
    </w:div>
    <w:div w:id="1500778652">
      <w:bodyDiv w:val="1"/>
      <w:marLeft w:val="0"/>
      <w:marRight w:val="0"/>
      <w:marTop w:val="0"/>
      <w:marBottom w:val="0"/>
      <w:divBdr>
        <w:top w:val="none" w:sz="0" w:space="0" w:color="auto"/>
        <w:left w:val="none" w:sz="0" w:space="0" w:color="auto"/>
        <w:bottom w:val="none" w:sz="0" w:space="0" w:color="auto"/>
        <w:right w:val="none" w:sz="0" w:space="0" w:color="auto"/>
      </w:divBdr>
    </w:div>
    <w:div w:id="1501962386">
      <w:bodyDiv w:val="1"/>
      <w:marLeft w:val="0"/>
      <w:marRight w:val="0"/>
      <w:marTop w:val="0"/>
      <w:marBottom w:val="0"/>
      <w:divBdr>
        <w:top w:val="none" w:sz="0" w:space="0" w:color="auto"/>
        <w:left w:val="none" w:sz="0" w:space="0" w:color="auto"/>
        <w:bottom w:val="none" w:sz="0" w:space="0" w:color="auto"/>
        <w:right w:val="none" w:sz="0" w:space="0" w:color="auto"/>
      </w:divBdr>
    </w:div>
    <w:div w:id="1518693246">
      <w:bodyDiv w:val="1"/>
      <w:marLeft w:val="0"/>
      <w:marRight w:val="0"/>
      <w:marTop w:val="0"/>
      <w:marBottom w:val="0"/>
      <w:divBdr>
        <w:top w:val="none" w:sz="0" w:space="0" w:color="auto"/>
        <w:left w:val="none" w:sz="0" w:space="0" w:color="auto"/>
        <w:bottom w:val="none" w:sz="0" w:space="0" w:color="auto"/>
        <w:right w:val="none" w:sz="0" w:space="0" w:color="auto"/>
      </w:divBdr>
    </w:div>
    <w:div w:id="1522890064">
      <w:bodyDiv w:val="1"/>
      <w:marLeft w:val="0"/>
      <w:marRight w:val="0"/>
      <w:marTop w:val="0"/>
      <w:marBottom w:val="0"/>
      <w:divBdr>
        <w:top w:val="none" w:sz="0" w:space="0" w:color="auto"/>
        <w:left w:val="none" w:sz="0" w:space="0" w:color="auto"/>
        <w:bottom w:val="none" w:sz="0" w:space="0" w:color="auto"/>
        <w:right w:val="none" w:sz="0" w:space="0" w:color="auto"/>
      </w:divBdr>
    </w:div>
    <w:div w:id="1527014508">
      <w:bodyDiv w:val="1"/>
      <w:marLeft w:val="0"/>
      <w:marRight w:val="0"/>
      <w:marTop w:val="0"/>
      <w:marBottom w:val="0"/>
      <w:divBdr>
        <w:top w:val="none" w:sz="0" w:space="0" w:color="auto"/>
        <w:left w:val="none" w:sz="0" w:space="0" w:color="auto"/>
        <w:bottom w:val="none" w:sz="0" w:space="0" w:color="auto"/>
        <w:right w:val="none" w:sz="0" w:space="0" w:color="auto"/>
      </w:divBdr>
    </w:div>
    <w:div w:id="1539774933">
      <w:bodyDiv w:val="1"/>
      <w:marLeft w:val="0"/>
      <w:marRight w:val="0"/>
      <w:marTop w:val="0"/>
      <w:marBottom w:val="0"/>
      <w:divBdr>
        <w:top w:val="none" w:sz="0" w:space="0" w:color="auto"/>
        <w:left w:val="none" w:sz="0" w:space="0" w:color="auto"/>
        <w:bottom w:val="none" w:sz="0" w:space="0" w:color="auto"/>
        <w:right w:val="none" w:sz="0" w:space="0" w:color="auto"/>
      </w:divBdr>
    </w:div>
    <w:div w:id="1547911043">
      <w:bodyDiv w:val="1"/>
      <w:marLeft w:val="0"/>
      <w:marRight w:val="0"/>
      <w:marTop w:val="0"/>
      <w:marBottom w:val="0"/>
      <w:divBdr>
        <w:top w:val="none" w:sz="0" w:space="0" w:color="auto"/>
        <w:left w:val="none" w:sz="0" w:space="0" w:color="auto"/>
        <w:bottom w:val="none" w:sz="0" w:space="0" w:color="auto"/>
        <w:right w:val="none" w:sz="0" w:space="0" w:color="auto"/>
      </w:divBdr>
    </w:div>
    <w:div w:id="1553617147">
      <w:bodyDiv w:val="1"/>
      <w:marLeft w:val="0"/>
      <w:marRight w:val="0"/>
      <w:marTop w:val="0"/>
      <w:marBottom w:val="0"/>
      <w:divBdr>
        <w:top w:val="none" w:sz="0" w:space="0" w:color="auto"/>
        <w:left w:val="none" w:sz="0" w:space="0" w:color="auto"/>
        <w:bottom w:val="none" w:sz="0" w:space="0" w:color="auto"/>
        <w:right w:val="none" w:sz="0" w:space="0" w:color="auto"/>
      </w:divBdr>
    </w:div>
    <w:div w:id="1597396062">
      <w:bodyDiv w:val="1"/>
      <w:marLeft w:val="0"/>
      <w:marRight w:val="0"/>
      <w:marTop w:val="0"/>
      <w:marBottom w:val="0"/>
      <w:divBdr>
        <w:top w:val="none" w:sz="0" w:space="0" w:color="auto"/>
        <w:left w:val="none" w:sz="0" w:space="0" w:color="auto"/>
        <w:bottom w:val="none" w:sz="0" w:space="0" w:color="auto"/>
        <w:right w:val="none" w:sz="0" w:space="0" w:color="auto"/>
      </w:divBdr>
    </w:div>
    <w:div w:id="1607687471">
      <w:bodyDiv w:val="1"/>
      <w:marLeft w:val="0"/>
      <w:marRight w:val="0"/>
      <w:marTop w:val="0"/>
      <w:marBottom w:val="0"/>
      <w:divBdr>
        <w:top w:val="none" w:sz="0" w:space="0" w:color="auto"/>
        <w:left w:val="none" w:sz="0" w:space="0" w:color="auto"/>
        <w:bottom w:val="none" w:sz="0" w:space="0" w:color="auto"/>
        <w:right w:val="none" w:sz="0" w:space="0" w:color="auto"/>
      </w:divBdr>
    </w:div>
    <w:div w:id="1621716900">
      <w:bodyDiv w:val="1"/>
      <w:marLeft w:val="0"/>
      <w:marRight w:val="0"/>
      <w:marTop w:val="0"/>
      <w:marBottom w:val="0"/>
      <w:divBdr>
        <w:top w:val="none" w:sz="0" w:space="0" w:color="auto"/>
        <w:left w:val="none" w:sz="0" w:space="0" w:color="auto"/>
        <w:bottom w:val="none" w:sz="0" w:space="0" w:color="auto"/>
        <w:right w:val="none" w:sz="0" w:space="0" w:color="auto"/>
      </w:divBdr>
    </w:div>
    <w:div w:id="1637447988">
      <w:bodyDiv w:val="1"/>
      <w:marLeft w:val="0"/>
      <w:marRight w:val="0"/>
      <w:marTop w:val="0"/>
      <w:marBottom w:val="0"/>
      <w:divBdr>
        <w:top w:val="none" w:sz="0" w:space="0" w:color="auto"/>
        <w:left w:val="none" w:sz="0" w:space="0" w:color="auto"/>
        <w:bottom w:val="none" w:sz="0" w:space="0" w:color="auto"/>
        <w:right w:val="none" w:sz="0" w:space="0" w:color="auto"/>
      </w:divBdr>
    </w:div>
    <w:div w:id="1639720725">
      <w:bodyDiv w:val="1"/>
      <w:marLeft w:val="0"/>
      <w:marRight w:val="0"/>
      <w:marTop w:val="0"/>
      <w:marBottom w:val="0"/>
      <w:divBdr>
        <w:top w:val="none" w:sz="0" w:space="0" w:color="auto"/>
        <w:left w:val="none" w:sz="0" w:space="0" w:color="auto"/>
        <w:bottom w:val="none" w:sz="0" w:space="0" w:color="auto"/>
        <w:right w:val="none" w:sz="0" w:space="0" w:color="auto"/>
      </w:divBdr>
    </w:div>
    <w:div w:id="1672483620">
      <w:bodyDiv w:val="1"/>
      <w:marLeft w:val="0"/>
      <w:marRight w:val="0"/>
      <w:marTop w:val="0"/>
      <w:marBottom w:val="0"/>
      <w:divBdr>
        <w:top w:val="none" w:sz="0" w:space="0" w:color="auto"/>
        <w:left w:val="none" w:sz="0" w:space="0" w:color="auto"/>
        <w:bottom w:val="none" w:sz="0" w:space="0" w:color="auto"/>
        <w:right w:val="none" w:sz="0" w:space="0" w:color="auto"/>
      </w:divBdr>
    </w:div>
    <w:div w:id="1683048689">
      <w:bodyDiv w:val="1"/>
      <w:marLeft w:val="0"/>
      <w:marRight w:val="0"/>
      <w:marTop w:val="0"/>
      <w:marBottom w:val="0"/>
      <w:divBdr>
        <w:top w:val="none" w:sz="0" w:space="0" w:color="auto"/>
        <w:left w:val="none" w:sz="0" w:space="0" w:color="auto"/>
        <w:bottom w:val="none" w:sz="0" w:space="0" w:color="auto"/>
        <w:right w:val="none" w:sz="0" w:space="0" w:color="auto"/>
      </w:divBdr>
      <w:divsChild>
        <w:div w:id="370617256">
          <w:marLeft w:val="0"/>
          <w:marRight w:val="0"/>
          <w:marTop w:val="0"/>
          <w:marBottom w:val="0"/>
          <w:divBdr>
            <w:top w:val="none" w:sz="0" w:space="0" w:color="auto"/>
            <w:left w:val="none" w:sz="0" w:space="0" w:color="auto"/>
            <w:bottom w:val="none" w:sz="0" w:space="0" w:color="auto"/>
            <w:right w:val="none" w:sz="0" w:space="0" w:color="auto"/>
          </w:divBdr>
          <w:divsChild>
            <w:div w:id="9854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0989">
      <w:bodyDiv w:val="1"/>
      <w:marLeft w:val="0"/>
      <w:marRight w:val="0"/>
      <w:marTop w:val="0"/>
      <w:marBottom w:val="0"/>
      <w:divBdr>
        <w:top w:val="none" w:sz="0" w:space="0" w:color="auto"/>
        <w:left w:val="none" w:sz="0" w:space="0" w:color="auto"/>
        <w:bottom w:val="none" w:sz="0" w:space="0" w:color="auto"/>
        <w:right w:val="none" w:sz="0" w:space="0" w:color="auto"/>
      </w:divBdr>
    </w:div>
    <w:div w:id="1697579286">
      <w:bodyDiv w:val="1"/>
      <w:marLeft w:val="0"/>
      <w:marRight w:val="0"/>
      <w:marTop w:val="0"/>
      <w:marBottom w:val="0"/>
      <w:divBdr>
        <w:top w:val="none" w:sz="0" w:space="0" w:color="auto"/>
        <w:left w:val="none" w:sz="0" w:space="0" w:color="auto"/>
        <w:bottom w:val="none" w:sz="0" w:space="0" w:color="auto"/>
        <w:right w:val="none" w:sz="0" w:space="0" w:color="auto"/>
      </w:divBdr>
    </w:div>
    <w:div w:id="1713991769">
      <w:bodyDiv w:val="1"/>
      <w:marLeft w:val="0"/>
      <w:marRight w:val="0"/>
      <w:marTop w:val="0"/>
      <w:marBottom w:val="0"/>
      <w:divBdr>
        <w:top w:val="none" w:sz="0" w:space="0" w:color="auto"/>
        <w:left w:val="none" w:sz="0" w:space="0" w:color="auto"/>
        <w:bottom w:val="none" w:sz="0" w:space="0" w:color="auto"/>
        <w:right w:val="none" w:sz="0" w:space="0" w:color="auto"/>
      </w:divBdr>
    </w:div>
    <w:div w:id="1729261756">
      <w:bodyDiv w:val="1"/>
      <w:marLeft w:val="0"/>
      <w:marRight w:val="0"/>
      <w:marTop w:val="0"/>
      <w:marBottom w:val="0"/>
      <w:divBdr>
        <w:top w:val="none" w:sz="0" w:space="0" w:color="auto"/>
        <w:left w:val="none" w:sz="0" w:space="0" w:color="auto"/>
        <w:bottom w:val="none" w:sz="0" w:space="0" w:color="auto"/>
        <w:right w:val="none" w:sz="0" w:space="0" w:color="auto"/>
      </w:divBdr>
    </w:div>
    <w:div w:id="1767312741">
      <w:bodyDiv w:val="1"/>
      <w:marLeft w:val="0"/>
      <w:marRight w:val="0"/>
      <w:marTop w:val="0"/>
      <w:marBottom w:val="0"/>
      <w:divBdr>
        <w:top w:val="none" w:sz="0" w:space="0" w:color="auto"/>
        <w:left w:val="none" w:sz="0" w:space="0" w:color="auto"/>
        <w:bottom w:val="none" w:sz="0" w:space="0" w:color="auto"/>
        <w:right w:val="none" w:sz="0" w:space="0" w:color="auto"/>
      </w:divBdr>
    </w:div>
    <w:div w:id="1779330970">
      <w:bodyDiv w:val="1"/>
      <w:marLeft w:val="0"/>
      <w:marRight w:val="0"/>
      <w:marTop w:val="0"/>
      <w:marBottom w:val="0"/>
      <w:divBdr>
        <w:top w:val="none" w:sz="0" w:space="0" w:color="auto"/>
        <w:left w:val="none" w:sz="0" w:space="0" w:color="auto"/>
        <w:bottom w:val="none" w:sz="0" w:space="0" w:color="auto"/>
        <w:right w:val="none" w:sz="0" w:space="0" w:color="auto"/>
      </w:divBdr>
    </w:div>
    <w:div w:id="1807159153">
      <w:bodyDiv w:val="1"/>
      <w:marLeft w:val="0"/>
      <w:marRight w:val="0"/>
      <w:marTop w:val="0"/>
      <w:marBottom w:val="0"/>
      <w:divBdr>
        <w:top w:val="none" w:sz="0" w:space="0" w:color="auto"/>
        <w:left w:val="none" w:sz="0" w:space="0" w:color="auto"/>
        <w:bottom w:val="none" w:sz="0" w:space="0" w:color="auto"/>
        <w:right w:val="none" w:sz="0" w:space="0" w:color="auto"/>
      </w:divBdr>
    </w:div>
    <w:div w:id="1822312562">
      <w:bodyDiv w:val="1"/>
      <w:marLeft w:val="0"/>
      <w:marRight w:val="0"/>
      <w:marTop w:val="0"/>
      <w:marBottom w:val="0"/>
      <w:divBdr>
        <w:top w:val="none" w:sz="0" w:space="0" w:color="auto"/>
        <w:left w:val="none" w:sz="0" w:space="0" w:color="auto"/>
        <w:bottom w:val="none" w:sz="0" w:space="0" w:color="auto"/>
        <w:right w:val="none" w:sz="0" w:space="0" w:color="auto"/>
      </w:divBdr>
    </w:div>
    <w:div w:id="1867937637">
      <w:bodyDiv w:val="1"/>
      <w:marLeft w:val="0"/>
      <w:marRight w:val="0"/>
      <w:marTop w:val="0"/>
      <w:marBottom w:val="0"/>
      <w:divBdr>
        <w:top w:val="none" w:sz="0" w:space="0" w:color="auto"/>
        <w:left w:val="none" w:sz="0" w:space="0" w:color="auto"/>
        <w:bottom w:val="none" w:sz="0" w:space="0" w:color="auto"/>
        <w:right w:val="none" w:sz="0" w:space="0" w:color="auto"/>
      </w:divBdr>
    </w:div>
    <w:div w:id="1938632755">
      <w:bodyDiv w:val="1"/>
      <w:marLeft w:val="0"/>
      <w:marRight w:val="0"/>
      <w:marTop w:val="0"/>
      <w:marBottom w:val="0"/>
      <w:divBdr>
        <w:top w:val="none" w:sz="0" w:space="0" w:color="auto"/>
        <w:left w:val="none" w:sz="0" w:space="0" w:color="auto"/>
        <w:bottom w:val="none" w:sz="0" w:space="0" w:color="auto"/>
        <w:right w:val="none" w:sz="0" w:space="0" w:color="auto"/>
      </w:divBdr>
    </w:div>
    <w:div w:id="1975865801">
      <w:bodyDiv w:val="1"/>
      <w:marLeft w:val="0"/>
      <w:marRight w:val="0"/>
      <w:marTop w:val="0"/>
      <w:marBottom w:val="0"/>
      <w:divBdr>
        <w:top w:val="none" w:sz="0" w:space="0" w:color="auto"/>
        <w:left w:val="none" w:sz="0" w:space="0" w:color="auto"/>
        <w:bottom w:val="none" w:sz="0" w:space="0" w:color="auto"/>
        <w:right w:val="none" w:sz="0" w:space="0" w:color="auto"/>
      </w:divBdr>
    </w:div>
    <w:div w:id="2038701392">
      <w:bodyDiv w:val="1"/>
      <w:marLeft w:val="0"/>
      <w:marRight w:val="0"/>
      <w:marTop w:val="0"/>
      <w:marBottom w:val="0"/>
      <w:divBdr>
        <w:top w:val="none" w:sz="0" w:space="0" w:color="auto"/>
        <w:left w:val="none" w:sz="0" w:space="0" w:color="auto"/>
        <w:bottom w:val="none" w:sz="0" w:space="0" w:color="auto"/>
        <w:right w:val="none" w:sz="0" w:space="0" w:color="auto"/>
      </w:divBdr>
    </w:div>
    <w:div w:id="2052924861">
      <w:bodyDiv w:val="1"/>
      <w:marLeft w:val="0"/>
      <w:marRight w:val="0"/>
      <w:marTop w:val="0"/>
      <w:marBottom w:val="0"/>
      <w:divBdr>
        <w:top w:val="none" w:sz="0" w:space="0" w:color="auto"/>
        <w:left w:val="none" w:sz="0" w:space="0" w:color="auto"/>
        <w:bottom w:val="none" w:sz="0" w:space="0" w:color="auto"/>
        <w:right w:val="none" w:sz="0" w:space="0" w:color="auto"/>
      </w:divBdr>
    </w:div>
    <w:div w:id="2112361127">
      <w:bodyDiv w:val="1"/>
      <w:marLeft w:val="0"/>
      <w:marRight w:val="0"/>
      <w:marTop w:val="0"/>
      <w:marBottom w:val="0"/>
      <w:divBdr>
        <w:top w:val="none" w:sz="0" w:space="0" w:color="auto"/>
        <w:left w:val="none" w:sz="0" w:space="0" w:color="auto"/>
        <w:bottom w:val="none" w:sz="0" w:space="0" w:color="auto"/>
        <w:right w:val="none" w:sz="0" w:space="0" w:color="auto"/>
      </w:divBdr>
    </w:div>
    <w:div w:id="2132358181">
      <w:bodyDiv w:val="1"/>
      <w:marLeft w:val="0"/>
      <w:marRight w:val="0"/>
      <w:marTop w:val="0"/>
      <w:marBottom w:val="0"/>
      <w:divBdr>
        <w:top w:val="none" w:sz="0" w:space="0" w:color="auto"/>
        <w:left w:val="none" w:sz="0" w:space="0" w:color="auto"/>
        <w:bottom w:val="none" w:sz="0" w:space="0" w:color="auto"/>
        <w:right w:val="none" w:sz="0" w:space="0" w:color="auto"/>
      </w:divBdr>
      <w:divsChild>
        <w:div w:id="1327976460">
          <w:marLeft w:val="0"/>
          <w:marRight w:val="0"/>
          <w:marTop w:val="0"/>
          <w:marBottom w:val="0"/>
          <w:divBdr>
            <w:top w:val="none" w:sz="0" w:space="0" w:color="auto"/>
            <w:left w:val="none" w:sz="0" w:space="0" w:color="auto"/>
            <w:bottom w:val="none" w:sz="0" w:space="0" w:color="auto"/>
            <w:right w:val="none" w:sz="0" w:space="0" w:color="auto"/>
          </w:divBdr>
          <w:divsChild>
            <w:div w:id="20063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job-jira.otr.ru/browse/REV-14812" TargetMode="External"/><Relationship Id="rId13" Type="http://schemas.openxmlformats.org/officeDocument/2006/relationships/hyperlink" Target="https://job-jira.otr.ru/browse/REV-14812" TargetMode="External"/><Relationship Id="rId18" Type="http://schemas.openxmlformats.org/officeDocument/2006/relationships/hyperlink" Target="https://job-jira.otr.ru/browse/REV-14812" TargetMode="External"/><Relationship Id="rId26" Type="http://schemas.openxmlformats.org/officeDocument/2006/relationships/hyperlink" Target="https://job-jira.otr.ru/browse/REV-18796" TargetMode="External"/><Relationship Id="rId3" Type="http://schemas.openxmlformats.org/officeDocument/2006/relationships/hyperlink" Target="https://job-jira.otr.ru/browse/REV-16080" TargetMode="External"/><Relationship Id="rId21" Type="http://schemas.openxmlformats.org/officeDocument/2006/relationships/hyperlink" Target="https://job-jira.otr.ru/browse/REV-18796" TargetMode="External"/><Relationship Id="rId7" Type="http://schemas.openxmlformats.org/officeDocument/2006/relationships/hyperlink" Target="https://job-jira.otr.ru/browse/REV-14812" TargetMode="External"/><Relationship Id="rId12" Type="http://schemas.openxmlformats.org/officeDocument/2006/relationships/hyperlink" Target="https://job-jira.otr.ru/browse/REV-14812" TargetMode="External"/><Relationship Id="rId17" Type="http://schemas.openxmlformats.org/officeDocument/2006/relationships/hyperlink" Target="https://job-jira.otr.ru/browse/REV-18796" TargetMode="External"/><Relationship Id="rId25" Type="http://schemas.openxmlformats.org/officeDocument/2006/relationships/hyperlink" Target="https://job-jira.otr.ru/browse/REV-14362" TargetMode="External"/><Relationship Id="rId2" Type="http://schemas.openxmlformats.org/officeDocument/2006/relationships/hyperlink" Target="https://jira.bpcbt.com/browse/OTR-1101" TargetMode="External"/><Relationship Id="rId16" Type="http://schemas.openxmlformats.org/officeDocument/2006/relationships/hyperlink" Target="https://job-jira.otr.ru/browse/REV-18796" TargetMode="External"/><Relationship Id="rId20" Type="http://schemas.openxmlformats.org/officeDocument/2006/relationships/hyperlink" Target="https://job-jira.otr.ru/browse/REV-18796" TargetMode="External"/><Relationship Id="rId29" Type="http://schemas.openxmlformats.org/officeDocument/2006/relationships/hyperlink" Target="https://job-jira.otr.ru/browse/REV-14812" TargetMode="External"/><Relationship Id="rId1" Type="http://schemas.openxmlformats.org/officeDocument/2006/relationships/hyperlink" Target="https://jira.bpcbt.com/browse/OTR-1101" TargetMode="External"/><Relationship Id="rId6" Type="http://schemas.openxmlformats.org/officeDocument/2006/relationships/hyperlink" Target="https://job-jira.otr.ru/browse/REV-15926" TargetMode="External"/><Relationship Id="rId11" Type="http://schemas.openxmlformats.org/officeDocument/2006/relationships/hyperlink" Target="https://job-jira.otr.ru/browse/REV-14812" TargetMode="External"/><Relationship Id="rId24" Type="http://schemas.openxmlformats.org/officeDocument/2006/relationships/hyperlink" Target="https://job-jira.otr.ru/browse/REV-18796" TargetMode="External"/><Relationship Id="rId5" Type="http://schemas.openxmlformats.org/officeDocument/2006/relationships/hyperlink" Target="https://job-jira.otr.ru/browse/REV-15926" TargetMode="External"/><Relationship Id="rId15" Type="http://schemas.openxmlformats.org/officeDocument/2006/relationships/hyperlink" Target="https://job-jira.otr.ru/browse/REV-18796" TargetMode="External"/><Relationship Id="rId23" Type="http://schemas.openxmlformats.org/officeDocument/2006/relationships/hyperlink" Target="https://job-jira.otr.ru/browse/REV-18796" TargetMode="External"/><Relationship Id="rId28" Type="http://schemas.openxmlformats.org/officeDocument/2006/relationships/hyperlink" Target="https://job-jira.otr.ru/browse/REV-18796" TargetMode="External"/><Relationship Id="rId10" Type="http://schemas.openxmlformats.org/officeDocument/2006/relationships/hyperlink" Target="https://job-jira.otr.ru/browse/REV-14812" TargetMode="External"/><Relationship Id="rId19" Type="http://schemas.openxmlformats.org/officeDocument/2006/relationships/hyperlink" Target="https://job-jira.otr.ru/browse/REV-14812" TargetMode="External"/><Relationship Id="rId31" Type="http://schemas.openxmlformats.org/officeDocument/2006/relationships/hyperlink" Target="https://job-jira.otr.ru/browse/REV-14812" TargetMode="External"/><Relationship Id="rId4" Type="http://schemas.openxmlformats.org/officeDocument/2006/relationships/hyperlink" Target="https://job-jira.otr.ru/browse/REV-18196" TargetMode="External"/><Relationship Id="rId9" Type="http://schemas.openxmlformats.org/officeDocument/2006/relationships/hyperlink" Target="https://job-jira.otr.ru/browse/REV-14812" TargetMode="External"/><Relationship Id="rId14" Type="http://schemas.openxmlformats.org/officeDocument/2006/relationships/hyperlink" Target="https://job-jira.otr.ru/browse/REV-18796" TargetMode="External"/><Relationship Id="rId22" Type="http://schemas.openxmlformats.org/officeDocument/2006/relationships/hyperlink" Target="https://job-jira.otr.ru/browse/REV-18796" TargetMode="External"/><Relationship Id="rId27" Type="http://schemas.openxmlformats.org/officeDocument/2006/relationships/hyperlink" Target="https://jira.bpcbt.com/browse/OTR-1101" TargetMode="External"/><Relationship Id="rId30" Type="http://schemas.openxmlformats.org/officeDocument/2006/relationships/hyperlink" Target="https://jira.bpcbt.com/browse/OTR-110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yperlink" Target="https://job-jira.otr.ru/browse/REV-18196" TargetMode="External"/><Relationship Id="rId39" Type="http://schemas.microsoft.com/office/2018/08/relationships/commentsExtensible" Target="commentsExtensible.xml"/><Relationship Id="rId21" Type="http://schemas.openxmlformats.org/officeDocument/2006/relationships/header" Target="header5.xml"/><Relationship Id="rId34"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yperlink" Target="https://jira.bpcbt.com/browse/OTR-522" TargetMode="External"/><Relationship Id="rId33" Type="http://schemas.openxmlformats.org/officeDocument/2006/relationships/hyperlink" Target="https://job-jira.otr.ru/browse/ACT-34702" TargetMode="External"/><Relationship Id="rId38"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yperlink" Target="https://job-jira.otr.ru/browse/REV-352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s://job-jira.otr.ru/browse/ACT-32964"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yperlink" Target="https://job-jira.otr.ru/browse/REV-3523"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hyperlink" Target="https://job-jira.otr.ru/browse/ACT-3189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yperlink" Target="https://job-jira.otr.ru/browse/ACT-31615" TargetMode="External"/><Relationship Id="rId30" Type="http://schemas.openxmlformats.org/officeDocument/2006/relationships/hyperlink" Target="https://job-jira.otr.ru/browse/ACT-32104"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1064;&#1072;&#1073;&#1083;&#1086;&#1085;&#1099;\Template_GOST_(&#1056;&#1055;_&#1056;&#1040;)_new.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Status xmlns="http://schemas.microsoft.com/sharepoint/v3/fields">Not Started</_Status>
    <Client xmlns="5e426cab-08c9-43f1-8647-d3f8f0abfe60">Client Name</Cli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33E67427E7D24186E8325901170265" ma:contentTypeVersion="5" ma:contentTypeDescription="Create a new document." ma:contentTypeScope="" ma:versionID="bf9866e7f1839ef75cf440a87666b2a0">
  <xsd:schema xmlns:xsd="http://www.w3.org/2001/XMLSchema" xmlns:xs="http://www.w3.org/2001/XMLSchema" xmlns:p="http://schemas.microsoft.com/office/2006/metadata/properties" xmlns:ns2="http://schemas.microsoft.com/sharepoint/v3/fields" xmlns:ns3="5e426cab-08c9-43f1-8647-d3f8f0abfe60" xmlns:ns4="dbef1542-d588-40b1-b7af-4ed67e954938" xmlns:ns5="http://schemas.microsoft.com/sharepoint/v4" targetNamespace="http://schemas.microsoft.com/office/2006/metadata/properties" ma:root="true" ma:fieldsID="97c9284b0ca1cf48a0284a83f356bde6" ns2:_="" ns3:_="" ns4:_="" ns5:_="">
    <xsd:import namespace="http://schemas.microsoft.com/sharepoint/v3/fields"/>
    <xsd:import namespace="5e426cab-08c9-43f1-8647-d3f8f0abfe60"/>
    <xsd:import namespace="dbef1542-d588-40b1-b7af-4ed67e954938"/>
    <xsd:import namespace="http://schemas.microsoft.com/sharepoint/v4"/>
    <xsd:element name="properties">
      <xsd:complexType>
        <xsd:sequence>
          <xsd:element name="documentManagement">
            <xsd:complexType>
              <xsd:all>
                <xsd:element ref="ns2:_Status" minOccurs="0"/>
                <xsd:element ref="ns3:Client" minOccurs="0"/>
                <xsd:element ref="ns4:SharedWithUsers" minOccurs="0"/>
                <xsd:element ref="ns5:IconOverlay"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8"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e426cab-08c9-43f1-8647-d3f8f0abfe60" elementFormDefault="qualified">
    <xsd:import namespace="http://schemas.microsoft.com/office/2006/documentManagement/types"/>
    <xsd:import namespace="http://schemas.microsoft.com/office/infopath/2007/PartnerControls"/>
    <xsd:element name="Client" ma:index="9" nillable="true" ma:displayName="Client" ma:default="Client Name" ma:description="Client name for use within a document." ma:internalName="Cl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f1542-d588-40b1-b7af-4ed67e954938"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E478A-02E1-4D1A-BE0D-BDA25E7CE0E4}">
  <ds:schemaRefs>
    <ds:schemaRef ds:uri="http://schemas.microsoft.com/office/2006/metadata/properties"/>
    <ds:schemaRef ds:uri="http://schemas.microsoft.com/office/infopath/2007/PartnerControls"/>
    <ds:schemaRef ds:uri="http://schemas.microsoft.com/sharepoint/v3/fields"/>
    <ds:schemaRef ds:uri="5e426cab-08c9-43f1-8647-d3f8f0abfe60"/>
    <ds:schemaRef ds:uri="http://schemas.microsoft.com/sharepoint/v4"/>
  </ds:schemaRefs>
</ds:datastoreItem>
</file>

<file path=customXml/itemProps2.xml><?xml version="1.0" encoding="utf-8"?>
<ds:datastoreItem xmlns:ds="http://schemas.openxmlformats.org/officeDocument/2006/customXml" ds:itemID="{0ACE4923-F376-4A02-A15A-DAA2E7EDFB47}">
  <ds:schemaRefs>
    <ds:schemaRef ds:uri="http://schemas.microsoft.com/sharepoint/v3/contenttype/forms"/>
  </ds:schemaRefs>
</ds:datastoreItem>
</file>

<file path=customXml/itemProps3.xml><?xml version="1.0" encoding="utf-8"?>
<ds:datastoreItem xmlns:ds="http://schemas.openxmlformats.org/officeDocument/2006/customXml" ds:itemID="{3E048208-33B8-47FC-9D15-7D1710FB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5e426cab-08c9-43f1-8647-d3f8f0abfe60"/>
    <ds:schemaRef ds:uri="dbef1542-d588-40b1-b7af-4ed67e95493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12EA2B-B704-43E2-A0D0-20C3028BD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Template_GOST_(РП_РА)_new.dot</Template>
  <TotalTime>25900</TotalTime>
  <Pages>191</Pages>
  <Words>37733</Words>
  <Characters>215083</Characters>
  <Application>Microsoft Office Word</Application>
  <DocSecurity>0</DocSecurity>
  <Lines>1792</Lines>
  <Paragraphs>504</Paragraphs>
  <ScaleCrop>false</ScaleCrop>
  <HeadingPairs>
    <vt:vector size="2" baseType="variant">
      <vt:variant>
        <vt:lpstr>Название</vt:lpstr>
      </vt:variant>
      <vt:variant>
        <vt:i4>1</vt:i4>
      </vt:variant>
    </vt:vector>
  </HeadingPairs>
  <TitlesOfParts>
    <vt:vector size="1" baseType="lpstr">
      <vt:lpstr>РП_РА</vt:lpstr>
    </vt:vector>
  </TitlesOfParts>
  <Company/>
  <LinksUpToDate>false</LinksUpToDate>
  <CharactersWithSpaces>252312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РП_РА</dc:title>
  <dc:subject/>
  <dc:creator>User</dc:creator>
  <cp:keywords/>
  <dc:description/>
  <cp:lastModifiedBy>Гисматова А.Ф. REV-59804</cp:lastModifiedBy>
  <cp:revision>964</cp:revision>
  <cp:lastPrinted>1900-12-31T20:59:00Z</cp:lastPrinted>
  <dcterms:created xsi:type="dcterms:W3CDTF">2023-10-10T06:15:00Z</dcterms:created>
  <dcterms:modified xsi:type="dcterms:W3CDTF">2026-04-17T13:35:00Z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0x0101003D33E67427E7D24186E8325901170265</vt:lpwstr>
  </property>
  <property fmtid="{D5CDD505-2E9C-101B-9397-08002B2CF9AE}" pid="3" name="DocCode">
    <vt:lpwstr>89603636.43.01,00.ДР.001-01.00 1(4,8)</vt:lpwstr>
  </property>
</Properties>
</file>